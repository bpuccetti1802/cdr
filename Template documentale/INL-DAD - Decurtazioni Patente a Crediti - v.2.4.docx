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a14="http://schemas.microsoft.com/office/drawing/2010/main" mc:Ignorable="w14 w15 w16se w16cid w16 w16cex w16sdtdh w16sdtfl w16du wp14">
  <w:body>
    <w:p w:rsidR="00196C25" w:rsidP="00F3136B" w:rsidRDefault="00196C25" w14:paraId="1492599E" w14:textId="77777777">
      <w:pPr>
        <w:rPr>
          <w:rFonts w:asciiTheme="minorHAnsi" w:hAnsiTheme="minorHAnsi" w:cstheme="minorHAnsi"/>
        </w:rPr>
      </w:pPr>
    </w:p>
    <w:p w:rsidRPr="00183678" w:rsidR="004156B9" w:rsidP="00F3136B" w:rsidRDefault="004156B9" w14:paraId="5DE4F391" w14:textId="77777777">
      <w:pPr>
        <w:rPr>
          <w:rFonts w:asciiTheme="minorHAnsi" w:hAnsiTheme="minorHAnsi" w:cstheme="minorHAnsi"/>
        </w:rPr>
      </w:pPr>
    </w:p>
    <w:p w:rsidRPr="00183678" w:rsidR="00854186" w:rsidP="00F3136B" w:rsidRDefault="00854186" w14:paraId="2199FF6D" w14:textId="77777777">
      <w:pPr>
        <w:rPr>
          <w:rFonts w:asciiTheme="minorHAnsi" w:hAnsiTheme="minorHAnsi" w:cstheme="minorHAnsi"/>
        </w:rPr>
      </w:pPr>
    </w:p>
    <w:p w:rsidRPr="00183678" w:rsidR="00854186" w:rsidP="00F3136B" w:rsidRDefault="00854186" w14:paraId="2BE8AE79" w14:textId="77777777">
      <w:pPr>
        <w:rPr>
          <w:rFonts w:asciiTheme="minorHAnsi" w:hAnsiTheme="minorHAnsi" w:cstheme="minorHAnsi"/>
        </w:rPr>
      </w:pPr>
    </w:p>
    <w:p w:rsidRPr="00183678" w:rsidR="00854186" w:rsidP="00F3136B" w:rsidRDefault="00854186" w14:paraId="187A2270" w14:textId="77777777">
      <w:pPr>
        <w:rPr>
          <w:rFonts w:asciiTheme="minorHAnsi" w:hAnsiTheme="minorHAnsi" w:cstheme="minorHAnsi"/>
        </w:rPr>
      </w:pPr>
    </w:p>
    <w:p w:rsidR="00C53E48" w:rsidP="001C5CFD" w:rsidRDefault="001C5CFD" w14:paraId="2087EB4C" w14:textId="54BE23B0">
      <w:pPr>
        <w:pStyle w:val="NormalWeb"/>
        <w:spacing w:before="0" w:beforeAutospacing="0" w:after="0" w:afterAutospacing="0"/>
        <w:jc w:val="center"/>
        <w:rPr>
          <w:rFonts w:asciiTheme="minorHAnsi" w:hAnsiTheme="minorHAnsi" w:cstheme="minorHAnsi"/>
          <w:b/>
          <w:bCs/>
          <w:i/>
          <w:iCs/>
          <w:sz w:val="36"/>
          <w:szCs w:val="44"/>
        </w:rPr>
      </w:pPr>
      <w:r w:rsidRPr="00183678">
        <w:rPr>
          <w:rFonts w:asciiTheme="minorHAnsi" w:hAnsiTheme="minorHAnsi" w:cstheme="minorHAnsi"/>
          <w:b/>
          <w:bCs/>
          <w:i/>
          <w:iCs/>
          <w:sz w:val="36"/>
          <w:szCs w:val="44"/>
        </w:rPr>
        <w:t>Progetto</w:t>
      </w:r>
    </w:p>
    <w:p w:rsidR="00F040AA" w:rsidP="001C5CFD" w:rsidRDefault="00F040AA" w14:paraId="195A7676" w14:textId="2AE0C356">
      <w:pPr>
        <w:pStyle w:val="NormalWeb"/>
        <w:spacing w:before="0" w:beforeAutospacing="0" w:after="0" w:afterAutospacing="0"/>
        <w:jc w:val="center"/>
        <w:rPr>
          <w:rFonts w:asciiTheme="minorHAnsi" w:hAnsiTheme="minorHAnsi" w:cstheme="minorHAnsi"/>
          <w:b/>
          <w:bCs/>
          <w:i/>
          <w:iCs/>
          <w:sz w:val="36"/>
          <w:szCs w:val="44"/>
        </w:rPr>
      </w:pPr>
      <w:r>
        <w:rPr>
          <w:rFonts w:asciiTheme="minorHAnsi" w:hAnsiTheme="minorHAnsi" w:cstheme="minorHAnsi"/>
          <w:b/>
          <w:bCs/>
          <w:i/>
          <w:iCs/>
          <w:sz w:val="36"/>
          <w:szCs w:val="44"/>
        </w:rPr>
        <w:t>“</w:t>
      </w:r>
      <w:r w:rsidRPr="005A62E8" w:rsidR="005A62E8">
        <w:rPr>
          <w:rFonts w:asciiTheme="minorHAnsi" w:hAnsiTheme="minorHAnsi" w:cstheme="minorHAnsi"/>
          <w:b/>
          <w:bCs/>
          <w:i/>
          <w:iCs/>
          <w:sz w:val="36"/>
          <w:szCs w:val="44"/>
        </w:rPr>
        <w:t xml:space="preserve">Decurtazioni </w:t>
      </w:r>
      <w:r w:rsidR="00766A60">
        <w:rPr>
          <w:rFonts w:asciiTheme="minorHAnsi" w:hAnsiTheme="minorHAnsi" w:cstheme="minorHAnsi"/>
          <w:b/>
          <w:bCs/>
          <w:i/>
          <w:iCs/>
          <w:sz w:val="36"/>
          <w:szCs w:val="44"/>
        </w:rPr>
        <w:t>e Recupero</w:t>
      </w:r>
      <w:r w:rsidRPr="005A62E8" w:rsidR="005A62E8">
        <w:rPr>
          <w:rFonts w:asciiTheme="minorHAnsi" w:hAnsiTheme="minorHAnsi" w:cstheme="minorHAnsi"/>
          <w:b/>
          <w:bCs/>
          <w:i/>
          <w:iCs/>
          <w:sz w:val="36"/>
          <w:szCs w:val="44"/>
        </w:rPr>
        <w:t xml:space="preserve"> Crediti</w:t>
      </w:r>
      <w:r w:rsidRPr="005A62E8" w:rsidR="00766A60">
        <w:rPr>
          <w:rFonts w:asciiTheme="minorHAnsi" w:hAnsiTheme="minorHAnsi" w:cstheme="minorHAnsi"/>
          <w:b/>
          <w:bCs/>
          <w:i/>
          <w:iCs/>
          <w:sz w:val="36"/>
          <w:szCs w:val="44"/>
        </w:rPr>
        <w:t xml:space="preserve"> </w:t>
      </w:r>
      <w:r w:rsidR="00766A60">
        <w:rPr>
          <w:rFonts w:asciiTheme="minorHAnsi" w:hAnsiTheme="minorHAnsi" w:cstheme="minorHAnsi"/>
          <w:b/>
          <w:bCs/>
          <w:i/>
          <w:iCs/>
          <w:sz w:val="36"/>
          <w:szCs w:val="44"/>
        </w:rPr>
        <w:t xml:space="preserve">della </w:t>
      </w:r>
      <w:r w:rsidRPr="005A62E8" w:rsidR="005A62E8">
        <w:rPr>
          <w:rFonts w:asciiTheme="minorHAnsi" w:hAnsiTheme="minorHAnsi" w:cstheme="minorHAnsi"/>
          <w:b/>
          <w:bCs/>
          <w:i/>
          <w:iCs/>
          <w:sz w:val="36"/>
          <w:szCs w:val="44"/>
        </w:rPr>
        <w:t>Patente</w:t>
      </w:r>
      <w:r>
        <w:rPr>
          <w:rFonts w:asciiTheme="minorHAnsi" w:hAnsiTheme="minorHAnsi" w:cstheme="minorHAnsi"/>
          <w:b/>
          <w:bCs/>
          <w:i/>
          <w:iCs/>
          <w:sz w:val="36"/>
          <w:szCs w:val="44"/>
        </w:rPr>
        <w:t>”</w:t>
      </w:r>
    </w:p>
    <w:p w:rsidRPr="00183678" w:rsidR="001C5CFD" w:rsidP="001C5CFD" w:rsidRDefault="001C5CFD" w14:paraId="3E7F5B05" w14:textId="77777777">
      <w:pPr>
        <w:pStyle w:val="NormalWeb"/>
        <w:spacing w:before="0" w:beforeAutospacing="0" w:after="0" w:afterAutospacing="0"/>
        <w:jc w:val="center"/>
        <w:rPr>
          <w:rFonts w:asciiTheme="minorHAnsi" w:hAnsiTheme="minorHAnsi" w:cstheme="minorHAnsi"/>
          <w:b/>
          <w:bCs/>
          <w:i/>
          <w:iCs/>
          <w:sz w:val="36"/>
          <w:szCs w:val="44"/>
        </w:rPr>
      </w:pPr>
    </w:p>
    <w:p w:rsidRPr="00183678" w:rsidR="00C661B4" w:rsidP="00C661B4" w:rsidRDefault="00C661B4" w14:paraId="36D3939A" w14:textId="77777777">
      <w:pPr>
        <w:jc w:val="center"/>
        <w:rPr>
          <w:rFonts w:asciiTheme="minorHAnsi" w:hAnsiTheme="minorHAnsi" w:cstheme="minorHAnsi"/>
          <w:b/>
          <w:bCs/>
          <w:iCs/>
          <w:sz w:val="32"/>
          <w:szCs w:val="32"/>
        </w:rPr>
      </w:pPr>
    </w:p>
    <w:p w:rsidR="00C53E48" w:rsidP="00C661B4" w:rsidRDefault="00C661B4" w14:paraId="6DD24B0B" w14:textId="77777777">
      <w:pPr>
        <w:jc w:val="center"/>
        <w:rPr>
          <w:rFonts w:asciiTheme="minorHAnsi" w:hAnsiTheme="minorHAnsi" w:cstheme="minorHAnsi"/>
          <w:b/>
          <w:bCs/>
          <w:i/>
          <w:iCs/>
          <w:sz w:val="32"/>
          <w:szCs w:val="32"/>
        </w:rPr>
      </w:pPr>
      <w:r w:rsidRPr="00183678">
        <w:rPr>
          <w:rFonts w:asciiTheme="minorHAnsi" w:hAnsiTheme="minorHAnsi" w:cstheme="minorHAnsi"/>
          <w:b/>
          <w:bCs/>
          <w:i/>
          <w:iCs/>
          <w:sz w:val="32"/>
          <w:szCs w:val="32"/>
        </w:rPr>
        <w:t>Documento</w:t>
      </w:r>
      <w:r w:rsidRPr="00183678" w:rsidR="009E7425">
        <w:rPr>
          <w:rFonts w:asciiTheme="minorHAnsi" w:hAnsiTheme="minorHAnsi" w:cstheme="minorHAnsi"/>
          <w:b/>
          <w:bCs/>
          <w:i/>
          <w:iCs/>
          <w:sz w:val="32"/>
          <w:szCs w:val="32"/>
        </w:rPr>
        <w:t xml:space="preserve"> di </w:t>
      </w:r>
      <w:r w:rsidR="00C53E48">
        <w:rPr>
          <w:rFonts w:asciiTheme="minorHAnsi" w:hAnsiTheme="minorHAnsi" w:cstheme="minorHAnsi"/>
          <w:b/>
          <w:bCs/>
          <w:i/>
          <w:iCs/>
          <w:sz w:val="32"/>
          <w:szCs w:val="32"/>
        </w:rPr>
        <w:t>De</w:t>
      </w:r>
      <w:r w:rsidR="0082765C">
        <w:rPr>
          <w:rFonts w:asciiTheme="minorHAnsi" w:hAnsiTheme="minorHAnsi" w:cstheme="minorHAnsi"/>
          <w:b/>
          <w:bCs/>
          <w:i/>
          <w:iCs/>
          <w:sz w:val="32"/>
          <w:szCs w:val="32"/>
        </w:rPr>
        <w:t>f</w:t>
      </w:r>
      <w:r w:rsidR="00C53E48">
        <w:rPr>
          <w:rFonts w:asciiTheme="minorHAnsi" w:hAnsiTheme="minorHAnsi" w:cstheme="minorHAnsi"/>
          <w:b/>
          <w:bCs/>
          <w:i/>
          <w:iCs/>
          <w:sz w:val="32"/>
          <w:szCs w:val="32"/>
        </w:rPr>
        <w:t>inizione dei Requisiti,</w:t>
      </w:r>
    </w:p>
    <w:p w:rsidRPr="00183678" w:rsidR="00BB31F8" w:rsidP="00C661B4" w:rsidRDefault="009E7425" w14:paraId="3795C581" w14:textId="77777777">
      <w:pPr>
        <w:jc w:val="center"/>
        <w:rPr>
          <w:rFonts w:asciiTheme="minorHAnsi" w:hAnsiTheme="minorHAnsi" w:cstheme="minorHAnsi"/>
          <w:b/>
          <w:bCs/>
          <w:i/>
          <w:iCs/>
          <w:sz w:val="32"/>
          <w:szCs w:val="32"/>
        </w:rPr>
      </w:pPr>
      <w:r w:rsidRPr="00183678">
        <w:rPr>
          <w:rFonts w:asciiTheme="minorHAnsi" w:hAnsiTheme="minorHAnsi" w:cstheme="minorHAnsi"/>
          <w:b/>
          <w:bCs/>
          <w:i/>
          <w:iCs/>
          <w:sz w:val="32"/>
          <w:szCs w:val="32"/>
        </w:rPr>
        <w:t>Analisi e Disegno</w:t>
      </w:r>
      <w:r w:rsidR="00C53E48">
        <w:rPr>
          <w:rFonts w:asciiTheme="minorHAnsi" w:hAnsiTheme="minorHAnsi" w:cstheme="minorHAnsi"/>
          <w:b/>
          <w:bCs/>
          <w:i/>
          <w:iCs/>
          <w:sz w:val="32"/>
          <w:szCs w:val="32"/>
        </w:rPr>
        <w:t xml:space="preserve"> della soluzione</w:t>
      </w:r>
    </w:p>
    <w:p w:rsidRPr="00183678" w:rsidR="00C661B4" w:rsidRDefault="00C661B4" w14:paraId="07C6BDE8" w14:textId="77777777">
      <w:pPr>
        <w:rPr>
          <w:rFonts w:asciiTheme="minorHAnsi" w:hAnsiTheme="minorHAnsi" w:cstheme="minorHAnsi"/>
        </w:rPr>
      </w:pPr>
    </w:p>
    <w:p w:rsidRPr="00183678" w:rsidR="00C661B4" w:rsidRDefault="00C661B4" w14:paraId="6E70312A" w14:textId="77777777">
      <w:pPr>
        <w:rPr>
          <w:rFonts w:asciiTheme="minorHAnsi" w:hAnsiTheme="minorHAnsi" w:cstheme="minorHAnsi"/>
        </w:rPr>
      </w:pPr>
    </w:p>
    <w:p w:rsidRPr="00183678" w:rsidR="00C661B4" w:rsidRDefault="00C661B4" w14:paraId="611B07D3" w14:textId="77777777">
      <w:pPr>
        <w:rPr>
          <w:rFonts w:asciiTheme="minorHAnsi" w:hAnsiTheme="minorHAnsi" w:cstheme="minorHAnsi"/>
        </w:rPr>
      </w:pPr>
    </w:p>
    <w:p w:rsidRPr="00183678" w:rsidR="00C661B4" w:rsidRDefault="00C661B4" w14:paraId="65081553" w14:textId="77777777">
      <w:pPr>
        <w:rPr>
          <w:rFonts w:asciiTheme="minorHAnsi" w:hAnsiTheme="minorHAnsi" w:cstheme="minorHAnsi"/>
        </w:rPr>
      </w:pPr>
    </w:p>
    <w:p w:rsidRPr="00183678" w:rsidR="00C661B4" w:rsidRDefault="00C661B4" w14:paraId="0226EBAB" w14:textId="77777777">
      <w:pPr>
        <w:rPr>
          <w:rFonts w:asciiTheme="minorHAnsi" w:hAnsiTheme="minorHAnsi" w:cstheme="minorHAnsi"/>
        </w:rPr>
      </w:pPr>
    </w:p>
    <w:p w:rsidRPr="00183678" w:rsidR="00C661B4" w:rsidRDefault="00C661B4" w14:paraId="2A2BC2C8" w14:textId="77777777">
      <w:pPr>
        <w:rPr>
          <w:rFonts w:asciiTheme="minorHAnsi" w:hAnsiTheme="minorHAnsi" w:cstheme="minorHAnsi"/>
        </w:rPr>
      </w:pPr>
    </w:p>
    <w:p w:rsidRPr="00183678" w:rsidR="005855D7" w:rsidP="006D6165" w:rsidRDefault="005855D7" w14:paraId="6BDC4D52" w14:textId="77777777">
      <w:pPr>
        <w:tabs>
          <w:tab w:val="left" w:pos="1230"/>
          <w:tab w:val="left" w:pos="8580"/>
        </w:tabs>
        <w:rPr>
          <w:rFonts w:asciiTheme="minorHAnsi" w:hAnsiTheme="minorHAnsi" w:cstheme="minorHAnsi"/>
        </w:rPr>
      </w:pPr>
    </w:p>
    <w:p w:rsidRPr="00183678" w:rsidR="00C661B4" w:rsidP="006D6165" w:rsidRDefault="00C661B4" w14:paraId="7D8F2B63" w14:textId="77777777">
      <w:pPr>
        <w:tabs>
          <w:tab w:val="left" w:pos="1230"/>
          <w:tab w:val="left" w:pos="8580"/>
        </w:tabs>
        <w:rPr>
          <w:rFonts w:asciiTheme="minorHAnsi" w:hAnsiTheme="minorHAnsi" w:cstheme="minorHAnsi"/>
        </w:rPr>
      </w:pPr>
    </w:p>
    <w:p w:rsidRPr="00183678" w:rsidR="00840DFF" w:rsidP="006D6165" w:rsidRDefault="00840DFF" w14:paraId="788064AE" w14:textId="77777777">
      <w:pPr>
        <w:tabs>
          <w:tab w:val="left" w:pos="1230"/>
          <w:tab w:val="left" w:pos="8580"/>
        </w:tabs>
        <w:rPr>
          <w:rFonts w:asciiTheme="minorHAnsi" w:hAnsiTheme="minorHAnsi" w:cstheme="minorHAnsi"/>
        </w:rPr>
      </w:pPr>
    </w:p>
    <w:p w:rsidRPr="00183678" w:rsidR="00840DFF" w:rsidP="006D6165" w:rsidRDefault="00840DFF" w14:paraId="70A360D1" w14:textId="77777777">
      <w:pPr>
        <w:tabs>
          <w:tab w:val="left" w:pos="1230"/>
          <w:tab w:val="left" w:pos="8580"/>
        </w:tabs>
        <w:rPr>
          <w:rFonts w:asciiTheme="minorHAnsi" w:hAnsiTheme="minorHAnsi" w:cstheme="minorHAnsi"/>
        </w:rPr>
      </w:pPr>
    </w:p>
    <w:p w:rsidRPr="00183678" w:rsidR="00840DFF" w:rsidP="006D6165" w:rsidRDefault="00840DFF" w14:paraId="46C62AA3" w14:textId="77777777">
      <w:pPr>
        <w:tabs>
          <w:tab w:val="left" w:pos="1230"/>
          <w:tab w:val="left" w:pos="8580"/>
        </w:tabs>
        <w:rPr>
          <w:rFonts w:asciiTheme="minorHAnsi" w:hAnsiTheme="minorHAnsi" w:cstheme="minorHAnsi"/>
        </w:rPr>
      </w:pPr>
    </w:p>
    <w:p w:rsidRPr="00183678" w:rsidR="00840DFF" w:rsidP="006D6165" w:rsidRDefault="00840DFF" w14:paraId="3B5E7AAB" w14:textId="77777777">
      <w:pPr>
        <w:tabs>
          <w:tab w:val="left" w:pos="1230"/>
          <w:tab w:val="left" w:pos="8580"/>
        </w:tabs>
        <w:rPr>
          <w:rFonts w:asciiTheme="minorHAnsi" w:hAnsiTheme="minorHAnsi" w:cstheme="minorHAnsi"/>
        </w:rPr>
      </w:pPr>
    </w:p>
    <w:p w:rsidRPr="00183678" w:rsidR="00840DFF" w:rsidP="006D6165" w:rsidRDefault="00840DFF" w14:paraId="3294C897" w14:textId="77777777">
      <w:pPr>
        <w:tabs>
          <w:tab w:val="left" w:pos="1230"/>
          <w:tab w:val="left" w:pos="8580"/>
        </w:tabs>
        <w:rPr>
          <w:rFonts w:asciiTheme="minorHAnsi" w:hAnsiTheme="minorHAnsi" w:cstheme="minorHAnsi"/>
        </w:rPr>
      </w:pPr>
    </w:p>
    <w:p w:rsidRPr="00183678" w:rsidR="00840DFF" w:rsidP="006D6165" w:rsidRDefault="00840DFF" w14:paraId="10E013DD" w14:textId="77777777">
      <w:pPr>
        <w:tabs>
          <w:tab w:val="left" w:pos="1230"/>
          <w:tab w:val="left" w:pos="8580"/>
        </w:tabs>
        <w:rPr>
          <w:rFonts w:asciiTheme="minorHAnsi" w:hAnsiTheme="minorHAnsi" w:cstheme="minorHAnsi"/>
        </w:rPr>
      </w:pPr>
    </w:p>
    <w:p w:rsidRPr="00183678" w:rsidR="00840DFF" w:rsidP="006D6165" w:rsidRDefault="00840DFF" w14:paraId="7F66B1F0" w14:textId="77777777">
      <w:pPr>
        <w:tabs>
          <w:tab w:val="left" w:pos="1230"/>
          <w:tab w:val="left" w:pos="8580"/>
        </w:tabs>
        <w:rPr>
          <w:rFonts w:asciiTheme="minorHAnsi" w:hAnsiTheme="minorHAnsi" w:cstheme="minorHAnsi"/>
        </w:rPr>
      </w:pPr>
    </w:p>
    <w:p w:rsidRPr="00183678" w:rsidR="00840DFF" w:rsidP="006D6165" w:rsidRDefault="00840DFF" w14:paraId="21C54E48" w14:textId="77777777">
      <w:pPr>
        <w:tabs>
          <w:tab w:val="left" w:pos="1230"/>
          <w:tab w:val="left" w:pos="8580"/>
        </w:tabs>
        <w:rPr>
          <w:rFonts w:asciiTheme="minorHAnsi" w:hAnsiTheme="minorHAnsi" w:cstheme="minorHAnsi"/>
        </w:rPr>
      </w:pPr>
    </w:p>
    <w:p w:rsidRPr="00183678" w:rsidR="00840DFF" w:rsidP="006D6165" w:rsidRDefault="00840DFF" w14:paraId="2958F101" w14:textId="77777777">
      <w:pPr>
        <w:tabs>
          <w:tab w:val="left" w:pos="1230"/>
          <w:tab w:val="left" w:pos="8580"/>
        </w:tabs>
        <w:rPr>
          <w:rFonts w:asciiTheme="minorHAnsi" w:hAnsiTheme="minorHAnsi" w:cstheme="minorHAnsi"/>
        </w:rPr>
      </w:pPr>
    </w:p>
    <w:p w:rsidRPr="00183678" w:rsidR="00840DFF" w:rsidP="006D6165" w:rsidRDefault="00840DFF" w14:paraId="54228CD4" w14:textId="77777777">
      <w:pPr>
        <w:tabs>
          <w:tab w:val="left" w:pos="1230"/>
          <w:tab w:val="left" w:pos="8580"/>
        </w:tabs>
        <w:rPr>
          <w:rFonts w:asciiTheme="minorHAnsi" w:hAnsiTheme="minorHAnsi" w:cstheme="minorHAnsi"/>
        </w:rPr>
      </w:pPr>
    </w:p>
    <w:p w:rsidRPr="00183678" w:rsidR="00C661B4" w:rsidP="006D6165" w:rsidRDefault="00C661B4" w14:paraId="4C817635" w14:textId="77777777">
      <w:pPr>
        <w:tabs>
          <w:tab w:val="left" w:pos="1230"/>
          <w:tab w:val="left" w:pos="8580"/>
        </w:tabs>
        <w:rPr>
          <w:rFonts w:asciiTheme="minorHAnsi" w:hAnsiTheme="minorHAnsi" w:cstheme="minorHAnsi"/>
        </w:rPr>
      </w:pPr>
    </w:p>
    <w:p w:rsidRPr="00183678" w:rsidR="00C661B4" w:rsidP="006D6165" w:rsidRDefault="00C661B4" w14:paraId="1DA0BD40" w14:textId="77777777">
      <w:pPr>
        <w:tabs>
          <w:tab w:val="left" w:pos="1230"/>
          <w:tab w:val="left" w:pos="8580"/>
        </w:tabs>
        <w:rPr>
          <w:rFonts w:asciiTheme="minorHAnsi" w:hAnsiTheme="minorHAnsi" w:cstheme="minorHAnsi"/>
        </w:rPr>
      </w:pPr>
    </w:p>
    <w:p w:rsidRPr="00183678" w:rsidR="00C661B4" w:rsidP="006D6165" w:rsidRDefault="00C661B4" w14:paraId="3A890C9A" w14:textId="77777777">
      <w:pPr>
        <w:tabs>
          <w:tab w:val="left" w:pos="1230"/>
          <w:tab w:val="left" w:pos="8580"/>
        </w:tabs>
        <w:rPr>
          <w:rFonts w:asciiTheme="minorHAnsi" w:hAnsiTheme="minorHAnsi" w:cstheme="minorHAnsi"/>
        </w:rPr>
      </w:pPr>
    </w:p>
    <w:p w:rsidRPr="00183678" w:rsidR="00C661B4" w:rsidP="006D6165" w:rsidRDefault="00C661B4" w14:paraId="36B54D4F" w14:textId="77777777">
      <w:pPr>
        <w:tabs>
          <w:tab w:val="left" w:pos="1230"/>
          <w:tab w:val="left" w:pos="8580"/>
        </w:tabs>
        <w:rPr>
          <w:rFonts w:asciiTheme="minorHAnsi" w:hAnsiTheme="minorHAnsi" w:cstheme="minorHAnsi"/>
        </w:rPr>
      </w:pPr>
    </w:p>
    <w:p w:rsidRPr="00183678" w:rsidR="00C661B4" w:rsidP="006D6165" w:rsidRDefault="00C661B4" w14:paraId="64638F9C" w14:textId="77777777">
      <w:pPr>
        <w:tabs>
          <w:tab w:val="left" w:pos="1230"/>
          <w:tab w:val="left" w:pos="8580"/>
        </w:tabs>
        <w:rPr>
          <w:rFonts w:asciiTheme="minorHAnsi" w:hAnsiTheme="minorHAnsi" w:cstheme="minorHAnsi"/>
        </w:rPr>
      </w:pPr>
    </w:p>
    <w:p w:rsidRPr="00183678" w:rsidR="007B2CFE" w:rsidP="006D6165" w:rsidRDefault="007B2CFE" w14:paraId="5A89518D" w14:textId="77777777">
      <w:pPr>
        <w:tabs>
          <w:tab w:val="left" w:pos="1230"/>
          <w:tab w:val="left" w:pos="8580"/>
        </w:tabs>
        <w:rPr>
          <w:rFonts w:asciiTheme="minorHAnsi" w:hAnsiTheme="minorHAnsi" w:cstheme="minorHAnsi"/>
        </w:rPr>
      </w:pPr>
    </w:p>
    <w:p w:rsidRPr="00183678" w:rsidR="00432E76" w:rsidP="006D6165" w:rsidRDefault="00432E76" w14:paraId="610A6E0E" w14:textId="77777777">
      <w:pPr>
        <w:tabs>
          <w:tab w:val="left" w:pos="1230"/>
          <w:tab w:val="left" w:pos="8580"/>
        </w:tabs>
        <w:rPr>
          <w:rFonts w:asciiTheme="minorHAnsi" w:hAnsiTheme="minorHAnsi" w:cstheme="minorHAnsi"/>
        </w:rPr>
      </w:pPr>
    </w:p>
    <w:p w:rsidR="00DB1FFE" w:rsidRDefault="00DB1FFE" w14:paraId="682CF523" w14:textId="77777777">
      <w:pPr>
        <w:rPr>
          <w:rFonts w:asciiTheme="minorHAnsi" w:hAnsiTheme="minorHAnsi" w:cstheme="minorHAnsi"/>
        </w:rPr>
      </w:pPr>
      <w:r>
        <w:rPr>
          <w:rFonts w:asciiTheme="minorHAnsi" w:hAnsiTheme="minorHAnsi" w:cstheme="minorHAnsi"/>
        </w:rPr>
        <w:br w:type="page"/>
      </w:r>
    </w:p>
    <w:p w:rsidRPr="00183678" w:rsidR="00C661B4" w:rsidP="006D6165" w:rsidRDefault="00C661B4" w14:paraId="1FC528B1" w14:textId="77777777">
      <w:pPr>
        <w:tabs>
          <w:tab w:val="left" w:pos="1230"/>
          <w:tab w:val="left" w:pos="8580"/>
        </w:tabs>
        <w:rPr>
          <w:rFonts w:asciiTheme="minorHAnsi" w:hAnsiTheme="minorHAnsi" w:cstheme="minorHAnsi"/>
        </w:rPr>
      </w:pPr>
    </w:p>
    <w:p w:rsidRPr="00183678" w:rsidR="00C661B4" w:rsidP="006D6165" w:rsidRDefault="00C661B4" w14:paraId="69B6D422" w14:textId="77777777">
      <w:pPr>
        <w:tabs>
          <w:tab w:val="left" w:pos="1230"/>
          <w:tab w:val="left" w:pos="8580"/>
        </w:tabs>
        <w:rPr>
          <w:rFonts w:asciiTheme="minorHAnsi" w:hAnsiTheme="minorHAnsi" w:cstheme="minorHAnsi"/>
        </w:rPr>
      </w:pPr>
    </w:p>
    <w:tbl>
      <w:tblPr>
        <w:tblStyle w:val="TableGrid"/>
        <w:tblW w:w="4934" w:type="pct"/>
        <w:tblLook w:val="0000" w:firstRow="0" w:lastRow="0" w:firstColumn="0" w:lastColumn="0" w:noHBand="0" w:noVBand="0"/>
      </w:tblPr>
      <w:tblGrid>
        <w:gridCol w:w="1801"/>
        <w:gridCol w:w="998"/>
        <w:gridCol w:w="6656"/>
      </w:tblGrid>
      <w:tr w:rsidRPr="00183678" w:rsidR="00D9422E" w:rsidTr="6C43DC56" w14:paraId="12CDB092" w14:textId="77777777">
        <w:trPr>
          <w:trHeight w:val="366"/>
        </w:trPr>
        <w:tc>
          <w:tcPr>
            <w:tcW w:w="952" w:type="pct"/>
            <w:shd w:val="clear" w:color="auto" w:fill="4472C4" w:themeFill="accent1"/>
          </w:tcPr>
          <w:p w:rsidRPr="00183678" w:rsidR="002F43A1" w:rsidP="00171C5B" w:rsidRDefault="002F43A1" w14:paraId="25F50148" w14:textId="77777777">
            <w:pPr>
              <w:pStyle w:val="NormalBOLD"/>
              <w:spacing w:before="60" w:after="60"/>
              <w:jc w:val="center"/>
              <w:rPr>
                <w:rFonts w:asciiTheme="minorHAnsi" w:hAnsiTheme="minorHAnsi" w:cstheme="minorHAnsi"/>
                <w:color w:val="FFFFFF" w:themeColor="background1"/>
                <w:sz w:val="22"/>
              </w:rPr>
            </w:pPr>
            <w:r w:rsidRPr="00183678">
              <w:rPr>
                <w:rFonts w:asciiTheme="minorHAnsi" w:hAnsiTheme="minorHAnsi" w:cstheme="minorHAnsi"/>
                <w:color w:val="FFFFFF" w:themeColor="background1"/>
                <w:sz w:val="22"/>
              </w:rPr>
              <w:t>Data</w:t>
            </w:r>
          </w:p>
        </w:tc>
        <w:tc>
          <w:tcPr>
            <w:tcW w:w="528" w:type="pct"/>
            <w:shd w:val="clear" w:color="auto" w:fill="4472C4" w:themeFill="accent1"/>
          </w:tcPr>
          <w:p w:rsidRPr="00183678" w:rsidR="002F43A1" w:rsidP="00171C5B" w:rsidRDefault="002F43A1" w14:paraId="433EF455" w14:textId="77777777">
            <w:pPr>
              <w:pStyle w:val="NormalBOLD"/>
              <w:spacing w:before="60" w:after="60"/>
              <w:jc w:val="center"/>
              <w:rPr>
                <w:rFonts w:asciiTheme="minorHAnsi" w:hAnsiTheme="minorHAnsi" w:cstheme="minorHAnsi"/>
                <w:color w:val="FFFFFF" w:themeColor="background1"/>
                <w:sz w:val="22"/>
              </w:rPr>
            </w:pPr>
            <w:r w:rsidRPr="00183678">
              <w:rPr>
                <w:rFonts w:asciiTheme="minorHAnsi" w:hAnsiTheme="minorHAnsi" w:cstheme="minorHAnsi"/>
                <w:color w:val="FFFFFF" w:themeColor="background1"/>
                <w:sz w:val="22"/>
              </w:rPr>
              <w:t>Versioni</w:t>
            </w:r>
          </w:p>
        </w:tc>
        <w:tc>
          <w:tcPr>
            <w:tcW w:w="3520" w:type="pct"/>
            <w:shd w:val="clear" w:color="auto" w:fill="4472C4" w:themeFill="accent1"/>
          </w:tcPr>
          <w:p w:rsidRPr="00183678" w:rsidR="002F43A1" w:rsidP="00171C5B" w:rsidRDefault="002F43A1" w14:paraId="61303E2A" w14:textId="77777777">
            <w:pPr>
              <w:pStyle w:val="NormalBOLD"/>
              <w:spacing w:before="60" w:after="60"/>
              <w:jc w:val="center"/>
              <w:rPr>
                <w:rFonts w:asciiTheme="minorHAnsi" w:hAnsiTheme="minorHAnsi" w:cstheme="minorHAnsi"/>
                <w:color w:val="FFFFFF" w:themeColor="background1"/>
                <w:sz w:val="22"/>
              </w:rPr>
            </w:pPr>
            <w:r w:rsidRPr="00183678">
              <w:rPr>
                <w:rFonts w:asciiTheme="minorHAnsi" w:hAnsiTheme="minorHAnsi" w:cstheme="minorHAnsi"/>
                <w:color w:val="FFFFFF" w:themeColor="background1"/>
                <w:sz w:val="22"/>
              </w:rPr>
              <w:t>Descrizione</w:t>
            </w:r>
          </w:p>
        </w:tc>
      </w:tr>
      <w:tr w:rsidRPr="00183678" w:rsidR="00D9422E" w:rsidTr="6C43DC56" w14:paraId="659736C9" w14:textId="77777777">
        <w:tc>
          <w:tcPr>
            <w:tcW w:w="952" w:type="pct"/>
          </w:tcPr>
          <w:p w:rsidRPr="00183678" w:rsidR="002F43A1" w:rsidP="00F3136B" w:rsidRDefault="005A62E8" w14:paraId="77FB864F" w14:textId="6E34F2D6">
            <w:pPr>
              <w:pStyle w:val="NormalTabella"/>
              <w:rPr>
                <w:rFonts w:eastAsia="Times New Roman" w:asciiTheme="minorHAnsi" w:hAnsiTheme="minorHAnsi" w:cstheme="minorHAnsi"/>
                <w:sz w:val="22"/>
              </w:rPr>
            </w:pPr>
            <w:r>
              <w:rPr>
                <w:rFonts w:eastAsia="Times New Roman" w:asciiTheme="minorHAnsi" w:hAnsiTheme="minorHAnsi" w:cstheme="minorHAnsi"/>
                <w:sz w:val="22"/>
              </w:rPr>
              <w:t>07</w:t>
            </w:r>
            <w:r w:rsidRPr="00183678" w:rsidR="002F43A1">
              <w:rPr>
                <w:rFonts w:eastAsia="Times New Roman" w:asciiTheme="minorHAnsi" w:hAnsiTheme="minorHAnsi" w:cstheme="minorHAnsi"/>
                <w:sz w:val="22"/>
              </w:rPr>
              <w:t>/</w:t>
            </w:r>
            <w:r>
              <w:rPr>
                <w:rFonts w:eastAsia="Times New Roman" w:asciiTheme="minorHAnsi" w:hAnsiTheme="minorHAnsi" w:cstheme="minorHAnsi"/>
                <w:sz w:val="22"/>
              </w:rPr>
              <w:t>11</w:t>
            </w:r>
            <w:r w:rsidRPr="00183678" w:rsidR="002F43A1">
              <w:rPr>
                <w:rFonts w:eastAsia="Times New Roman" w:asciiTheme="minorHAnsi" w:hAnsiTheme="minorHAnsi" w:cstheme="minorHAnsi"/>
                <w:sz w:val="22"/>
              </w:rPr>
              <w:t>/20</w:t>
            </w:r>
            <w:r w:rsidRPr="00183678" w:rsidR="009E7425">
              <w:rPr>
                <w:rFonts w:eastAsia="Times New Roman" w:asciiTheme="minorHAnsi" w:hAnsiTheme="minorHAnsi" w:cstheme="minorHAnsi"/>
                <w:sz w:val="22"/>
              </w:rPr>
              <w:t>2</w:t>
            </w:r>
            <w:r w:rsidR="00194188">
              <w:rPr>
                <w:rFonts w:eastAsia="Times New Roman" w:asciiTheme="minorHAnsi" w:hAnsiTheme="minorHAnsi" w:cstheme="minorHAnsi"/>
                <w:sz w:val="22"/>
              </w:rPr>
              <w:t>5</w:t>
            </w:r>
          </w:p>
        </w:tc>
        <w:tc>
          <w:tcPr>
            <w:tcW w:w="528" w:type="pct"/>
          </w:tcPr>
          <w:p w:rsidRPr="00183678" w:rsidR="002F43A1" w:rsidP="00F3136B" w:rsidRDefault="002F43A1" w14:paraId="075C8A86" w14:textId="77777777">
            <w:pPr>
              <w:pStyle w:val="NormalTabella"/>
              <w:rPr>
                <w:rFonts w:eastAsia="Times New Roman" w:asciiTheme="minorHAnsi" w:hAnsiTheme="minorHAnsi" w:cstheme="minorHAnsi"/>
                <w:sz w:val="22"/>
              </w:rPr>
            </w:pPr>
            <w:r w:rsidRPr="00183678">
              <w:rPr>
                <w:rFonts w:eastAsia="Times New Roman" w:asciiTheme="minorHAnsi" w:hAnsiTheme="minorHAnsi" w:cstheme="minorHAnsi"/>
                <w:sz w:val="22"/>
              </w:rPr>
              <w:t>1.0</w:t>
            </w:r>
          </w:p>
        </w:tc>
        <w:tc>
          <w:tcPr>
            <w:tcW w:w="3520" w:type="pct"/>
          </w:tcPr>
          <w:p w:rsidRPr="00183678" w:rsidR="002F43A1" w:rsidP="00F3136B" w:rsidRDefault="002F43A1" w14:paraId="043AFA0B" w14:textId="77777777">
            <w:pPr>
              <w:autoSpaceDE w:val="0"/>
              <w:autoSpaceDN w:val="0"/>
              <w:adjustRightInd w:val="0"/>
              <w:spacing w:before="60" w:after="60"/>
              <w:rPr>
                <w:rFonts w:asciiTheme="minorHAnsi" w:hAnsiTheme="minorHAnsi" w:cstheme="minorHAnsi"/>
                <w:sz w:val="22"/>
              </w:rPr>
            </w:pPr>
            <w:r w:rsidRPr="00183678">
              <w:rPr>
                <w:rFonts w:asciiTheme="minorHAnsi" w:hAnsiTheme="minorHAnsi" w:cstheme="minorHAnsi"/>
                <w:sz w:val="22"/>
              </w:rPr>
              <w:t>Prima versione del documento</w:t>
            </w:r>
          </w:p>
        </w:tc>
      </w:tr>
      <w:tr w:rsidRPr="00183678" w:rsidR="00D9422E" w:rsidTr="6C43DC56" w14:paraId="780253BC" w14:textId="77777777">
        <w:tc>
          <w:tcPr>
            <w:tcW w:w="952" w:type="pct"/>
          </w:tcPr>
          <w:p w:rsidR="00A97899" w:rsidP="00F3136B" w:rsidRDefault="00A97899" w14:paraId="0225E0AC" w14:textId="454F868C">
            <w:pPr>
              <w:pStyle w:val="NormalTabella"/>
              <w:rPr>
                <w:rFonts w:eastAsia="Times New Roman" w:asciiTheme="minorHAnsi" w:hAnsiTheme="minorHAnsi" w:cstheme="minorHAnsi"/>
                <w:sz w:val="22"/>
              </w:rPr>
            </w:pPr>
            <w:r>
              <w:rPr>
                <w:rFonts w:eastAsia="Times New Roman" w:asciiTheme="minorHAnsi" w:hAnsiTheme="minorHAnsi" w:cstheme="minorHAnsi"/>
                <w:sz w:val="22"/>
              </w:rPr>
              <w:t>14/01/2026</w:t>
            </w:r>
          </w:p>
        </w:tc>
        <w:tc>
          <w:tcPr>
            <w:tcW w:w="528" w:type="pct"/>
          </w:tcPr>
          <w:p w:rsidRPr="00183678" w:rsidR="00A97899" w:rsidP="00F3136B" w:rsidRDefault="00A97899" w14:paraId="0228D76B" w14:textId="198BED28">
            <w:pPr>
              <w:pStyle w:val="NormalTabella"/>
              <w:rPr>
                <w:rFonts w:eastAsia="Times New Roman" w:asciiTheme="minorHAnsi" w:hAnsiTheme="minorHAnsi" w:cstheme="minorHAnsi"/>
                <w:sz w:val="22"/>
              </w:rPr>
            </w:pPr>
            <w:r>
              <w:rPr>
                <w:rFonts w:eastAsia="Times New Roman" w:asciiTheme="minorHAnsi" w:hAnsiTheme="minorHAnsi" w:cstheme="minorHAnsi"/>
                <w:sz w:val="22"/>
              </w:rPr>
              <w:t>2.0</w:t>
            </w:r>
          </w:p>
        </w:tc>
        <w:tc>
          <w:tcPr>
            <w:tcW w:w="3520" w:type="pct"/>
          </w:tcPr>
          <w:p w:rsidR="00A97899" w:rsidP="00F3136B" w:rsidRDefault="0060476D" w14:paraId="437CCAD7" w14:textId="77777777">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aggiunto il requisito</w:t>
            </w:r>
            <w:r w:rsidR="00D94F1C">
              <w:rPr>
                <w:rFonts w:asciiTheme="minorHAnsi" w:hAnsiTheme="minorHAnsi" w:cstheme="minorHAnsi"/>
                <w:sz w:val="22"/>
              </w:rPr>
              <w:t xml:space="preserve">: </w:t>
            </w:r>
            <w:r>
              <w:rPr>
                <w:rFonts w:asciiTheme="minorHAnsi" w:hAnsiTheme="minorHAnsi" w:cstheme="minorHAnsi"/>
                <w:sz w:val="22"/>
              </w:rPr>
              <w:t>RF07-01-15</w:t>
            </w:r>
          </w:p>
          <w:p w:rsidR="006C5541" w:rsidP="00F3136B" w:rsidRDefault="006C5541" w14:paraId="0C5B2C46" w14:textId="09568F6C">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aggiunto il requisito: RF0</w:t>
            </w:r>
            <w:r w:rsidR="00C17AEF">
              <w:rPr>
                <w:rFonts w:asciiTheme="minorHAnsi" w:hAnsiTheme="minorHAnsi" w:cstheme="minorHAnsi"/>
                <w:sz w:val="22"/>
              </w:rPr>
              <w:t>3</w:t>
            </w:r>
            <w:r>
              <w:rPr>
                <w:rFonts w:asciiTheme="minorHAnsi" w:hAnsiTheme="minorHAnsi" w:cstheme="minorHAnsi"/>
                <w:sz w:val="22"/>
              </w:rPr>
              <w:t>-01-</w:t>
            </w:r>
            <w:r w:rsidR="00C17AEF">
              <w:rPr>
                <w:rFonts w:asciiTheme="minorHAnsi" w:hAnsiTheme="minorHAnsi" w:cstheme="minorHAnsi"/>
                <w:sz w:val="22"/>
              </w:rPr>
              <w:t xml:space="preserve">02 </w:t>
            </w:r>
          </w:p>
          <w:p w:rsidR="00C17AEF" w:rsidP="00F3136B" w:rsidRDefault="00C17AEF" w14:paraId="4016B00B" w14:textId="77777777">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Deprecato il requisito: RF03-01-01</w:t>
            </w:r>
          </w:p>
          <w:p w:rsidR="00283C2F" w:rsidP="00F3136B" w:rsidRDefault="00C17AEF" w14:paraId="4A17E407" w14:textId="77777777">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 xml:space="preserve">E’ stato modificato il servizio: </w:t>
            </w:r>
            <w:r w:rsidR="00283C2F">
              <w:rPr>
                <w:rFonts w:asciiTheme="minorHAnsi" w:hAnsiTheme="minorHAnsi" w:cstheme="minorHAnsi"/>
                <w:sz w:val="22"/>
              </w:rPr>
              <w:t>GetDecurtazioniLR</w:t>
            </w:r>
          </w:p>
          <w:p w:rsidR="00C17AEF" w:rsidP="00F3136B" w:rsidRDefault="00283C2F" w14:paraId="2AAD44F3" w14:textId="109372CD">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aggiunto il servizio: GetFattispecie</w:t>
            </w:r>
            <w:r w:rsidR="00597233">
              <w:rPr>
                <w:rFonts w:asciiTheme="minorHAnsi" w:hAnsiTheme="minorHAnsi" w:cstheme="minorHAnsi"/>
                <w:sz w:val="22"/>
              </w:rPr>
              <w:t>TipoAtto</w:t>
            </w:r>
            <w:r w:rsidR="00C17AEF">
              <w:rPr>
                <w:rFonts w:asciiTheme="minorHAnsi" w:hAnsiTheme="minorHAnsi" w:cstheme="minorHAnsi"/>
                <w:sz w:val="22"/>
              </w:rPr>
              <w:t xml:space="preserve"> </w:t>
            </w:r>
          </w:p>
          <w:p w:rsidRPr="00183678" w:rsidR="0060476D" w:rsidP="00F3136B" w:rsidRDefault="0060476D" w14:paraId="73DCC870" w14:textId="7D77155B">
            <w:pPr>
              <w:autoSpaceDE w:val="0"/>
              <w:autoSpaceDN w:val="0"/>
              <w:adjustRightInd w:val="0"/>
              <w:spacing w:before="60" w:after="60"/>
              <w:rPr>
                <w:rFonts w:asciiTheme="minorHAnsi" w:hAnsiTheme="minorHAnsi" w:cstheme="minorHAnsi"/>
                <w:sz w:val="22"/>
              </w:rPr>
            </w:pPr>
          </w:p>
        </w:tc>
      </w:tr>
      <w:tr w:rsidRPr="00183678" w:rsidR="00D9422E" w:rsidTr="6C43DC56" w14:paraId="177FE6A4" w14:textId="77777777">
        <w:tc>
          <w:tcPr>
            <w:tcW w:w="952" w:type="pct"/>
          </w:tcPr>
          <w:p w:rsidR="00B43FA2" w:rsidP="00F3136B" w:rsidRDefault="00345141" w14:paraId="5BB6E55C" w14:textId="0ECB19B9">
            <w:pPr>
              <w:pStyle w:val="NormalTabella"/>
              <w:rPr>
                <w:rFonts w:eastAsia="Times New Roman" w:asciiTheme="minorHAnsi" w:hAnsiTheme="minorHAnsi" w:cstheme="minorHAnsi"/>
                <w:sz w:val="22"/>
              </w:rPr>
            </w:pPr>
            <w:r>
              <w:rPr>
                <w:rFonts w:eastAsia="Times New Roman" w:asciiTheme="minorHAnsi" w:hAnsiTheme="minorHAnsi" w:cstheme="minorHAnsi"/>
                <w:sz w:val="22"/>
              </w:rPr>
              <w:t>21</w:t>
            </w:r>
            <w:r w:rsidR="00B43FA2">
              <w:rPr>
                <w:rFonts w:eastAsia="Times New Roman" w:asciiTheme="minorHAnsi" w:hAnsiTheme="minorHAnsi" w:cstheme="minorHAnsi"/>
                <w:sz w:val="22"/>
              </w:rPr>
              <w:t>/01/2026</w:t>
            </w:r>
          </w:p>
        </w:tc>
        <w:tc>
          <w:tcPr>
            <w:tcW w:w="528" w:type="pct"/>
          </w:tcPr>
          <w:p w:rsidR="00B43FA2" w:rsidP="00F3136B" w:rsidRDefault="00B43FA2" w14:paraId="1289DB02" w14:textId="57696BB4">
            <w:pPr>
              <w:pStyle w:val="NormalTabella"/>
              <w:rPr>
                <w:rFonts w:eastAsia="Times New Roman" w:asciiTheme="minorHAnsi" w:hAnsiTheme="minorHAnsi" w:cstheme="minorHAnsi"/>
                <w:sz w:val="22"/>
              </w:rPr>
            </w:pPr>
            <w:r>
              <w:rPr>
                <w:rFonts w:eastAsia="Times New Roman" w:asciiTheme="minorHAnsi" w:hAnsiTheme="minorHAnsi" w:cstheme="minorHAnsi"/>
                <w:sz w:val="22"/>
              </w:rPr>
              <w:t>2.1</w:t>
            </w:r>
          </w:p>
        </w:tc>
        <w:tc>
          <w:tcPr>
            <w:tcW w:w="3520" w:type="pct"/>
          </w:tcPr>
          <w:p w:rsidR="00B43FA2" w:rsidP="00F3136B" w:rsidRDefault="00B43FA2" w14:paraId="19D5F5C3" w14:textId="77777777">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 xml:space="preserve">E’ stato specificato meglio il requisito </w:t>
            </w:r>
            <w:r w:rsidRPr="00B43FA2">
              <w:rPr>
                <w:rFonts w:asciiTheme="minorHAnsi" w:hAnsiTheme="minorHAnsi" w:cstheme="minorHAnsi"/>
                <w:sz w:val="22"/>
              </w:rPr>
              <w:t>RF07-01-01 – Calcolo “progressivo” in base alla data di riferimento del Requisito Aggiuntivo / Decurtazione / Recupero</w:t>
            </w:r>
          </w:p>
          <w:p w:rsidR="00B43FA2" w:rsidP="00F3136B" w:rsidRDefault="0055755B" w14:paraId="7303AC7F" w14:textId="77777777">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inserito il nuovo servizio</w:t>
            </w:r>
            <w:r w:rsidR="006720EC">
              <w:rPr>
                <w:rFonts w:asciiTheme="minorHAnsi" w:hAnsiTheme="minorHAnsi" w:cstheme="minorHAnsi"/>
                <w:sz w:val="22"/>
              </w:rPr>
              <w:t xml:space="preserve"> checkUnivocitaLavoratori</w:t>
            </w:r>
          </w:p>
          <w:p w:rsidR="00392084" w:rsidP="00F3136B" w:rsidRDefault="00392084" w14:paraId="630EEC02" w14:textId="77777777">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 xml:space="preserve">E’ stato sostituito il servizio </w:t>
            </w:r>
            <w:r w:rsidRPr="00813A10" w:rsidR="00813A10">
              <w:rPr>
                <w:rFonts w:asciiTheme="minorHAnsi" w:hAnsiTheme="minorHAnsi" w:cstheme="minorHAnsi"/>
                <w:i/>
                <w:iCs/>
                <w:sz w:val="22"/>
              </w:rPr>
              <w:t>DIP-API</w:t>
            </w:r>
            <w:r w:rsidRPr="00813A10" w:rsidR="00813A10">
              <w:rPr>
                <w:rFonts w:asciiTheme="minorHAnsi" w:hAnsiTheme="minorHAnsi" w:cstheme="minorHAnsi"/>
                <w:sz w:val="22"/>
              </w:rPr>
              <w:t>: dipendente/operatore/find</w:t>
            </w:r>
            <w:r w:rsidR="00813A10">
              <w:rPr>
                <w:rFonts w:asciiTheme="minorHAnsi" w:hAnsiTheme="minorHAnsi" w:cstheme="minorHAnsi"/>
                <w:sz w:val="22"/>
              </w:rPr>
              <w:t xml:space="preserve"> con il servizio utente/related</w:t>
            </w:r>
          </w:p>
          <w:p w:rsidR="00813A10" w:rsidP="00F3136B" w:rsidRDefault="00813A10" w14:paraId="4DA3945F" w14:textId="74995753">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inserito il controllo sulla data di protocollo in recuperi e decurtazioni</w:t>
            </w:r>
          </w:p>
        </w:tc>
      </w:tr>
      <w:tr w:rsidRPr="00183678" w:rsidR="00D9422E" w:rsidTr="6C43DC56" w14:paraId="4FBB8433" w14:textId="77777777">
        <w:tc>
          <w:tcPr>
            <w:tcW w:w="952" w:type="pct"/>
          </w:tcPr>
          <w:p w:rsidRPr="008E0D44" w:rsidR="002F43A1" w:rsidP="00F3136B" w:rsidRDefault="002202A4" w14:paraId="751D9F19" w14:textId="0677D8DC">
            <w:pPr>
              <w:pStyle w:val="NormalTabella"/>
              <w:rPr>
                <w:rFonts w:eastAsia="Times New Roman" w:asciiTheme="minorHAnsi" w:hAnsiTheme="minorHAnsi" w:cstheme="minorHAnsi"/>
                <w:sz w:val="22"/>
              </w:rPr>
            </w:pPr>
            <w:r>
              <w:rPr>
                <w:rFonts w:eastAsia="Times New Roman" w:asciiTheme="minorHAnsi" w:hAnsiTheme="minorHAnsi" w:cstheme="minorHAnsi"/>
                <w:sz w:val="22"/>
              </w:rPr>
              <w:t>22/01/2026</w:t>
            </w:r>
          </w:p>
        </w:tc>
        <w:tc>
          <w:tcPr>
            <w:tcW w:w="528" w:type="pct"/>
          </w:tcPr>
          <w:p w:rsidRPr="008E0D44" w:rsidR="002F43A1" w:rsidP="00F3136B" w:rsidRDefault="002202A4" w14:paraId="0C6D795F" w14:textId="08216968">
            <w:pPr>
              <w:pStyle w:val="NormalTabella"/>
              <w:rPr>
                <w:rFonts w:eastAsia="Times New Roman" w:asciiTheme="minorHAnsi" w:hAnsiTheme="minorHAnsi" w:cstheme="minorHAnsi"/>
                <w:sz w:val="22"/>
              </w:rPr>
            </w:pPr>
            <w:r>
              <w:rPr>
                <w:rFonts w:eastAsia="Times New Roman" w:asciiTheme="minorHAnsi" w:hAnsiTheme="minorHAnsi" w:cstheme="minorHAnsi"/>
                <w:sz w:val="22"/>
              </w:rPr>
              <w:t>2.2</w:t>
            </w:r>
          </w:p>
        </w:tc>
        <w:tc>
          <w:tcPr>
            <w:tcW w:w="3520" w:type="pct"/>
          </w:tcPr>
          <w:p w:rsidRPr="008E0D44" w:rsidR="002F43A1" w:rsidP="00736930" w:rsidRDefault="002202A4" w14:paraId="5ED5EB94" w14:textId="61181C99">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specificato il requisito RF03-01-03</w:t>
            </w:r>
            <w:r w:rsidR="002958F9">
              <w:rPr>
                <w:rFonts w:asciiTheme="minorHAnsi" w:hAnsiTheme="minorHAnsi" w:cstheme="minorHAnsi"/>
                <w:sz w:val="22"/>
              </w:rPr>
              <w:t xml:space="preserve"> </w:t>
            </w:r>
            <w:r w:rsidRPr="002958F9" w:rsidR="002958F9">
              <w:rPr>
                <w:rFonts w:asciiTheme="minorHAnsi" w:hAnsiTheme="minorHAnsi" w:cstheme="minorHAnsi"/>
                <w:sz w:val="22"/>
              </w:rPr>
              <w:t>– Indicazione Sospensione per punteggio PaC inferiore a 15</w:t>
            </w:r>
          </w:p>
        </w:tc>
      </w:tr>
      <w:tr w:rsidRPr="00183678" w:rsidR="00D9422E" w:rsidTr="6C43DC56" w14:paraId="01A7BF00" w14:textId="77777777">
        <w:tc>
          <w:tcPr>
            <w:tcW w:w="952" w:type="pct"/>
          </w:tcPr>
          <w:p w:rsidRPr="00183678" w:rsidR="00494DBA" w:rsidP="00494DBA" w:rsidRDefault="00ED7AB0" w14:paraId="67CB86E5" w14:textId="68F7327F">
            <w:pPr>
              <w:pStyle w:val="NormalTabella"/>
              <w:rPr>
                <w:rFonts w:eastAsia="Times New Roman" w:asciiTheme="minorHAnsi" w:hAnsiTheme="minorHAnsi" w:cstheme="minorHAnsi"/>
                <w:sz w:val="22"/>
              </w:rPr>
            </w:pPr>
            <w:r>
              <w:rPr>
                <w:rFonts w:eastAsia="Times New Roman" w:asciiTheme="minorHAnsi" w:hAnsiTheme="minorHAnsi" w:cstheme="minorHAnsi"/>
                <w:sz w:val="22"/>
              </w:rPr>
              <w:t>23/01/2026</w:t>
            </w:r>
          </w:p>
        </w:tc>
        <w:tc>
          <w:tcPr>
            <w:tcW w:w="528" w:type="pct"/>
          </w:tcPr>
          <w:p w:rsidRPr="00183678" w:rsidR="00494DBA" w:rsidP="00494DBA" w:rsidRDefault="00ED7AB0" w14:paraId="0602EE64" w14:textId="6A2A2129">
            <w:pPr>
              <w:pStyle w:val="NormalTabella"/>
              <w:rPr>
                <w:rFonts w:eastAsia="Times New Roman" w:asciiTheme="minorHAnsi" w:hAnsiTheme="minorHAnsi" w:cstheme="minorHAnsi"/>
                <w:sz w:val="22"/>
              </w:rPr>
            </w:pPr>
            <w:r>
              <w:rPr>
                <w:rFonts w:eastAsia="Times New Roman" w:asciiTheme="minorHAnsi" w:hAnsiTheme="minorHAnsi" w:cstheme="minorHAnsi"/>
                <w:sz w:val="22"/>
              </w:rPr>
              <w:t>2.</w:t>
            </w:r>
            <w:r w:rsidR="00B549E1">
              <w:rPr>
                <w:rFonts w:eastAsia="Times New Roman" w:asciiTheme="minorHAnsi" w:hAnsiTheme="minorHAnsi" w:cstheme="minorHAnsi"/>
                <w:sz w:val="22"/>
              </w:rPr>
              <w:t>3</w:t>
            </w:r>
          </w:p>
        </w:tc>
        <w:tc>
          <w:tcPr>
            <w:tcW w:w="3520" w:type="pct"/>
          </w:tcPr>
          <w:p w:rsidRPr="00183678" w:rsidR="00494DBA" w:rsidP="00494DBA" w:rsidRDefault="00B549E1" w14:paraId="398014B9" w14:textId="1DC09660">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 xml:space="preserve">Corretti i paragrafi </w:t>
            </w:r>
            <w:r w:rsidRPr="006E4905" w:rsidR="006E4905">
              <w:rPr>
                <w:rFonts w:asciiTheme="minorHAnsi" w:hAnsiTheme="minorHAnsi" w:cstheme="minorHAnsi"/>
                <w:sz w:val="22"/>
              </w:rPr>
              <w:t>9.3 </w:t>
            </w:r>
            <w:r w:rsidRPr="001166BF" w:rsidR="001166BF">
              <w:rPr>
                <w:rFonts w:asciiTheme="minorHAnsi" w:hAnsiTheme="minorHAnsi" w:cstheme="minorHAnsi"/>
                <w:sz w:val="22"/>
              </w:rPr>
              <w:t>RF03: VISUALIZZA DECURTAZIONI PER LR/TITOLARI E DELEGATI</w:t>
            </w:r>
            <w:r w:rsidR="001166BF">
              <w:rPr>
                <w:rFonts w:asciiTheme="minorHAnsi" w:hAnsiTheme="minorHAnsi" w:cstheme="minorHAnsi"/>
                <w:sz w:val="22"/>
              </w:rPr>
              <w:t xml:space="preserve"> </w:t>
            </w:r>
            <w:r w:rsidR="006E4905">
              <w:rPr>
                <w:rFonts w:asciiTheme="minorHAnsi" w:hAnsiTheme="minorHAnsi" w:cstheme="minorHAnsi"/>
                <w:sz w:val="22"/>
              </w:rPr>
              <w:t xml:space="preserve">e </w:t>
            </w:r>
            <w:r w:rsidRPr="00BE5099" w:rsidR="00BE5099">
              <w:rPr>
                <w:rFonts w:asciiTheme="minorHAnsi" w:hAnsiTheme="minorHAnsi" w:cstheme="minorHAnsi"/>
                <w:sz w:val="22"/>
              </w:rPr>
              <w:t xml:space="preserve">9.3.1 </w:t>
            </w:r>
            <w:r w:rsidRPr="00024D08" w:rsidR="00024D08">
              <w:rPr>
                <w:rFonts w:asciiTheme="minorHAnsi" w:hAnsiTheme="minorHAnsi" w:cstheme="minorHAnsi"/>
                <w:sz w:val="22"/>
              </w:rPr>
              <w:t>RF03-01 – Visualizza Decurtazioni</w:t>
            </w:r>
            <w:r w:rsidR="009E0A76">
              <w:rPr>
                <w:rFonts w:asciiTheme="minorHAnsi" w:hAnsiTheme="minorHAnsi" w:cstheme="minorHAnsi"/>
                <w:sz w:val="22"/>
              </w:rPr>
              <w:t xml:space="preserve"> : Eli</w:t>
            </w:r>
            <w:r w:rsidR="0055660A">
              <w:rPr>
                <w:rFonts w:asciiTheme="minorHAnsi" w:hAnsiTheme="minorHAnsi" w:cstheme="minorHAnsi"/>
                <w:sz w:val="22"/>
              </w:rPr>
              <w:t>minato il riferimento alla esclusione delle Decurtazioni annullate, ora saranno visualizzate tutte le decurtazioni</w:t>
            </w:r>
          </w:p>
        </w:tc>
      </w:tr>
      <w:tr w:rsidRPr="00183678" w:rsidR="00481BCF" w:rsidTr="6C43DC56" w14:paraId="6C7440F1" w14:textId="77777777">
        <w:tc>
          <w:tcPr>
            <w:tcW w:w="952" w:type="pct"/>
          </w:tcPr>
          <w:p w:rsidR="00481BCF" w:rsidP="00494DBA" w:rsidRDefault="007A302C" w14:paraId="1C322389" w14:textId="0181F7C6">
            <w:pPr>
              <w:pStyle w:val="NormalTabella"/>
              <w:rPr>
                <w:rFonts w:eastAsia="Times New Roman" w:asciiTheme="minorHAnsi" w:hAnsiTheme="minorHAnsi" w:cstheme="minorHAnsi"/>
                <w:sz w:val="22"/>
              </w:rPr>
            </w:pPr>
            <w:r>
              <w:rPr>
                <w:rFonts w:eastAsia="Times New Roman" w:asciiTheme="minorHAnsi" w:hAnsiTheme="minorHAnsi" w:cstheme="minorHAnsi"/>
                <w:sz w:val="22"/>
              </w:rPr>
              <w:t>19/02/2026</w:t>
            </w:r>
          </w:p>
        </w:tc>
        <w:tc>
          <w:tcPr>
            <w:tcW w:w="528" w:type="pct"/>
          </w:tcPr>
          <w:p w:rsidR="00481BCF" w:rsidP="00494DBA" w:rsidRDefault="007A302C" w14:paraId="4A8A0713" w14:textId="6EDF89E5">
            <w:pPr>
              <w:pStyle w:val="NormalTabella"/>
              <w:rPr>
                <w:rFonts w:eastAsia="Times New Roman" w:asciiTheme="minorHAnsi" w:hAnsiTheme="minorHAnsi" w:cstheme="minorHAnsi"/>
                <w:sz w:val="22"/>
              </w:rPr>
            </w:pPr>
            <w:r>
              <w:rPr>
                <w:rFonts w:eastAsia="Times New Roman" w:asciiTheme="minorHAnsi" w:hAnsiTheme="minorHAnsi" w:cstheme="minorHAnsi"/>
                <w:sz w:val="22"/>
              </w:rPr>
              <w:t>2.4</w:t>
            </w:r>
          </w:p>
        </w:tc>
        <w:tc>
          <w:tcPr>
            <w:tcW w:w="3520" w:type="pct"/>
          </w:tcPr>
          <w:p w:rsidR="008D2F45" w:rsidP="00481BCF" w:rsidRDefault="008D2F45" w14:paraId="16414767" w14:textId="5E5DB367">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Deprecato il requisito: RF04-0</w:t>
            </w:r>
            <w:r w:rsidR="0090334D">
              <w:rPr>
                <w:rFonts w:asciiTheme="minorHAnsi" w:hAnsiTheme="minorHAnsi" w:cstheme="minorHAnsi"/>
                <w:sz w:val="22"/>
              </w:rPr>
              <w:t>1-03</w:t>
            </w:r>
          </w:p>
          <w:p w:rsidR="00481BCF" w:rsidP="00481BCF" w:rsidRDefault="00481BCF" w14:paraId="2C3E489C" w14:textId="560EF106">
            <w:pPr>
              <w:autoSpaceDE w:val="0"/>
              <w:autoSpaceDN w:val="0"/>
              <w:adjustRightInd w:val="0"/>
              <w:spacing w:before="60" w:after="60"/>
              <w:rPr>
                <w:rFonts w:asciiTheme="minorHAnsi" w:hAnsiTheme="minorHAnsi" w:cstheme="minorHAnsi"/>
                <w:sz w:val="22"/>
              </w:rPr>
            </w:pPr>
            <w:r>
              <w:rPr>
                <w:rFonts w:asciiTheme="minorHAnsi" w:hAnsiTheme="minorHAnsi" w:cstheme="minorHAnsi"/>
                <w:sz w:val="22"/>
              </w:rPr>
              <w:t>E’ stato Deprecato il requisito: RF04-0</w:t>
            </w:r>
            <w:r w:rsidR="007A302C">
              <w:rPr>
                <w:rFonts w:asciiTheme="minorHAnsi" w:hAnsiTheme="minorHAnsi" w:cstheme="minorHAnsi"/>
                <w:sz w:val="22"/>
              </w:rPr>
              <w:t>2</w:t>
            </w:r>
          </w:p>
        </w:tc>
      </w:tr>
      <w:tr w:rsidRPr="00183678" w:rsidR="00D9422E" w:rsidTr="6C43DC56" w14:paraId="3B6BE24F" w14:textId="77777777">
        <w:tc>
          <w:tcPr>
            <w:tcW w:w="952" w:type="pct"/>
          </w:tcPr>
          <w:p w:rsidRPr="00183678" w:rsidR="00494DBA" w:rsidP="00494DBA" w:rsidRDefault="00494DBA" w14:paraId="1B57028C" w14:textId="77777777">
            <w:pPr>
              <w:pStyle w:val="NormalTabella"/>
              <w:rPr>
                <w:rFonts w:eastAsia="Times New Roman" w:asciiTheme="minorHAnsi" w:hAnsiTheme="minorHAnsi" w:cstheme="minorHAnsi"/>
                <w:sz w:val="22"/>
              </w:rPr>
            </w:pPr>
          </w:p>
        </w:tc>
        <w:tc>
          <w:tcPr>
            <w:tcW w:w="528" w:type="pct"/>
          </w:tcPr>
          <w:p w:rsidRPr="00183678" w:rsidR="00494DBA" w:rsidP="00494DBA" w:rsidRDefault="00494DBA" w14:paraId="74097A64" w14:textId="77777777">
            <w:pPr>
              <w:pStyle w:val="NormalTabella"/>
              <w:rPr>
                <w:rFonts w:eastAsia="Times New Roman" w:asciiTheme="minorHAnsi" w:hAnsiTheme="minorHAnsi" w:cstheme="minorHAnsi"/>
                <w:sz w:val="22"/>
              </w:rPr>
            </w:pPr>
          </w:p>
        </w:tc>
        <w:tc>
          <w:tcPr>
            <w:tcW w:w="3520" w:type="pct"/>
          </w:tcPr>
          <w:p w:rsidRPr="00183678" w:rsidR="00494DBA" w:rsidP="00494DBA" w:rsidRDefault="00494DBA" w14:paraId="2AA94940" w14:textId="77777777">
            <w:pPr>
              <w:autoSpaceDE w:val="0"/>
              <w:autoSpaceDN w:val="0"/>
              <w:adjustRightInd w:val="0"/>
              <w:spacing w:before="60" w:after="60"/>
              <w:rPr>
                <w:rFonts w:asciiTheme="minorHAnsi" w:hAnsiTheme="minorHAnsi" w:cstheme="minorHAnsi"/>
                <w:sz w:val="22"/>
              </w:rPr>
            </w:pPr>
          </w:p>
        </w:tc>
      </w:tr>
      <w:tr w:rsidRPr="00183678" w:rsidR="00D9422E" w:rsidTr="6C43DC56" w14:paraId="33FD5F10" w14:textId="77777777">
        <w:tc>
          <w:tcPr>
            <w:tcW w:w="952" w:type="pct"/>
          </w:tcPr>
          <w:p w:rsidRPr="00183678" w:rsidR="00494DBA" w:rsidP="00494DBA" w:rsidRDefault="00494DBA" w14:paraId="34D5C42C" w14:textId="77777777">
            <w:pPr>
              <w:pStyle w:val="NormalTabella"/>
              <w:rPr>
                <w:rFonts w:eastAsia="Times New Roman" w:asciiTheme="minorHAnsi" w:hAnsiTheme="minorHAnsi" w:cstheme="minorHAnsi"/>
                <w:sz w:val="22"/>
              </w:rPr>
            </w:pPr>
          </w:p>
        </w:tc>
        <w:tc>
          <w:tcPr>
            <w:tcW w:w="528" w:type="pct"/>
          </w:tcPr>
          <w:p w:rsidRPr="00183678" w:rsidR="00494DBA" w:rsidP="00494DBA" w:rsidRDefault="00494DBA" w14:paraId="07D38CCD" w14:textId="77777777">
            <w:pPr>
              <w:pStyle w:val="NormalTabella"/>
              <w:rPr>
                <w:rFonts w:eastAsia="Times New Roman" w:asciiTheme="minorHAnsi" w:hAnsiTheme="minorHAnsi" w:cstheme="minorHAnsi"/>
                <w:sz w:val="22"/>
              </w:rPr>
            </w:pPr>
          </w:p>
        </w:tc>
        <w:tc>
          <w:tcPr>
            <w:tcW w:w="3520" w:type="pct"/>
          </w:tcPr>
          <w:p w:rsidRPr="00183678" w:rsidR="00494DBA" w:rsidP="00494DBA" w:rsidRDefault="00494DBA" w14:paraId="59CD4C85" w14:textId="77777777">
            <w:pPr>
              <w:autoSpaceDE w:val="0"/>
              <w:autoSpaceDN w:val="0"/>
              <w:adjustRightInd w:val="0"/>
              <w:spacing w:before="60" w:after="60"/>
              <w:rPr>
                <w:rFonts w:asciiTheme="minorHAnsi" w:hAnsiTheme="minorHAnsi" w:cstheme="minorHAnsi"/>
                <w:sz w:val="22"/>
              </w:rPr>
            </w:pPr>
          </w:p>
        </w:tc>
      </w:tr>
      <w:tr w:rsidRPr="00183678" w:rsidR="00D9422E" w:rsidTr="6C43DC56" w14:paraId="1BC5F644" w14:textId="77777777">
        <w:tc>
          <w:tcPr>
            <w:tcW w:w="952" w:type="pct"/>
          </w:tcPr>
          <w:p w:rsidRPr="00183678" w:rsidR="00494DBA" w:rsidP="00494DBA" w:rsidRDefault="00494DBA" w14:paraId="1A34AD00" w14:textId="77777777">
            <w:pPr>
              <w:pStyle w:val="NormalTabella"/>
              <w:rPr>
                <w:rFonts w:eastAsia="Times New Roman" w:asciiTheme="minorHAnsi" w:hAnsiTheme="minorHAnsi" w:cstheme="minorHAnsi"/>
                <w:sz w:val="22"/>
              </w:rPr>
            </w:pPr>
          </w:p>
        </w:tc>
        <w:tc>
          <w:tcPr>
            <w:tcW w:w="528" w:type="pct"/>
          </w:tcPr>
          <w:p w:rsidRPr="00183678" w:rsidR="00494DBA" w:rsidP="00494DBA" w:rsidRDefault="00494DBA" w14:paraId="71DD97B6" w14:textId="77777777">
            <w:pPr>
              <w:pStyle w:val="NormalTabella"/>
              <w:rPr>
                <w:rFonts w:eastAsia="Times New Roman" w:asciiTheme="minorHAnsi" w:hAnsiTheme="minorHAnsi" w:cstheme="minorHAnsi"/>
                <w:sz w:val="22"/>
              </w:rPr>
            </w:pPr>
          </w:p>
        </w:tc>
        <w:tc>
          <w:tcPr>
            <w:tcW w:w="3520" w:type="pct"/>
          </w:tcPr>
          <w:p w:rsidRPr="00183678" w:rsidR="00494DBA" w:rsidP="00494DBA" w:rsidRDefault="00494DBA" w14:paraId="5D122298" w14:textId="77777777">
            <w:pPr>
              <w:autoSpaceDE w:val="0"/>
              <w:autoSpaceDN w:val="0"/>
              <w:adjustRightInd w:val="0"/>
              <w:spacing w:before="60" w:after="60"/>
              <w:rPr>
                <w:rFonts w:asciiTheme="minorHAnsi" w:hAnsiTheme="minorHAnsi" w:cstheme="minorHAnsi"/>
                <w:sz w:val="22"/>
              </w:rPr>
            </w:pPr>
          </w:p>
        </w:tc>
      </w:tr>
      <w:tr w:rsidRPr="00183678" w:rsidR="00D9422E" w:rsidTr="6C43DC56" w14:paraId="1E237755" w14:textId="77777777">
        <w:tc>
          <w:tcPr>
            <w:tcW w:w="952" w:type="pct"/>
          </w:tcPr>
          <w:p w:rsidRPr="00183678" w:rsidR="00494DBA" w:rsidP="00494DBA" w:rsidRDefault="00494DBA" w14:paraId="14854867" w14:textId="77777777">
            <w:pPr>
              <w:pStyle w:val="NormalTabella"/>
              <w:rPr>
                <w:rFonts w:eastAsia="Times New Roman" w:asciiTheme="minorHAnsi" w:hAnsiTheme="minorHAnsi" w:cstheme="minorHAnsi"/>
                <w:sz w:val="22"/>
              </w:rPr>
            </w:pPr>
          </w:p>
        </w:tc>
        <w:tc>
          <w:tcPr>
            <w:tcW w:w="528" w:type="pct"/>
          </w:tcPr>
          <w:p w:rsidRPr="00183678" w:rsidR="00494DBA" w:rsidP="00494DBA" w:rsidRDefault="00494DBA" w14:paraId="583745A6" w14:textId="77777777">
            <w:pPr>
              <w:pStyle w:val="NormalTabella"/>
              <w:rPr>
                <w:rFonts w:eastAsia="Times New Roman" w:asciiTheme="minorHAnsi" w:hAnsiTheme="minorHAnsi" w:cstheme="minorHAnsi"/>
                <w:sz w:val="22"/>
              </w:rPr>
            </w:pPr>
          </w:p>
        </w:tc>
        <w:tc>
          <w:tcPr>
            <w:tcW w:w="3520" w:type="pct"/>
          </w:tcPr>
          <w:p w:rsidRPr="00183678" w:rsidR="00494DBA" w:rsidP="00494DBA" w:rsidRDefault="00494DBA" w14:paraId="5B77CDEA" w14:textId="77777777">
            <w:pPr>
              <w:autoSpaceDE w:val="0"/>
              <w:autoSpaceDN w:val="0"/>
              <w:adjustRightInd w:val="0"/>
              <w:spacing w:before="60" w:after="60"/>
              <w:rPr>
                <w:rFonts w:asciiTheme="minorHAnsi" w:hAnsiTheme="minorHAnsi" w:cstheme="minorHAnsi"/>
                <w:sz w:val="22"/>
              </w:rPr>
            </w:pPr>
          </w:p>
        </w:tc>
      </w:tr>
    </w:tbl>
    <w:p w:rsidR="6C43DC56" w:rsidRDefault="6C43DC56" w14:paraId="008F500D" w14:textId="5BF3F0F2"/>
    <w:p w:rsidRPr="00183678" w:rsidR="00AC26E2" w:rsidRDefault="00804189" w14:paraId="51A5ABE1" w14:textId="77777777">
      <w:pPr>
        <w:rPr>
          <w:rFonts w:asciiTheme="minorHAnsi" w:hAnsiTheme="minorHAnsi" w:cstheme="minorHAnsi"/>
        </w:rPr>
      </w:pPr>
      <w:r w:rsidRPr="00183678">
        <w:rPr>
          <w:rFonts w:asciiTheme="minorHAnsi" w:hAnsiTheme="minorHAnsi" w:cstheme="minorHAnsi"/>
        </w:rPr>
        <w:br w:type="page"/>
      </w:r>
    </w:p>
    <w:sdt>
      <w:sdtPr>
        <w:id w:val="-1704866685"/>
        <w:docPartObj>
          <w:docPartGallery w:val="Table of Contents"/>
          <w:docPartUnique/>
        </w:docPartObj>
        <w:rPr>
          <w:rFonts w:ascii="Calibri" w:hAnsi="Calibri" w:eastAsia="Calibri" w:cs="Arial" w:asciiTheme="minorAscii" w:hAnsiTheme="minorAscii" w:cstheme="minorBidi"/>
          <w:color w:val="auto"/>
          <w:sz w:val="24"/>
          <w:szCs w:val="24"/>
          <w:lang w:val="it-IT"/>
        </w:rPr>
      </w:sdtPr>
      <w:sdtEndPr>
        <w:rPr>
          <w:rFonts w:ascii="Calibri" w:hAnsi="Calibri" w:eastAsia="Times New Roman" w:cs="Arial" w:asciiTheme="minorAscii" w:hAnsiTheme="minorAscii" w:cstheme="minorBidi"/>
          <w:color w:val="auto"/>
          <w:sz w:val="22"/>
          <w:szCs w:val="22"/>
          <w:lang w:val="it-IT"/>
        </w:rPr>
      </w:sdtEndPr>
      <w:sdtContent>
        <w:sdt>
          <w:sdtPr>
            <w:id w:val="-401147475"/>
            <w:docPartObj>
              <w:docPartGallery w:val="Table of Contents"/>
              <w:docPartUnique/>
            </w:docPartObj>
            <w:rPr>
              <w:rFonts w:ascii="Calibri" w:hAnsi="Calibri" w:eastAsia="Calibri" w:cs="Arial" w:asciiTheme="minorAscii" w:hAnsiTheme="minorAscii" w:cstheme="minorBidi"/>
              <w:color w:val="auto"/>
              <w:sz w:val="24"/>
              <w:szCs w:val="24"/>
              <w:lang w:val="it-IT"/>
            </w:rPr>
          </w:sdtPr>
          <w:sdtEndPr>
            <w:rPr>
              <w:rFonts w:ascii="Calibri" w:hAnsi="Calibri" w:eastAsia="Times New Roman" w:cs="Arial" w:asciiTheme="minorAscii" w:hAnsiTheme="minorAscii" w:cstheme="minorBidi"/>
              <w:color w:val="auto"/>
              <w:sz w:val="22"/>
              <w:szCs w:val="22"/>
              <w:lang w:val="it-IT"/>
            </w:rPr>
          </w:sdtEndPr>
          <w:sdtContent>
            <w:p w:rsidRPr="00183678" w:rsidR="008553D1" w:rsidP="008553D1" w:rsidRDefault="008553D1" w14:paraId="5BBFB2D3" w14:textId="77777777">
              <w:pPr>
                <w:pStyle w:val="TOCHeading"/>
                <w:tabs>
                  <w:tab w:val="left" w:pos="2568"/>
                </w:tabs>
                <w:spacing w:after="240"/>
                <w:rPr>
                  <w:rFonts w:asciiTheme="minorHAnsi" w:hAnsiTheme="minorHAnsi" w:cstheme="minorHAnsi"/>
                  <w:b/>
                  <w:color w:val="auto"/>
                  <w:sz w:val="28"/>
                </w:rPr>
              </w:pPr>
              <w:r w:rsidRPr="00183678">
                <w:rPr>
                  <w:rFonts w:asciiTheme="minorHAnsi" w:hAnsiTheme="minorHAnsi" w:cstheme="minorHAnsi"/>
                  <w:b/>
                  <w:color w:val="auto"/>
                  <w:sz w:val="28"/>
                </w:rPr>
                <w:t>I</w:t>
              </w:r>
              <w:r w:rsidRPr="00183678">
                <w:rPr>
                  <w:rFonts w:asciiTheme="minorHAnsi" w:hAnsiTheme="minorHAnsi" w:cstheme="minorHAnsi"/>
                  <w:b/>
                  <w:color w:val="auto"/>
                  <w:sz w:val="24"/>
                </w:rPr>
                <w:t>NDICE</w:t>
              </w:r>
              <w:r w:rsidRPr="00183678">
                <w:rPr>
                  <w:rFonts w:asciiTheme="minorHAnsi" w:hAnsiTheme="minorHAnsi" w:cstheme="minorHAnsi"/>
                  <w:b/>
                  <w:color w:val="auto"/>
                  <w:sz w:val="24"/>
                </w:rPr>
                <w:tab/>
              </w:r>
            </w:p>
            <w:p w:rsidR="00820F85" w:rsidRDefault="008553D1" w14:paraId="5E85E19C" w14:textId="7D6B9762">
              <w:pPr>
                <w:pStyle w:val="TOC1"/>
                <w:rPr>
                  <w:rFonts w:asciiTheme="minorHAnsi" w:hAnsiTheme="minorHAnsi" w:eastAsiaTheme="minorEastAsia" w:cstheme="minorBidi"/>
                  <w:b w:val="0"/>
                  <w:bCs w:val="0"/>
                  <w:caps w:val="0"/>
                  <w:noProof/>
                  <w:kern w:val="2"/>
                  <w:lang w:val="en-US" w:eastAsia="en-US"/>
                  <w14:ligatures w14:val="standardContextual"/>
                </w:rPr>
              </w:pPr>
              <w:r w:rsidRPr="00183678">
                <w:rPr>
                  <w:rFonts w:asciiTheme="minorHAnsi" w:hAnsiTheme="minorHAnsi" w:cstheme="minorHAnsi"/>
                  <w:szCs w:val="22"/>
                </w:rPr>
                <w:fldChar w:fldCharType="begin"/>
              </w:r>
              <w:r w:rsidRPr="00183678">
                <w:rPr>
                  <w:rFonts w:asciiTheme="minorHAnsi" w:hAnsiTheme="minorHAnsi" w:cstheme="minorHAnsi"/>
                  <w:szCs w:val="22"/>
                </w:rPr>
                <w:instrText xml:space="preserve"> TOC \o "1-</w:instrText>
              </w:r>
              <w:r w:rsidRPr="00183678" w:rsidR="002348C4">
                <w:rPr>
                  <w:rFonts w:asciiTheme="minorHAnsi" w:hAnsiTheme="minorHAnsi" w:cstheme="minorHAnsi"/>
                  <w:szCs w:val="22"/>
                </w:rPr>
                <w:instrText>4</w:instrText>
              </w:r>
              <w:r w:rsidRPr="00183678">
                <w:rPr>
                  <w:rFonts w:asciiTheme="minorHAnsi" w:hAnsiTheme="minorHAnsi" w:cstheme="minorHAnsi"/>
                  <w:szCs w:val="22"/>
                </w:rPr>
                <w:instrText xml:space="preserve">" \h \z \u </w:instrText>
              </w:r>
              <w:r w:rsidRPr="00183678">
                <w:rPr>
                  <w:rFonts w:asciiTheme="minorHAnsi" w:hAnsiTheme="minorHAnsi" w:cstheme="minorHAnsi"/>
                  <w:szCs w:val="22"/>
                </w:rPr>
                <w:fldChar w:fldCharType="separate"/>
              </w:r>
              <w:hyperlink w:history="1" w:anchor="_Toc222417239">
                <w:r w:rsidRPr="003A2C81" w:rsidR="00820F85">
                  <w:rPr>
                    <w:rStyle w:val="Hyperlink"/>
                    <w:noProof/>
                  </w:rPr>
                  <w:t>1.</w:t>
                </w:r>
                <w:r w:rsidR="00820F85">
                  <w:rPr>
                    <w:rFonts w:asciiTheme="minorHAnsi" w:hAnsiTheme="minorHAnsi" w:eastAsiaTheme="minorEastAsia" w:cstheme="minorBidi"/>
                    <w:b w:val="0"/>
                    <w:bCs w:val="0"/>
                    <w:caps w:val="0"/>
                    <w:noProof/>
                    <w:kern w:val="2"/>
                    <w:lang w:val="en-US" w:eastAsia="en-US"/>
                    <w14:ligatures w14:val="standardContextual"/>
                  </w:rPr>
                  <w:tab/>
                </w:r>
                <w:r w:rsidRPr="003A2C81" w:rsidR="00820F85">
                  <w:rPr>
                    <w:rStyle w:val="Hyperlink"/>
                    <w:noProof/>
                  </w:rPr>
                  <w:t>Scopo del documento</w:t>
                </w:r>
                <w:r w:rsidR="00820F85">
                  <w:rPr>
                    <w:noProof/>
                    <w:webHidden/>
                  </w:rPr>
                  <w:tab/>
                </w:r>
                <w:r w:rsidR="00820F85">
                  <w:rPr>
                    <w:noProof/>
                    <w:webHidden/>
                  </w:rPr>
                  <w:fldChar w:fldCharType="begin"/>
                </w:r>
                <w:r w:rsidR="00820F85">
                  <w:rPr>
                    <w:noProof/>
                    <w:webHidden/>
                  </w:rPr>
                  <w:instrText xml:space="preserve"> PAGEREF _Toc222417239 \h </w:instrText>
                </w:r>
                <w:r w:rsidR="00820F85">
                  <w:rPr>
                    <w:noProof/>
                    <w:webHidden/>
                  </w:rPr>
                </w:r>
                <w:r w:rsidR="00820F85">
                  <w:rPr>
                    <w:noProof/>
                    <w:webHidden/>
                  </w:rPr>
                  <w:fldChar w:fldCharType="separate"/>
                </w:r>
                <w:r w:rsidR="00820F85">
                  <w:rPr>
                    <w:noProof/>
                    <w:webHidden/>
                  </w:rPr>
                  <w:t>12</w:t>
                </w:r>
                <w:r w:rsidR="00820F85">
                  <w:rPr>
                    <w:noProof/>
                    <w:webHidden/>
                  </w:rPr>
                  <w:fldChar w:fldCharType="end"/>
                </w:r>
              </w:hyperlink>
            </w:p>
            <w:p w:rsidR="00820F85" w:rsidRDefault="00820F85" w14:paraId="512CFB08" w14:textId="1E3A946A">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40">
                <w:r w:rsidRPr="003A2C81">
                  <w:rPr>
                    <w:rStyle w:val="Hyperlink"/>
                    <w:noProof/>
                  </w:rPr>
                  <w:t>1.1.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Glossario</w:t>
                </w:r>
                <w:r>
                  <w:rPr>
                    <w:noProof/>
                    <w:webHidden/>
                  </w:rPr>
                  <w:tab/>
                </w:r>
                <w:r>
                  <w:rPr>
                    <w:noProof/>
                    <w:webHidden/>
                  </w:rPr>
                  <w:fldChar w:fldCharType="begin"/>
                </w:r>
                <w:r>
                  <w:rPr>
                    <w:noProof/>
                    <w:webHidden/>
                  </w:rPr>
                  <w:instrText xml:space="preserve"> PAGEREF _Toc222417240 \h </w:instrText>
                </w:r>
                <w:r>
                  <w:rPr>
                    <w:noProof/>
                    <w:webHidden/>
                  </w:rPr>
                </w:r>
                <w:r>
                  <w:rPr>
                    <w:noProof/>
                    <w:webHidden/>
                  </w:rPr>
                  <w:fldChar w:fldCharType="separate"/>
                </w:r>
                <w:r>
                  <w:rPr>
                    <w:noProof/>
                    <w:webHidden/>
                  </w:rPr>
                  <w:t>12</w:t>
                </w:r>
                <w:r>
                  <w:rPr>
                    <w:noProof/>
                    <w:webHidden/>
                  </w:rPr>
                  <w:fldChar w:fldCharType="end"/>
                </w:r>
              </w:hyperlink>
            </w:p>
            <w:p w:rsidR="00820F85" w:rsidRDefault="00820F85" w14:paraId="45A7482F" w14:textId="1C30F07C">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41">
                <w:r w:rsidRPr="003A2C81">
                  <w:rPr>
                    <w:rStyle w:val="Hyperlink"/>
                    <w:noProof/>
                  </w:rPr>
                  <w:t>1.2.</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Riferimenti</w:t>
                </w:r>
                <w:r>
                  <w:rPr>
                    <w:noProof/>
                    <w:webHidden/>
                  </w:rPr>
                  <w:tab/>
                </w:r>
                <w:r>
                  <w:rPr>
                    <w:noProof/>
                    <w:webHidden/>
                  </w:rPr>
                  <w:fldChar w:fldCharType="begin"/>
                </w:r>
                <w:r>
                  <w:rPr>
                    <w:noProof/>
                    <w:webHidden/>
                  </w:rPr>
                  <w:instrText xml:space="preserve"> PAGEREF _Toc222417241 \h </w:instrText>
                </w:r>
                <w:r>
                  <w:rPr>
                    <w:noProof/>
                    <w:webHidden/>
                  </w:rPr>
                </w:r>
                <w:r>
                  <w:rPr>
                    <w:noProof/>
                    <w:webHidden/>
                  </w:rPr>
                  <w:fldChar w:fldCharType="separate"/>
                </w:r>
                <w:r>
                  <w:rPr>
                    <w:noProof/>
                    <w:webHidden/>
                  </w:rPr>
                  <w:t>12</w:t>
                </w:r>
                <w:r>
                  <w:rPr>
                    <w:noProof/>
                    <w:webHidden/>
                  </w:rPr>
                  <w:fldChar w:fldCharType="end"/>
                </w:r>
              </w:hyperlink>
            </w:p>
            <w:p w:rsidR="00820F85" w:rsidRDefault="00820F85" w14:paraId="3D890A97" w14:textId="714E35DF">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242">
                <w:r w:rsidRPr="003A2C81">
                  <w:rPr>
                    <w:rStyle w:val="Hyperlink"/>
                    <w:noProof/>
                  </w:rPr>
                  <w:t>2.</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rFonts w:cstheme="minorHAnsi"/>
                    <w:noProof/>
                  </w:rPr>
                  <w:t>Contesto di riferimento</w:t>
                </w:r>
                <w:r>
                  <w:rPr>
                    <w:noProof/>
                    <w:webHidden/>
                  </w:rPr>
                  <w:tab/>
                </w:r>
                <w:r>
                  <w:rPr>
                    <w:noProof/>
                    <w:webHidden/>
                  </w:rPr>
                  <w:fldChar w:fldCharType="begin"/>
                </w:r>
                <w:r>
                  <w:rPr>
                    <w:noProof/>
                    <w:webHidden/>
                  </w:rPr>
                  <w:instrText xml:space="preserve"> PAGEREF _Toc222417242 \h </w:instrText>
                </w:r>
                <w:r>
                  <w:rPr>
                    <w:noProof/>
                    <w:webHidden/>
                  </w:rPr>
                </w:r>
                <w:r>
                  <w:rPr>
                    <w:noProof/>
                    <w:webHidden/>
                  </w:rPr>
                  <w:fldChar w:fldCharType="separate"/>
                </w:r>
                <w:r>
                  <w:rPr>
                    <w:noProof/>
                    <w:webHidden/>
                  </w:rPr>
                  <w:t>14</w:t>
                </w:r>
                <w:r>
                  <w:rPr>
                    <w:noProof/>
                    <w:webHidden/>
                  </w:rPr>
                  <w:fldChar w:fldCharType="end"/>
                </w:r>
              </w:hyperlink>
            </w:p>
            <w:p w:rsidR="00820F85" w:rsidRDefault="00820F85" w14:paraId="4D6822B0" w14:textId="19B655D6">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243">
                <w:r w:rsidRPr="003A2C81">
                  <w:rPr>
                    <w:rStyle w:val="Hyperlink"/>
                    <w:noProof/>
                  </w:rPr>
                  <w:t>3.</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rFonts w:cstheme="minorHAnsi"/>
                    <w:noProof/>
                  </w:rPr>
                  <w:t>Soluzione Proposta</w:t>
                </w:r>
                <w:r>
                  <w:rPr>
                    <w:noProof/>
                    <w:webHidden/>
                  </w:rPr>
                  <w:tab/>
                </w:r>
                <w:r>
                  <w:rPr>
                    <w:noProof/>
                    <w:webHidden/>
                  </w:rPr>
                  <w:fldChar w:fldCharType="begin"/>
                </w:r>
                <w:r>
                  <w:rPr>
                    <w:noProof/>
                    <w:webHidden/>
                  </w:rPr>
                  <w:instrText xml:space="preserve"> PAGEREF _Toc222417243 \h </w:instrText>
                </w:r>
                <w:r>
                  <w:rPr>
                    <w:noProof/>
                    <w:webHidden/>
                  </w:rPr>
                </w:r>
                <w:r>
                  <w:rPr>
                    <w:noProof/>
                    <w:webHidden/>
                  </w:rPr>
                  <w:fldChar w:fldCharType="separate"/>
                </w:r>
                <w:r>
                  <w:rPr>
                    <w:noProof/>
                    <w:webHidden/>
                  </w:rPr>
                  <w:t>16</w:t>
                </w:r>
                <w:r>
                  <w:rPr>
                    <w:noProof/>
                    <w:webHidden/>
                  </w:rPr>
                  <w:fldChar w:fldCharType="end"/>
                </w:r>
              </w:hyperlink>
            </w:p>
            <w:p w:rsidR="00820F85" w:rsidRDefault="00820F85" w14:paraId="2F079FFE" w14:textId="5904928E">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44">
                <w:r w:rsidRPr="003A2C81">
                  <w:rPr>
                    <w:rStyle w:val="Hyperlink"/>
                    <w:noProof/>
                  </w:rPr>
                  <w:t>3.1.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Tipologie di utenti</w:t>
                </w:r>
                <w:r>
                  <w:rPr>
                    <w:noProof/>
                    <w:webHidden/>
                  </w:rPr>
                  <w:tab/>
                </w:r>
                <w:r>
                  <w:rPr>
                    <w:noProof/>
                    <w:webHidden/>
                  </w:rPr>
                  <w:fldChar w:fldCharType="begin"/>
                </w:r>
                <w:r>
                  <w:rPr>
                    <w:noProof/>
                    <w:webHidden/>
                  </w:rPr>
                  <w:instrText xml:space="preserve"> PAGEREF _Toc222417244 \h </w:instrText>
                </w:r>
                <w:r>
                  <w:rPr>
                    <w:noProof/>
                    <w:webHidden/>
                  </w:rPr>
                </w:r>
                <w:r>
                  <w:rPr>
                    <w:noProof/>
                    <w:webHidden/>
                  </w:rPr>
                  <w:fldChar w:fldCharType="separate"/>
                </w:r>
                <w:r>
                  <w:rPr>
                    <w:noProof/>
                    <w:webHidden/>
                  </w:rPr>
                  <w:t>17</w:t>
                </w:r>
                <w:r>
                  <w:rPr>
                    <w:noProof/>
                    <w:webHidden/>
                  </w:rPr>
                  <w:fldChar w:fldCharType="end"/>
                </w:r>
              </w:hyperlink>
            </w:p>
            <w:p w:rsidR="00820F85" w:rsidRDefault="00820F85" w14:paraId="529195E2" w14:textId="3C959D12">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45">
                <w:r w:rsidRPr="003A2C81">
                  <w:rPr>
                    <w:rStyle w:val="Hyperlink"/>
                    <w:noProof/>
                  </w:rPr>
                  <w:t>3.2.</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Criteri di Riservatezza delle Informazioni</w:t>
                </w:r>
                <w:r>
                  <w:rPr>
                    <w:noProof/>
                    <w:webHidden/>
                  </w:rPr>
                  <w:tab/>
                </w:r>
                <w:r>
                  <w:rPr>
                    <w:noProof/>
                    <w:webHidden/>
                  </w:rPr>
                  <w:fldChar w:fldCharType="begin"/>
                </w:r>
                <w:r>
                  <w:rPr>
                    <w:noProof/>
                    <w:webHidden/>
                  </w:rPr>
                  <w:instrText xml:space="preserve"> PAGEREF _Toc222417245 \h </w:instrText>
                </w:r>
                <w:r>
                  <w:rPr>
                    <w:noProof/>
                    <w:webHidden/>
                  </w:rPr>
                </w:r>
                <w:r>
                  <w:rPr>
                    <w:noProof/>
                    <w:webHidden/>
                  </w:rPr>
                  <w:fldChar w:fldCharType="separate"/>
                </w:r>
                <w:r>
                  <w:rPr>
                    <w:noProof/>
                    <w:webHidden/>
                  </w:rPr>
                  <w:t>18</w:t>
                </w:r>
                <w:r>
                  <w:rPr>
                    <w:noProof/>
                    <w:webHidden/>
                  </w:rPr>
                  <w:fldChar w:fldCharType="end"/>
                </w:r>
              </w:hyperlink>
            </w:p>
            <w:p w:rsidR="00820F85" w:rsidRDefault="00820F85" w14:paraId="362FEB4D" w14:textId="67F03BA6">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46">
                <w:r w:rsidRPr="003A2C81">
                  <w:rPr>
                    <w:rStyle w:val="Hyperlink"/>
                    <w:noProof/>
                  </w:rPr>
                  <w:t>3.3.</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Stakeholder</w:t>
                </w:r>
                <w:r>
                  <w:rPr>
                    <w:noProof/>
                    <w:webHidden/>
                  </w:rPr>
                  <w:tab/>
                </w:r>
                <w:r>
                  <w:rPr>
                    <w:noProof/>
                    <w:webHidden/>
                  </w:rPr>
                  <w:fldChar w:fldCharType="begin"/>
                </w:r>
                <w:r>
                  <w:rPr>
                    <w:noProof/>
                    <w:webHidden/>
                  </w:rPr>
                  <w:instrText xml:space="preserve"> PAGEREF _Toc222417246 \h </w:instrText>
                </w:r>
                <w:r>
                  <w:rPr>
                    <w:noProof/>
                    <w:webHidden/>
                  </w:rPr>
                </w:r>
                <w:r>
                  <w:rPr>
                    <w:noProof/>
                    <w:webHidden/>
                  </w:rPr>
                  <w:fldChar w:fldCharType="separate"/>
                </w:r>
                <w:r>
                  <w:rPr>
                    <w:noProof/>
                    <w:webHidden/>
                  </w:rPr>
                  <w:t>18</w:t>
                </w:r>
                <w:r>
                  <w:rPr>
                    <w:noProof/>
                    <w:webHidden/>
                  </w:rPr>
                  <w:fldChar w:fldCharType="end"/>
                </w:r>
              </w:hyperlink>
            </w:p>
            <w:p w:rsidR="00820F85" w:rsidRDefault="00820F85" w14:paraId="6762A789" w14:textId="12028EE7">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47">
                <w:r w:rsidRPr="003A2C81">
                  <w:rPr>
                    <w:rStyle w:val="Hyperlink"/>
                    <w:noProof/>
                  </w:rPr>
                  <w:t>3.4.</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Vincoli di Progettazione</w:t>
                </w:r>
                <w:r>
                  <w:rPr>
                    <w:noProof/>
                    <w:webHidden/>
                  </w:rPr>
                  <w:tab/>
                </w:r>
                <w:r>
                  <w:rPr>
                    <w:noProof/>
                    <w:webHidden/>
                  </w:rPr>
                  <w:fldChar w:fldCharType="begin"/>
                </w:r>
                <w:r>
                  <w:rPr>
                    <w:noProof/>
                    <w:webHidden/>
                  </w:rPr>
                  <w:instrText xml:space="preserve"> PAGEREF _Toc222417247 \h </w:instrText>
                </w:r>
                <w:r>
                  <w:rPr>
                    <w:noProof/>
                    <w:webHidden/>
                  </w:rPr>
                </w:r>
                <w:r>
                  <w:rPr>
                    <w:noProof/>
                    <w:webHidden/>
                  </w:rPr>
                  <w:fldChar w:fldCharType="separate"/>
                </w:r>
                <w:r>
                  <w:rPr>
                    <w:noProof/>
                    <w:webHidden/>
                  </w:rPr>
                  <w:t>18</w:t>
                </w:r>
                <w:r>
                  <w:rPr>
                    <w:noProof/>
                    <w:webHidden/>
                  </w:rPr>
                  <w:fldChar w:fldCharType="end"/>
                </w:r>
              </w:hyperlink>
            </w:p>
            <w:p w:rsidR="00820F85" w:rsidRDefault="00820F85" w14:paraId="4EC2264F" w14:textId="7CBF019D">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248">
                <w:r w:rsidRPr="003A2C81">
                  <w:rPr>
                    <w:rStyle w:val="Hyperlink"/>
                    <w:noProof/>
                  </w:rPr>
                  <w:t>4.</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rFonts w:cstheme="minorHAnsi"/>
                    <w:noProof/>
                  </w:rPr>
                  <w:t>Ambienti e Strumenti</w:t>
                </w:r>
                <w:r>
                  <w:rPr>
                    <w:noProof/>
                    <w:webHidden/>
                  </w:rPr>
                  <w:tab/>
                </w:r>
                <w:r>
                  <w:rPr>
                    <w:noProof/>
                    <w:webHidden/>
                  </w:rPr>
                  <w:fldChar w:fldCharType="begin"/>
                </w:r>
                <w:r>
                  <w:rPr>
                    <w:noProof/>
                    <w:webHidden/>
                  </w:rPr>
                  <w:instrText xml:space="preserve"> PAGEREF _Toc222417248 \h </w:instrText>
                </w:r>
                <w:r>
                  <w:rPr>
                    <w:noProof/>
                    <w:webHidden/>
                  </w:rPr>
                </w:r>
                <w:r>
                  <w:rPr>
                    <w:noProof/>
                    <w:webHidden/>
                  </w:rPr>
                  <w:fldChar w:fldCharType="separate"/>
                </w:r>
                <w:r>
                  <w:rPr>
                    <w:noProof/>
                    <w:webHidden/>
                  </w:rPr>
                  <w:t>21</w:t>
                </w:r>
                <w:r>
                  <w:rPr>
                    <w:noProof/>
                    <w:webHidden/>
                  </w:rPr>
                  <w:fldChar w:fldCharType="end"/>
                </w:r>
              </w:hyperlink>
            </w:p>
            <w:p w:rsidR="00820F85" w:rsidRDefault="00820F85" w14:paraId="094481FD" w14:textId="19B7B749">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49">
                <w:r w:rsidRPr="003A2C81">
                  <w:rPr>
                    <w:rStyle w:val="Hyperlink"/>
                    <w:noProof/>
                  </w:rPr>
                  <w:t>4.1.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Caratteristiche della Funzione IAM</w:t>
                </w:r>
                <w:r>
                  <w:rPr>
                    <w:noProof/>
                    <w:webHidden/>
                  </w:rPr>
                  <w:tab/>
                </w:r>
                <w:r>
                  <w:rPr>
                    <w:noProof/>
                    <w:webHidden/>
                  </w:rPr>
                  <w:fldChar w:fldCharType="begin"/>
                </w:r>
                <w:r>
                  <w:rPr>
                    <w:noProof/>
                    <w:webHidden/>
                  </w:rPr>
                  <w:instrText xml:space="preserve"> PAGEREF _Toc222417249 \h </w:instrText>
                </w:r>
                <w:r>
                  <w:rPr>
                    <w:noProof/>
                    <w:webHidden/>
                  </w:rPr>
                </w:r>
                <w:r>
                  <w:rPr>
                    <w:noProof/>
                    <w:webHidden/>
                  </w:rPr>
                  <w:fldChar w:fldCharType="separate"/>
                </w:r>
                <w:r>
                  <w:rPr>
                    <w:noProof/>
                    <w:webHidden/>
                  </w:rPr>
                  <w:t>21</w:t>
                </w:r>
                <w:r>
                  <w:rPr>
                    <w:noProof/>
                    <w:webHidden/>
                  </w:rPr>
                  <w:fldChar w:fldCharType="end"/>
                </w:r>
              </w:hyperlink>
            </w:p>
            <w:p w:rsidR="00820F85" w:rsidRDefault="00820F85" w14:paraId="243B7FDC" w14:textId="555CDFE1">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0">
                <w:r w:rsidRPr="003A2C81">
                  <w:rPr>
                    <w:rStyle w:val="Hyperlink"/>
                    <w:noProof/>
                  </w:rPr>
                  <w:t>4.2.</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Caratteristiche della Card</w:t>
                </w:r>
                <w:r>
                  <w:rPr>
                    <w:noProof/>
                    <w:webHidden/>
                  </w:rPr>
                  <w:tab/>
                </w:r>
                <w:r>
                  <w:rPr>
                    <w:noProof/>
                    <w:webHidden/>
                  </w:rPr>
                  <w:fldChar w:fldCharType="begin"/>
                </w:r>
                <w:r>
                  <w:rPr>
                    <w:noProof/>
                    <w:webHidden/>
                  </w:rPr>
                  <w:instrText xml:space="preserve"> PAGEREF _Toc222417250 \h </w:instrText>
                </w:r>
                <w:r>
                  <w:rPr>
                    <w:noProof/>
                    <w:webHidden/>
                  </w:rPr>
                </w:r>
                <w:r>
                  <w:rPr>
                    <w:noProof/>
                    <w:webHidden/>
                  </w:rPr>
                  <w:fldChar w:fldCharType="separate"/>
                </w:r>
                <w:r>
                  <w:rPr>
                    <w:noProof/>
                    <w:webHidden/>
                  </w:rPr>
                  <w:t>21</w:t>
                </w:r>
                <w:r>
                  <w:rPr>
                    <w:noProof/>
                    <w:webHidden/>
                  </w:rPr>
                  <w:fldChar w:fldCharType="end"/>
                </w:r>
              </w:hyperlink>
            </w:p>
            <w:p w:rsidR="00820F85" w:rsidRDefault="00820F85" w14:paraId="19A4D033" w14:textId="5E91875F">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1">
                <w:r w:rsidRPr="003A2C81">
                  <w:rPr>
                    <w:rStyle w:val="Hyperlink"/>
                    <w:noProof/>
                  </w:rPr>
                  <w:t>4.3.</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Database</w:t>
                </w:r>
                <w:r>
                  <w:rPr>
                    <w:noProof/>
                    <w:webHidden/>
                  </w:rPr>
                  <w:tab/>
                </w:r>
                <w:r>
                  <w:rPr>
                    <w:noProof/>
                    <w:webHidden/>
                  </w:rPr>
                  <w:fldChar w:fldCharType="begin"/>
                </w:r>
                <w:r>
                  <w:rPr>
                    <w:noProof/>
                    <w:webHidden/>
                  </w:rPr>
                  <w:instrText xml:space="preserve"> PAGEREF _Toc222417251 \h </w:instrText>
                </w:r>
                <w:r>
                  <w:rPr>
                    <w:noProof/>
                    <w:webHidden/>
                  </w:rPr>
                </w:r>
                <w:r>
                  <w:rPr>
                    <w:noProof/>
                    <w:webHidden/>
                  </w:rPr>
                  <w:fldChar w:fldCharType="separate"/>
                </w:r>
                <w:r>
                  <w:rPr>
                    <w:noProof/>
                    <w:webHidden/>
                  </w:rPr>
                  <w:t>21</w:t>
                </w:r>
                <w:r>
                  <w:rPr>
                    <w:noProof/>
                    <w:webHidden/>
                  </w:rPr>
                  <w:fldChar w:fldCharType="end"/>
                </w:r>
              </w:hyperlink>
            </w:p>
            <w:p w:rsidR="00820F85" w:rsidRDefault="00820F85" w14:paraId="62D3ED9F" w14:textId="6708BE7D">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2">
                <w:r w:rsidRPr="003A2C81">
                  <w:rPr>
                    <w:rStyle w:val="Hyperlink"/>
                    <w:noProof/>
                  </w:rPr>
                  <w:t>4.4.</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Progetto DataStage</w:t>
                </w:r>
                <w:r>
                  <w:rPr>
                    <w:noProof/>
                    <w:webHidden/>
                  </w:rPr>
                  <w:tab/>
                </w:r>
                <w:r>
                  <w:rPr>
                    <w:noProof/>
                    <w:webHidden/>
                  </w:rPr>
                  <w:fldChar w:fldCharType="begin"/>
                </w:r>
                <w:r>
                  <w:rPr>
                    <w:noProof/>
                    <w:webHidden/>
                  </w:rPr>
                  <w:instrText xml:space="preserve"> PAGEREF _Toc222417252 \h </w:instrText>
                </w:r>
                <w:r>
                  <w:rPr>
                    <w:noProof/>
                    <w:webHidden/>
                  </w:rPr>
                </w:r>
                <w:r>
                  <w:rPr>
                    <w:noProof/>
                    <w:webHidden/>
                  </w:rPr>
                  <w:fldChar w:fldCharType="separate"/>
                </w:r>
                <w:r>
                  <w:rPr>
                    <w:noProof/>
                    <w:webHidden/>
                  </w:rPr>
                  <w:t>21</w:t>
                </w:r>
                <w:r>
                  <w:rPr>
                    <w:noProof/>
                    <w:webHidden/>
                  </w:rPr>
                  <w:fldChar w:fldCharType="end"/>
                </w:r>
              </w:hyperlink>
            </w:p>
            <w:p w:rsidR="00820F85" w:rsidRDefault="00820F85" w14:paraId="774FD655" w14:textId="45E9E8B8">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3">
                <w:r w:rsidRPr="003A2C81">
                  <w:rPr>
                    <w:rStyle w:val="Hyperlink"/>
                    <w:noProof/>
                  </w:rPr>
                  <w:t>4.5.</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Progetto DevOps</w:t>
                </w:r>
                <w:r>
                  <w:rPr>
                    <w:noProof/>
                    <w:webHidden/>
                  </w:rPr>
                  <w:tab/>
                </w:r>
                <w:r>
                  <w:rPr>
                    <w:noProof/>
                    <w:webHidden/>
                  </w:rPr>
                  <w:fldChar w:fldCharType="begin"/>
                </w:r>
                <w:r>
                  <w:rPr>
                    <w:noProof/>
                    <w:webHidden/>
                  </w:rPr>
                  <w:instrText xml:space="preserve"> PAGEREF _Toc222417253 \h </w:instrText>
                </w:r>
                <w:r>
                  <w:rPr>
                    <w:noProof/>
                    <w:webHidden/>
                  </w:rPr>
                </w:r>
                <w:r>
                  <w:rPr>
                    <w:noProof/>
                    <w:webHidden/>
                  </w:rPr>
                  <w:fldChar w:fldCharType="separate"/>
                </w:r>
                <w:r>
                  <w:rPr>
                    <w:noProof/>
                    <w:webHidden/>
                  </w:rPr>
                  <w:t>21</w:t>
                </w:r>
                <w:r>
                  <w:rPr>
                    <w:noProof/>
                    <w:webHidden/>
                  </w:rPr>
                  <w:fldChar w:fldCharType="end"/>
                </w:r>
              </w:hyperlink>
            </w:p>
            <w:p w:rsidR="00820F85" w:rsidRDefault="00820F85" w14:paraId="4CDE7875" w14:textId="24889DDD">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4">
                <w:r w:rsidRPr="003A2C81">
                  <w:rPr>
                    <w:rStyle w:val="Hyperlink"/>
                    <w:noProof/>
                  </w:rPr>
                  <w:t>4.6.</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Ambiente Power BI</w:t>
                </w:r>
                <w:r>
                  <w:rPr>
                    <w:noProof/>
                    <w:webHidden/>
                  </w:rPr>
                  <w:tab/>
                </w:r>
                <w:r>
                  <w:rPr>
                    <w:noProof/>
                    <w:webHidden/>
                  </w:rPr>
                  <w:fldChar w:fldCharType="begin"/>
                </w:r>
                <w:r>
                  <w:rPr>
                    <w:noProof/>
                    <w:webHidden/>
                  </w:rPr>
                  <w:instrText xml:space="preserve"> PAGEREF _Toc222417254 \h </w:instrText>
                </w:r>
                <w:r>
                  <w:rPr>
                    <w:noProof/>
                    <w:webHidden/>
                  </w:rPr>
                </w:r>
                <w:r>
                  <w:rPr>
                    <w:noProof/>
                    <w:webHidden/>
                  </w:rPr>
                  <w:fldChar w:fldCharType="separate"/>
                </w:r>
                <w:r>
                  <w:rPr>
                    <w:noProof/>
                    <w:webHidden/>
                  </w:rPr>
                  <w:t>21</w:t>
                </w:r>
                <w:r>
                  <w:rPr>
                    <w:noProof/>
                    <w:webHidden/>
                  </w:rPr>
                  <w:fldChar w:fldCharType="end"/>
                </w:r>
              </w:hyperlink>
            </w:p>
            <w:p w:rsidR="00820F85" w:rsidRDefault="00820F85" w14:paraId="0DC00AD5" w14:textId="76BC141A">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5">
                <w:r w:rsidRPr="003A2C81">
                  <w:rPr>
                    <w:rStyle w:val="Hyperlink"/>
                    <w:noProof/>
                  </w:rPr>
                  <w:t>4.7.</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Configurazioni di sistema</w:t>
                </w:r>
                <w:r>
                  <w:rPr>
                    <w:noProof/>
                    <w:webHidden/>
                  </w:rPr>
                  <w:tab/>
                </w:r>
                <w:r>
                  <w:rPr>
                    <w:noProof/>
                    <w:webHidden/>
                  </w:rPr>
                  <w:fldChar w:fldCharType="begin"/>
                </w:r>
                <w:r>
                  <w:rPr>
                    <w:noProof/>
                    <w:webHidden/>
                  </w:rPr>
                  <w:instrText xml:space="preserve"> PAGEREF _Toc222417255 \h </w:instrText>
                </w:r>
                <w:r>
                  <w:rPr>
                    <w:noProof/>
                    <w:webHidden/>
                  </w:rPr>
                </w:r>
                <w:r>
                  <w:rPr>
                    <w:noProof/>
                    <w:webHidden/>
                  </w:rPr>
                  <w:fldChar w:fldCharType="separate"/>
                </w:r>
                <w:r>
                  <w:rPr>
                    <w:noProof/>
                    <w:webHidden/>
                  </w:rPr>
                  <w:t>22</w:t>
                </w:r>
                <w:r>
                  <w:rPr>
                    <w:noProof/>
                    <w:webHidden/>
                  </w:rPr>
                  <w:fldChar w:fldCharType="end"/>
                </w:r>
              </w:hyperlink>
            </w:p>
            <w:p w:rsidR="00820F85" w:rsidRDefault="00820F85" w14:paraId="1B6C3731" w14:textId="72BF36BC">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6">
                <w:r w:rsidRPr="003A2C81">
                  <w:rPr>
                    <w:rStyle w:val="Hyperlink"/>
                    <w:noProof/>
                  </w:rPr>
                  <w:t>4.8.</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Piano di schedulazione degli aggiornamenti</w:t>
                </w:r>
                <w:r>
                  <w:rPr>
                    <w:noProof/>
                    <w:webHidden/>
                  </w:rPr>
                  <w:tab/>
                </w:r>
                <w:r>
                  <w:rPr>
                    <w:noProof/>
                    <w:webHidden/>
                  </w:rPr>
                  <w:fldChar w:fldCharType="begin"/>
                </w:r>
                <w:r>
                  <w:rPr>
                    <w:noProof/>
                    <w:webHidden/>
                  </w:rPr>
                  <w:instrText xml:space="preserve"> PAGEREF _Toc222417256 \h </w:instrText>
                </w:r>
                <w:r>
                  <w:rPr>
                    <w:noProof/>
                    <w:webHidden/>
                  </w:rPr>
                </w:r>
                <w:r>
                  <w:rPr>
                    <w:noProof/>
                    <w:webHidden/>
                  </w:rPr>
                  <w:fldChar w:fldCharType="separate"/>
                </w:r>
                <w:r>
                  <w:rPr>
                    <w:noProof/>
                    <w:webHidden/>
                  </w:rPr>
                  <w:t>23</w:t>
                </w:r>
                <w:r>
                  <w:rPr>
                    <w:noProof/>
                    <w:webHidden/>
                  </w:rPr>
                  <w:fldChar w:fldCharType="end"/>
                </w:r>
              </w:hyperlink>
            </w:p>
            <w:p w:rsidR="00820F85" w:rsidRDefault="00820F85" w14:paraId="218E13EA" w14:textId="22C78062">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7">
                <w:r w:rsidRPr="003A2C81">
                  <w:rPr>
                    <w:rStyle w:val="Hyperlink"/>
                    <w:noProof/>
                  </w:rPr>
                  <w:t>4.9.</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Piano di ripristino</w:t>
                </w:r>
                <w:r>
                  <w:rPr>
                    <w:noProof/>
                    <w:webHidden/>
                  </w:rPr>
                  <w:tab/>
                </w:r>
                <w:r>
                  <w:rPr>
                    <w:noProof/>
                    <w:webHidden/>
                  </w:rPr>
                  <w:fldChar w:fldCharType="begin"/>
                </w:r>
                <w:r>
                  <w:rPr>
                    <w:noProof/>
                    <w:webHidden/>
                  </w:rPr>
                  <w:instrText xml:space="preserve"> PAGEREF _Toc222417257 \h </w:instrText>
                </w:r>
                <w:r>
                  <w:rPr>
                    <w:noProof/>
                    <w:webHidden/>
                  </w:rPr>
                </w:r>
                <w:r>
                  <w:rPr>
                    <w:noProof/>
                    <w:webHidden/>
                  </w:rPr>
                  <w:fldChar w:fldCharType="separate"/>
                </w:r>
                <w:r>
                  <w:rPr>
                    <w:noProof/>
                    <w:webHidden/>
                  </w:rPr>
                  <w:t>24</w:t>
                </w:r>
                <w:r>
                  <w:rPr>
                    <w:noProof/>
                    <w:webHidden/>
                  </w:rPr>
                  <w:fldChar w:fldCharType="end"/>
                </w:r>
              </w:hyperlink>
            </w:p>
            <w:p w:rsidR="00820F85" w:rsidRDefault="00820F85" w14:paraId="629ECBED" w14:textId="2119B6ED">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258">
                <w:r w:rsidRPr="003A2C81">
                  <w:rPr>
                    <w:rStyle w:val="Hyperlink"/>
                    <w:noProof/>
                  </w:rPr>
                  <w:t>5.</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rFonts w:cstheme="minorHAnsi"/>
                    <w:noProof/>
                  </w:rPr>
                  <w:t>Architettura di riferimento della soluzione</w:t>
                </w:r>
                <w:r>
                  <w:rPr>
                    <w:noProof/>
                    <w:webHidden/>
                  </w:rPr>
                  <w:tab/>
                </w:r>
                <w:r>
                  <w:rPr>
                    <w:noProof/>
                    <w:webHidden/>
                  </w:rPr>
                  <w:fldChar w:fldCharType="begin"/>
                </w:r>
                <w:r>
                  <w:rPr>
                    <w:noProof/>
                    <w:webHidden/>
                  </w:rPr>
                  <w:instrText xml:space="preserve"> PAGEREF _Toc222417258 \h </w:instrText>
                </w:r>
                <w:r>
                  <w:rPr>
                    <w:noProof/>
                    <w:webHidden/>
                  </w:rPr>
                </w:r>
                <w:r>
                  <w:rPr>
                    <w:noProof/>
                    <w:webHidden/>
                  </w:rPr>
                  <w:fldChar w:fldCharType="separate"/>
                </w:r>
                <w:r>
                  <w:rPr>
                    <w:noProof/>
                    <w:webHidden/>
                  </w:rPr>
                  <w:t>25</w:t>
                </w:r>
                <w:r>
                  <w:rPr>
                    <w:noProof/>
                    <w:webHidden/>
                  </w:rPr>
                  <w:fldChar w:fldCharType="end"/>
                </w:r>
              </w:hyperlink>
            </w:p>
            <w:p w:rsidR="00820F85" w:rsidRDefault="00820F85" w14:paraId="01022DBA" w14:textId="67F407D6">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59">
                <w:r w:rsidRPr="003A2C81">
                  <w:rPr>
                    <w:rStyle w:val="Hyperlink"/>
                    <w:noProof/>
                  </w:rPr>
                  <w:t>5.1.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Piano di Adeguamento Ambienti</w:t>
                </w:r>
                <w:r>
                  <w:rPr>
                    <w:noProof/>
                    <w:webHidden/>
                  </w:rPr>
                  <w:tab/>
                </w:r>
                <w:r>
                  <w:rPr>
                    <w:noProof/>
                    <w:webHidden/>
                  </w:rPr>
                  <w:fldChar w:fldCharType="begin"/>
                </w:r>
                <w:r>
                  <w:rPr>
                    <w:noProof/>
                    <w:webHidden/>
                  </w:rPr>
                  <w:instrText xml:space="preserve"> PAGEREF _Toc222417259 \h </w:instrText>
                </w:r>
                <w:r>
                  <w:rPr>
                    <w:noProof/>
                    <w:webHidden/>
                  </w:rPr>
                </w:r>
                <w:r>
                  <w:rPr>
                    <w:noProof/>
                    <w:webHidden/>
                  </w:rPr>
                  <w:fldChar w:fldCharType="separate"/>
                </w:r>
                <w:r>
                  <w:rPr>
                    <w:noProof/>
                    <w:webHidden/>
                  </w:rPr>
                  <w:t>25</w:t>
                </w:r>
                <w:r>
                  <w:rPr>
                    <w:noProof/>
                    <w:webHidden/>
                  </w:rPr>
                  <w:fldChar w:fldCharType="end"/>
                </w:r>
              </w:hyperlink>
            </w:p>
            <w:p w:rsidR="00820F85" w:rsidRDefault="00820F85" w14:paraId="4BA0D7E4" w14:textId="2AF4CBEF">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260">
                <w:r w:rsidRPr="003A2C81">
                  <w:rPr>
                    <w:rStyle w:val="Hyperlink"/>
                    <w:noProof/>
                  </w:rPr>
                  <w:t>6.</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rFonts w:cstheme="minorHAnsi"/>
                    <w:noProof/>
                  </w:rPr>
                  <w:t>Flussi Informativi in uscita</w:t>
                </w:r>
                <w:r>
                  <w:rPr>
                    <w:noProof/>
                    <w:webHidden/>
                  </w:rPr>
                  <w:tab/>
                </w:r>
                <w:r>
                  <w:rPr>
                    <w:noProof/>
                    <w:webHidden/>
                  </w:rPr>
                  <w:fldChar w:fldCharType="begin"/>
                </w:r>
                <w:r>
                  <w:rPr>
                    <w:noProof/>
                    <w:webHidden/>
                  </w:rPr>
                  <w:instrText xml:space="preserve"> PAGEREF _Toc222417260 \h </w:instrText>
                </w:r>
                <w:r>
                  <w:rPr>
                    <w:noProof/>
                    <w:webHidden/>
                  </w:rPr>
                </w:r>
                <w:r>
                  <w:rPr>
                    <w:noProof/>
                    <w:webHidden/>
                  </w:rPr>
                  <w:fldChar w:fldCharType="separate"/>
                </w:r>
                <w:r>
                  <w:rPr>
                    <w:noProof/>
                    <w:webHidden/>
                  </w:rPr>
                  <w:t>26</w:t>
                </w:r>
                <w:r>
                  <w:rPr>
                    <w:noProof/>
                    <w:webHidden/>
                  </w:rPr>
                  <w:fldChar w:fldCharType="end"/>
                </w:r>
              </w:hyperlink>
            </w:p>
            <w:p w:rsidR="00820F85" w:rsidRDefault="00820F85" w14:paraId="74871CD1" w14:textId="1BBB4C1C">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261">
                <w:r w:rsidRPr="003A2C81">
                  <w:rPr>
                    <w:rStyle w:val="Hyperlink"/>
                    <w:noProof/>
                  </w:rPr>
                  <w:t>7.</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rFonts w:cstheme="minorHAnsi"/>
                    <w:noProof/>
                  </w:rPr>
                  <w:t>Modello Dati</w:t>
                </w:r>
                <w:r>
                  <w:rPr>
                    <w:noProof/>
                    <w:webHidden/>
                  </w:rPr>
                  <w:tab/>
                </w:r>
                <w:r>
                  <w:rPr>
                    <w:noProof/>
                    <w:webHidden/>
                  </w:rPr>
                  <w:fldChar w:fldCharType="begin"/>
                </w:r>
                <w:r>
                  <w:rPr>
                    <w:noProof/>
                    <w:webHidden/>
                  </w:rPr>
                  <w:instrText xml:space="preserve"> PAGEREF _Toc222417261 \h </w:instrText>
                </w:r>
                <w:r>
                  <w:rPr>
                    <w:noProof/>
                    <w:webHidden/>
                  </w:rPr>
                </w:r>
                <w:r>
                  <w:rPr>
                    <w:noProof/>
                    <w:webHidden/>
                  </w:rPr>
                  <w:fldChar w:fldCharType="separate"/>
                </w:r>
                <w:r>
                  <w:rPr>
                    <w:noProof/>
                    <w:webHidden/>
                  </w:rPr>
                  <w:t>27</w:t>
                </w:r>
                <w:r>
                  <w:rPr>
                    <w:noProof/>
                    <w:webHidden/>
                  </w:rPr>
                  <w:fldChar w:fldCharType="end"/>
                </w:r>
              </w:hyperlink>
            </w:p>
            <w:p w:rsidR="00820F85" w:rsidRDefault="00820F85" w14:paraId="7E69852B" w14:textId="334F1088">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62">
                <w:r w:rsidRPr="003A2C81">
                  <w:rPr>
                    <w:rStyle w:val="Hyperlink"/>
                    <w:noProof/>
                  </w:rPr>
                  <w:t>7.1.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Schemi del modello dati</w:t>
                </w:r>
                <w:r>
                  <w:rPr>
                    <w:noProof/>
                    <w:webHidden/>
                  </w:rPr>
                  <w:tab/>
                </w:r>
                <w:r>
                  <w:rPr>
                    <w:noProof/>
                    <w:webHidden/>
                  </w:rPr>
                  <w:fldChar w:fldCharType="begin"/>
                </w:r>
                <w:r>
                  <w:rPr>
                    <w:noProof/>
                    <w:webHidden/>
                  </w:rPr>
                  <w:instrText xml:space="preserve"> PAGEREF _Toc222417262 \h </w:instrText>
                </w:r>
                <w:r>
                  <w:rPr>
                    <w:noProof/>
                    <w:webHidden/>
                  </w:rPr>
                </w:r>
                <w:r>
                  <w:rPr>
                    <w:noProof/>
                    <w:webHidden/>
                  </w:rPr>
                  <w:fldChar w:fldCharType="separate"/>
                </w:r>
                <w:r>
                  <w:rPr>
                    <w:noProof/>
                    <w:webHidden/>
                  </w:rPr>
                  <w:t>27</w:t>
                </w:r>
                <w:r>
                  <w:rPr>
                    <w:noProof/>
                    <w:webHidden/>
                  </w:rPr>
                  <w:fldChar w:fldCharType="end"/>
                </w:r>
              </w:hyperlink>
            </w:p>
            <w:p w:rsidR="00820F85" w:rsidRDefault="00820F85" w14:paraId="3126BD94" w14:textId="78AC7126">
              <w:pPr>
                <w:pStyle w:val="TOC3"/>
                <w:rPr>
                  <w:rFonts w:asciiTheme="minorHAnsi" w:hAnsiTheme="minorHAnsi" w:eastAsiaTheme="minorEastAsia" w:cstheme="minorBidi"/>
                  <w:noProof/>
                  <w:kern w:val="2"/>
                  <w:sz w:val="24"/>
                  <w:lang w:val="en-US" w:eastAsia="en-US"/>
                  <w14:ligatures w14:val="standardContextual"/>
                </w:rPr>
              </w:pPr>
              <w:hyperlink w:history="1" w:anchor="_Toc222417263">
                <w:r w:rsidRPr="003A2C81">
                  <w:rPr>
                    <w:rStyle w:val="Hyperlink"/>
                    <w:b/>
                    <w:noProof/>
                  </w:rPr>
                  <w:t>7.1.1.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Schema: Decurtazioni e Recuperi</w:t>
                </w:r>
                <w:r>
                  <w:rPr>
                    <w:noProof/>
                    <w:webHidden/>
                  </w:rPr>
                  <w:tab/>
                </w:r>
                <w:r>
                  <w:rPr>
                    <w:noProof/>
                    <w:webHidden/>
                  </w:rPr>
                  <w:fldChar w:fldCharType="begin"/>
                </w:r>
                <w:r>
                  <w:rPr>
                    <w:noProof/>
                    <w:webHidden/>
                  </w:rPr>
                  <w:instrText xml:space="preserve"> PAGEREF _Toc222417263 \h </w:instrText>
                </w:r>
                <w:r>
                  <w:rPr>
                    <w:noProof/>
                    <w:webHidden/>
                  </w:rPr>
                </w:r>
                <w:r>
                  <w:rPr>
                    <w:noProof/>
                    <w:webHidden/>
                  </w:rPr>
                  <w:fldChar w:fldCharType="separate"/>
                </w:r>
                <w:r>
                  <w:rPr>
                    <w:noProof/>
                    <w:webHidden/>
                  </w:rPr>
                  <w:t>27</w:t>
                </w:r>
                <w:r>
                  <w:rPr>
                    <w:noProof/>
                    <w:webHidden/>
                  </w:rPr>
                  <w:fldChar w:fldCharType="end"/>
                </w:r>
              </w:hyperlink>
            </w:p>
            <w:p w:rsidR="00820F85" w:rsidRDefault="00820F85" w14:paraId="3643B374" w14:textId="12582108">
              <w:pPr>
                <w:pStyle w:val="TOC3"/>
                <w:rPr>
                  <w:rFonts w:asciiTheme="minorHAnsi" w:hAnsiTheme="minorHAnsi" w:eastAsiaTheme="minorEastAsia" w:cstheme="minorBidi"/>
                  <w:noProof/>
                  <w:kern w:val="2"/>
                  <w:sz w:val="24"/>
                  <w:lang w:val="en-US" w:eastAsia="en-US"/>
                  <w14:ligatures w14:val="standardContextual"/>
                </w:rPr>
              </w:pPr>
              <w:hyperlink w:history="1" w:anchor="_Toc222417264">
                <w:r w:rsidRPr="003A2C81">
                  <w:rPr>
                    <w:rStyle w:val="Hyperlink"/>
                    <w:b/>
                    <w:noProof/>
                  </w:rPr>
                  <w:t>7.1.2.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Schema: Log esecuzioni motore</w:t>
                </w:r>
                <w:r>
                  <w:rPr>
                    <w:noProof/>
                    <w:webHidden/>
                  </w:rPr>
                  <w:tab/>
                </w:r>
                <w:r>
                  <w:rPr>
                    <w:noProof/>
                    <w:webHidden/>
                  </w:rPr>
                  <w:fldChar w:fldCharType="begin"/>
                </w:r>
                <w:r>
                  <w:rPr>
                    <w:noProof/>
                    <w:webHidden/>
                  </w:rPr>
                  <w:instrText xml:space="preserve"> PAGEREF _Toc222417264 \h </w:instrText>
                </w:r>
                <w:r>
                  <w:rPr>
                    <w:noProof/>
                    <w:webHidden/>
                  </w:rPr>
                </w:r>
                <w:r>
                  <w:rPr>
                    <w:noProof/>
                    <w:webHidden/>
                  </w:rPr>
                  <w:fldChar w:fldCharType="separate"/>
                </w:r>
                <w:r>
                  <w:rPr>
                    <w:noProof/>
                    <w:webHidden/>
                  </w:rPr>
                  <w:t>27</w:t>
                </w:r>
                <w:r>
                  <w:rPr>
                    <w:noProof/>
                    <w:webHidden/>
                  </w:rPr>
                  <w:fldChar w:fldCharType="end"/>
                </w:r>
              </w:hyperlink>
            </w:p>
            <w:p w:rsidR="00820F85" w:rsidRDefault="00820F85" w14:paraId="5E483711" w14:textId="180B7F0F">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65">
                <w:r w:rsidRPr="003A2C81">
                  <w:rPr>
                    <w:rStyle w:val="Hyperlink"/>
                    <w:noProof/>
                  </w:rPr>
                  <w:t>7.2.</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Oggetti del modello dati</w:t>
                </w:r>
                <w:r>
                  <w:rPr>
                    <w:noProof/>
                    <w:webHidden/>
                  </w:rPr>
                  <w:tab/>
                </w:r>
                <w:r>
                  <w:rPr>
                    <w:noProof/>
                    <w:webHidden/>
                  </w:rPr>
                  <w:fldChar w:fldCharType="begin"/>
                </w:r>
                <w:r>
                  <w:rPr>
                    <w:noProof/>
                    <w:webHidden/>
                  </w:rPr>
                  <w:instrText xml:space="preserve"> PAGEREF _Toc222417265 \h </w:instrText>
                </w:r>
                <w:r>
                  <w:rPr>
                    <w:noProof/>
                    <w:webHidden/>
                  </w:rPr>
                </w:r>
                <w:r>
                  <w:rPr>
                    <w:noProof/>
                    <w:webHidden/>
                  </w:rPr>
                  <w:fldChar w:fldCharType="separate"/>
                </w:r>
                <w:r>
                  <w:rPr>
                    <w:noProof/>
                    <w:webHidden/>
                  </w:rPr>
                  <w:t>27</w:t>
                </w:r>
                <w:r>
                  <w:rPr>
                    <w:noProof/>
                    <w:webHidden/>
                  </w:rPr>
                  <w:fldChar w:fldCharType="end"/>
                </w:r>
              </w:hyperlink>
            </w:p>
            <w:p w:rsidR="00820F85" w:rsidRDefault="00820F85" w14:paraId="13755D6C" w14:textId="4690540E">
              <w:pPr>
                <w:pStyle w:val="TOC3"/>
                <w:rPr>
                  <w:rFonts w:asciiTheme="minorHAnsi" w:hAnsiTheme="minorHAnsi" w:eastAsiaTheme="minorEastAsia" w:cstheme="minorBidi"/>
                  <w:noProof/>
                  <w:kern w:val="2"/>
                  <w:sz w:val="24"/>
                  <w:lang w:val="en-US" w:eastAsia="en-US"/>
                  <w14:ligatures w14:val="standardContextual"/>
                </w:rPr>
              </w:pPr>
              <w:hyperlink w:history="1" w:anchor="_Toc222417266">
                <w:r w:rsidRPr="003A2C81">
                  <w:rPr>
                    <w:rStyle w:val="Hyperlink"/>
                    <w:b/>
                    <w:noProof/>
                  </w:rPr>
                  <w:t>7.2.1.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DEFT_DETTAGLIO_FATTISPECIE_DECURTAZIONE_DAT</w:t>
                </w:r>
                <w:r>
                  <w:rPr>
                    <w:noProof/>
                    <w:webHidden/>
                  </w:rPr>
                  <w:tab/>
                </w:r>
                <w:r>
                  <w:rPr>
                    <w:noProof/>
                    <w:webHidden/>
                  </w:rPr>
                  <w:fldChar w:fldCharType="begin"/>
                </w:r>
                <w:r>
                  <w:rPr>
                    <w:noProof/>
                    <w:webHidden/>
                  </w:rPr>
                  <w:instrText xml:space="preserve"> PAGEREF _Toc222417266 \h </w:instrText>
                </w:r>
                <w:r>
                  <w:rPr>
                    <w:noProof/>
                    <w:webHidden/>
                  </w:rPr>
                </w:r>
                <w:r>
                  <w:rPr>
                    <w:noProof/>
                    <w:webHidden/>
                  </w:rPr>
                  <w:fldChar w:fldCharType="separate"/>
                </w:r>
                <w:r>
                  <w:rPr>
                    <w:noProof/>
                    <w:webHidden/>
                  </w:rPr>
                  <w:t>28</w:t>
                </w:r>
                <w:r>
                  <w:rPr>
                    <w:noProof/>
                    <w:webHidden/>
                  </w:rPr>
                  <w:fldChar w:fldCharType="end"/>
                </w:r>
              </w:hyperlink>
            </w:p>
            <w:p w:rsidR="00820F85" w:rsidRDefault="00820F85" w14:paraId="188DAE56" w14:textId="4756657D">
              <w:pPr>
                <w:pStyle w:val="TOC3"/>
                <w:rPr>
                  <w:rFonts w:asciiTheme="minorHAnsi" w:hAnsiTheme="minorHAnsi" w:eastAsiaTheme="minorEastAsia" w:cstheme="minorBidi"/>
                  <w:noProof/>
                  <w:kern w:val="2"/>
                  <w:sz w:val="24"/>
                  <w:lang w:val="en-US" w:eastAsia="en-US"/>
                  <w14:ligatures w14:val="standardContextual"/>
                </w:rPr>
              </w:pPr>
              <w:hyperlink w:history="1" w:anchor="_Toc222417267">
                <w:r w:rsidRPr="003A2C81">
                  <w:rPr>
                    <w:rStyle w:val="Hyperlink"/>
                    <w:b/>
                    <w:noProof/>
                  </w:rPr>
                  <w:t>7.2.2.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FADE_FATTISPECIE_DECURTAZIONE_REL</w:t>
                </w:r>
                <w:r>
                  <w:rPr>
                    <w:noProof/>
                    <w:webHidden/>
                  </w:rPr>
                  <w:tab/>
                </w:r>
                <w:r>
                  <w:rPr>
                    <w:noProof/>
                    <w:webHidden/>
                  </w:rPr>
                  <w:fldChar w:fldCharType="begin"/>
                </w:r>
                <w:r>
                  <w:rPr>
                    <w:noProof/>
                    <w:webHidden/>
                  </w:rPr>
                  <w:instrText xml:space="preserve"> PAGEREF _Toc222417267 \h </w:instrText>
                </w:r>
                <w:r>
                  <w:rPr>
                    <w:noProof/>
                    <w:webHidden/>
                  </w:rPr>
                </w:r>
                <w:r>
                  <w:rPr>
                    <w:noProof/>
                    <w:webHidden/>
                  </w:rPr>
                  <w:fldChar w:fldCharType="separate"/>
                </w:r>
                <w:r>
                  <w:rPr>
                    <w:noProof/>
                    <w:webHidden/>
                  </w:rPr>
                  <w:t>29</w:t>
                </w:r>
                <w:r>
                  <w:rPr>
                    <w:noProof/>
                    <w:webHidden/>
                  </w:rPr>
                  <w:fldChar w:fldCharType="end"/>
                </w:r>
              </w:hyperlink>
            </w:p>
            <w:p w:rsidR="00820F85" w:rsidRDefault="00820F85" w14:paraId="0E65D244" w14:textId="4A61CA73">
              <w:pPr>
                <w:pStyle w:val="TOC3"/>
                <w:rPr>
                  <w:rFonts w:asciiTheme="minorHAnsi" w:hAnsiTheme="minorHAnsi" w:eastAsiaTheme="minorEastAsia" w:cstheme="minorBidi"/>
                  <w:noProof/>
                  <w:kern w:val="2"/>
                  <w:sz w:val="24"/>
                  <w:lang w:val="en-US" w:eastAsia="en-US"/>
                  <w14:ligatures w14:val="standardContextual"/>
                </w:rPr>
              </w:pPr>
              <w:hyperlink w:history="1" w:anchor="_Toc222417268">
                <w:r w:rsidRPr="003A2C81">
                  <w:rPr>
                    <w:rStyle w:val="Hyperlink"/>
                    <w:b/>
                    <w:noProof/>
                  </w:rPr>
                  <w:t>7.2.3.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MOAN_MOTIVAZIONE_ANNULLAMENTO_TYP</w:t>
                </w:r>
                <w:r>
                  <w:rPr>
                    <w:noProof/>
                    <w:webHidden/>
                  </w:rPr>
                  <w:tab/>
                </w:r>
                <w:r>
                  <w:rPr>
                    <w:noProof/>
                    <w:webHidden/>
                  </w:rPr>
                  <w:fldChar w:fldCharType="begin"/>
                </w:r>
                <w:r>
                  <w:rPr>
                    <w:noProof/>
                    <w:webHidden/>
                  </w:rPr>
                  <w:instrText xml:space="preserve"> PAGEREF _Toc222417268 \h </w:instrText>
                </w:r>
                <w:r>
                  <w:rPr>
                    <w:noProof/>
                    <w:webHidden/>
                  </w:rPr>
                </w:r>
                <w:r>
                  <w:rPr>
                    <w:noProof/>
                    <w:webHidden/>
                  </w:rPr>
                  <w:fldChar w:fldCharType="separate"/>
                </w:r>
                <w:r>
                  <w:rPr>
                    <w:noProof/>
                    <w:webHidden/>
                  </w:rPr>
                  <w:t>29</w:t>
                </w:r>
                <w:r>
                  <w:rPr>
                    <w:noProof/>
                    <w:webHidden/>
                  </w:rPr>
                  <w:fldChar w:fldCharType="end"/>
                </w:r>
              </w:hyperlink>
            </w:p>
            <w:p w:rsidR="00820F85" w:rsidRDefault="00820F85" w14:paraId="734036F1" w14:textId="3C4D4C3C">
              <w:pPr>
                <w:pStyle w:val="TOC3"/>
                <w:rPr>
                  <w:rFonts w:asciiTheme="minorHAnsi" w:hAnsiTheme="minorHAnsi" w:eastAsiaTheme="minorEastAsia" w:cstheme="minorBidi"/>
                  <w:noProof/>
                  <w:kern w:val="2"/>
                  <w:sz w:val="24"/>
                  <w:lang w:val="en-US" w:eastAsia="en-US"/>
                  <w14:ligatures w14:val="standardContextual"/>
                </w:rPr>
              </w:pPr>
              <w:hyperlink w:history="1" w:anchor="_Toc222417269">
                <w:r w:rsidRPr="003A2C81">
                  <w:rPr>
                    <w:rStyle w:val="Hyperlink"/>
                    <w:b/>
                    <w:noProof/>
                  </w:rPr>
                  <w:t>7.2.4.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TIEV_TIPO_EVENTO_TYP</w:t>
                </w:r>
                <w:r>
                  <w:rPr>
                    <w:noProof/>
                    <w:webHidden/>
                  </w:rPr>
                  <w:tab/>
                </w:r>
                <w:r>
                  <w:rPr>
                    <w:noProof/>
                    <w:webHidden/>
                  </w:rPr>
                  <w:fldChar w:fldCharType="begin"/>
                </w:r>
                <w:r>
                  <w:rPr>
                    <w:noProof/>
                    <w:webHidden/>
                  </w:rPr>
                  <w:instrText xml:space="preserve"> PAGEREF _Toc222417269 \h </w:instrText>
                </w:r>
                <w:r>
                  <w:rPr>
                    <w:noProof/>
                    <w:webHidden/>
                  </w:rPr>
                </w:r>
                <w:r>
                  <w:rPr>
                    <w:noProof/>
                    <w:webHidden/>
                  </w:rPr>
                  <w:fldChar w:fldCharType="separate"/>
                </w:r>
                <w:r>
                  <w:rPr>
                    <w:noProof/>
                    <w:webHidden/>
                  </w:rPr>
                  <w:t>30</w:t>
                </w:r>
                <w:r>
                  <w:rPr>
                    <w:noProof/>
                    <w:webHidden/>
                  </w:rPr>
                  <w:fldChar w:fldCharType="end"/>
                </w:r>
              </w:hyperlink>
            </w:p>
            <w:p w:rsidR="00820F85" w:rsidRDefault="00820F85" w14:paraId="0188BD41" w14:textId="4AE28762">
              <w:pPr>
                <w:pStyle w:val="TOC3"/>
                <w:rPr>
                  <w:rFonts w:asciiTheme="minorHAnsi" w:hAnsiTheme="minorHAnsi" w:eastAsiaTheme="minorEastAsia" w:cstheme="minorBidi"/>
                  <w:noProof/>
                  <w:kern w:val="2"/>
                  <w:sz w:val="24"/>
                  <w:lang w:val="en-US" w:eastAsia="en-US"/>
                  <w14:ligatures w14:val="standardContextual"/>
                </w:rPr>
              </w:pPr>
              <w:hyperlink w:history="1" w:anchor="_Toc222417270">
                <w:r w:rsidRPr="003A2C81">
                  <w:rPr>
                    <w:rStyle w:val="Hyperlink"/>
                    <w:b/>
                    <w:noProof/>
                  </w:rPr>
                  <w:t>7.2.5.</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TIAT_TIPO_ATTO_TYP</w:t>
                </w:r>
                <w:r>
                  <w:rPr>
                    <w:noProof/>
                    <w:webHidden/>
                  </w:rPr>
                  <w:tab/>
                </w:r>
                <w:r>
                  <w:rPr>
                    <w:noProof/>
                    <w:webHidden/>
                  </w:rPr>
                  <w:fldChar w:fldCharType="begin"/>
                </w:r>
                <w:r>
                  <w:rPr>
                    <w:noProof/>
                    <w:webHidden/>
                  </w:rPr>
                  <w:instrText xml:space="preserve"> PAGEREF _Toc222417270 \h </w:instrText>
                </w:r>
                <w:r>
                  <w:rPr>
                    <w:noProof/>
                    <w:webHidden/>
                  </w:rPr>
                </w:r>
                <w:r>
                  <w:rPr>
                    <w:noProof/>
                    <w:webHidden/>
                  </w:rPr>
                  <w:fldChar w:fldCharType="separate"/>
                </w:r>
                <w:r>
                  <w:rPr>
                    <w:noProof/>
                    <w:webHidden/>
                  </w:rPr>
                  <w:t>30</w:t>
                </w:r>
                <w:r>
                  <w:rPr>
                    <w:noProof/>
                    <w:webHidden/>
                  </w:rPr>
                  <w:fldChar w:fldCharType="end"/>
                </w:r>
              </w:hyperlink>
            </w:p>
            <w:p w:rsidR="00820F85" w:rsidRDefault="00820F85" w14:paraId="75D12A45" w14:textId="4BE79123">
              <w:pPr>
                <w:pStyle w:val="TOC3"/>
                <w:rPr>
                  <w:rFonts w:asciiTheme="minorHAnsi" w:hAnsiTheme="minorHAnsi" w:eastAsiaTheme="minorEastAsia" w:cstheme="minorBidi"/>
                  <w:noProof/>
                  <w:kern w:val="2"/>
                  <w:sz w:val="24"/>
                  <w:lang w:val="en-US" w:eastAsia="en-US"/>
                  <w14:ligatures w14:val="standardContextual"/>
                </w:rPr>
              </w:pPr>
              <w:hyperlink w:history="1" w:anchor="_Toc222417271">
                <w:r w:rsidRPr="003A2C81">
                  <w:rPr>
                    <w:rStyle w:val="Hyperlink"/>
                    <w:b/>
                    <w:noProof/>
                  </w:rPr>
                  <w:t>7.2.6.</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STDE_STATO_DECURTAZIONE_TYP</w:t>
                </w:r>
                <w:r>
                  <w:rPr>
                    <w:noProof/>
                    <w:webHidden/>
                  </w:rPr>
                  <w:tab/>
                </w:r>
                <w:r>
                  <w:rPr>
                    <w:noProof/>
                    <w:webHidden/>
                  </w:rPr>
                  <w:fldChar w:fldCharType="begin"/>
                </w:r>
                <w:r>
                  <w:rPr>
                    <w:noProof/>
                    <w:webHidden/>
                  </w:rPr>
                  <w:instrText xml:space="preserve"> PAGEREF _Toc222417271 \h </w:instrText>
                </w:r>
                <w:r>
                  <w:rPr>
                    <w:noProof/>
                    <w:webHidden/>
                  </w:rPr>
                </w:r>
                <w:r>
                  <w:rPr>
                    <w:noProof/>
                    <w:webHidden/>
                  </w:rPr>
                  <w:fldChar w:fldCharType="separate"/>
                </w:r>
                <w:r>
                  <w:rPr>
                    <w:noProof/>
                    <w:webHidden/>
                  </w:rPr>
                  <w:t>30</w:t>
                </w:r>
                <w:r>
                  <w:rPr>
                    <w:noProof/>
                    <w:webHidden/>
                  </w:rPr>
                  <w:fldChar w:fldCharType="end"/>
                </w:r>
              </w:hyperlink>
            </w:p>
            <w:p w:rsidR="00820F85" w:rsidRDefault="00820F85" w14:paraId="744F9A17" w14:textId="5FE31615">
              <w:pPr>
                <w:pStyle w:val="TOC3"/>
                <w:rPr>
                  <w:rFonts w:asciiTheme="minorHAnsi" w:hAnsiTheme="minorHAnsi" w:eastAsiaTheme="minorEastAsia" w:cstheme="minorBidi"/>
                  <w:noProof/>
                  <w:kern w:val="2"/>
                  <w:sz w:val="24"/>
                  <w:lang w:val="en-US" w:eastAsia="en-US"/>
                  <w14:ligatures w14:val="standardContextual"/>
                </w:rPr>
              </w:pPr>
              <w:hyperlink w:history="1" w:anchor="_Toc222417272">
                <w:r w:rsidRPr="003A2C81">
                  <w:rPr>
                    <w:rStyle w:val="Hyperlink"/>
                    <w:b/>
                    <w:noProof/>
                  </w:rPr>
                  <w:t>7.2.7.</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DECU_DECURTAZIONE_PAC_DAT</w:t>
                </w:r>
                <w:r>
                  <w:rPr>
                    <w:noProof/>
                    <w:webHidden/>
                  </w:rPr>
                  <w:tab/>
                </w:r>
                <w:r>
                  <w:rPr>
                    <w:noProof/>
                    <w:webHidden/>
                  </w:rPr>
                  <w:fldChar w:fldCharType="begin"/>
                </w:r>
                <w:r>
                  <w:rPr>
                    <w:noProof/>
                    <w:webHidden/>
                  </w:rPr>
                  <w:instrText xml:space="preserve"> PAGEREF _Toc222417272 \h </w:instrText>
                </w:r>
                <w:r>
                  <w:rPr>
                    <w:noProof/>
                    <w:webHidden/>
                  </w:rPr>
                </w:r>
                <w:r>
                  <w:rPr>
                    <w:noProof/>
                    <w:webHidden/>
                  </w:rPr>
                  <w:fldChar w:fldCharType="separate"/>
                </w:r>
                <w:r>
                  <w:rPr>
                    <w:noProof/>
                    <w:webHidden/>
                  </w:rPr>
                  <w:t>30</w:t>
                </w:r>
                <w:r>
                  <w:rPr>
                    <w:noProof/>
                    <w:webHidden/>
                  </w:rPr>
                  <w:fldChar w:fldCharType="end"/>
                </w:r>
              </w:hyperlink>
            </w:p>
            <w:p w:rsidR="00820F85" w:rsidRDefault="00820F85" w14:paraId="2CD767DB" w14:textId="2BA5E702">
              <w:pPr>
                <w:pStyle w:val="TOC3"/>
                <w:rPr>
                  <w:rFonts w:asciiTheme="minorHAnsi" w:hAnsiTheme="minorHAnsi" w:eastAsiaTheme="minorEastAsia" w:cstheme="minorBidi"/>
                  <w:noProof/>
                  <w:kern w:val="2"/>
                  <w:sz w:val="24"/>
                  <w:lang w:val="en-US" w:eastAsia="en-US"/>
                  <w14:ligatures w14:val="standardContextual"/>
                </w:rPr>
              </w:pPr>
              <w:hyperlink w:history="1" w:anchor="_Toc222417273">
                <w:r w:rsidRPr="003A2C81">
                  <w:rPr>
                    <w:rStyle w:val="Hyperlink"/>
                    <w:b/>
                    <w:noProof/>
                  </w:rPr>
                  <w:t>7.2.8.</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ENTE_RESPONSABILE_DECURTAZIONE_ANA</w:t>
                </w:r>
                <w:r>
                  <w:rPr>
                    <w:noProof/>
                    <w:webHidden/>
                  </w:rPr>
                  <w:tab/>
                </w:r>
                <w:r>
                  <w:rPr>
                    <w:noProof/>
                    <w:webHidden/>
                  </w:rPr>
                  <w:fldChar w:fldCharType="begin"/>
                </w:r>
                <w:r>
                  <w:rPr>
                    <w:noProof/>
                    <w:webHidden/>
                  </w:rPr>
                  <w:instrText xml:space="preserve"> PAGEREF _Toc222417273 \h </w:instrText>
                </w:r>
                <w:r>
                  <w:rPr>
                    <w:noProof/>
                    <w:webHidden/>
                  </w:rPr>
                </w:r>
                <w:r>
                  <w:rPr>
                    <w:noProof/>
                    <w:webHidden/>
                  </w:rPr>
                  <w:fldChar w:fldCharType="separate"/>
                </w:r>
                <w:r>
                  <w:rPr>
                    <w:noProof/>
                    <w:webHidden/>
                  </w:rPr>
                  <w:t>31</w:t>
                </w:r>
                <w:r>
                  <w:rPr>
                    <w:noProof/>
                    <w:webHidden/>
                  </w:rPr>
                  <w:fldChar w:fldCharType="end"/>
                </w:r>
              </w:hyperlink>
            </w:p>
            <w:p w:rsidR="00820F85" w:rsidRDefault="00820F85" w14:paraId="5EB80E01" w14:textId="7866E6DE">
              <w:pPr>
                <w:pStyle w:val="TOC3"/>
                <w:rPr>
                  <w:rFonts w:asciiTheme="minorHAnsi" w:hAnsiTheme="minorHAnsi" w:eastAsiaTheme="minorEastAsia" w:cstheme="minorBidi"/>
                  <w:noProof/>
                  <w:kern w:val="2"/>
                  <w:sz w:val="24"/>
                  <w:lang w:val="en-US" w:eastAsia="en-US"/>
                  <w14:ligatures w14:val="standardContextual"/>
                </w:rPr>
              </w:pPr>
              <w:hyperlink w:history="1" w:anchor="_Toc222417274">
                <w:r w:rsidRPr="003A2C81">
                  <w:rPr>
                    <w:rStyle w:val="Hyperlink"/>
                    <w:b/>
                    <w:noProof/>
                  </w:rPr>
                  <w:t>7.2.9.</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FAIL_FATTISPECIE_ILLECITO_CNF</w:t>
                </w:r>
                <w:r>
                  <w:rPr>
                    <w:noProof/>
                    <w:webHidden/>
                  </w:rPr>
                  <w:tab/>
                </w:r>
                <w:r>
                  <w:rPr>
                    <w:noProof/>
                    <w:webHidden/>
                  </w:rPr>
                  <w:fldChar w:fldCharType="begin"/>
                </w:r>
                <w:r>
                  <w:rPr>
                    <w:noProof/>
                    <w:webHidden/>
                  </w:rPr>
                  <w:instrText xml:space="preserve"> PAGEREF _Toc222417274 \h </w:instrText>
                </w:r>
                <w:r>
                  <w:rPr>
                    <w:noProof/>
                    <w:webHidden/>
                  </w:rPr>
                </w:r>
                <w:r>
                  <w:rPr>
                    <w:noProof/>
                    <w:webHidden/>
                  </w:rPr>
                  <w:fldChar w:fldCharType="separate"/>
                </w:r>
                <w:r>
                  <w:rPr>
                    <w:noProof/>
                    <w:webHidden/>
                  </w:rPr>
                  <w:t>32</w:t>
                </w:r>
                <w:r>
                  <w:rPr>
                    <w:noProof/>
                    <w:webHidden/>
                  </w:rPr>
                  <w:fldChar w:fldCharType="end"/>
                </w:r>
              </w:hyperlink>
            </w:p>
            <w:p w:rsidR="00820F85" w:rsidRDefault="00820F85" w14:paraId="55FE2736" w14:textId="72879421">
              <w:pPr>
                <w:pStyle w:val="TOC3"/>
                <w:rPr>
                  <w:rFonts w:asciiTheme="minorHAnsi" w:hAnsiTheme="minorHAnsi" w:eastAsiaTheme="minorEastAsia" w:cstheme="minorBidi"/>
                  <w:noProof/>
                  <w:kern w:val="2"/>
                  <w:sz w:val="24"/>
                  <w:lang w:val="en-US" w:eastAsia="en-US"/>
                  <w14:ligatures w14:val="standardContextual"/>
                </w:rPr>
              </w:pPr>
              <w:hyperlink w:history="1" w:anchor="_Toc222417275">
                <w:r w:rsidRPr="003A2C81">
                  <w:rPr>
                    <w:rStyle w:val="Hyperlink"/>
                    <w:b/>
                    <w:noProof/>
                  </w:rPr>
                  <w:t>7.2.10.</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FATT_FATTISPECIE_ANA</w:t>
                </w:r>
                <w:r>
                  <w:rPr>
                    <w:noProof/>
                    <w:webHidden/>
                  </w:rPr>
                  <w:tab/>
                </w:r>
                <w:r>
                  <w:rPr>
                    <w:noProof/>
                    <w:webHidden/>
                  </w:rPr>
                  <w:fldChar w:fldCharType="begin"/>
                </w:r>
                <w:r>
                  <w:rPr>
                    <w:noProof/>
                    <w:webHidden/>
                  </w:rPr>
                  <w:instrText xml:space="preserve"> PAGEREF _Toc222417275 \h </w:instrText>
                </w:r>
                <w:r>
                  <w:rPr>
                    <w:noProof/>
                    <w:webHidden/>
                  </w:rPr>
                </w:r>
                <w:r>
                  <w:rPr>
                    <w:noProof/>
                    <w:webHidden/>
                  </w:rPr>
                  <w:fldChar w:fldCharType="separate"/>
                </w:r>
                <w:r>
                  <w:rPr>
                    <w:noProof/>
                    <w:webHidden/>
                  </w:rPr>
                  <w:t>32</w:t>
                </w:r>
                <w:r>
                  <w:rPr>
                    <w:noProof/>
                    <w:webHidden/>
                  </w:rPr>
                  <w:fldChar w:fldCharType="end"/>
                </w:r>
              </w:hyperlink>
            </w:p>
            <w:p w:rsidR="00820F85" w:rsidRDefault="00820F85" w14:paraId="12331D35" w14:textId="0BF71F12">
              <w:pPr>
                <w:pStyle w:val="TOC3"/>
                <w:rPr>
                  <w:rFonts w:asciiTheme="minorHAnsi" w:hAnsiTheme="minorHAnsi" w:eastAsiaTheme="minorEastAsia" w:cstheme="minorBidi"/>
                  <w:noProof/>
                  <w:kern w:val="2"/>
                  <w:sz w:val="24"/>
                  <w:lang w:val="en-US" w:eastAsia="en-US"/>
                  <w14:ligatures w14:val="standardContextual"/>
                </w:rPr>
              </w:pPr>
              <w:hyperlink w:history="1" w:anchor="_Toc222417276">
                <w:r w:rsidRPr="003A2C81">
                  <w:rPr>
                    <w:rStyle w:val="Hyperlink"/>
                    <w:b/>
                    <w:noProof/>
                  </w:rPr>
                  <w:t>7.2.11.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LCJL_LICENSE_CREDIT_JSON_LOG</w:t>
                </w:r>
                <w:r>
                  <w:rPr>
                    <w:noProof/>
                    <w:webHidden/>
                  </w:rPr>
                  <w:tab/>
                </w:r>
                <w:r>
                  <w:rPr>
                    <w:noProof/>
                    <w:webHidden/>
                  </w:rPr>
                  <w:fldChar w:fldCharType="begin"/>
                </w:r>
                <w:r>
                  <w:rPr>
                    <w:noProof/>
                    <w:webHidden/>
                  </w:rPr>
                  <w:instrText xml:space="preserve"> PAGEREF _Toc222417276 \h </w:instrText>
                </w:r>
                <w:r>
                  <w:rPr>
                    <w:noProof/>
                    <w:webHidden/>
                  </w:rPr>
                </w:r>
                <w:r>
                  <w:rPr>
                    <w:noProof/>
                    <w:webHidden/>
                  </w:rPr>
                  <w:fldChar w:fldCharType="separate"/>
                </w:r>
                <w:r>
                  <w:rPr>
                    <w:noProof/>
                    <w:webHidden/>
                  </w:rPr>
                  <w:t>33</w:t>
                </w:r>
                <w:r>
                  <w:rPr>
                    <w:noProof/>
                    <w:webHidden/>
                  </w:rPr>
                  <w:fldChar w:fldCharType="end"/>
                </w:r>
              </w:hyperlink>
            </w:p>
            <w:p w:rsidR="00820F85" w:rsidRDefault="00820F85" w14:paraId="4DF444E2" w14:textId="30BC6FBD">
              <w:pPr>
                <w:pStyle w:val="TOC3"/>
                <w:rPr>
                  <w:rFonts w:asciiTheme="minorHAnsi" w:hAnsiTheme="minorHAnsi" w:eastAsiaTheme="minorEastAsia" w:cstheme="minorBidi"/>
                  <w:noProof/>
                  <w:kern w:val="2"/>
                  <w:sz w:val="24"/>
                  <w:lang w:val="en-US" w:eastAsia="en-US"/>
                  <w14:ligatures w14:val="standardContextual"/>
                </w:rPr>
              </w:pPr>
              <w:hyperlink w:history="1" w:anchor="_Toc222417277">
                <w:r w:rsidRPr="003A2C81">
                  <w:rPr>
                    <w:rStyle w:val="Hyperlink"/>
                    <w:b/>
                    <w:noProof/>
                  </w:rPr>
                  <w:t>7.2.12.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LCEL_LICENSE_CREDIT_ENGINE_LOG</w:t>
                </w:r>
                <w:r>
                  <w:rPr>
                    <w:noProof/>
                    <w:webHidden/>
                  </w:rPr>
                  <w:tab/>
                </w:r>
                <w:r>
                  <w:rPr>
                    <w:noProof/>
                    <w:webHidden/>
                  </w:rPr>
                  <w:fldChar w:fldCharType="begin"/>
                </w:r>
                <w:r>
                  <w:rPr>
                    <w:noProof/>
                    <w:webHidden/>
                  </w:rPr>
                  <w:instrText xml:space="preserve"> PAGEREF _Toc222417277 \h </w:instrText>
                </w:r>
                <w:r>
                  <w:rPr>
                    <w:noProof/>
                    <w:webHidden/>
                  </w:rPr>
                </w:r>
                <w:r>
                  <w:rPr>
                    <w:noProof/>
                    <w:webHidden/>
                  </w:rPr>
                  <w:fldChar w:fldCharType="separate"/>
                </w:r>
                <w:r>
                  <w:rPr>
                    <w:noProof/>
                    <w:webHidden/>
                  </w:rPr>
                  <w:t>33</w:t>
                </w:r>
                <w:r>
                  <w:rPr>
                    <w:noProof/>
                    <w:webHidden/>
                  </w:rPr>
                  <w:fldChar w:fldCharType="end"/>
                </w:r>
              </w:hyperlink>
            </w:p>
            <w:p w:rsidR="00820F85" w:rsidRDefault="00820F85" w14:paraId="2F0368A5" w14:textId="46979949">
              <w:pPr>
                <w:pStyle w:val="TOC3"/>
                <w:rPr>
                  <w:rFonts w:asciiTheme="minorHAnsi" w:hAnsiTheme="minorHAnsi" w:eastAsiaTheme="minorEastAsia" w:cstheme="minorBidi"/>
                  <w:noProof/>
                  <w:kern w:val="2"/>
                  <w:sz w:val="24"/>
                  <w:lang w:val="en-US" w:eastAsia="en-US"/>
                  <w14:ligatures w14:val="standardContextual"/>
                </w:rPr>
              </w:pPr>
              <w:hyperlink w:history="1" w:anchor="_Toc222417278">
                <w:r w:rsidRPr="003A2C81">
                  <w:rPr>
                    <w:rStyle w:val="Hyperlink"/>
                    <w:b/>
                    <w:noProof/>
                    <w:lang w:val="en-US"/>
                  </w:rPr>
                  <w:t>7.2.13.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lang w:val="en-US"/>
                  </w:rPr>
                  <w:t>Tabella LCEE_LICENSE_CREDIT_ENGINE_EXECUTIONS</w:t>
                </w:r>
                <w:r>
                  <w:rPr>
                    <w:noProof/>
                    <w:webHidden/>
                  </w:rPr>
                  <w:tab/>
                </w:r>
                <w:r>
                  <w:rPr>
                    <w:noProof/>
                    <w:webHidden/>
                  </w:rPr>
                  <w:fldChar w:fldCharType="begin"/>
                </w:r>
                <w:r>
                  <w:rPr>
                    <w:noProof/>
                    <w:webHidden/>
                  </w:rPr>
                  <w:instrText xml:space="preserve"> PAGEREF _Toc222417278 \h </w:instrText>
                </w:r>
                <w:r>
                  <w:rPr>
                    <w:noProof/>
                    <w:webHidden/>
                  </w:rPr>
                </w:r>
                <w:r>
                  <w:rPr>
                    <w:noProof/>
                    <w:webHidden/>
                  </w:rPr>
                  <w:fldChar w:fldCharType="separate"/>
                </w:r>
                <w:r>
                  <w:rPr>
                    <w:noProof/>
                    <w:webHidden/>
                  </w:rPr>
                  <w:t>33</w:t>
                </w:r>
                <w:r>
                  <w:rPr>
                    <w:noProof/>
                    <w:webHidden/>
                  </w:rPr>
                  <w:fldChar w:fldCharType="end"/>
                </w:r>
              </w:hyperlink>
            </w:p>
            <w:p w:rsidR="00820F85" w:rsidRDefault="00820F85" w14:paraId="30D253EA" w14:textId="7CC5266C">
              <w:pPr>
                <w:pStyle w:val="TOC3"/>
                <w:rPr>
                  <w:rFonts w:asciiTheme="minorHAnsi" w:hAnsiTheme="minorHAnsi" w:eastAsiaTheme="minorEastAsia" w:cstheme="minorBidi"/>
                  <w:noProof/>
                  <w:kern w:val="2"/>
                  <w:sz w:val="24"/>
                  <w:lang w:val="en-US" w:eastAsia="en-US"/>
                  <w14:ligatures w14:val="standardContextual"/>
                </w:rPr>
              </w:pPr>
              <w:hyperlink w:history="1" w:anchor="_Toc222417279">
                <w:r w:rsidRPr="003A2C81">
                  <w:rPr>
                    <w:rStyle w:val="Hyperlink"/>
                    <w:b/>
                    <w:noProof/>
                  </w:rPr>
                  <w:t>7.2.14.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license_credits_rule</w:t>
                </w:r>
                <w:r>
                  <w:rPr>
                    <w:noProof/>
                    <w:webHidden/>
                  </w:rPr>
                  <w:tab/>
                </w:r>
                <w:r>
                  <w:rPr>
                    <w:noProof/>
                    <w:webHidden/>
                  </w:rPr>
                  <w:fldChar w:fldCharType="begin"/>
                </w:r>
                <w:r>
                  <w:rPr>
                    <w:noProof/>
                    <w:webHidden/>
                  </w:rPr>
                  <w:instrText xml:space="preserve"> PAGEREF _Toc222417279 \h </w:instrText>
                </w:r>
                <w:r>
                  <w:rPr>
                    <w:noProof/>
                    <w:webHidden/>
                  </w:rPr>
                </w:r>
                <w:r>
                  <w:rPr>
                    <w:noProof/>
                    <w:webHidden/>
                  </w:rPr>
                  <w:fldChar w:fldCharType="separate"/>
                </w:r>
                <w:r>
                  <w:rPr>
                    <w:noProof/>
                    <w:webHidden/>
                  </w:rPr>
                  <w:t>33</w:t>
                </w:r>
                <w:r>
                  <w:rPr>
                    <w:noProof/>
                    <w:webHidden/>
                  </w:rPr>
                  <w:fldChar w:fldCharType="end"/>
                </w:r>
              </w:hyperlink>
            </w:p>
            <w:p w:rsidR="00820F85" w:rsidRDefault="00820F85" w14:paraId="0FEA06E9" w14:textId="29704D81">
              <w:pPr>
                <w:pStyle w:val="TOC3"/>
                <w:rPr>
                  <w:rFonts w:asciiTheme="minorHAnsi" w:hAnsiTheme="minorHAnsi" w:eastAsiaTheme="minorEastAsia" w:cstheme="minorBidi"/>
                  <w:noProof/>
                  <w:kern w:val="2"/>
                  <w:sz w:val="24"/>
                  <w:lang w:val="en-US" w:eastAsia="en-US"/>
                  <w14:ligatures w14:val="standardContextual"/>
                </w:rPr>
              </w:pPr>
              <w:hyperlink w:history="1" w:anchor="_Toc222417280">
                <w:r w:rsidRPr="003A2C81">
                  <w:rPr>
                    <w:rStyle w:val="Hyperlink"/>
                    <w:b/>
                    <w:noProof/>
                  </w:rPr>
                  <w:t>7.2.15.</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ANDE_ANNULLAMENTO_DECURTAZIONE_PAC_DAT</w:t>
                </w:r>
                <w:r>
                  <w:rPr>
                    <w:noProof/>
                    <w:webHidden/>
                  </w:rPr>
                  <w:tab/>
                </w:r>
                <w:r>
                  <w:rPr>
                    <w:noProof/>
                    <w:webHidden/>
                  </w:rPr>
                  <w:fldChar w:fldCharType="begin"/>
                </w:r>
                <w:r>
                  <w:rPr>
                    <w:noProof/>
                    <w:webHidden/>
                  </w:rPr>
                  <w:instrText xml:space="preserve"> PAGEREF _Toc222417280 \h </w:instrText>
                </w:r>
                <w:r>
                  <w:rPr>
                    <w:noProof/>
                    <w:webHidden/>
                  </w:rPr>
                </w:r>
                <w:r>
                  <w:rPr>
                    <w:noProof/>
                    <w:webHidden/>
                  </w:rPr>
                  <w:fldChar w:fldCharType="separate"/>
                </w:r>
                <w:r>
                  <w:rPr>
                    <w:noProof/>
                    <w:webHidden/>
                  </w:rPr>
                  <w:t>34</w:t>
                </w:r>
                <w:r>
                  <w:rPr>
                    <w:noProof/>
                    <w:webHidden/>
                  </w:rPr>
                  <w:fldChar w:fldCharType="end"/>
                </w:r>
              </w:hyperlink>
            </w:p>
            <w:p w:rsidR="00820F85" w:rsidRDefault="00820F85" w14:paraId="2017D663" w14:textId="20BDA10F">
              <w:pPr>
                <w:pStyle w:val="TOC3"/>
                <w:rPr>
                  <w:rFonts w:asciiTheme="minorHAnsi" w:hAnsiTheme="minorHAnsi" w:eastAsiaTheme="minorEastAsia" w:cstheme="minorBidi"/>
                  <w:noProof/>
                  <w:kern w:val="2"/>
                  <w:sz w:val="24"/>
                  <w:lang w:val="en-US" w:eastAsia="en-US"/>
                  <w14:ligatures w14:val="standardContextual"/>
                </w:rPr>
              </w:pPr>
              <w:hyperlink w:history="1" w:anchor="_Toc222417281">
                <w:r w:rsidRPr="003A2C81">
                  <w:rPr>
                    <w:rStyle w:val="Hyperlink"/>
                    <w:b/>
                    <w:noProof/>
                  </w:rPr>
                  <w:t>7.2.16.</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ANRE_ANNULLAMENTO_RECUPERO_CREDITI_PAC_DAT</w:t>
                </w:r>
                <w:r>
                  <w:rPr>
                    <w:noProof/>
                    <w:webHidden/>
                  </w:rPr>
                  <w:tab/>
                </w:r>
                <w:r>
                  <w:rPr>
                    <w:noProof/>
                    <w:webHidden/>
                  </w:rPr>
                  <w:fldChar w:fldCharType="begin"/>
                </w:r>
                <w:r>
                  <w:rPr>
                    <w:noProof/>
                    <w:webHidden/>
                  </w:rPr>
                  <w:instrText xml:space="preserve"> PAGEREF _Toc222417281 \h </w:instrText>
                </w:r>
                <w:r>
                  <w:rPr>
                    <w:noProof/>
                    <w:webHidden/>
                  </w:rPr>
                </w:r>
                <w:r>
                  <w:rPr>
                    <w:noProof/>
                    <w:webHidden/>
                  </w:rPr>
                  <w:fldChar w:fldCharType="separate"/>
                </w:r>
                <w:r>
                  <w:rPr>
                    <w:noProof/>
                    <w:webHidden/>
                  </w:rPr>
                  <w:t>35</w:t>
                </w:r>
                <w:r>
                  <w:rPr>
                    <w:noProof/>
                    <w:webHidden/>
                  </w:rPr>
                  <w:fldChar w:fldCharType="end"/>
                </w:r>
              </w:hyperlink>
            </w:p>
            <w:p w:rsidR="00820F85" w:rsidRDefault="00820F85" w14:paraId="4D886137" w14:textId="7BFA00E1">
              <w:pPr>
                <w:pStyle w:val="TOC3"/>
                <w:rPr>
                  <w:rFonts w:asciiTheme="minorHAnsi" w:hAnsiTheme="minorHAnsi" w:eastAsiaTheme="minorEastAsia" w:cstheme="minorBidi"/>
                  <w:noProof/>
                  <w:kern w:val="2"/>
                  <w:sz w:val="24"/>
                  <w:lang w:val="en-US" w:eastAsia="en-US"/>
                  <w14:ligatures w14:val="standardContextual"/>
                </w:rPr>
              </w:pPr>
              <w:hyperlink w:history="1" w:anchor="_Toc222417282">
                <w:r w:rsidRPr="003A2C81">
                  <w:rPr>
                    <w:rStyle w:val="Hyperlink"/>
                    <w:b/>
                    <w:noProof/>
                  </w:rPr>
                  <w:t>7.2.17.</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TIID_TIPO_IDENTIFICATIVO_TYP</w:t>
                </w:r>
                <w:r>
                  <w:rPr>
                    <w:noProof/>
                    <w:webHidden/>
                  </w:rPr>
                  <w:tab/>
                </w:r>
                <w:r>
                  <w:rPr>
                    <w:noProof/>
                    <w:webHidden/>
                  </w:rPr>
                  <w:fldChar w:fldCharType="begin"/>
                </w:r>
                <w:r>
                  <w:rPr>
                    <w:noProof/>
                    <w:webHidden/>
                  </w:rPr>
                  <w:instrText xml:space="preserve"> PAGEREF _Toc222417282 \h </w:instrText>
                </w:r>
                <w:r>
                  <w:rPr>
                    <w:noProof/>
                    <w:webHidden/>
                  </w:rPr>
                </w:r>
                <w:r>
                  <w:rPr>
                    <w:noProof/>
                    <w:webHidden/>
                  </w:rPr>
                  <w:fldChar w:fldCharType="separate"/>
                </w:r>
                <w:r>
                  <w:rPr>
                    <w:noProof/>
                    <w:webHidden/>
                  </w:rPr>
                  <w:t>35</w:t>
                </w:r>
                <w:r>
                  <w:rPr>
                    <w:noProof/>
                    <w:webHidden/>
                  </w:rPr>
                  <w:fldChar w:fldCharType="end"/>
                </w:r>
              </w:hyperlink>
            </w:p>
            <w:p w:rsidR="00820F85" w:rsidRDefault="00820F85" w14:paraId="04065F3D" w14:textId="505EAFBF">
              <w:pPr>
                <w:pStyle w:val="TOC3"/>
                <w:rPr>
                  <w:rFonts w:asciiTheme="minorHAnsi" w:hAnsiTheme="minorHAnsi" w:eastAsiaTheme="minorEastAsia" w:cstheme="minorBidi"/>
                  <w:noProof/>
                  <w:kern w:val="2"/>
                  <w:sz w:val="24"/>
                  <w:lang w:val="en-US" w:eastAsia="en-US"/>
                  <w14:ligatures w14:val="standardContextual"/>
                </w:rPr>
              </w:pPr>
              <w:hyperlink w:history="1" w:anchor="_Toc222417283">
                <w:r w:rsidRPr="003A2C81">
                  <w:rPr>
                    <w:rStyle w:val="Hyperlink"/>
                    <w:b/>
                    <w:noProof/>
                  </w:rPr>
                  <w:t>7.2.18.</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FATA_FATTISPECIE_PER_TIPO_ATTO_CNF</w:t>
                </w:r>
                <w:r>
                  <w:rPr>
                    <w:noProof/>
                    <w:webHidden/>
                  </w:rPr>
                  <w:tab/>
                </w:r>
                <w:r>
                  <w:rPr>
                    <w:noProof/>
                    <w:webHidden/>
                  </w:rPr>
                  <w:fldChar w:fldCharType="begin"/>
                </w:r>
                <w:r>
                  <w:rPr>
                    <w:noProof/>
                    <w:webHidden/>
                  </w:rPr>
                  <w:instrText xml:space="preserve"> PAGEREF _Toc222417283 \h </w:instrText>
                </w:r>
                <w:r>
                  <w:rPr>
                    <w:noProof/>
                    <w:webHidden/>
                  </w:rPr>
                </w:r>
                <w:r>
                  <w:rPr>
                    <w:noProof/>
                    <w:webHidden/>
                  </w:rPr>
                  <w:fldChar w:fldCharType="separate"/>
                </w:r>
                <w:r>
                  <w:rPr>
                    <w:noProof/>
                    <w:webHidden/>
                  </w:rPr>
                  <w:t>36</w:t>
                </w:r>
                <w:r>
                  <w:rPr>
                    <w:noProof/>
                    <w:webHidden/>
                  </w:rPr>
                  <w:fldChar w:fldCharType="end"/>
                </w:r>
              </w:hyperlink>
            </w:p>
            <w:p w:rsidR="00820F85" w:rsidRDefault="00820F85" w14:paraId="03805BFD" w14:textId="35EE647D">
              <w:pPr>
                <w:pStyle w:val="TOC3"/>
                <w:rPr>
                  <w:rFonts w:asciiTheme="minorHAnsi" w:hAnsiTheme="minorHAnsi" w:eastAsiaTheme="minorEastAsia" w:cstheme="minorBidi"/>
                  <w:noProof/>
                  <w:kern w:val="2"/>
                  <w:sz w:val="24"/>
                  <w:lang w:val="en-US" w:eastAsia="en-US"/>
                  <w14:ligatures w14:val="standardContextual"/>
                </w:rPr>
              </w:pPr>
              <w:hyperlink w:history="1" w:anchor="_Toc222417284">
                <w:r w:rsidRPr="003A2C81">
                  <w:rPr>
                    <w:rStyle w:val="Hyperlink"/>
                    <w:b/>
                    <w:noProof/>
                  </w:rPr>
                  <w:t>7.2.19.</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Tabella RECR_RECUPERO_CREDITI_PAC_DAT</w:t>
                </w:r>
                <w:r>
                  <w:rPr>
                    <w:noProof/>
                    <w:webHidden/>
                  </w:rPr>
                  <w:tab/>
                </w:r>
                <w:r>
                  <w:rPr>
                    <w:noProof/>
                    <w:webHidden/>
                  </w:rPr>
                  <w:fldChar w:fldCharType="begin"/>
                </w:r>
                <w:r>
                  <w:rPr>
                    <w:noProof/>
                    <w:webHidden/>
                  </w:rPr>
                  <w:instrText xml:space="preserve"> PAGEREF _Toc222417284 \h </w:instrText>
                </w:r>
                <w:r>
                  <w:rPr>
                    <w:noProof/>
                    <w:webHidden/>
                  </w:rPr>
                </w:r>
                <w:r>
                  <w:rPr>
                    <w:noProof/>
                    <w:webHidden/>
                  </w:rPr>
                  <w:fldChar w:fldCharType="separate"/>
                </w:r>
                <w:r>
                  <w:rPr>
                    <w:noProof/>
                    <w:webHidden/>
                  </w:rPr>
                  <w:t>36</w:t>
                </w:r>
                <w:r>
                  <w:rPr>
                    <w:noProof/>
                    <w:webHidden/>
                  </w:rPr>
                  <w:fldChar w:fldCharType="end"/>
                </w:r>
              </w:hyperlink>
            </w:p>
            <w:p w:rsidR="00820F85" w:rsidRDefault="00820F85" w14:paraId="6E55AE8E" w14:textId="1AB961E6">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285">
                <w:r w:rsidRPr="003A2C81">
                  <w:rPr>
                    <w:rStyle w:val="Hyperlink"/>
                    <w:noProof/>
                  </w:rPr>
                  <w:t>8.</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rFonts w:cstheme="minorHAnsi"/>
                    <w:noProof/>
                  </w:rPr>
                  <w:t>Ambiente e processi</w:t>
                </w:r>
                <w:r>
                  <w:rPr>
                    <w:noProof/>
                    <w:webHidden/>
                  </w:rPr>
                  <w:tab/>
                </w:r>
                <w:r>
                  <w:rPr>
                    <w:noProof/>
                    <w:webHidden/>
                  </w:rPr>
                  <w:fldChar w:fldCharType="begin"/>
                </w:r>
                <w:r>
                  <w:rPr>
                    <w:noProof/>
                    <w:webHidden/>
                  </w:rPr>
                  <w:instrText xml:space="preserve"> PAGEREF _Toc222417285 \h </w:instrText>
                </w:r>
                <w:r>
                  <w:rPr>
                    <w:noProof/>
                    <w:webHidden/>
                  </w:rPr>
                </w:r>
                <w:r>
                  <w:rPr>
                    <w:noProof/>
                    <w:webHidden/>
                  </w:rPr>
                  <w:fldChar w:fldCharType="separate"/>
                </w:r>
                <w:r>
                  <w:rPr>
                    <w:noProof/>
                    <w:webHidden/>
                  </w:rPr>
                  <w:t>38</w:t>
                </w:r>
                <w:r>
                  <w:rPr>
                    <w:noProof/>
                    <w:webHidden/>
                  </w:rPr>
                  <w:fldChar w:fldCharType="end"/>
                </w:r>
              </w:hyperlink>
            </w:p>
            <w:p w:rsidR="00820F85" w:rsidRDefault="00820F85" w14:paraId="68167FE2" w14:textId="32B9ECB5">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86">
                <w:r w:rsidRPr="003A2C81">
                  <w:rPr>
                    <w:rStyle w:val="Hyperlink"/>
                    <w:noProof/>
                  </w:rPr>
                  <w:t>8.1.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Analisi delle fonti</w:t>
                </w:r>
                <w:r>
                  <w:rPr>
                    <w:noProof/>
                    <w:webHidden/>
                  </w:rPr>
                  <w:tab/>
                </w:r>
                <w:r>
                  <w:rPr>
                    <w:noProof/>
                    <w:webHidden/>
                  </w:rPr>
                  <w:fldChar w:fldCharType="begin"/>
                </w:r>
                <w:r>
                  <w:rPr>
                    <w:noProof/>
                    <w:webHidden/>
                  </w:rPr>
                  <w:instrText xml:space="preserve"> PAGEREF _Toc222417286 \h </w:instrText>
                </w:r>
                <w:r>
                  <w:rPr>
                    <w:noProof/>
                    <w:webHidden/>
                  </w:rPr>
                </w:r>
                <w:r>
                  <w:rPr>
                    <w:noProof/>
                    <w:webHidden/>
                  </w:rPr>
                  <w:fldChar w:fldCharType="separate"/>
                </w:r>
                <w:r>
                  <w:rPr>
                    <w:noProof/>
                    <w:webHidden/>
                  </w:rPr>
                  <w:t>38</w:t>
                </w:r>
                <w:r>
                  <w:rPr>
                    <w:noProof/>
                    <w:webHidden/>
                  </w:rPr>
                  <w:fldChar w:fldCharType="end"/>
                </w:r>
              </w:hyperlink>
            </w:p>
            <w:p w:rsidR="00820F85" w:rsidRDefault="00820F85" w14:paraId="4234FC82" w14:textId="1362338F">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87">
                <w:r w:rsidRPr="003A2C81">
                  <w:rPr>
                    <w:rStyle w:val="Hyperlink"/>
                    <w:noProof/>
                  </w:rPr>
                  <w:t>8.2.</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Processi Back-End</w:t>
                </w:r>
                <w:r>
                  <w:rPr>
                    <w:noProof/>
                    <w:webHidden/>
                  </w:rPr>
                  <w:tab/>
                </w:r>
                <w:r>
                  <w:rPr>
                    <w:noProof/>
                    <w:webHidden/>
                  </w:rPr>
                  <w:fldChar w:fldCharType="begin"/>
                </w:r>
                <w:r>
                  <w:rPr>
                    <w:noProof/>
                    <w:webHidden/>
                  </w:rPr>
                  <w:instrText xml:space="preserve"> PAGEREF _Toc222417287 \h </w:instrText>
                </w:r>
                <w:r>
                  <w:rPr>
                    <w:noProof/>
                    <w:webHidden/>
                  </w:rPr>
                </w:r>
                <w:r>
                  <w:rPr>
                    <w:noProof/>
                    <w:webHidden/>
                  </w:rPr>
                  <w:fldChar w:fldCharType="separate"/>
                </w:r>
                <w:r>
                  <w:rPr>
                    <w:noProof/>
                    <w:webHidden/>
                  </w:rPr>
                  <w:t>38</w:t>
                </w:r>
                <w:r>
                  <w:rPr>
                    <w:noProof/>
                    <w:webHidden/>
                  </w:rPr>
                  <w:fldChar w:fldCharType="end"/>
                </w:r>
              </w:hyperlink>
            </w:p>
            <w:p w:rsidR="00820F85" w:rsidRDefault="00820F85" w14:paraId="05C7E74A" w14:textId="4A94E181">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88">
                <w:r w:rsidRPr="003A2C81">
                  <w:rPr>
                    <w:rStyle w:val="Hyperlink"/>
                    <w:noProof/>
                  </w:rPr>
                  <w:t>8.3.</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Processi Back-End – Patente</w:t>
                </w:r>
                <w:r>
                  <w:rPr>
                    <w:noProof/>
                    <w:webHidden/>
                  </w:rPr>
                  <w:tab/>
                </w:r>
                <w:r>
                  <w:rPr>
                    <w:noProof/>
                    <w:webHidden/>
                  </w:rPr>
                  <w:fldChar w:fldCharType="begin"/>
                </w:r>
                <w:r>
                  <w:rPr>
                    <w:noProof/>
                    <w:webHidden/>
                  </w:rPr>
                  <w:instrText xml:space="preserve"> PAGEREF _Toc222417288 \h </w:instrText>
                </w:r>
                <w:r>
                  <w:rPr>
                    <w:noProof/>
                    <w:webHidden/>
                  </w:rPr>
                </w:r>
                <w:r>
                  <w:rPr>
                    <w:noProof/>
                    <w:webHidden/>
                  </w:rPr>
                  <w:fldChar w:fldCharType="separate"/>
                </w:r>
                <w:r>
                  <w:rPr>
                    <w:noProof/>
                    <w:webHidden/>
                  </w:rPr>
                  <w:t>38</w:t>
                </w:r>
                <w:r>
                  <w:rPr>
                    <w:noProof/>
                    <w:webHidden/>
                  </w:rPr>
                  <w:fldChar w:fldCharType="end"/>
                </w:r>
              </w:hyperlink>
            </w:p>
            <w:p w:rsidR="00820F85" w:rsidRDefault="00820F85" w14:paraId="6100B01D" w14:textId="15748124">
              <w:pPr>
                <w:pStyle w:val="TOC3"/>
                <w:rPr>
                  <w:rFonts w:asciiTheme="minorHAnsi" w:hAnsiTheme="minorHAnsi" w:eastAsiaTheme="minorEastAsia" w:cstheme="minorBidi"/>
                  <w:noProof/>
                  <w:kern w:val="2"/>
                  <w:sz w:val="24"/>
                  <w:lang w:val="en-US" w:eastAsia="en-US"/>
                  <w14:ligatures w14:val="standardContextual"/>
                </w:rPr>
              </w:pPr>
              <w:hyperlink w:history="1" w:anchor="_Toc222417289">
                <w:r w:rsidRPr="003A2C81">
                  <w:rPr>
                    <w:rStyle w:val="Hyperlink"/>
                    <w:b/>
                    <w:noProof/>
                  </w:rPr>
                  <w:t>8.3.1.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Ricerca Patente per codice fiscale e nazione - viewLicense</w:t>
                </w:r>
                <w:r>
                  <w:rPr>
                    <w:noProof/>
                    <w:webHidden/>
                  </w:rPr>
                  <w:tab/>
                </w:r>
                <w:r>
                  <w:rPr>
                    <w:noProof/>
                    <w:webHidden/>
                  </w:rPr>
                  <w:fldChar w:fldCharType="begin"/>
                </w:r>
                <w:r>
                  <w:rPr>
                    <w:noProof/>
                    <w:webHidden/>
                  </w:rPr>
                  <w:instrText xml:space="preserve"> PAGEREF _Toc222417289 \h </w:instrText>
                </w:r>
                <w:r>
                  <w:rPr>
                    <w:noProof/>
                    <w:webHidden/>
                  </w:rPr>
                </w:r>
                <w:r>
                  <w:rPr>
                    <w:noProof/>
                    <w:webHidden/>
                  </w:rPr>
                  <w:fldChar w:fldCharType="separate"/>
                </w:r>
                <w:r>
                  <w:rPr>
                    <w:noProof/>
                    <w:webHidden/>
                  </w:rPr>
                  <w:t>38</w:t>
                </w:r>
                <w:r>
                  <w:rPr>
                    <w:noProof/>
                    <w:webHidden/>
                  </w:rPr>
                  <w:fldChar w:fldCharType="end"/>
                </w:r>
              </w:hyperlink>
            </w:p>
            <w:p w:rsidR="00820F85" w:rsidRDefault="00820F85" w14:paraId="72712525" w14:textId="3E4B141B">
              <w:pPr>
                <w:pStyle w:val="TOC3"/>
                <w:rPr>
                  <w:rFonts w:asciiTheme="minorHAnsi" w:hAnsiTheme="minorHAnsi" w:eastAsiaTheme="minorEastAsia" w:cstheme="minorBidi"/>
                  <w:noProof/>
                  <w:kern w:val="2"/>
                  <w:sz w:val="24"/>
                  <w:lang w:val="en-US" w:eastAsia="en-US"/>
                  <w14:ligatures w14:val="standardContextual"/>
                </w:rPr>
              </w:pPr>
              <w:hyperlink w:history="1" w:anchor="_Toc222417290">
                <w:r w:rsidRPr="003A2C81">
                  <w:rPr>
                    <w:rStyle w:val="Hyperlink"/>
                    <w:b/>
                    <w:noProof/>
                  </w:rPr>
                  <w:t>8.3.2.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Ricerca Patenti per ragione sociale - searchLicenseByCompanyName</w:t>
                </w:r>
                <w:r>
                  <w:rPr>
                    <w:noProof/>
                    <w:webHidden/>
                  </w:rPr>
                  <w:tab/>
                </w:r>
                <w:r>
                  <w:rPr>
                    <w:noProof/>
                    <w:webHidden/>
                  </w:rPr>
                  <w:fldChar w:fldCharType="begin"/>
                </w:r>
                <w:r>
                  <w:rPr>
                    <w:noProof/>
                    <w:webHidden/>
                  </w:rPr>
                  <w:instrText xml:space="preserve"> PAGEREF _Toc222417290 \h </w:instrText>
                </w:r>
                <w:r>
                  <w:rPr>
                    <w:noProof/>
                    <w:webHidden/>
                  </w:rPr>
                </w:r>
                <w:r>
                  <w:rPr>
                    <w:noProof/>
                    <w:webHidden/>
                  </w:rPr>
                  <w:fldChar w:fldCharType="separate"/>
                </w:r>
                <w:r>
                  <w:rPr>
                    <w:noProof/>
                    <w:webHidden/>
                  </w:rPr>
                  <w:t>41</w:t>
                </w:r>
                <w:r>
                  <w:rPr>
                    <w:noProof/>
                    <w:webHidden/>
                  </w:rPr>
                  <w:fldChar w:fldCharType="end"/>
                </w:r>
              </w:hyperlink>
            </w:p>
            <w:p w:rsidR="00820F85" w:rsidRDefault="00820F85" w14:paraId="79AAE9C2" w14:textId="36B56331">
              <w:pPr>
                <w:pStyle w:val="TOC3"/>
                <w:rPr>
                  <w:rFonts w:asciiTheme="minorHAnsi" w:hAnsiTheme="minorHAnsi" w:eastAsiaTheme="minorEastAsia" w:cstheme="minorBidi"/>
                  <w:noProof/>
                  <w:kern w:val="2"/>
                  <w:sz w:val="24"/>
                  <w:lang w:val="en-US" w:eastAsia="en-US"/>
                  <w14:ligatures w14:val="standardContextual"/>
                </w:rPr>
              </w:pPr>
              <w:hyperlink w:history="1" w:anchor="_Toc222417291">
                <w:r w:rsidRPr="003A2C81">
                  <w:rPr>
                    <w:rStyle w:val="Hyperlink"/>
                    <w:b/>
                    <w:noProof/>
                  </w:rPr>
                  <w:t>8.3.3.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Ricerca Patente per numero patente - viewLicenseByNumber</w:t>
                </w:r>
                <w:r>
                  <w:rPr>
                    <w:noProof/>
                    <w:webHidden/>
                  </w:rPr>
                  <w:tab/>
                </w:r>
                <w:r>
                  <w:rPr>
                    <w:noProof/>
                    <w:webHidden/>
                  </w:rPr>
                  <w:fldChar w:fldCharType="begin"/>
                </w:r>
                <w:r>
                  <w:rPr>
                    <w:noProof/>
                    <w:webHidden/>
                  </w:rPr>
                  <w:instrText xml:space="preserve"> PAGEREF _Toc222417291 \h </w:instrText>
                </w:r>
                <w:r>
                  <w:rPr>
                    <w:noProof/>
                    <w:webHidden/>
                  </w:rPr>
                </w:r>
                <w:r>
                  <w:rPr>
                    <w:noProof/>
                    <w:webHidden/>
                  </w:rPr>
                  <w:fldChar w:fldCharType="separate"/>
                </w:r>
                <w:r>
                  <w:rPr>
                    <w:noProof/>
                    <w:webHidden/>
                  </w:rPr>
                  <w:t>43</w:t>
                </w:r>
                <w:r>
                  <w:rPr>
                    <w:noProof/>
                    <w:webHidden/>
                  </w:rPr>
                  <w:fldChar w:fldCharType="end"/>
                </w:r>
              </w:hyperlink>
            </w:p>
            <w:p w:rsidR="00820F85" w:rsidRDefault="00820F85" w14:paraId="2CD6B848" w14:textId="29B0AADE">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292">
                <w:r w:rsidRPr="003A2C81">
                  <w:rPr>
                    <w:rStyle w:val="Hyperlink"/>
                    <w:noProof/>
                  </w:rPr>
                  <w:t>8.4.</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Processi Back-End – Gestione Decurtazioni</w:t>
                </w:r>
                <w:r>
                  <w:rPr>
                    <w:noProof/>
                    <w:webHidden/>
                  </w:rPr>
                  <w:tab/>
                </w:r>
                <w:r>
                  <w:rPr>
                    <w:noProof/>
                    <w:webHidden/>
                  </w:rPr>
                  <w:fldChar w:fldCharType="begin"/>
                </w:r>
                <w:r>
                  <w:rPr>
                    <w:noProof/>
                    <w:webHidden/>
                  </w:rPr>
                  <w:instrText xml:space="preserve"> PAGEREF _Toc222417292 \h </w:instrText>
                </w:r>
                <w:r>
                  <w:rPr>
                    <w:noProof/>
                    <w:webHidden/>
                  </w:rPr>
                </w:r>
                <w:r>
                  <w:rPr>
                    <w:noProof/>
                    <w:webHidden/>
                  </w:rPr>
                  <w:fldChar w:fldCharType="separate"/>
                </w:r>
                <w:r>
                  <w:rPr>
                    <w:noProof/>
                    <w:webHidden/>
                  </w:rPr>
                  <w:t>45</w:t>
                </w:r>
                <w:r>
                  <w:rPr>
                    <w:noProof/>
                    <w:webHidden/>
                  </w:rPr>
                  <w:fldChar w:fldCharType="end"/>
                </w:r>
              </w:hyperlink>
            </w:p>
            <w:p w:rsidR="00820F85" w:rsidRDefault="00820F85" w14:paraId="44685EEC" w14:textId="502D685E">
              <w:pPr>
                <w:pStyle w:val="TOC3"/>
                <w:rPr>
                  <w:rFonts w:asciiTheme="minorHAnsi" w:hAnsiTheme="minorHAnsi" w:eastAsiaTheme="minorEastAsia" w:cstheme="minorBidi"/>
                  <w:noProof/>
                  <w:kern w:val="2"/>
                  <w:sz w:val="24"/>
                  <w:lang w:val="en-US" w:eastAsia="en-US"/>
                  <w14:ligatures w14:val="standardContextual"/>
                </w:rPr>
              </w:pPr>
              <w:hyperlink w:history="1" w:anchor="_Toc222417293">
                <w:r w:rsidRPr="003A2C81">
                  <w:rPr>
                    <w:rStyle w:val="Hyperlink"/>
                    <w:b/>
                    <w:noProof/>
                  </w:rPr>
                  <w:t>8.4.1.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Enti - getEnti</w:t>
                </w:r>
                <w:r>
                  <w:rPr>
                    <w:noProof/>
                    <w:webHidden/>
                  </w:rPr>
                  <w:tab/>
                </w:r>
                <w:r>
                  <w:rPr>
                    <w:noProof/>
                    <w:webHidden/>
                  </w:rPr>
                  <w:fldChar w:fldCharType="begin"/>
                </w:r>
                <w:r>
                  <w:rPr>
                    <w:noProof/>
                    <w:webHidden/>
                  </w:rPr>
                  <w:instrText xml:space="preserve"> PAGEREF _Toc222417293 \h </w:instrText>
                </w:r>
                <w:r>
                  <w:rPr>
                    <w:noProof/>
                    <w:webHidden/>
                  </w:rPr>
                </w:r>
                <w:r>
                  <w:rPr>
                    <w:noProof/>
                    <w:webHidden/>
                  </w:rPr>
                  <w:fldChar w:fldCharType="separate"/>
                </w:r>
                <w:r>
                  <w:rPr>
                    <w:noProof/>
                    <w:webHidden/>
                  </w:rPr>
                  <w:t>45</w:t>
                </w:r>
                <w:r>
                  <w:rPr>
                    <w:noProof/>
                    <w:webHidden/>
                  </w:rPr>
                  <w:fldChar w:fldCharType="end"/>
                </w:r>
              </w:hyperlink>
            </w:p>
            <w:p w:rsidR="00820F85" w:rsidRDefault="00820F85" w14:paraId="730E697C" w14:textId="08AA0B22">
              <w:pPr>
                <w:pStyle w:val="TOC3"/>
                <w:rPr>
                  <w:rFonts w:asciiTheme="minorHAnsi" w:hAnsiTheme="minorHAnsi" w:eastAsiaTheme="minorEastAsia" w:cstheme="minorBidi"/>
                  <w:noProof/>
                  <w:kern w:val="2"/>
                  <w:sz w:val="24"/>
                  <w:lang w:val="en-US" w:eastAsia="en-US"/>
                  <w14:ligatures w14:val="standardContextual"/>
                </w:rPr>
              </w:pPr>
              <w:hyperlink w:history="1" w:anchor="_Toc222417294">
                <w:r w:rsidRPr="003A2C81">
                  <w:rPr>
                    <w:rStyle w:val="Hyperlink"/>
                    <w:b/>
                    <w:noProof/>
                  </w:rPr>
                  <w:t>8.4.2.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Tipologia Atti - getTipoAtto</w:t>
                </w:r>
                <w:r>
                  <w:rPr>
                    <w:noProof/>
                    <w:webHidden/>
                  </w:rPr>
                  <w:tab/>
                </w:r>
                <w:r>
                  <w:rPr>
                    <w:noProof/>
                    <w:webHidden/>
                  </w:rPr>
                  <w:fldChar w:fldCharType="begin"/>
                </w:r>
                <w:r>
                  <w:rPr>
                    <w:noProof/>
                    <w:webHidden/>
                  </w:rPr>
                  <w:instrText xml:space="preserve"> PAGEREF _Toc222417294 \h </w:instrText>
                </w:r>
                <w:r>
                  <w:rPr>
                    <w:noProof/>
                    <w:webHidden/>
                  </w:rPr>
                </w:r>
                <w:r>
                  <w:rPr>
                    <w:noProof/>
                    <w:webHidden/>
                  </w:rPr>
                  <w:fldChar w:fldCharType="separate"/>
                </w:r>
                <w:r>
                  <w:rPr>
                    <w:noProof/>
                    <w:webHidden/>
                  </w:rPr>
                  <w:t>46</w:t>
                </w:r>
                <w:r>
                  <w:rPr>
                    <w:noProof/>
                    <w:webHidden/>
                  </w:rPr>
                  <w:fldChar w:fldCharType="end"/>
                </w:r>
              </w:hyperlink>
            </w:p>
            <w:p w:rsidR="00820F85" w:rsidRDefault="00820F85" w14:paraId="0AF1AD84" w14:textId="20D17F6A">
              <w:pPr>
                <w:pStyle w:val="TOC3"/>
                <w:rPr>
                  <w:rFonts w:asciiTheme="minorHAnsi" w:hAnsiTheme="minorHAnsi" w:eastAsiaTheme="minorEastAsia" w:cstheme="minorBidi"/>
                  <w:noProof/>
                  <w:kern w:val="2"/>
                  <w:sz w:val="24"/>
                  <w:lang w:val="en-US" w:eastAsia="en-US"/>
                  <w14:ligatures w14:val="standardContextual"/>
                </w:rPr>
              </w:pPr>
              <w:hyperlink w:history="1" w:anchor="_Toc222417295">
                <w:r w:rsidRPr="003A2C81">
                  <w:rPr>
                    <w:rStyle w:val="Hyperlink"/>
                    <w:b/>
                    <w:noProof/>
                  </w:rPr>
                  <w:t>8.4.3.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Fattispecie - getFattispecie</w:t>
                </w:r>
                <w:r>
                  <w:rPr>
                    <w:noProof/>
                    <w:webHidden/>
                  </w:rPr>
                  <w:tab/>
                </w:r>
                <w:r>
                  <w:rPr>
                    <w:noProof/>
                    <w:webHidden/>
                  </w:rPr>
                  <w:fldChar w:fldCharType="begin"/>
                </w:r>
                <w:r>
                  <w:rPr>
                    <w:noProof/>
                    <w:webHidden/>
                  </w:rPr>
                  <w:instrText xml:space="preserve"> PAGEREF _Toc222417295 \h </w:instrText>
                </w:r>
                <w:r>
                  <w:rPr>
                    <w:noProof/>
                    <w:webHidden/>
                  </w:rPr>
                </w:r>
                <w:r>
                  <w:rPr>
                    <w:noProof/>
                    <w:webHidden/>
                  </w:rPr>
                  <w:fldChar w:fldCharType="separate"/>
                </w:r>
                <w:r>
                  <w:rPr>
                    <w:noProof/>
                    <w:webHidden/>
                  </w:rPr>
                  <w:t>47</w:t>
                </w:r>
                <w:r>
                  <w:rPr>
                    <w:noProof/>
                    <w:webHidden/>
                  </w:rPr>
                  <w:fldChar w:fldCharType="end"/>
                </w:r>
              </w:hyperlink>
            </w:p>
            <w:p w:rsidR="00820F85" w:rsidRDefault="00820F85" w14:paraId="749A50FB" w14:textId="664546F0">
              <w:pPr>
                <w:pStyle w:val="TOC3"/>
                <w:rPr>
                  <w:rFonts w:asciiTheme="minorHAnsi" w:hAnsiTheme="minorHAnsi" w:eastAsiaTheme="minorEastAsia" w:cstheme="minorBidi"/>
                  <w:noProof/>
                  <w:kern w:val="2"/>
                  <w:sz w:val="24"/>
                  <w:lang w:val="en-US" w:eastAsia="en-US"/>
                  <w14:ligatures w14:val="standardContextual"/>
                </w:rPr>
              </w:pPr>
              <w:hyperlink w:history="1" w:anchor="_Toc222417296">
                <w:r w:rsidRPr="003A2C81">
                  <w:rPr>
                    <w:rStyle w:val="Hyperlink"/>
                    <w:b/>
                    <w:noProof/>
                  </w:rPr>
                  <w:t>8.4.4.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Motivo Annullamento - getMotivoAnnullamento</w:t>
                </w:r>
                <w:r>
                  <w:rPr>
                    <w:noProof/>
                    <w:webHidden/>
                  </w:rPr>
                  <w:tab/>
                </w:r>
                <w:r>
                  <w:rPr>
                    <w:noProof/>
                    <w:webHidden/>
                  </w:rPr>
                  <w:fldChar w:fldCharType="begin"/>
                </w:r>
                <w:r>
                  <w:rPr>
                    <w:noProof/>
                    <w:webHidden/>
                  </w:rPr>
                  <w:instrText xml:space="preserve"> PAGEREF _Toc222417296 \h </w:instrText>
                </w:r>
                <w:r>
                  <w:rPr>
                    <w:noProof/>
                    <w:webHidden/>
                  </w:rPr>
                </w:r>
                <w:r>
                  <w:rPr>
                    <w:noProof/>
                    <w:webHidden/>
                  </w:rPr>
                  <w:fldChar w:fldCharType="separate"/>
                </w:r>
                <w:r>
                  <w:rPr>
                    <w:noProof/>
                    <w:webHidden/>
                  </w:rPr>
                  <w:t>48</w:t>
                </w:r>
                <w:r>
                  <w:rPr>
                    <w:noProof/>
                    <w:webHidden/>
                  </w:rPr>
                  <w:fldChar w:fldCharType="end"/>
                </w:r>
              </w:hyperlink>
            </w:p>
            <w:p w:rsidR="00820F85" w:rsidRDefault="00820F85" w14:paraId="5F219795" w14:textId="66FB748A">
              <w:pPr>
                <w:pStyle w:val="TOC3"/>
                <w:rPr>
                  <w:rFonts w:asciiTheme="minorHAnsi" w:hAnsiTheme="minorHAnsi" w:eastAsiaTheme="minorEastAsia" w:cstheme="minorBidi"/>
                  <w:noProof/>
                  <w:kern w:val="2"/>
                  <w:sz w:val="24"/>
                  <w:lang w:val="en-US" w:eastAsia="en-US"/>
                  <w14:ligatures w14:val="standardContextual"/>
                </w:rPr>
              </w:pPr>
              <w:hyperlink w:history="1" w:anchor="_Toc222417297">
                <w:r w:rsidRPr="003A2C81">
                  <w:rPr>
                    <w:rStyle w:val="Hyperlink"/>
                    <w:b/>
                    <w:noProof/>
                  </w:rPr>
                  <w:t>8.4.5.</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StoricoDecurtazioni - getDecurtazioni</w:t>
                </w:r>
                <w:r>
                  <w:rPr>
                    <w:noProof/>
                    <w:webHidden/>
                  </w:rPr>
                  <w:tab/>
                </w:r>
                <w:r>
                  <w:rPr>
                    <w:noProof/>
                    <w:webHidden/>
                  </w:rPr>
                  <w:fldChar w:fldCharType="begin"/>
                </w:r>
                <w:r>
                  <w:rPr>
                    <w:noProof/>
                    <w:webHidden/>
                  </w:rPr>
                  <w:instrText xml:space="preserve"> PAGEREF _Toc222417297 \h </w:instrText>
                </w:r>
                <w:r>
                  <w:rPr>
                    <w:noProof/>
                    <w:webHidden/>
                  </w:rPr>
                </w:r>
                <w:r>
                  <w:rPr>
                    <w:noProof/>
                    <w:webHidden/>
                  </w:rPr>
                  <w:fldChar w:fldCharType="separate"/>
                </w:r>
                <w:r>
                  <w:rPr>
                    <w:noProof/>
                    <w:webHidden/>
                  </w:rPr>
                  <w:t>49</w:t>
                </w:r>
                <w:r>
                  <w:rPr>
                    <w:noProof/>
                    <w:webHidden/>
                  </w:rPr>
                  <w:fldChar w:fldCharType="end"/>
                </w:r>
              </w:hyperlink>
            </w:p>
            <w:p w:rsidR="00820F85" w:rsidRDefault="00820F85" w14:paraId="26C10646" w14:textId="7F22A29B">
              <w:pPr>
                <w:pStyle w:val="TOC3"/>
                <w:rPr>
                  <w:rFonts w:asciiTheme="minorHAnsi" w:hAnsiTheme="minorHAnsi" w:eastAsiaTheme="minorEastAsia" w:cstheme="minorBidi"/>
                  <w:noProof/>
                  <w:kern w:val="2"/>
                  <w:sz w:val="24"/>
                  <w:lang w:val="en-US" w:eastAsia="en-US"/>
                  <w14:ligatures w14:val="standardContextual"/>
                </w:rPr>
              </w:pPr>
              <w:hyperlink w:history="1" w:anchor="_Toc222417298">
                <w:r w:rsidRPr="003A2C81">
                  <w:rPr>
                    <w:rStyle w:val="Hyperlink"/>
                    <w:b/>
                    <w:noProof/>
                  </w:rPr>
                  <w:t>8.4.6.</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Decurtazione Annullabile da Revisore – getDecurtazioneAnnullabile(MEV 21/01/2026)</w:t>
                </w:r>
                <w:r>
                  <w:rPr>
                    <w:noProof/>
                    <w:webHidden/>
                  </w:rPr>
                  <w:tab/>
                </w:r>
                <w:r>
                  <w:rPr>
                    <w:noProof/>
                    <w:webHidden/>
                  </w:rPr>
                  <w:fldChar w:fldCharType="begin"/>
                </w:r>
                <w:r>
                  <w:rPr>
                    <w:noProof/>
                    <w:webHidden/>
                  </w:rPr>
                  <w:instrText xml:space="preserve"> PAGEREF _Toc222417298 \h </w:instrText>
                </w:r>
                <w:r>
                  <w:rPr>
                    <w:noProof/>
                    <w:webHidden/>
                  </w:rPr>
                </w:r>
                <w:r>
                  <w:rPr>
                    <w:noProof/>
                    <w:webHidden/>
                  </w:rPr>
                  <w:fldChar w:fldCharType="separate"/>
                </w:r>
                <w:r>
                  <w:rPr>
                    <w:noProof/>
                    <w:webHidden/>
                  </w:rPr>
                  <w:t>50</w:t>
                </w:r>
                <w:r>
                  <w:rPr>
                    <w:noProof/>
                    <w:webHidden/>
                  </w:rPr>
                  <w:fldChar w:fldCharType="end"/>
                </w:r>
              </w:hyperlink>
            </w:p>
            <w:p w:rsidR="00820F85" w:rsidRDefault="00820F85" w14:paraId="561A686C" w14:textId="179A0F65">
              <w:pPr>
                <w:pStyle w:val="TOC3"/>
                <w:rPr>
                  <w:rFonts w:asciiTheme="minorHAnsi" w:hAnsiTheme="minorHAnsi" w:eastAsiaTheme="minorEastAsia" w:cstheme="minorBidi"/>
                  <w:noProof/>
                  <w:kern w:val="2"/>
                  <w:sz w:val="24"/>
                  <w:lang w:val="en-US" w:eastAsia="en-US"/>
                  <w14:ligatures w14:val="standardContextual"/>
                </w:rPr>
              </w:pPr>
              <w:hyperlink w:history="1" w:anchor="_Toc222417299">
                <w:r w:rsidRPr="003A2C81">
                  <w:rPr>
                    <w:rStyle w:val="Hyperlink"/>
                    <w:b/>
                    <w:noProof/>
                  </w:rPr>
                  <w:t>8.4.7.</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Decurtazione Cancellabile - getDecurtazioneCancellabile</w:t>
                </w:r>
                <w:r>
                  <w:rPr>
                    <w:noProof/>
                    <w:webHidden/>
                  </w:rPr>
                  <w:tab/>
                </w:r>
                <w:r>
                  <w:rPr>
                    <w:noProof/>
                    <w:webHidden/>
                  </w:rPr>
                  <w:fldChar w:fldCharType="begin"/>
                </w:r>
                <w:r>
                  <w:rPr>
                    <w:noProof/>
                    <w:webHidden/>
                  </w:rPr>
                  <w:instrText xml:space="preserve"> PAGEREF _Toc222417299 \h </w:instrText>
                </w:r>
                <w:r>
                  <w:rPr>
                    <w:noProof/>
                    <w:webHidden/>
                  </w:rPr>
                </w:r>
                <w:r>
                  <w:rPr>
                    <w:noProof/>
                    <w:webHidden/>
                  </w:rPr>
                  <w:fldChar w:fldCharType="separate"/>
                </w:r>
                <w:r>
                  <w:rPr>
                    <w:noProof/>
                    <w:webHidden/>
                  </w:rPr>
                  <w:t>51</w:t>
                </w:r>
                <w:r>
                  <w:rPr>
                    <w:noProof/>
                    <w:webHidden/>
                  </w:rPr>
                  <w:fldChar w:fldCharType="end"/>
                </w:r>
              </w:hyperlink>
            </w:p>
            <w:p w:rsidR="00820F85" w:rsidRDefault="00820F85" w14:paraId="4E24CB87" w14:textId="0CDCFE35">
              <w:pPr>
                <w:pStyle w:val="TOC3"/>
                <w:rPr>
                  <w:rFonts w:asciiTheme="minorHAnsi" w:hAnsiTheme="minorHAnsi" w:eastAsiaTheme="minorEastAsia" w:cstheme="minorBidi"/>
                  <w:noProof/>
                  <w:kern w:val="2"/>
                  <w:sz w:val="24"/>
                  <w:lang w:val="en-US" w:eastAsia="en-US"/>
                  <w14:ligatures w14:val="standardContextual"/>
                </w:rPr>
              </w:pPr>
              <w:hyperlink w:history="1" w:anchor="_Toc222417300">
                <w:r w:rsidRPr="003A2C81">
                  <w:rPr>
                    <w:rStyle w:val="Hyperlink"/>
                    <w:b/>
                    <w:noProof/>
                  </w:rPr>
                  <w:t>8.4.8.</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Univocità Atto - checkUnivocitaAtto</w:t>
                </w:r>
                <w:r>
                  <w:rPr>
                    <w:noProof/>
                    <w:webHidden/>
                  </w:rPr>
                  <w:tab/>
                </w:r>
                <w:r>
                  <w:rPr>
                    <w:noProof/>
                    <w:webHidden/>
                  </w:rPr>
                  <w:fldChar w:fldCharType="begin"/>
                </w:r>
                <w:r>
                  <w:rPr>
                    <w:noProof/>
                    <w:webHidden/>
                  </w:rPr>
                  <w:instrText xml:space="preserve"> PAGEREF _Toc222417300 \h </w:instrText>
                </w:r>
                <w:r>
                  <w:rPr>
                    <w:noProof/>
                    <w:webHidden/>
                  </w:rPr>
                </w:r>
                <w:r>
                  <w:rPr>
                    <w:noProof/>
                    <w:webHidden/>
                  </w:rPr>
                  <w:fldChar w:fldCharType="separate"/>
                </w:r>
                <w:r>
                  <w:rPr>
                    <w:noProof/>
                    <w:webHidden/>
                  </w:rPr>
                  <w:t>52</w:t>
                </w:r>
                <w:r>
                  <w:rPr>
                    <w:noProof/>
                    <w:webHidden/>
                  </w:rPr>
                  <w:fldChar w:fldCharType="end"/>
                </w:r>
              </w:hyperlink>
            </w:p>
            <w:p w:rsidR="00820F85" w:rsidRDefault="00820F85" w14:paraId="74A0E124" w14:textId="488AB141">
              <w:pPr>
                <w:pStyle w:val="TOC3"/>
                <w:rPr>
                  <w:rFonts w:asciiTheme="minorHAnsi" w:hAnsiTheme="minorHAnsi" w:eastAsiaTheme="minorEastAsia" w:cstheme="minorBidi"/>
                  <w:noProof/>
                  <w:kern w:val="2"/>
                  <w:sz w:val="24"/>
                  <w:lang w:val="en-US" w:eastAsia="en-US"/>
                  <w14:ligatures w14:val="standardContextual"/>
                </w:rPr>
              </w:pPr>
              <w:hyperlink w:history="1" w:anchor="_Toc222417301">
                <w:r w:rsidRPr="003A2C81">
                  <w:rPr>
                    <w:rStyle w:val="Hyperlink"/>
                    <w:b/>
                    <w:noProof/>
                  </w:rPr>
                  <w:t>8.4.9.</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Univocità Dettaglio – checkUnivocitaDettaglioDecurtazione(Modificato 19/01/2026)</w:t>
                </w:r>
                <w:r>
                  <w:rPr>
                    <w:noProof/>
                    <w:webHidden/>
                  </w:rPr>
                  <w:tab/>
                </w:r>
                <w:r>
                  <w:rPr>
                    <w:noProof/>
                    <w:webHidden/>
                  </w:rPr>
                  <w:fldChar w:fldCharType="begin"/>
                </w:r>
                <w:r>
                  <w:rPr>
                    <w:noProof/>
                    <w:webHidden/>
                  </w:rPr>
                  <w:instrText xml:space="preserve"> PAGEREF _Toc222417301 \h </w:instrText>
                </w:r>
                <w:r>
                  <w:rPr>
                    <w:noProof/>
                    <w:webHidden/>
                  </w:rPr>
                </w:r>
                <w:r>
                  <w:rPr>
                    <w:noProof/>
                    <w:webHidden/>
                  </w:rPr>
                  <w:fldChar w:fldCharType="separate"/>
                </w:r>
                <w:r>
                  <w:rPr>
                    <w:noProof/>
                    <w:webHidden/>
                  </w:rPr>
                  <w:t>53</w:t>
                </w:r>
                <w:r>
                  <w:rPr>
                    <w:noProof/>
                    <w:webHidden/>
                  </w:rPr>
                  <w:fldChar w:fldCharType="end"/>
                </w:r>
              </w:hyperlink>
            </w:p>
            <w:p w:rsidR="00820F85" w:rsidRDefault="00820F85" w14:paraId="5AEA1FE2" w14:textId="3806A884">
              <w:pPr>
                <w:pStyle w:val="TOC3"/>
                <w:rPr>
                  <w:rFonts w:asciiTheme="minorHAnsi" w:hAnsiTheme="minorHAnsi" w:eastAsiaTheme="minorEastAsia" w:cstheme="minorBidi"/>
                  <w:noProof/>
                  <w:kern w:val="2"/>
                  <w:sz w:val="24"/>
                  <w:lang w:val="en-US" w:eastAsia="en-US"/>
                  <w14:ligatures w14:val="standardContextual"/>
                </w:rPr>
              </w:pPr>
              <w:hyperlink w:history="1" w:anchor="_Toc222417302">
                <w:r w:rsidRPr="003A2C81">
                  <w:rPr>
                    <w:rStyle w:val="Hyperlink"/>
                    <w:b/>
                    <w:noProof/>
                  </w:rPr>
                  <w:t>8.4.10.</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Check Nuova Decurtazione - checkNuovaDecurtazione</w:t>
                </w:r>
                <w:r>
                  <w:rPr>
                    <w:noProof/>
                    <w:webHidden/>
                  </w:rPr>
                  <w:tab/>
                </w:r>
                <w:r>
                  <w:rPr>
                    <w:noProof/>
                    <w:webHidden/>
                  </w:rPr>
                  <w:fldChar w:fldCharType="begin"/>
                </w:r>
                <w:r>
                  <w:rPr>
                    <w:noProof/>
                    <w:webHidden/>
                  </w:rPr>
                  <w:instrText xml:space="preserve"> PAGEREF _Toc222417302 \h </w:instrText>
                </w:r>
                <w:r>
                  <w:rPr>
                    <w:noProof/>
                    <w:webHidden/>
                  </w:rPr>
                </w:r>
                <w:r>
                  <w:rPr>
                    <w:noProof/>
                    <w:webHidden/>
                  </w:rPr>
                  <w:fldChar w:fldCharType="separate"/>
                </w:r>
                <w:r>
                  <w:rPr>
                    <w:noProof/>
                    <w:webHidden/>
                  </w:rPr>
                  <w:t>54</w:t>
                </w:r>
                <w:r>
                  <w:rPr>
                    <w:noProof/>
                    <w:webHidden/>
                  </w:rPr>
                  <w:fldChar w:fldCharType="end"/>
                </w:r>
              </w:hyperlink>
            </w:p>
            <w:p w:rsidR="00820F85" w:rsidRDefault="00820F85" w14:paraId="62D5FA0A" w14:textId="0D2222F0">
              <w:pPr>
                <w:pStyle w:val="TOC3"/>
                <w:rPr>
                  <w:rFonts w:asciiTheme="minorHAnsi" w:hAnsiTheme="minorHAnsi" w:eastAsiaTheme="minorEastAsia" w:cstheme="minorBidi"/>
                  <w:noProof/>
                  <w:kern w:val="2"/>
                  <w:sz w:val="24"/>
                  <w:lang w:val="en-US" w:eastAsia="en-US"/>
                  <w14:ligatures w14:val="standardContextual"/>
                </w:rPr>
              </w:pPr>
              <w:hyperlink w:history="1" w:anchor="_Toc222417303">
                <w:r w:rsidRPr="003A2C81">
                  <w:rPr>
                    <w:rStyle w:val="Hyperlink"/>
                    <w:b/>
                    <w:noProof/>
                  </w:rPr>
                  <w:t>8.4.11.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Punteggio per Fattispecie - CalcoloPunteggioFattispecie</w:t>
                </w:r>
                <w:r>
                  <w:rPr>
                    <w:noProof/>
                    <w:webHidden/>
                  </w:rPr>
                  <w:tab/>
                </w:r>
                <w:r>
                  <w:rPr>
                    <w:noProof/>
                    <w:webHidden/>
                  </w:rPr>
                  <w:fldChar w:fldCharType="begin"/>
                </w:r>
                <w:r>
                  <w:rPr>
                    <w:noProof/>
                    <w:webHidden/>
                  </w:rPr>
                  <w:instrText xml:space="preserve"> PAGEREF _Toc222417303 \h </w:instrText>
                </w:r>
                <w:r>
                  <w:rPr>
                    <w:noProof/>
                    <w:webHidden/>
                  </w:rPr>
                </w:r>
                <w:r>
                  <w:rPr>
                    <w:noProof/>
                    <w:webHidden/>
                  </w:rPr>
                  <w:fldChar w:fldCharType="separate"/>
                </w:r>
                <w:r>
                  <w:rPr>
                    <w:noProof/>
                    <w:webHidden/>
                  </w:rPr>
                  <w:t>54</w:t>
                </w:r>
                <w:r>
                  <w:rPr>
                    <w:noProof/>
                    <w:webHidden/>
                  </w:rPr>
                  <w:fldChar w:fldCharType="end"/>
                </w:r>
              </w:hyperlink>
            </w:p>
            <w:p w:rsidR="00820F85" w:rsidRDefault="00820F85" w14:paraId="45E642C6" w14:textId="1863A37F">
              <w:pPr>
                <w:pStyle w:val="TOC3"/>
                <w:rPr>
                  <w:rFonts w:asciiTheme="minorHAnsi" w:hAnsiTheme="minorHAnsi" w:eastAsiaTheme="minorEastAsia" w:cstheme="minorBidi"/>
                  <w:noProof/>
                  <w:kern w:val="2"/>
                  <w:sz w:val="24"/>
                  <w:lang w:val="en-US" w:eastAsia="en-US"/>
                  <w14:ligatures w14:val="standardContextual"/>
                </w:rPr>
              </w:pPr>
              <w:hyperlink w:history="1" w:anchor="_Toc222417304">
                <w:r w:rsidRPr="003A2C81">
                  <w:rPr>
                    <w:rStyle w:val="Hyperlink"/>
                    <w:b/>
                    <w:noProof/>
                  </w:rPr>
                  <w:t>8.4.12.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Punteggio per Decurtazione - CalcoloPunteggioDecurtazione</w:t>
                </w:r>
                <w:r>
                  <w:rPr>
                    <w:noProof/>
                    <w:webHidden/>
                  </w:rPr>
                  <w:tab/>
                </w:r>
                <w:r>
                  <w:rPr>
                    <w:noProof/>
                    <w:webHidden/>
                  </w:rPr>
                  <w:fldChar w:fldCharType="begin"/>
                </w:r>
                <w:r>
                  <w:rPr>
                    <w:noProof/>
                    <w:webHidden/>
                  </w:rPr>
                  <w:instrText xml:space="preserve"> PAGEREF _Toc222417304 \h </w:instrText>
                </w:r>
                <w:r>
                  <w:rPr>
                    <w:noProof/>
                    <w:webHidden/>
                  </w:rPr>
                </w:r>
                <w:r>
                  <w:rPr>
                    <w:noProof/>
                    <w:webHidden/>
                  </w:rPr>
                  <w:fldChar w:fldCharType="separate"/>
                </w:r>
                <w:r>
                  <w:rPr>
                    <w:noProof/>
                    <w:webHidden/>
                  </w:rPr>
                  <w:t>56</w:t>
                </w:r>
                <w:r>
                  <w:rPr>
                    <w:noProof/>
                    <w:webHidden/>
                  </w:rPr>
                  <w:fldChar w:fldCharType="end"/>
                </w:r>
              </w:hyperlink>
            </w:p>
            <w:p w:rsidR="00820F85" w:rsidRDefault="00820F85" w14:paraId="2D9C8A69" w14:textId="02888E77">
              <w:pPr>
                <w:pStyle w:val="TOC3"/>
                <w:rPr>
                  <w:rFonts w:asciiTheme="minorHAnsi" w:hAnsiTheme="minorHAnsi" w:eastAsiaTheme="minorEastAsia" w:cstheme="minorBidi"/>
                  <w:noProof/>
                  <w:kern w:val="2"/>
                  <w:sz w:val="24"/>
                  <w:lang w:val="en-US" w:eastAsia="en-US"/>
                  <w14:ligatures w14:val="standardContextual"/>
                </w:rPr>
              </w:pPr>
              <w:hyperlink w:history="1" w:anchor="_Toc222417305">
                <w:r w:rsidRPr="003A2C81">
                  <w:rPr>
                    <w:rStyle w:val="Hyperlink"/>
                    <w:b/>
                    <w:noProof/>
                  </w:rPr>
                  <w:t>8.4.13.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Inserimento Decurtazione – InsertDecurtazione (MEV 21/01/2026)</w:t>
                </w:r>
                <w:r>
                  <w:rPr>
                    <w:noProof/>
                    <w:webHidden/>
                  </w:rPr>
                  <w:tab/>
                </w:r>
                <w:r>
                  <w:rPr>
                    <w:noProof/>
                    <w:webHidden/>
                  </w:rPr>
                  <w:fldChar w:fldCharType="begin"/>
                </w:r>
                <w:r>
                  <w:rPr>
                    <w:noProof/>
                    <w:webHidden/>
                  </w:rPr>
                  <w:instrText xml:space="preserve"> PAGEREF _Toc222417305 \h </w:instrText>
                </w:r>
                <w:r>
                  <w:rPr>
                    <w:noProof/>
                    <w:webHidden/>
                  </w:rPr>
                </w:r>
                <w:r>
                  <w:rPr>
                    <w:noProof/>
                    <w:webHidden/>
                  </w:rPr>
                  <w:fldChar w:fldCharType="separate"/>
                </w:r>
                <w:r>
                  <w:rPr>
                    <w:noProof/>
                    <w:webHidden/>
                  </w:rPr>
                  <w:t>57</w:t>
                </w:r>
                <w:r>
                  <w:rPr>
                    <w:noProof/>
                    <w:webHidden/>
                  </w:rPr>
                  <w:fldChar w:fldCharType="end"/>
                </w:r>
              </w:hyperlink>
            </w:p>
            <w:p w:rsidR="00820F85" w:rsidRDefault="00820F85" w14:paraId="6976A7DF" w14:textId="3B213296">
              <w:pPr>
                <w:pStyle w:val="TOC3"/>
                <w:rPr>
                  <w:rFonts w:asciiTheme="minorHAnsi" w:hAnsiTheme="minorHAnsi" w:eastAsiaTheme="minorEastAsia" w:cstheme="minorBidi"/>
                  <w:noProof/>
                  <w:kern w:val="2"/>
                  <w:sz w:val="24"/>
                  <w:lang w:val="en-US" w:eastAsia="en-US"/>
                  <w14:ligatures w14:val="standardContextual"/>
                </w:rPr>
              </w:pPr>
              <w:hyperlink w:history="1" w:anchor="_Toc222417306">
                <w:r w:rsidRPr="003A2C81">
                  <w:rPr>
                    <w:rStyle w:val="Hyperlink"/>
                    <w:b/>
                    <w:noProof/>
                  </w:rPr>
                  <w:t>8.4.14.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Annullamento Decurtazione - InsertAnnullamento</w:t>
                </w:r>
                <w:r>
                  <w:rPr>
                    <w:noProof/>
                    <w:webHidden/>
                  </w:rPr>
                  <w:tab/>
                </w:r>
                <w:r>
                  <w:rPr>
                    <w:noProof/>
                    <w:webHidden/>
                  </w:rPr>
                  <w:fldChar w:fldCharType="begin"/>
                </w:r>
                <w:r>
                  <w:rPr>
                    <w:noProof/>
                    <w:webHidden/>
                  </w:rPr>
                  <w:instrText xml:space="preserve"> PAGEREF _Toc222417306 \h </w:instrText>
                </w:r>
                <w:r>
                  <w:rPr>
                    <w:noProof/>
                    <w:webHidden/>
                  </w:rPr>
                </w:r>
                <w:r>
                  <w:rPr>
                    <w:noProof/>
                    <w:webHidden/>
                  </w:rPr>
                  <w:fldChar w:fldCharType="separate"/>
                </w:r>
                <w:r>
                  <w:rPr>
                    <w:noProof/>
                    <w:webHidden/>
                  </w:rPr>
                  <w:t>59</w:t>
                </w:r>
                <w:r>
                  <w:rPr>
                    <w:noProof/>
                    <w:webHidden/>
                  </w:rPr>
                  <w:fldChar w:fldCharType="end"/>
                </w:r>
              </w:hyperlink>
            </w:p>
            <w:p w:rsidR="00820F85" w:rsidRDefault="00820F85" w14:paraId="08130C07" w14:textId="7338EAD9">
              <w:pPr>
                <w:pStyle w:val="TOC3"/>
                <w:rPr>
                  <w:rFonts w:asciiTheme="minorHAnsi" w:hAnsiTheme="minorHAnsi" w:eastAsiaTheme="minorEastAsia" w:cstheme="minorBidi"/>
                  <w:noProof/>
                  <w:kern w:val="2"/>
                  <w:sz w:val="24"/>
                  <w:lang w:val="en-US" w:eastAsia="en-US"/>
                  <w14:ligatures w14:val="standardContextual"/>
                </w:rPr>
              </w:pPr>
              <w:hyperlink w:history="1" w:anchor="_Toc222417307">
                <w:r w:rsidRPr="003A2C81">
                  <w:rPr>
                    <w:rStyle w:val="Hyperlink"/>
                    <w:b/>
                    <w:noProof/>
                  </w:rPr>
                  <w:t>8.4.15.</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Cancellazione Decurtazione – DeleteDecurtazione</w:t>
                </w:r>
                <w:r>
                  <w:rPr>
                    <w:noProof/>
                    <w:webHidden/>
                  </w:rPr>
                  <w:tab/>
                </w:r>
                <w:r>
                  <w:rPr>
                    <w:noProof/>
                    <w:webHidden/>
                  </w:rPr>
                  <w:fldChar w:fldCharType="begin"/>
                </w:r>
                <w:r>
                  <w:rPr>
                    <w:noProof/>
                    <w:webHidden/>
                  </w:rPr>
                  <w:instrText xml:space="preserve"> PAGEREF _Toc222417307 \h </w:instrText>
                </w:r>
                <w:r>
                  <w:rPr>
                    <w:noProof/>
                    <w:webHidden/>
                  </w:rPr>
                </w:r>
                <w:r>
                  <w:rPr>
                    <w:noProof/>
                    <w:webHidden/>
                  </w:rPr>
                  <w:fldChar w:fldCharType="separate"/>
                </w:r>
                <w:r>
                  <w:rPr>
                    <w:noProof/>
                    <w:webHidden/>
                  </w:rPr>
                  <w:t>62</w:t>
                </w:r>
                <w:r>
                  <w:rPr>
                    <w:noProof/>
                    <w:webHidden/>
                  </w:rPr>
                  <w:fldChar w:fldCharType="end"/>
                </w:r>
              </w:hyperlink>
            </w:p>
            <w:p w:rsidR="00820F85" w:rsidRDefault="00820F85" w14:paraId="5DC11F3D" w14:textId="4E629A78">
              <w:pPr>
                <w:pStyle w:val="TOC3"/>
                <w:rPr>
                  <w:rFonts w:asciiTheme="minorHAnsi" w:hAnsiTheme="minorHAnsi" w:eastAsiaTheme="minorEastAsia" w:cstheme="minorBidi"/>
                  <w:noProof/>
                  <w:kern w:val="2"/>
                  <w:sz w:val="24"/>
                  <w:lang w:val="en-US" w:eastAsia="en-US"/>
                  <w14:ligatures w14:val="standardContextual"/>
                </w:rPr>
              </w:pPr>
              <w:hyperlink w:history="1" w:anchor="_Toc222417308">
                <w:r w:rsidRPr="003A2C81">
                  <w:rPr>
                    <w:rStyle w:val="Hyperlink"/>
                    <w:b/>
                    <w:noProof/>
                  </w:rPr>
                  <w:t>8.4.16.</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Univocità Decurtazione - checkUnivocitaDecurtazione</w:t>
                </w:r>
                <w:r>
                  <w:rPr>
                    <w:noProof/>
                    <w:webHidden/>
                  </w:rPr>
                  <w:tab/>
                </w:r>
                <w:r>
                  <w:rPr>
                    <w:noProof/>
                    <w:webHidden/>
                  </w:rPr>
                  <w:fldChar w:fldCharType="begin"/>
                </w:r>
                <w:r>
                  <w:rPr>
                    <w:noProof/>
                    <w:webHidden/>
                  </w:rPr>
                  <w:instrText xml:space="preserve"> PAGEREF _Toc222417308 \h </w:instrText>
                </w:r>
                <w:r>
                  <w:rPr>
                    <w:noProof/>
                    <w:webHidden/>
                  </w:rPr>
                </w:r>
                <w:r>
                  <w:rPr>
                    <w:noProof/>
                    <w:webHidden/>
                  </w:rPr>
                  <w:fldChar w:fldCharType="separate"/>
                </w:r>
                <w:r>
                  <w:rPr>
                    <w:noProof/>
                    <w:webHidden/>
                  </w:rPr>
                  <w:t>63</w:t>
                </w:r>
                <w:r>
                  <w:rPr>
                    <w:noProof/>
                    <w:webHidden/>
                  </w:rPr>
                  <w:fldChar w:fldCharType="end"/>
                </w:r>
              </w:hyperlink>
            </w:p>
            <w:p w:rsidR="00820F85" w:rsidRDefault="00820F85" w14:paraId="54D857ED" w14:textId="4498EFAE">
              <w:pPr>
                <w:pStyle w:val="TOC3"/>
                <w:rPr>
                  <w:rFonts w:asciiTheme="minorHAnsi" w:hAnsiTheme="minorHAnsi" w:eastAsiaTheme="minorEastAsia" w:cstheme="minorBidi"/>
                  <w:noProof/>
                  <w:kern w:val="2"/>
                  <w:sz w:val="24"/>
                  <w:lang w:val="en-US" w:eastAsia="en-US"/>
                  <w14:ligatures w14:val="standardContextual"/>
                </w:rPr>
              </w:pPr>
              <w:hyperlink w:history="1" w:anchor="_Toc222417309">
                <w:r w:rsidRPr="003A2C81">
                  <w:rPr>
                    <w:rStyle w:val="Hyperlink"/>
                    <w:b/>
                    <w:noProof/>
                  </w:rPr>
                  <w:t>8.4.17.</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Tipo Identificativo - getTipoIdentificativo</w:t>
                </w:r>
                <w:r>
                  <w:rPr>
                    <w:noProof/>
                    <w:webHidden/>
                  </w:rPr>
                  <w:tab/>
                </w:r>
                <w:r>
                  <w:rPr>
                    <w:noProof/>
                    <w:webHidden/>
                  </w:rPr>
                  <w:fldChar w:fldCharType="begin"/>
                </w:r>
                <w:r>
                  <w:rPr>
                    <w:noProof/>
                    <w:webHidden/>
                  </w:rPr>
                  <w:instrText xml:space="preserve"> PAGEREF _Toc222417309 \h </w:instrText>
                </w:r>
                <w:r>
                  <w:rPr>
                    <w:noProof/>
                    <w:webHidden/>
                  </w:rPr>
                </w:r>
                <w:r>
                  <w:rPr>
                    <w:noProof/>
                    <w:webHidden/>
                  </w:rPr>
                  <w:fldChar w:fldCharType="separate"/>
                </w:r>
                <w:r>
                  <w:rPr>
                    <w:noProof/>
                    <w:webHidden/>
                  </w:rPr>
                  <w:t>64</w:t>
                </w:r>
                <w:r>
                  <w:rPr>
                    <w:noProof/>
                    <w:webHidden/>
                  </w:rPr>
                  <w:fldChar w:fldCharType="end"/>
                </w:r>
              </w:hyperlink>
            </w:p>
            <w:p w:rsidR="00820F85" w:rsidRDefault="00820F85" w14:paraId="0AB2071A" w14:textId="54046E9C">
              <w:pPr>
                <w:pStyle w:val="TOC3"/>
                <w:rPr>
                  <w:rFonts w:asciiTheme="minorHAnsi" w:hAnsiTheme="minorHAnsi" w:eastAsiaTheme="minorEastAsia" w:cstheme="minorBidi"/>
                  <w:noProof/>
                  <w:kern w:val="2"/>
                  <w:sz w:val="24"/>
                  <w:lang w:val="en-US" w:eastAsia="en-US"/>
                  <w14:ligatures w14:val="standardContextual"/>
                </w:rPr>
              </w:pPr>
              <w:hyperlink w:history="1" w:anchor="_Toc222417310">
                <w:r w:rsidRPr="003A2C81">
                  <w:rPr>
                    <w:rStyle w:val="Hyperlink"/>
                    <w:b/>
                    <w:noProof/>
                  </w:rPr>
                  <w:t>8.4.18.</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Fattispecie per Tipo Atto - getFattispecieTipoAtto</w:t>
                </w:r>
                <w:r>
                  <w:rPr>
                    <w:noProof/>
                    <w:webHidden/>
                  </w:rPr>
                  <w:tab/>
                </w:r>
                <w:r>
                  <w:rPr>
                    <w:noProof/>
                    <w:webHidden/>
                  </w:rPr>
                  <w:fldChar w:fldCharType="begin"/>
                </w:r>
                <w:r>
                  <w:rPr>
                    <w:noProof/>
                    <w:webHidden/>
                  </w:rPr>
                  <w:instrText xml:space="preserve"> PAGEREF _Toc222417310 \h </w:instrText>
                </w:r>
                <w:r>
                  <w:rPr>
                    <w:noProof/>
                    <w:webHidden/>
                  </w:rPr>
                </w:r>
                <w:r>
                  <w:rPr>
                    <w:noProof/>
                    <w:webHidden/>
                  </w:rPr>
                  <w:fldChar w:fldCharType="separate"/>
                </w:r>
                <w:r>
                  <w:rPr>
                    <w:noProof/>
                    <w:webHidden/>
                  </w:rPr>
                  <w:t>65</w:t>
                </w:r>
                <w:r>
                  <w:rPr>
                    <w:noProof/>
                    <w:webHidden/>
                  </w:rPr>
                  <w:fldChar w:fldCharType="end"/>
                </w:r>
              </w:hyperlink>
            </w:p>
            <w:p w:rsidR="00820F85" w:rsidRDefault="00820F85" w14:paraId="6AC7286A" w14:textId="295063D6">
              <w:pPr>
                <w:pStyle w:val="TOC3"/>
                <w:rPr>
                  <w:rFonts w:asciiTheme="minorHAnsi" w:hAnsiTheme="minorHAnsi" w:eastAsiaTheme="minorEastAsia" w:cstheme="minorBidi"/>
                  <w:noProof/>
                  <w:kern w:val="2"/>
                  <w:sz w:val="24"/>
                  <w:lang w:val="en-US" w:eastAsia="en-US"/>
                  <w14:ligatures w14:val="standardContextual"/>
                </w:rPr>
              </w:pPr>
              <w:hyperlink w:history="1" w:anchor="_Toc222417311">
                <w:r w:rsidRPr="003A2C81">
                  <w:rPr>
                    <w:rStyle w:val="Hyperlink"/>
                    <w:b/>
                    <w:noProof/>
                  </w:rPr>
                  <w:t>8.4.19.</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LavoratoriFattispecie - checkUnivocitaLavoratoriFattispecie</w:t>
                </w:r>
                <w:r>
                  <w:rPr>
                    <w:noProof/>
                    <w:webHidden/>
                  </w:rPr>
                  <w:tab/>
                </w:r>
                <w:r>
                  <w:rPr>
                    <w:noProof/>
                    <w:webHidden/>
                  </w:rPr>
                  <w:fldChar w:fldCharType="begin"/>
                </w:r>
                <w:r>
                  <w:rPr>
                    <w:noProof/>
                    <w:webHidden/>
                  </w:rPr>
                  <w:instrText xml:space="preserve"> PAGEREF _Toc222417311 \h </w:instrText>
                </w:r>
                <w:r>
                  <w:rPr>
                    <w:noProof/>
                    <w:webHidden/>
                  </w:rPr>
                </w:r>
                <w:r>
                  <w:rPr>
                    <w:noProof/>
                    <w:webHidden/>
                  </w:rPr>
                  <w:fldChar w:fldCharType="separate"/>
                </w:r>
                <w:r>
                  <w:rPr>
                    <w:noProof/>
                    <w:webHidden/>
                  </w:rPr>
                  <w:t>66</w:t>
                </w:r>
                <w:r>
                  <w:rPr>
                    <w:noProof/>
                    <w:webHidden/>
                  </w:rPr>
                  <w:fldChar w:fldCharType="end"/>
                </w:r>
              </w:hyperlink>
            </w:p>
            <w:p w:rsidR="00820F85" w:rsidRDefault="00820F85" w14:paraId="75665EA5" w14:textId="4AE1A76E">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12">
                <w:r w:rsidRPr="003A2C81">
                  <w:rPr>
                    <w:rStyle w:val="Hyperlink"/>
                    <w:noProof/>
                    <w:lang w:val="en-US"/>
                  </w:rPr>
                  <w:t>8.5.</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lang w:val="en-US"/>
                  </w:rPr>
                  <w:t>Processi Back-End – Gestione Recuperi</w:t>
                </w:r>
                <w:r>
                  <w:rPr>
                    <w:noProof/>
                    <w:webHidden/>
                  </w:rPr>
                  <w:tab/>
                </w:r>
                <w:r>
                  <w:rPr>
                    <w:noProof/>
                    <w:webHidden/>
                  </w:rPr>
                  <w:fldChar w:fldCharType="begin"/>
                </w:r>
                <w:r>
                  <w:rPr>
                    <w:noProof/>
                    <w:webHidden/>
                  </w:rPr>
                  <w:instrText xml:space="preserve"> PAGEREF _Toc222417312 \h </w:instrText>
                </w:r>
                <w:r>
                  <w:rPr>
                    <w:noProof/>
                    <w:webHidden/>
                  </w:rPr>
                </w:r>
                <w:r>
                  <w:rPr>
                    <w:noProof/>
                    <w:webHidden/>
                  </w:rPr>
                  <w:fldChar w:fldCharType="separate"/>
                </w:r>
                <w:r>
                  <w:rPr>
                    <w:noProof/>
                    <w:webHidden/>
                  </w:rPr>
                  <w:t>67</w:t>
                </w:r>
                <w:r>
                  <w:rPr>
                    <w:noProof/>
                    <w:webHidden/>
                  </w:rPr>
                  <w:fldChar w:fldCharType="end"/>
                </w:r>
              </w:hyperlink>
            </w:p>
            <w:p w:rsidR="00820F85" w:rsidRDefault="00820F85" w14:paraId="7349CEC2" w14:textId="4DC8948C">
              <w:pPr>
                <w:pStyle w:val="TOC3"/>
                <w:rPr>
                  <w:rFonts w:asciiTheme="minorHAnsi" w:hAnsiTheme="minorHAnsi" w:eastAsiaTheme="minorEastAsia" w:cstheme="minorBidi"/>
                  <w:noProof/>
                  <w:kern w:val="2"/>
                  <w:sz w:val="24"/>
                  <w:lang w:val="en-US" w:eastAsia="en-US"/>
                  <w14:ligatures w14:val="standardContextual"/>
                </w:rPr>
              </w:pPr>
              <w:hyperlink w:history="1" w:anchor="_Toc222417313">
                <w:r w:rsidRPr="003A2C81">
                  <w:rPr>
                    <w:rStyle w:val="Hyperlink"/>
                    <w:b/>
                    <w:noProof/>
                  </w:rPr>
                  <w:t>8.5.1.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Parametri di configurazione - getParametriRecuperi</w:t>
                </w:r>
                <w:r>
                  <w:rPr>
                    <w:noProof/>
                    <w:webHidden/>
                  </w:rPr>
                  <w:tab/>
                </w:r>
                <w:r>
                  <w:rPr>
                    <w:noProof/>
                    <w:webHidden/>
                  </w:rPr>
                  <w:fldChar w:fldCharType="begin"/>
                </w:r>
                <w:r>
                  <w:rPr>
                    <w:noProof/>
                    <w:webHidden/>
                  </w:rPr>
                  <w:instrText xml:space="preserve"> PAGEREF _Toc222417313 \h </w:instrText>
                </w:r>
                <w:r>
                  <w:rPr>
                    <w:noProof/>
                    <w:webHidden/>
                  </w:rPr>
                </w:r>
                <w:r>
                  <w:rPr>
                    <w:noProof/>
                    <w:webHidden/>
                  </w:rPr>
                  <w:fldChar w:fldCharType="separate"/>
                </w:r>
                <w:r>
                  <w:rPr>
                    <w:noProof/>
                    <w:webHidden/>
                  </w:rPr>
                  <w:t>67</w:t>
                </w:r>
                <w:r>
                  <w:rPr>
                    <w:noProof/>
                    <w:webHidden/>
                  </w:rPr>
                  <w:fldChar w:fldCharType="end"/>
                </w:r>
              </w:hyperlink>
            </w:p>
            <w:p w:rsidR="00820F85" w:rsidRDefault="00820F85" w14:paraId="718DDB30" w14:textId="0FF1B978">
              <w:pPr>
                <w:pStyle w:val="TOC3"/>
                <w:rPr>
                  <w:rFonts w:asciiTheme="minorHAnsi" w:hAnsiTheme="minorHAnsi" w:eastAsiaTheme="minorEastAsia" w:cstheme="minorBidi"/>
                  <w:noProof/>
                  <w:kern w:val="2"/>
                  <w:sz w:val="24"/>
                  <w:lang w:val="en-US" w:eastAsia="en-US"/>
                  <w14:ligatures w14:val="standardContextual"/>
                </w:rPr>
              </w:pPr>
              <w:hyperlink w:history="1" w:anchor="_Toc222417314">
                <w:r w:rsidRPr="003A2C81">
                  <w:rPr>
                    <w:rStyle w:val="Hyperlink"/>
                    <w:b/>
                    <w:noProof/>
                  </w:rPr>
                  <w:t>8.5.2.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Storico Recuperi - getRecuperi</w:t>
                </w:r>
                <w:r>
                  <w:rPr>
                    <w:noProof/>
                    <w:webHidden/>
                  </w:rPr>
                  <w:tab/>
                </w:r>
                <w:r>
                  <w:rPr>
                    <w:noProof/>
                    <w:webHidden/>
                  </w:rPr>
                  <w:fldChar w:fldCharType="begin"/>
                </w:r>
                <w:r>
                  <w:rPr>
                    <w:noProof/>
                    <w:webHidden/>
                  </w:rPr>
                  <w:instrText xml:space="preserve"> PAGEREF _Toc222417314 \h </w:instrText>
                </w:r>
                <w:r>
                  <w:rPr>
                    <w:noProof/>
                    <w:webHidden/>
                  </w:rPr>
                </w:r>
                <w:r>
                  <w:rPr>
                    <w:noProof/>
                    <w:webHidden/>
                  </w:rPr>
                  <w:fldChar w:fldCharType="separate"/>
                </w:r>
                <w:r>
                  <w:rPr>
                    <w:noProof/>
                    <w:webHidden/>
                  </w:rPr>
                  <w:t>68</w:t>
                </w:r>
                <w:r>
                  <w:rPr>
                    <w:noProof/>
                    <w:webHidden/>
                  </w:rPr>
                  <w:fldChar w:fldCharType="end"/>
                </w:r>
              </w:hyperlink>
            </w:p>
            <w:p w:rsidR="00820F85" w:rsidRDefault="00820F85" w14:paraId="6A1EC43C" w14:textId="064BE42B">
              <w:pPr>
                <w:pStyle w:val="TOC3"/>
                <w:rPr>
                  <w:rFonts w:asciiTheme="minorHAnsi" w:hAnsiTheme="minorHAnsi" w:eastAsiaTheme="minorEastAsia" w:cstheme="minorBidi"/>
                  <w:noProof/>
                  <w:kern w:val="2"/>
                  <w:sz w:val="24"/>
                  <w:lang w:val="en-US" w:eastAsia="en-US"/>
                  <w14:ligatures w14:val="standardContextual"/>
                </w:rPr>
              </w:pPr>
              <w:hyperlink w:history="1" w:anchor="_Toc222417315">
                <w:r w:rsidRPr="003A2C81">
                  <w:rPr>
                    <w:rStyle w:val="Hyperlink"/>
                    <w:b/>
                    <w:noProof/>
                  </w:rPr>
                  <w:t>8.5.3.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Univocità Recupero - checkUnivocitaRecupero</w:t>
                </w:r>
                <w:r>
                  <w:rPr>
                    <w:noProof/>
                    <w:webHidden/>
                  </w:rPr>
                  <w:tab/>
                </w:r>
                <w:r>
                  <w:rPr>
                    <w:noProof/>
                    <w:webHidden/>
                  </w:rPr>
                  <w:fldChar w:fldCharType="begin"/>
                </w:r>
                <w:r>
                  <w:rPr>
                    <w:noProof/>
                    <w:webHidden/>
                  </w:rPr>
                  <w:instrText xml:space="preserve"> PAGEREF _Toc222417315 \h </w:instrText>
                </w:r>
                <w:r>
                  <w:rPr>
                    <w:noProof/>
                    <w:webHidden/>
                  </w:rPr>
                </w:r>
                <w:r>
                  <w:rPr>
                    <w:noProof/>
                    <w:webHidden/>
                  </w:rPr>
                  <w:fldChar w:fldCharType="separate"/>
                </w:r>
                <w:r>
                  <w:rPr>
                    <w:noProof/>
                    <w:webHidden/>
                  </w:rPr>
                  <w:t>69</w:t>
                </w:r>
                <w:r>
                  <w:rPr>
                    <w:noProof/>
                    <w:webHidden/>
                  </w:rPr>
                  <w:fldChar w:fldCharType="end"/>
                </w:r>
              </w:hyperlink>
            </w:p>
            <w:p w:rsidR="00820F85" w:rsidRDefault="00820F85" w14:paraId="395B1F1E" w14:textId="5F5E4F61">
              <w:pPr>
                <w:pStyle w:val="TOC3"/>
                <w:rPr>
                  <w:rFonts w:asciiTheme="minorHAnsi" w:hAnsiTheme="minorHAnsi" w:eastAsiaTheme="minorEastAsia" w:cstheme="minorBidi"/>
                  <w:noProof/>
                  <w:kern w:val="2"/>
                  <w:sz w:val="24"/>
                  <w:lang w:val="en-US" w:eastAsia="en-US"/>
                  <w14:ligatures w14:val="standardContextual"/>
                </w:rPr>
              </w:pPr>
              <w:hyperlink w:history="1" w:anchor="_Toc222417316">
                <w:r w:rsidRPr="003A2C81">
                  <w:rPr>
                    <w:rStyle w:val="Hyperlink"/>
                    <w:b/>
                    <w:noProof/>
                  </w:rPr>
                  <w:t>8.5.4.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Recupero Annullabile da Revisore – getRecuperoAnnullabile (MEV 21/01/2026)</w:t>
                </w:r>
                <w:r>
                  <w:rPr>
                    <w:noProof/>
                    <w:webHidden/>
                  </w:rPr>
                  <w:tab/>
                </w:r>
                <w:r>
                  <w:rPr>
                    <w:noProof/>
                    <w:webHidden/>
                  </w:rPr>
                  <w:fldChar w:fldCharType="begin"/>
                </w:r>
                <w:r>
                  <w:rPr>
                    <w:noProof/>
                    <w:webHidden/>
                  </w:rPr>
                  <w:instrText xml:space="preserve"> PAGEREF _Toc222417316 \h </w:instrText>
                </w:r>
                <w:r>
                  <w:rPr>
                    <w:noProof/>
                    <w:webHidden/>
                  </w:rPr>
                </w:r>
                <w:r>
                  <w:rPr>
                    <w:noProof/>
                    <w:webHidden/>
                  </w:rPr>
                  <w:fldChar w:fldCharType="separate"/>
                </w:r>
                <w:r>
                  <w:rPr>
                    <w:noProof/>
                    <w:webHidden/>
                  </w:rPr>
                  <w:t>70</w:t>
                </w:r>
                <w:r>
                  <w:rPr>
                    <w:noProof/>
                    <w:webHidden/>
                  </w:rPr>
                  <w:fldChar w:fldCharType="end"/>
                </w:r>
              </w:hyperlink>
            </w:p>
            <w:p w:rsidR="00820F85" w:rsidRDefault="00820F85" w14:paraId="77C59C42" w14:textId="7966D42A">
              <w:pPr>
                <w:pStyle w:val="TOC3"/>
                <w:rPr>
                  <w:rFonts w:asciiTheme="minorHAnsi" w:hAnsiTheme="minorHAnsi" w:eastAsiaTheme="minorEastAsia" w:cstheme="minorBidi"/>
                  <w:noProof/>
                  <w:kern w:val="2"/>
                  <w:sz w:val="24"/>
                  <w:lang w:val="en-US" w:eastAsia="en-US"/>
                  <w14:ligatures w14:val="standardContextual"/>
                </w:rPr>
              </w:pPr>
              <w:hyperlink w:history="1" w:anchor="_Toc222417317">
                <w:r w:rsidRPr="003A2C81">
                  <w:rPr>
                    <w:rStyle w:val="Hyperlink"/>
                    <w:b/>
                    <w:noProof/>
                  </w:rPr>
                  <w:t>8.5.5.</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Check Nuovo Recupero - checkNuovoRecupero</w:t>
                </w:r>
                <w:r>
                  <w:rPr>
                    <w:noProof/>
                    <w:webHidden/>
                  </w:rPr>
                  <w:tab/>
                </w:r>
                <w:r>
                  <w:rPr>
                    <w:noProof/>
                    <w:webHidden/>
                  </w:rPr>
                  <w:fldChar w:fldCharType="begin"/>
                </w:r>
                <w:r>
                  <w:rPr>
                    <w:noProof/>
                    <w:webHidden/>
                  </w:rPr>
                  <w:instrText xml:space="preserve"> PAGEREF _Toc222417317 \h </w:instrText>
                </w:r>
                <w:r>
                  <w:rPr>
                    <w:noProof/>
                    <w:webHidden/>
                  </w:rPr>
                </w:r>
                <w:r>
                  <w:rPr>
                    <w:noProof/>
                    <w:webHidden/>
                  </w:rPr>
                  <w:fldChar w:fldCharType="separate"/>
                </w:r>
                <w:r>
                  <w:rPr>
                    <w:noProof/>
                    <w:webHidden/>
                  </w:rPr>
                  <w:t>71</w:t>
                </w:r>
                <w:r>
                  <w:rPr>
                    <w:noProof/>
                    <w:webHidden/>
                  </w:rPr>
                  <w:fldChar w:fldCharType="end"/>
                </w:r>
              </w:hyperlink>
            </w:p>
            <w:p w:rsidR="00820F85" w:rsidRDefault="00820F85" w14:paraId="7308926D" w14:textId="351623F7">
              <w:pPr>
                <w:pStyle w:val="TOC3"/>
                <w:rPr>
                  <w:rFonts w:asciiTheme="minorHAnsi" w:hAnsiTheme="minorHAnsi" w:eastAsiaTheme="minorEastAsia" w:cstheme="minorBidi"/>
                  <w:noProof/>
                  <w:kern w:val="2"/>
                  <w:sz w:val="24"/>
                  <w:lang w:val="en-US" w:eastAsia="en-US"/>
                  <w14:ligatures w14:val="standardContextual"/>
                </w:rPr>
              </w:pPr>
              <w:hyperlink w:history="1" w:anchor="_Toc222417318">
                <w:r w:rsidRPr="003A2C81">
                  <w:rPr>
                    <w:rStyle w:val="Hyperlink"/>
                    <w:b/>
                    <w:noProof/>
                  </w:rPr>
                  <w:t>8.5.6.</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Inserimento Recupero - InsertRecupero(MEV 21/01/2026)</w:t>
                </w:r>
                <w:r>
                  <w:rPr>
                    <w:noProof/>
                    <w:webHidden/>
                  </w:rPr>
                  <w:tab/>
                </w:r>
                <w:r>
                  <w:rPr>
                    <w:noProof/>
                    <w:webHidden/>
                  </w:rPr>
                  <w:fldChar w:fldCharType="begin"/>
                </w:r>
                <w:r>
                  <w:rPr>
                    <w:noProof/>
                    <w:webHidden/>
                  </w:rPr>
                  <w:instrText xml:space="preserve"> PAGEREF _Toc222417318 \h </w:instrText>
                </w:r>
                <w:r>
                  <w:rPr>
                    <w:noProof/>
                    <w:webHidden/>
                  </w:rPr>
                </w:r>
                <w:r>
                  <w:rPr>
                    <w:noProof/>
                    <w:webHidden/>
                  </w:rPr>
                  <w:fldChar w:fldCharType="separate"/>
                </w:r>
                <w:r>
                  <w:rPr>
                    <w:noProof/>
                    <w:webHidden/>
                  </w:rPr>
                  <w:t>71</w:t>
                </w:r>
                <w:r>
                  <w:rPr>
                    <w:noProof/>
                    <w:webHidden/>
                  </w:rPr>
                  <w:fldChar w:fldCharType="end"/>
                </w:r>
              </w:hyperlink>
            </w:p>
            <w:p w:rsidR="00820F85" w:rsidRDefault="00820F85" w14:paraId="2AE64294" w14:textId="042A0F07">
              <w:pPr>
                <w:pStyle w:val="TOC3"/>
                <w:rPr>
                  <w:rFonts w:asciiTheme="minorHAnsi" w:hAnsiTheme="minorHAnsi" w:eastAsiaTheme="minorEastAsia" w:cstheme="minorBidi"/>
                  <w:noProof/>
                  <w:kern w:val="2"/>
                  <w:sz w:val="24"/>
                  <w:lang w:val="en-US" w:eastAsia="en-US"/>
                  <w14:ligatures w14:val="standardContextual"/>
                </w:rPr>
              </w:pPr>
              <w:hyperlink w:history="1" w:anchor="_Toc222417319">
                <w:r w:rsidRPr="003A2C81">
                  <w:rPr>
                    <w:rStyle w:val="Hyperlink"/>
                    <w:b/>
                    <w:noProof/>
                  </w:rPr>
                  <w:t>8.5.7.</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Annullamento Recupero - InsertAnnullamentoRecupero</w:t>
                </w:r>
                <w:r>
                  <w:rPr>
                    <w:noProof/>
                    <w:webHidden/>
                  </w:rPr>
                  <w:tab/>
                </w:r>
                <w:r>
                  <w:rPr>
                    <w:noProof/>
                    <w:webHidden/>
                  </w:rPr>
                  <w:fldChar w:fldCharType="begin"/>
                </w:r>
                <w:r>
                  <w:rPr>
                    <w:noProof/>
                    <w:webHidden/>
                  </w:rPr>
                  <w:instrText xml:space="preserve"> PAGEREF _Toc222417319 \h </w:instrText>
                </w:r>
                <w:r>
                  <w:rPr>
                    <w:noProof/>
                    <w:webHidden/>
                  </w:rPr>
                </w:r>
                <w:r>
                  <w:rPr>
                    <w:noProof/>
                    <w:webHidden/>
                  </w:rPr>
                  <w:fldChar w:fldCharType="separate"/>
                </w:r>
                <w:r>
                  <w:rPr>
                    <w:noProof/>
                    <w:webHidden/>
                  </w:rPr>
                  <w:t>75</w:t>
                </w:r>
                <w:r>
                  <w:rPr>
                    <w:noProof/>
                    <w:webHidden/>
                  </w:rPr>
                  <w:fldChar w:fldCharType="end"/>
                </w:r>
              </w:hyperlink>
            </w:p>
            <w:p w:rsidR="00820F85" w:rsidRDefault="00820F85" w14:paraId="5E94FFA8" w14:textId="7DB34C54">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20">
                <w:r w:rsidRPr="003A2C81">
                  <w:rPr>
                    <w:rStyle w:val="Hyperlink"/>
                    <w:noProof/>
                  </w:rPr>
                  <w:t>8.6.</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Processi Back-End – Visualizza Decurtazioni Per LR/Titolari E Delegati</w:t>
                </w:r>
                <w:r>
                  <w:rPr>
                    <w:noProof/>
                    <w:webHidden/>
                  </w:rPr>
                  <w:tab/>
                </w:r>
                <w:r>
                  <w:rPr>
                    <w:noProof/>
                    <w:webHidden/>
                  </w:rPr>
                  <w:fldChar w:fldCharType="begin"/>
                </w:r>
                <w:r>
                  <w:rPr>
                    <w:noProof/>
                    <w:webHidden/>
                  </w:rPr>
                  <w:instrText xml:space="preserve"> PAGEREF _Toc222417320 \h </w:instrText>
                </w:r>
                <w:r>
                  <w:rPr>
                    <w:noProof/>
                    <w:webHidden/>
                  </w:rPr>
                </w:r>
                <w:r>
                  <w:rPr>
                    <w:noProof/>
                    <w:webHidden/>
                  </w:rPr>
                  <w:fldChar w:fldCharType="separate"/>
                </w:r>
                <w:r>
                  <w:rPr>
                    <w:noProof/>
                    <w:webHidden/>
                  </w:rPr>
                  <w:t>77</w:t>
                </w:r>
                <w:r>
                  <w:rPr>
                    <w:noProof/>
                    <w:webHidden/>
                  </w:rPr>
                  <w:fldChar w:fldCharType="end"/>
                </w:r>
              </w:hyperlink>
            </w:p>
            <w:p w:rsidR="00820F85" w:rsidRDefault="00820F85" w14:paraId="1520AC59" w14:textId="03F995D6">
              <w:pPr>
                <w:pStyle w:val="TOC3"/>
                <w:rPr>
                  <w:rFonts w:asciiTheme="minorHAnsi" w:hAnsiTheme="minorHAnsi" w:eastAsiaTheme="minorEastAsia" w:cstheme="minorBidi"/>
                  <w:noProof/>
                  <w:kern w:val="2"/>
                  <w:sz w:val="24"/>
                  <w:lang w:val="en-US" w:eastAsia="en-US"/>
                  <w14:ligatures w14:val="standardContextual"/>
                </w:rPr>
              </w:pPr>
              <w:hyperlink w:history="1" w:anchor="_Toc222417321">
                <w:r w:rsidRPr="003A2C81">
                  <w:rPr>
                    <w:rStyle w:val="Hyperlink"/>
                    <w:b/>
                    <w:noProof/>
                  </w:rPr>
                  <w:t>8.6.1.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Elenco StoricoDecurtazioni – getDecurtazioniLR (modificato in data 14/01/2026)</w:t>
                </w:r>
                <w:r>
                  <w:rPr>
                    <w:noProof/>
                    <w:webHidden/>
                  </w:rPr>
                  <w:tab/>
                </w:r>
                <w:r>
                  <w:rPr>
                    <w:noProof/>
                    <w:webHidden/>
                  </w:rPr>
                  <w:fldChar w:fldCharType="begin"/>
                </w:r>
                <w:r>
                  <w:rPr>
                    <w:noProof/>
                    <w:webHidden/>
                  </w:rPr>
                  <w:instrText xml:space="preserve"> PAGEREF _Toc222417321 \h </w:instrText>
                </w:r>
                <w:r>
                  <w:rPr>
                    <w:noProof/>
                    <w:webHidden/>
                  </w:rPr>
                </w:r>
                <w:r>
                  <w:rPr>
                    <w:noProof/>
                    <w:webHidden/>
                  </w:rPr>
                  <w:fldChar w:fldCharType="separate"/>
                </w:r>
                <w:r>
                  <w:rPr>
                    <w:noProof/>
                    <w:webHidden/>
                  </w:rPr>
                  <w:t>77</w:t>
                </w:r>
                <w:r>
                  <w:rPr>
                    <w:noProof/>
                    <w:webHidden/>
                  </w:rPr>
                  <w:fldChar w:fldCharType="end"/>
                </w:r>
              </w:hyperlink>
            </w:p>
            <w:p w:rsidR="00820F85" w:rsidRDefault="00820F85" w14:paraId="21807D6B" w14:textId="2D9ED7BB">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22">
                <w:r w:rsidRPr="003A2C81">
                  <w:rPr>
                    <w:rStyle w:val="Hyperlink"/>
                    <w:noProof/>
                  </w:rPr>
                  <w:t>8.7.</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Processi Back-End – Motore</w:t>
                </w:r>
                <w:r>
                  <w:rPr>
                    <w:noProof/>
                    <w:webHidden/>
                  </w:rPr>
                  <w:tab/>
                </w:r>
                <w:r>
                  <w:rPr>
                    <w:noProof/>
                    <w:webHidden/>
                  </w:rPr>
                  <w:fldChar w:fldCharType="begin"/>
                </w:r>
                <w:r>
                  <w:rPr>
                    <w:noProof/>
                    <w:webHidden/>
                  </w:rPr>
                  <w:instrText xml:space="preserve"> PAGEREF _Toc222417322 \h </w:instrText>
                </w:r>
                <w:r>
                  <w:rPr>
                    <w:noProof/>
                    <w:webHidden/>
                  </w:rPr>
                </w:r>
                <w:r>
                  <w:rPr>
                    <w:noProof/>
                    <w:webHidden/>
                  </w:rPr>
                  <w:fldChar w:fldCharType="separate"/>
                </w:r>
                <w:r>
                  <w:rPr>
                    <w:noProof/>
                    <w:webHidden/>
                  </w:rPr>
                  <w:t>79</w:t>
                </w:r>
                <w:r>
                  <w:rPr>
                    <w:noProof/>
                    <w:webHidden/>
                  </w:rPr>
                  <w:fldChar w:fldCharType="end"/>
                </w:r>
              </w:hyperlink>
            </w:p>
            <w:p w:rsidR="00820F85" w:rsidRDefault="00820F85" w14:paraId="5958365B" w14:textId="08503DF6">
              <w:pPr>
                <w:pStyle w:val="TOC3"/>
                <w:rPr>
                  <w:rFonts w:asciiTheme="minorHAnsi" w:hAnsiTheme="minorHAnsi" w:eastAsiaTheme="minorEastAsia" w:cstheme="minorBidi"/>
                  <w:noProof/>
                  <w:kern w:val="2"/>
                  <w:sz w:val="24"/>
                  <w:lang w:val="en-US" w:eastAsia="en-US"/>
                  <w14:ligatures w14:val="standardContextual"/>
                </w:rPr>
              </w:pPr>
              <w:hyperlink w:history="1" w:anchor="_Toc222417323">
                <w:r w:rsidRPr="003A2C81">
                  <w:rPr>
                    <w:rStyle w:val="Hyperlink"/>
                    <w:b/>
                    <w:noProof/>
                  </w:rPr>
                  <w:t>8.7.1.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Verifica Nuove Regole</w:t>
                </w:r>
                <w:r>
                  <w:rPr>
                    <w:noProof/>
                    <w:webHidden/>
                  </w:rPr>
                  <w:tab/>
                </w:r>
                <w:r>
                  <w:rPr>
                    <w:noProof/>
                    <w:webHidden/>
                  </w:rPr>
                  <w:fldChar w:fldCharType="begin"/>
                </w:r>
                <w:r>
                  <w:rPr>
                    <w:noProof/>
                    <w:webHidden/>
                  </w:rPr>
                  <w:instrText xml:space="preserve"> PAGEREF _Toc222417323 \h </w:instrText>
                </w:r>
                <w:r>
                  <w:rPr>
                    <w:noProof/>
                    <w:webHidden/>
                  </w:rPr>
                </w:r>
                <w:r>
                  <w:rPr>
                    <w:noProof/>
                    <w:webHidden/>
                  </w:rPr>
                  <w:fldChar w:fldCharType="separate"/>
                </w:r>
                <w:r>
                  <w:rPr>
                    <w:noProof/>
                    <w:webHidden/>
                  </w:rPr>
                  <w:t>79</w:t>
                </w:r>
                <w:r>
                  <w:rPr>
                    <w:noProof/>
                    <w:webHidden/>
                  </w:rPr>
                  <w:fldChar w:fldCharType="end"/>
                </w:r>
              </w:hyperlink>
            </w:p>
            <w:p w:rsidR="00820F85" w:rsidRDefault="00820F85" w14:paraId="282A1BA6" w14:textId="1E160AF6">
              <w:pPr>
                <w:pStyle w:val="TOC3"/>
                <w:rPr>
                  <w:rFonts w:asciiTheme="minorHAnsi" w:hAnsiTheme="minorHAnsi" w:eastAsiaTheme="minorEastAsia" w:cstheme="minorBidi"/>
                  <w:noProof/>
                  <w:kern w:val="2"/>
                  <w:sz w:val="24"/>
                  <w:lang w:val="en-US" w:eastAsia="en-US"/>
                  <w14:ligatures w14:val="standardContextual"/>
                </w:rPr>
              </w:pPr>
              <w:hyperlink w:history="1" w:anchor="_Toc222417324">
                <w:r w:rsidRPr="003A2C81">
                  <w:rPr>
                    <w:rStyle w:val="Hyperlink"/>
                    <w:b/>
                    <w:noProof/>
                  </w:rPr>
                  <w:t>8.7.2.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Update Bozza Decurtazione</w:t>
                </w:r>
                <w:r>
                  <w:rPr>
                    <w:noProof/>
                    <w:webHidden/>
                  </w:rPr>
                  <w:tab/>
                </w:r>
                <w:r>
                  <w:rPr>
                    <w:noProof/>
                    <w:webHidden/>
                  </w:rPr>
                  <w:fldChar w:fldCharType="begin"/>
                </w:r>
                <w:r>
                  <w:rPr>
                    <w:noProof/>
                    <w:webHidden/>
                  </w:rPr>
                  <w:instrText xml:space="preserve"> PAGEREF _Toc222417324 \h </w:instrText>
                </w:r>
                <w:r>
                  <w:rPr>
                    <w:noProof/>
                    <w:webHidden/>
                  </w:rPr>
                </w:r>
                <w:r>
                  <w:rPr>
                    <w:noProof/>
                    <w:webHidden/>
                  </w:rPr>
                  <w:fldChar w:fldCharType="separate"/>
                </w:r>
                <w:r>
                  <w:rPr>
                    <w:noProof/>
                    <w:webHidden/>
                  </w:rPr>
                  <w:t>81</w:t>
                </w:r>
                <w:r>
                  <w:rPr>
                    <w:noProof/>
                    <w:webHidden/>
                  </w:rPr>
                  <w:fldChar w:fldCharType="end"/>
                </w:r>
              </w:hyperlink>
            </w:p>
            <w:p w:rsidR="00820F85" w:rsidRDefault="00820F85" w14:paraId="727379EE" w14:textId="36F883B2">
              <w:pPr>
                <w:pStyle w:val="TOC3"/>
                <w:rPr>
                  <w:rFonts w:asciiTheme="minorHAnsi" w:hAnsiTheme="minorHAnsi" w:eastAsiaTheme="minorEastAsia" w:cstheme="minorBidi"/>
                  <w:noProof/>
                  <w:kern w:val="2"/>
                  <w:sz w:val="24"/>
                  <w:lang w:val="en-US" w:eastAsia="en-US"/>
                  <w14:ligatures w14:val="standardContextual"/>
                </w:rPr>
              </w:pPr>
              <w:hyperlink w:history="1" w:anchor="_Toc222417325">
                <w:r w:rsidRPr="003A2C81">
                  <w:rPr>
                    <w:rStyle w:val="Hyperlink"/>
                    <w:b/>
                    <w:noProof/>
                  </w:rPr>
                  <w:t>8.7.3.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Insert Bonus Anzianità Iscrizione</w:t>
                </w:r>
                <w:r>
                  <w:rPr>
                    <w:noProof/>
                    <w:webHidden/>
                  </w:rPr>
                  <w:tab/>
                </w:r>
                <w:r>
                  <w:rPr>
                    <w:noProof/>
                    <w:webHidden/>
                  </w:rPr>
                  <w:fldChar w:fldCharType="begin"/>
                </w:r>
                <w:r>
                  <w:rPr>
                    <w:noProof/>
                    <w:webHidden/>
                  </w:rPr>
                  <w:instrText xml:space="preserve"> PAGEREF _Toc222417325 \h </w:instrText>
                </w:r>
                <w:r>
                  <w:rPr>
                    <w:noProof/>
                    <w:webHidden/>
                  </w:rPr>
                </w:r>
                <w:r>
                  <w:rPr>
                    <w:noProof/>
                    <w:webHidden/>
                  </w:rPr>
                  <w:fldChar w:fldCharType="separate"/>
                </w:r>
                <w:r>
                  <w:rPr>
                    <w:noProof/>
                    <w:webHidden/>
                  </w:rPr>
                  <w:t>84</w:t>
                </w:r>
                <w:r>
                  <w:rPr>
                    <w:noProof/>
                    <w:webHidden/>
                  </w:rPr>
                  <w:fldChar w:fldCharType="end"/>
                </w:r>
              </w:hyperlink>
            </w:p>
            <w:p w:rsidR="00820F85" w:rsidRDefault="00820F85" w14:paraId="53199C5E" w14:textId="33D9DF2F">
              <w:pPr>
                <w:pStyle w:val="TOC3"/>
                <w:rPr>
                  <w:rFonts w:asciiTheme="minorHAnsi" w:hAnsiTheme="minorHAnsi" w:eastAsiaTheme="minorEastAsia" w:cstheme="minorBidi"/>
                  <w:noProof/>
                  <w:kern w:val="2"/>
                  <w:sz w:val="24"/>
                  <w:lang w:val="en-US" w:eastAsia="en-US"/>
                  <w14:ligatures w14:val="standardContextual"/>
                </w:rPr>
              </w:pPr>
              <w:hyperlink w:history="1" w:anchor="_Toc222417326">
                <w:r w:rsidRPr="003A2C81">
                  <w:rPr>
                    <w:rStyle w:val="Hyperlink"/>
                    <w:b/>
                    <w:noProof/>
                    <w:lang w:val="en-US"/>
                  </w:rPr>
                  <w:t>8.7.4.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lang w:val="en-US"/>
                  </w:rPr>
                  <w:t>Insert Bonus Anzianità PaC  (stand-by)</w:t>
                </w:r>
                <w:r>
                  <w:rPr>
                    <w:noProof/>
                    <w:webHidden/>
                  </w:rPr>
                  <w:tab/>
                </w:r>
                <w:r>
                  <w:rPr>
                    <w:noProof/>
                    <w:webHidden/>
                  </w:rPr>
                  <w:fldChar w:fldCharType="begin"/>
                </w:r>
                <w:r>
                  <w:rPr>
                    <w:noProof/>
                    <w:webHidden/>
                  </w:rPr>
                  <w:instrText xml:space="preserve"> PAGEREF _Toc222417326 \h </w:instrText>
                </w:r>
                <w:r>
                  <w:rPr>
                    <w:noProof/>
                    <w:webHidden/>
                  </w:rPr>
                </w:r>
                <w:r>
                  <w:rPr>
                    <w:noProof/>
                    <w:webHidden/>
                  </w:rPr>
                  <w:fldChar w:fldCharType="separate"/>
                </w:r>
                <w:r>
                  <w:rPr>
                    <w:noProof/>
                    <w:webHidden/>
                  </w:rPr>
                  <w:t>86</w:t>
                </w:r>
                <w:r>
                  <w:rPr>
                    <w:noProof/>
                    <w:webHidden/>
                  </w:rPr>
                  <w:fldChar w:fldCharType="end"/>
                </w:r>
              </w:hyperlink>
            </w:p>
            <w:p w:rsidR="00820F85" w:rsidRDefault="00820F85" w14:paraId="18909433" w14:textId="55E38E74">
              <w:pPr>
                <w:pStyle w:val="TOC3"/>
                <w:rPr>
                  <w:rFonts w:asciiTheme="minorHAnsi" w:hAnsiTheme="minorHAnsi" w:eastAsiaTheme="minorEastAsia" w:cstheme="minorBidi"/>
                  <w:noProof/>
                  <w:kern w:val="2"/>
                  <w:sz w:val="24"/>
                  <w:lang w:val="en-US" w:eastAsia="en-US"/>
                  <w14:ligatures w14:val="standardContextual"/>
                </w:rPr>
              </w:pPr>
              <w:hyperlink w:history="1" w:anchor="_Toc222417327">
                <w:r w:rsidRPr="003A2C81">
                  <w:rPr>
                    <w:rStyle w:val="Hyperlink"/>
                    <w:b/>
                    <w:noProof/>
                  </w:rPr>
                  <w:t>8.7.5.</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Log Esecuzione Engine Drools</w:t>
                </w:r>
                <w:r>
                  <w:rPr>
                    <w:noProof/>
                    <w:webHidden/>
                  </w:rPr>
                  <w:tab/>
                </w:r>
                <w:r>
                  <w:rPr>
                    <w:noProof/>
                    <w:webHidden/>
                  </w:rPr>
                  <w:fldChar w:fldCharType="begin"/>
                </w:r>
                <w:r>
                  <w:rPr>
                    <w:noProof/>
                    <w:webHidden/>
                  </w:rPr>
                  <w:instrText xml:space="preserve"> PAGEREF _Toc222417327 \h </w:instrText>
                </w:r>
                <w:r>
                  <w:rPr>
                    <w:noProof/>
                    <w:webHidden/>
                  </w:rPr>
                </w:r>
                <w:r>
                  <w:rPr>
                    <w:noProof/>
                    <w:webHidden/>
                  </w:rPr>
                  <w:fldChar w:fldCharType="separate"/>
                </w:r>
                <w:r>
                  <w:rPr>
                    <w:noProof/>
                    <w:webHidden/>
                  </w:rPr>
                  <w:t>88</w:t>
                </w:r>
                <w:r>
                  <w:rPr>
                    <w:noProof/>
                    <w:webHidden/>
                  </w:rPr>
                  <w:fldChar w:fldCharType="end"/>
                </w:r>
              </w:hyperlink>
            </w:p>
            <w:p w:rsidR="00820F85" w:rsidRDefault="00820F85" w14:paraId="7D921807" w14:textId="5713B1F4">
              <w:pPr>
                <w:pStyle w:val="TOC3"/>
                <w:rPr>
                  <w:rFonts w:asciiTheme="minorHAnsi" w:hAnsiTheme="minorHAnsi" w:eastAsiaTheme="minorEastAsia" w:cstheme="minorBidi"/>
                  <w:noProof/>
                  <w:kern w:val="2"/>
                  <w:sz w:val="24"/>
                  <w:lang w:val="en-US" w:eastAsia="en-US"/>
                  <w14:ligatures w14:val="standardContextual"/>
                </w:rPr>
              </w:pPr>
              <w:hyperlink w:history="1" w:anchor="_Toc222417328">
                <w:r w:rsidRPr="003A2C81">
                  <w:rPr>
                    <w:rStyle w:val="Hyperlink"/>
                    <w:b/>
                    <w:noProof/>
                  </w:rPr>
                  <w:t>8.7.6.</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Calcolo Punteggio ad una data definita</w:t>
                </w:r>
                <w:r>
                  <w:rPr>
                    <w:noProof/>
                    <w:webHidden/>
                  </w:rPr>
                  <w:tab/>
                </w:r>
                <w:r>
                  <w:rPr>
                    <w:noProof/>
                    <w:webHidden/>
                  </w:rPr>
                  <w:fldChar w:fldCharType="begin"/>
                </w:r>
                <w:r>
                  <w:rPr>
                    <w:noProof/>
                    <w:webHidden/>
                  </w:rPr>
                  <w:instrText xml:space="preserve"> PAGEREF _Toc222417328 \h </w:instrText>
                </w:r>
                <w:r>
                  <w:rPr>
                    <w:noProof/>
                    <w:webHidden/>
                  </w:rPr>
                </w:r>
                <w:r>
                  <w:rPr>
                    <w:noProof/>
                    <w:webHidden/>
                  </w:rPr>
                  <w:fldChar w:fldCharType="separate"/>
                </w:r>
                <w:r>
                  <w:rPr>
                    <w:noProof/>
                    <w:webHidden/>
                  </w:rPr>
                  <w:t>90</w:t>
                </w:r>
                <w:r>
                  <w:rPr>
                    <w:noProof/>
                    <w:webHidden/>
                  </w:rPr>
                  <w:fldChar w:fldCharType="end"/>
                </w:r>
              </w:hyperlink>
            </w:p>
            <w:p w:rsidR="00820F85" w:rsidRDefault="00820F85" w14:paraId="68B0CAE3" w14:textId="49FFEF33">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29">
                <w:r w:rsidRPr="003A2C81">
                  <w:rPr>
                    <w:rStyle w:val="Hyperlink"/>
                    <w:noProof/>
                  </w:rPr>
                  <w:t>8.8.</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Processi Back-End – Istanza Patente a Crediti</w:t>
                </w:r>
                <w:r>
                  <w:rPr>
                    <w:noProof/>
                    <w:webHidden/>
                  </w:rPr>
                  <w:tab/>
                </w:r>
                <w:r>
                  <w:rPr>
                    <w:noProof/>
                    <w:webHidden/>
                  </w:rPr>
                  <w:fldChar w:fldCharType="begin"/>
                </w:r>
                <w:r>
                  <w:rPr>
                    <w:noProof/>
                    <w:webHidden/>
                  </w:rPr>
                  <w:instrText xml:space="preserve"> PAGEREF _Toc222417329 \h </w:instrText>
                </w:r>
                <w:r>
                  <w:rPr>
                    <w:noProof/>
                    <w:webHidden/>
                  </w:rPr>
                </w:r>
                <w:r>
                  <w:rPr>
                    <w:noProof/>
                    <w:webHidden/>
                  </w:rPr>
                  <w:fldChar w:fldCharType="separate"/>
                </w:r>
                <w:r>
                  <w:rPr>
                    <w:noProof/>
                    <w:webHidden/>
                  </w:rPr>
                  <w:t>91</w:t>
                </w:r>
                <w:r>
                  <w:rPr>
                    <w:noProof/>
                    <w:webHidden/>
                  </w:rPr>
                  <w:fldChar w:fldCharType="end"/>
                </w:r>
              </w:hyperlink>
            </w:p>
            <w:p w:rsidR="00820F85" w:rsidRDefault="00820F85" w14:paraId="61645A87" w14:textId="5A055C10">
              <w:pPr>
                <w:pStyle w:val="TOC3"/>
                <w:rPr>
                  <w:rFonts w:asciiTheme="minorHAnsi" w:hAnsiTheme="minorHAnsi" w:eastAsiaTheme="minorEastAsia" w:cstheme="minorBidi"/>
                  <w:noProof/>
                  <w:kern w:val="2"/>
                  <w:sz w:val="24"/>
                  <w:lang w:val="en-US" w:eastAsia="en-US"/>
                  <w14:ligatures w14:val="standardContextual"/>
                </w:rPr>
              </w:pPr>
              <w:hyperlink w:history="1" w:anchor="_Toc222417330">
                <w:r w:rsidRPr="003A2C81">
                  <w:rPr>
                    <w:rStyle w:val="Hyperlink"/>
                    <w:b/>
                    <w:noProof/>
                  </w:rPr>
                  <w:t>8.8.1.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Servizio “putAdditionalRequirements”</w:t>
                </w:r>
                <w:r>
                  <w:rPr>
                    <w:noProof/>
                    <w:webHidden/>
                  </w:rPr>
                  <w:tab/>
                </w:r>
                <w:r>
                  <w:rPr>
                    <w:noProof/>
                    <w:webHidden/>
                  </w:rPr>
                  <w:fldChar w:fldCharType="begin"/>
                </w:r>
                <w:r>
                  <w:rPr>
                    <w:noProof/>
                    <w:webHidden/>
                  </w:rPr>
                  <w:instrText xml:space="preserve"> PAGEREF _Toc222417330 \h </w:instrText>
                </w:r>
                <w:r>
                  <w:rPr>
                    <w:noProof/>
                    <w:webHidden/>
                  </w:rPr>
                </w:r>
                <w:r>
                  <w:rPr>
                    <w:noProof/>
                    <w:webHidden/>
                  </w:rPr>
                  <w:fldChar w:fldCharType="separate"/>
                </w:r>
                <w:r>
                  <w:rPr>
                    <w:noProof/>
                    <w:webHidden/>
                  </w:rPr>
                  <w:t>91</w:t>
                </w:r>
                <w:r>
                  <w:rPr>
                    <w:noProof/>
                    <w:webHidden/>
                  </w:rPr>
                  <w:fldChar w:fldCharType="end"/>
                </w:r>
              </w:hyperlink>
            </w:p>
            <w:p w:rsidR="00820F85" w:rsidRDefault="00820F85" w14:paraId="61F1D4BE" w14:textId="7A3676D2">
              <w:pPr>
                <w:pStyle w:val="TOC3"/>
                <w:rPr>
                  <w:rFonts w:asciiTheme="minorHAnsi" w:hAnsiTheme="minorHAnsi" w:eastAsiaTheme="minorEastAsia" w:cstheme="minorBidi"/>
                  <w:noProof/>
                  <w:kern w:val="2"/>
                  <w:sz w:val="24"/>
                  <w:lang w:val="en-US" w:eastAsia="en-US"/>
                  <w14:ligatures w14:val="standardContextual"/>
                </w:rPr>
              </w:pPr>
              <w:hyperlink w:history="1" w:anchor="_Toc222417331">
                <w:r w:rsidRPr="003A2C81">
                  <w:rPr>
                    <w:rStyle w:val="Hyperlink"/>
                    <w:b/>
                    <w:noProof/>
                  </w:rPr>
                  <w:t>8.8.2.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CheckSogliaCrediti - has-minimum-threshold</w:t>
                </w:r>
                <w:r>
                  <w:rPr>
                    <w:noProof/>
                    <w:webHidden/>
                  </w:rPr>
                  <w:tab/>
                </w:r>
                <w:r>
                  <w:rPr>
                    <w:noProof/>
                    <w:webHidden/>
                  </w:rPr>
                  <w:fldChar w:fldCharType="begin"/>
                </w:r>
                <w:r>
                  <w:rPr>
                    <w:noProof/>
                    <w:webHidden/>
                  </w:rPr>
                  <w:instrText xml:space="preserve"> PAGEREF _Toc222417331 \h </w:instrText>
                </w:r>
                <w:r>
                  <w:rPr>
                    <w:noProof/>
                    <w:webHidden/>
                  </w:rPr>
                </w:r>
                <w:r>
                  <w:rPr>
                    <w:noProof/>
                    <w:webHidden/>
                  </w:rPr>
                  <w:fldChar w:fldCharType="separate"/>
                </w:r>
                <w:r>
                  <w:rPr>
                    <w:noProof/>
                    <w:webHidden/>
                  </w:rPr>
                  <w:t>94</w:t>
                </w:r>
                <w:r>
                  <w:rPr>
                    <w:noProof/>
                    <w:webHidden/>
                  </w:rPr>
                  <w:fldChar w:fldCharType="end"/>
                </w:r>
              </w:hyperlink>
            </w:p>
            <w:p w:rsidR="00820F85" w:rsidRDefault="00820F85" w14:paraId="157B65DA" w14:textId="456E4EBF">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32">
                <w:r w:rsidRPr="003A2C81">
                  <w:rPr>
                    <w:rStyle w:val="Hyperlink"/>
                    <w:noProof/>
                  </w:rPr>
                  <w:t>8.9.</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rFonts w:cstheme="minorHAnsi"/>
                    <w:noProof/>
                  </w:rPr>
                  <w:t>Processi di Front-End – Area Decurtazioni</w:t>
                </w:r>
                <w:r>
                  <w:rPr>
                    <w:noProof/>
                    <w:webHidden/>
                  </w:rPr>
                  <w:tab/>
                </w:r>
                <w:r>
                  <w:rPr>
                    <w:noProof/>
                    <w:webHidden/>
                  </w:rPr>
                  <w:fldChar w:fldCharType="begin"/>
                </w:r>
                <w:r>
                  <w:rPr>
                    <w:noProof/>
                    <w:webHidden/>
                  </w:rPr>
                  <w:instrText xml:space="preserve"> PAGEREF _Toc222417332 \h </w:instrText>
                </w:r>
                <w:r>
                  <w:rPr>
                    <w:noProof/>
                    <w:webHidden/>
                  </w:rPr>
                </w:r>
                <w:r>
                  <w:rPr>
                    <w:noProof/>
                    <w:webHidden/>
                  </w:rPr>
                  <w:fldChar w:fldCharType="separate"/>
                </w:r>
                <w:r>
                  <w:rPr>
                    <w:noProof/>
                    <w:webHidden/>
                  </w:rPr>
                  <w:t>96</w:t>
                </w:r>
                <w:r>
                  <w:rPr>
                    <w:noProof/>
                    <w:webHidden/>
                  </w:rPr>
                  <w:fldChar w:fldCharType="end"/>
                </w:r>
              </w:hyperlink>
            </w:p>
            <w:p w:rsidR="00820F85" w:rsidRDefault="00820F85" w14:paraId="39FF1418" w14:textId="48DFF820">
              <w:pPr>
                <w:pStyle w:val="TOC3"/>
                <w:rPr>
                  <w:rFonts w:asciiTheme="minorHAnsi" w:hAnsiTheme="minorHAnsi" w:eastAsiaTheme="minorEastAsia" w:cstheme="minorBidi"/>
                  <w:noProof/>
                  <w:kern w:val="2"/>
                  <w:sz w:val="24"/>
                  <w:lang w:val="en-US" w:eastAsia="en-US"/>
                  <w14:ligatures w14:val="standardContextual"/>
                </w:rPr>
              </w:pPr>
              <w:hyperlink w:history="1" w:anchor="_Toc222417333">
                <w:r w:rsidRPr="003A2C81">
                  <w:rPr>
                    <w:rStyle w:val="Hyperlink"/>
                    <w:b/>
                    <w:noProof/>
                  </w:rPr>
                  <w:t>8.9.1.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Pagina “XXX”</w:t>
                </w:r>
                <w:r>
                  <w:rPr>
                    <w:noProof/>
                    <w:webHidden/>
                  </w:rPr>
                  <w:tab/>
                </w:r>
                <w:r>
                  <w:rPr>
                    <w:noProof/>
                    <w:webHidden/>
                  </w:rPr>
                  <w:fldChar w:fldCharType="begin"/>
                </w:r>
                <w:r>
                  <w:rPr>
                    <w:noProof/>
                    <w:webHidden/>
                  </w:rPr>
                  <w:instrText xml:space="preserve"> PAGEREF _Toc222417333 \h </w:instrText>
                </w:r>
                <w:r>
                  <w:rPr>
                    <w:noProof/>
                    <w:webHidden/>
                  </w:rPr>
                </w:r>
                <w:r>
                  <w:rPr>
                    <w:noProof/>
                    <w:webHidden/>
                  </w:rPr>
                  <w:fldChar w:fldCharType="separate"/>
                </w:r>
                <w:r>
                  <w:rPr>
                    <w:noProof/>
                    <w:webHidden/>
                  </w:rPr>
                  <w:t>96</w:t>
                </w:r>
                <w:r>
                  <w:rPr>
                    <w:noProof/>
                    <w:webHidden/>
                  </w:rPr>
                  <w:fldChar w:fldCharType="end"/>
                </w:r>
              </w:hyperlink>
            </w:p>
            <w:p w:rsidR="00820F85" w:rsidRDefault="00820F85" w14:paraId="09B2A388" w14:textId="2B33562B">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334">
                <w:r w:rsidRPr="003A2C81">
                  <w:rPr>
                    <w:rStyle w:val="Hyperlink"/>
                    <w:noProof/>
                  </w:rPr>
                  <w:t>9.</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noProof/>
                  </w:rPr>
                  <w:t>Requisiti Utente</w:t>
                </w:r>
                <w:r>
                  <w:rPr>
                    <w:noProof/>
                    <w:webHidden/>
                  </w:rPr>
                  <w:tab/>
                </w:r>
                <w:r>
                  <w:rPr>
                    <w:noProof/>
                    <w:webHidden/>
                  </w:rPr>
                  <w:fldChar w:fldCharType="begin"/>
                </w:r>
                <w:r>
                  <w:rPr>
                    <w:noProof/>
                    <w:webHidden/>
                  </w:rPr>
                  <w:instrText xml:space="preserve"> PAGEREF _Toc222417334 \h </w:instrText>
                </w:r>
                <w:r>
                  <w:rPr>
                    <w:noProof/>
                    <w:webHidden/>
                  </w:rPr>
                </w:r>
                <w:r>
                  <w:rPr>
                    <w:noProof/>
                    <w:webHidden/>
                  </w:rPr>
                  <w:fldChar w:fldCharType="separate"/>
                </w:r>
                <w:r>
                  <w:rPr>
                    <w:noProof/>
                    <w:webHidden/>
                  </w:rPr>
                  <w:t>97</w:t>
                </w:r>
                <w:r>
                  <w:rPr>
                    <w:noProof/>
                    <w:webHidden/>
                  </w:rPr>
                  <w:fldChar w:fldCharType="end"/>
                </w:r>
              </w:hyperlink>
            </w:p>
            <w:p w:rsidR="00820F85" w:rsidRDefault="00820F85" w14:paraId="25383E79" w14:textId="47D33F46">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35">
                <w:r w:rsidRPr="003A2C81">
                  <w:rPr>
                    <w:rStyle w:val="Hyperlink"/>
                    <w:noProof/>
                  </w:rPr>
                  <w:t>9.1.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RF01: Gestione Decurtazioni</w:t>
                </w:r>
                <w:r>
                  <w:rPr>
                    <w:noProof/>
                    <w:webHidden/>
                  </w:rPr>
                  <w:tab/>
                </w:r>
                <w:r>
                  <w:rPr>
                    <w:noProof/>
                    <w:webHidden/>
                  </w:rPr>
                  <w:fldChar w:fldCharType="begin"/>
                </w:r>
                <w:r>
                  <w:rPr>
                    <w:noProof/>
                    <w:webHidden/>
                  </w:rPr>
                  <w:instrText xml:space="preserve"> PAGEREF _Toc222417335 \h </w:instrText>
                </w:r>
                <w:r>
                  <w:rPr>
                    <w:noProof/>
                    <w:webHidden/>
                  </w:rPr>
                </w:r>
                <w:r>
                  <w:rPr>
                    <w:noProof/>
                    <w:webHidden/>
                  </w:rPr>
                  <w:fldChar w:fldCharType="separate"/>
                </w:r>
                <w:r>
                  <w:rPr>
                    <w:noProof/>
                    <w:webHidden/>
                  </w:rPr>
                  <w:t>100</w:t>
                </w:r>
                <w:r>
                  <w:rPr>
                    <w:noProof/>
                    <w:webHidden/>
                  </w:rPr>
                  <w:fldChar w:fldCharType="end"/>
                </w:r>
              </w:hyperlink>
            </w:p>
            <w:p w:rsidR="00820F85" w:rsidRDefault="00820F85" w14:paraId="79C165EB" w14:textId="46F7A26D">
              <w:pPr>
                <w:pStyle w:val="TOC3"/>
                <w:rPr>
                  <w:rFonts w:asciiTheme="minorHAnsi" w:hAnsiTheme="minorHAnsi" w:eastAsiaTheme="minorEastAsia" w:cstheme="minorBidi"/>
                  <w:noProof/>
                  <w:kern w:val="2"/>
                  <w:sz w:val="24"/>
                  <w:lang w:val="en-US" w:eastAsia="en-US"/>
                  <w14:ligatures w14:val="standardContextual"/>
                </w:rPr>
              </w:pPr>
              <w:hyperlink w:history="1" w:anchor="_Toc222417336">
                <w:r w:rsidRPr="003A2C81">
                  <w:rPr>
                    <w:rStyle w:val="Hyperlink"/>
                    <w:b/>
                    <w:noProof/>
                  </w:rPr>
                  <w:t>9.1.1.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RF01-01 – Ricerca Patente</w:t>
                </w:r>
                <w:r>
                  <w:rPr>
                    <w:noProof/>
                    <w:webHidden/>
                  </w:rPr>
                  <w:tab/>
                </w:r>
                <w:r>
                  <w:rPr>
                    <w:noProof/>
                    <w:webHidden/>
                  </w:rPr>
                  <w:fldChar w:fldCharType="begin"/>
                </w:r>
                <w:r>
                  <w:rPr>
                    <w:noProof/>
                    <w:webHidden/>
                  </w:rPr>
                  <w:instrText xml:space="preserve"> PAGEREF _Toc222417336 \h </w:instrText>
                </w:r>
                <w:r>
                  <w:rPr>
                    <w:noProof/>
                    <w:webHidden/>
                  </w:rPr>
                </w:r>
                <w:r>
                  <w:rPr>
                    <w:noProof/>
                    <w:webHidden/>
                  </w:rPr>
                  <w:fldChar w:fldCharType="separate"/>
                </w:r>
                <w:r>
                  <w:rPr>
                    <w:noProof/>
                    <w:webHidden/>
                  </w:rPr>
                  <w:t>100</w:t>
                </w:r>
                <w:r>
                  <w:rPr>
                    <w:noProof/>
                    <w:webHidden/>
                  </w:rPr>
                  <w:fldChar w:fldCharType="end"/>
                </w:r>
              </w:hyperlink>
            </w:p>
            <w:p w:rsidR="00820F85" w:rsidRDefault="00820F85" w14:paraId="0B6FF0E5" w14:textId="31892D12">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37">
                <w:r w:rsidRPr="003A2C81">
                  <w:rPr>
                    <w:rStyle w:val="Hyperlink"/>
                    <w:noProof/>
                  </w:rPr>
                  <w:t>9.1.1.1.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RF01-01-01 – Ricerca Patente per codice fiscale e nazione</w:t>
                </w:r>
                <w:r>
                  <w:rPr>
                    <w:noProof/>
                    <w:webHidden/>
                  </w:rPr>
                  <w:tab/>
                </w:r>
                <w:r>
                  <w:rPr>
                    <w:noProof/>
                    <w:webHidden/>
                  </w:rPr>
                  <w:fldChar w:fldCharType="begin"/>
                </w:r>
                <w:r>
                  <w:rPr>
                    <w:noProof/>
                    <w:webHidden/>
                  </w:rPr>
                  <w:instrText xml:space="preserve"> PAGEREF _Toc222417337 \h </w:instrText>
                </w:r>
                <w:r>
                  <w:rPr>
                    <w:noProof/>
                    <w:webHidden/>
                  </w:rPr>
                </w:r>
                <w:r>
                  <w:rPr>
                    <w:noProof/>
                    <w:webHidden/>
                  </w:rPr>
                  <w:fldChar w:fldCharType="separate"/>
                </w:r>
                <w:r>
                  <w:rPr>
                    <w:noProof/>
                    <w:webHidden/>
                  </w:rPr>
                  <w:t>100</w:t>
                </w:r>
                <w:r>
                  <w:rPr>
                    <w:noProof/>
                    <w:webHidden/>
                  </w:rPr>
                  <w:fldChar w:fldCharType="end"/>
                </w:r>
              </w:hyperlink>
            </w:p>
            <w:p w:rsidR="00820F85" w:rsidRDefault="00820F85" w14:paraId="607932DE" w14:textId="78DEB54B">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38">
                <w:r w:rsidRPr="003A2C81">
                  <w:rPr>
                    <w:rStyle w:val="Hyperlink"/>
                    <w:noProof/>
                  </w:rPr>
                  <w:t>9.1.1.2.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RF01-01-02 – Ricerca Patente per Ragione Sociale</w:t>
                </w:r>
                <w:r>
                  <w:rPr>
                    <w:noProof/>
                    <w:webHidden/>
                  </w:rPr>
                  <w:tab/>
                </w:r>
                <w:r>
                  <w:rPr>
                    <w:noProof/>
                    <w:webHidden/>
                  </w:rPr>
                  <w:fldChar w:fldCharType="begin"/>
                </w:r>
                <w:r>
                  <w:rPr>
                    <w:noProof/>
                    <w:webHidden/>
                  </w:rPr>
                  <w:instrText xml:space="preserve"> PAGEREF _Toc222417338 \h </w:instrText>
                </w:r>
                <w:r>
                  <w:rPr>
                    <w:noProof/>
                    <w:webHidden/>
                  </w:rPr>
                </w:r>
                <w:r>
                  <w:rPr>
                    <w:noProof/>
                    <w:webHidden/>
                  </w:rPr>
                  <w:fldChar w:fldCharType="separate"/>
                </w:r>
                <w:r>
                  <w:rPr>
                    <w:noProof/>
                    <w:webHidden/>
                  </w:rPr>
                  <w:t>102</w:t>
                </w:r>
                <w:r>
                  <w:rPr>
                    <w:noProof/>
                    <w:webHidden/>
                  </w:rPr>
                  <w:fldChar w:fldCharType="end"/>
                </w:r>
              </w:hyperlink>
            </w:p>
            <w:p w:rsidR="00820F85" w:rsidRDefault="00820F85" w14:paraId="24A158E6" w14:textId="65D3FD6C">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39">
                <w:r w:rsidRPr="003A2C81">
                  <w:rPr>
                    <w:rStyle w:val="Hyperlink"/>
                    <w:noProof/>
                  </w:rPr>
                  <w:t>9.1.1.3.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RF01-01-03 – Ricerca Patente per Numero Patente</w:t>
                </w:r>
                <w:r>
                  <w:rPr>
                    <w:noProof/>
                    <w:webHidden/>
                  </w:rPr>
                  <w:tab/>
                </w:r>
                <w:r>
                  <w:rPr>
                    <w:noProof/>
                    <w:webHidden/>
                  </w:rPr>
                  <w:fldChar w:fldCharType="begin"/>
                </w:r>
                <w:r>
                  <w:rPr>
                    <w:noProof/>
                    <w:webHidden/>
                  </w:rPr>
                  <w:instrText xml:space="preserve"> PAGEREF _Toc222417339 \h </w:instrText>
                </w:r>
                <w:r>
                  <w:rPr>
                    <w:noProof/>
                    <w:webHidden/>
                  </w:rPr>
                </w:r>
                <w:r>
                  <w:rPr>
                    <w:noProof/>
                    <w:webHidden/>
                  </w:rPr>
                  <w:fldChar w:fldCharType="separate"/>
                </w:r>
                <w:r>
                  <w:rPr>
                    <w:noProof/>
                    <w:webHidden/>
                  </w:rPr>
                  <w:t>103</w:t>
                </w:r>
                <w:r>
                  <w:rPr>
                    <w:noProof/>
                    <w:webHidden/>
                  </w:rPr>
                  <w:fldChar w:fldCharType="end"/>
                </w:r>
              </w:hyperlink>
            </w:p>
            <w:p w:rsidR="00820F85" w:rsidRDefault="00820F85" w14:paraId="5CDC38C2" w14:textId="01C6F40B">
              <w:pPr>
                <w:pStyle w:val="TOC3"/>
                <w:rPr>
                  <w:rFonts w:asciiTheme="minorHAnsi" w:hAnsiTheme="minorHAnsi" w:eastAsiaTheme="minorEastAsia" w:cstheme="minorBidi"/>
                  <w:noProof/>
                  <w:kern w:val="2"/>
                  <w:sz w:val="24"/>
                  <w:lang w:val="en-US" w:eastAsia="en-US"/>
                  <w14:ligatures w14:val="standardContextual"/>
                </w:rPr>
              </w:pPr>
              <w:hyperlink w:history="1" w:anchor="_Toc222417340">
                <w:r w:rsidRPr="003A2C81">
                  <w:rPr>
                    <w:rStyle w:val="Hyperlink"/>
                    <w:b/>
                    <w:noProof/>
                  </w:rPr>
                  <w:t>9.1.2.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RF01-03 – Storico decurtazioni</w:t>
                </w:r>
                <w:r>
                  <w:rPr>
                    <w:noProof/>
                    <w:webHidden/>
                  </w:rPr>
                  <w:tab/>
                </w:r>
                <w:r>
                  <w:rPr>
                    <w:noProof/>
                    <w:webHidden/>
                  </w:rPr>
                  <w:fldChar w:fldCharType="begin"/>
                </w:r>
                <w:r>
                  <w:rPr>
                    <w:noProof/>
                    <w:webHidden/>
                  </w:rPr>
                  <w:instrText xml:space="preserve"> PAGEREF _Toc222417340 \h </w:instrText>
                </w:r>
                <w:r>
                  <w:rPr>
                    <w:noProof/>
                    <w:webHidden/>
                  </w:rPr>
                </w:r>
                <w:r>
                  <w:rPr>
                    <w:noProof/>
                    <w:webHidden/>
                  </w:rPr>
                  <w:fldChar w:fldCharType="separate"/>
                </w:r>
                <w:r>
                  <w:rPr>
                    <w:noProof/>
                    <w:webHidden/>
                  </w:rPr>
                  <w:t>104</w:t>
                </w:r>
                <w:r>
                  <w:rPr>
                    <w:noProof/>
                    <w:webHidden/>
                  </w:rPr>
                  <w:fldChar w:fldCharType="end"/>
                </w:r>
              </w:hyperlink>
            </w:p>
            <w:p w:rsidR="00820F85" w:rsidRDefault="00820F85" w14:paraId="077A5614" w14:textId="661B2327">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41">
                <w:r w:rsidRPr="003A2C81">
                  <w:rPr>
                    <w:rStyle w:val="Hyperlink"/>
                    <w:noProof/>
                  </w:rPr>
                  <w:t>9.1.2.1.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RF01-03-01 – Storico decurtazioni</w:t>
                </w:r>
                <w:r>
                  <w:rPr>
                    <w:noProof/>
                    <w:webHidden/>
                  </w:rPr>
                  <w:tab/>
                </w:r>
                <w:r>
                  <w:rPr>
                    <w:noProof/>
                    <w:webHidden/>
                  </w:rPr>
                  <w:fldChar w:fldCharType="begin"/>
                </w:r>
                <w:r>
                  <w:rPr>
                    <w:noProof/>
                    <w:webHidden/>
                  </w:rPr>
                  <w:instrText xml:space="preserve"> PAGEREF _Toc222417341 \h </w:instrText>
                </w:r>
                <w:r>
                  <w:rPr>
                    <w:noProof/>
                    <w:webHidden/>
                  </w:rPr>
                </w:r>
                <w:r>
                  <w:rPr>
                    <w:noProof/>
                    <w:webHidden/>
                  </w:rPr>
                  <w:fldChar w:fldCharType="separate"/>
                </w:r>
                <w:r>
                  <w:rPr>
                    <w:noProof/>
                    <w:webHidden/>
                  </w:rPr>
                  <w:t>104</w:t>
                </w:r>
                <w:r>
                  <w:rPr>
                    <w:noProof/>
                    <w:webHidden/>
                  </w:rPr>
                  <w:fldChar w:fldCharType="end"/>
                </w:r>
              </w:hyperlink>
            </w:p>
            <w:p w:rsidR="00820F85" w:rsidRDefault="00820F85" w14:paraId="7B44EA72" w14:textId="0ADBE735">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42">
                <w:r w:rsidRPr="003A2C81">
                  <w:rPr>
                    <w:rStyle w:val="Hyperlink"/>
                    <w:noProof/>
                  </w:rPr>
                  <w:t>9.1.2.2.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RF01-03-02 – Storico fattispecie</w:t>
                </w:r>
                <w:r>
                  <w:rPr>
                    <w:noProof/>
                    <w:webHidden/>
                  </w:rPr>
                  <w:tab/>
                </w:r>
                <w:r>
                  <w:rPr>
                    <w:noProof/>
                    <w:webHidden/>
                  </w:rPr>
                  <w:fldChar w:fldCharType="begin"/>
                </w:r>
                <w:r>
                  <w:rPr>
                    <w:noProof/>
                    <w:webHidden/>
                  </w:rPr>
                  <w:instrText xml:space="preserve"> PAGEREF _Toc222417342 \h </w:instrText>
                </w:r>
                <w:r>
                  <w:rPr>
                    <w:noProof/>
                    <w:webHidden/>
                  </w:rPr>
                </w:r>
                <w:r>
                  <w:rPr>
                    <w:noProof/>
                    <w:webHidden/>
                  </w:rPr>
                  <w:fldChar w:fldCharType="separate"/>
                </w:r>
                <w:r>
                  <w:rPr>
                    <w:noProof/>
                    <w:webHidden/>
                  </w:rPr>
                  <w:t>105</w:t>
                </w:r>
                <w:r>
                  <w:rPr>
                    <w:noProof/>
                    <w:webHidden/>
                  </w:rPr>
                  <w:fldChar w:fldCharType="end"/>
                </w:r>
              </w:hyperlink>
            </w:p>
            <w:p w:rsidR="00820F85" w:rsidRDefault="00820F85" w14:paraId="1DE30590" w14:textId="3E7B24D8">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43">
                <w:r w:rsidRPr="003A2C81">
                  <w:rPr>
                    <w:rStyle w:val="Hyperlink"/>
                    <w:noProof/>
                  </w:rPr>
                  <w:t>9.1.2.3.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RF01-03-03 – Dettaglio Fattispecie nella Decurtazione</w:t>
                </w:r>
                <w:r>
                  <w:rPr>
                    <w:noProof/>
                    <w:webHidden/>
                  </w:rPr>
                  <w:tab/>
                </w:r>
                <w:r>
                  <w:rPr>
                    <w:noProof/>
                    <w:webHidden/>
                  </w:rPr>
                  <w:fldChar w:fldCharType="begin"/>
                </w:r>
                <w:r>
                  <w:rPr>
                    <w:noProof/>
                    <w:webHidden/>
                  </w:rPr>
                  <w:instrText xml:space="preserve"> PAGEREF _Toc222417343 \h </w:instrText>
                </w:r>
                <w:r>
                  <w:rPr>
                    <w:noProof/>
                    <w:webHidden/>
                  </w:rPr>
                </w:r>
                <w:r>
                  <w:rPr>
                    <w:noProof/>
                    <w:webHidden/>
                  </w:rPr>
                  <w:fldChar w:fldCharType="separate"/>
                </w:r>
                <w:r>
                  <w:rPr>
                    <w:noProof/>
                    <w:webHidden/>
                  </w:rPr>
                  <w:t>105</w:t>
                </w:r>
                <w:r>
                  <w:rPr>
                    <w:noProof/>
                    <w:webHidden/>
                  </w:rPr>
                  <w:fldChar w:fldCharType="end"/>
                </w:r>
              </w:hyperlink>
            </w:p>
            <w:p w:rsidR="00820F85" w:rsidRDefault="00820F85" w14:paraId="29591964" w14:textId="02EB9D77">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44">
                <w:r w:rsidRPr="003A2C81">
                  <w:rPr>
                    <w:rStyle w:val="Hyperlink"/>
                    <w:noProof/>
                  </w:rPr>
                  <w:t>9.1.2.4.</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RF01-03-04 – Decurtazioni annullabili da revisore</w:t>
                </w:r>
                <w:r>
                  <w:rPr>
                    <w:noProof/>
                    <w:webHidden/>
                  </w:rPr>
                  <w:tab/>
                </w:r>
                <w:r>
                  <w:rPr>
                    <w:noProof/>
                    <w:webHidden/>
                  </w:rPr>
                  <w:fldChar w:fldCharType="begin"/>
                </w:r>
                <w:r>
                  <w:rPr>
                    <w:noProof/>
                    <w:webHidden/>
                  </w:rPr>
                  <w:instrText xml:space="preserve"> PAGEREF _Toc222417344 \h </w:instrText>
                </w:r>
                <w:r>
                  <w:rPr>
                    <w:noProof/>
                    <w:webHidden/>
                  </w:rPr>
                </w:r>
                <w:r>
                  <w:rPr>
                    <w:noProof/>
                    <w:webHidden/>
                  </w:rPr>
                  <w:fldChar w:fldCharType="separate"/>
                </w:r>
                <w:r>
                  <w:rPr>
                    <w:noProof/>
                    <w:webHidden/>
                  </w:rPr>
                  <w:t>106</w:t>
                </w:r>
                <w:r>
                  <w:rPr>
                    <w:noProof/>
                    <w:webHidden/>
                  </w:rPr>
                  <w:fldChar w:fldCharType="end"/>
                </w:r>
              </w:hyperlink>
            </w:p>
            <w:p w:rsidR="00820F85" w:rsidRDefault="00820F85" w14:paraId="5A2FCE05" w14:textId="5D59A9CF">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45">
                <w:r w:rsidRPr="003A2C81">
                  <w:rPr>
                    <w:rStyle w:val="Hyperlink"/>
                    <w:noProof/>
                    <w:highlight w:val="yellow"/>
                  </w:rPr>
                  <w:t>9.1.2.5.</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highlight w:val="yellow"/>
                  </w:rPr>
                  <w:t>RF01-03-05 – Decurtazioni cancellabili da utente creatore</w:t>
                </w:r>
                <w:r>
                  <w:rPr>
                    <w:noProof/>
                    <w:webHidden/>
                  </w:rPr>
                  <w:tab/>
                </w:r>
                <w:r>
                  <w:rPr>
                    <w:noProof/>
                    <w:webHidden/>
                  </w:rPr>
                  <w:fldChar w:fldCharType="begin"/>
                </w:r>
                <w:r>
                  <w:rPr>
                    <w:noProof/>
                    <w:webHidden/>
                  </w:rPr>
                  <w:instrText xml:space="preserve"> PAGEREF _Toc222417345 \h </w:instrText>
                </w:r>
                <w:r>
                  <w:rPr>
                    <w:noProof/>
                    <w:webHidden/>
                  </w:rPr>
                </w:r>
                <w:r>
                  <w:rPr>
                    <w:noProof/>
                    <w:webHidden/>
                  </w:rPr>
                  <w:fldChar w:fldCharType="separate"/>
                </w:r>
                <w:r>
                  <w:rPr>
                    <w:noProof/>
                    <w:webHidden/>
                  </w:rPr>
                  <w:t>106</w:t>
                </w:r>
                <w:r>
                  <w:rPr>
                    <w:noProof/>
                    <w:webHidden/>
                  </w:rPr>
                  <w:fldChar w:fldCharType="end"/>
                </w:r>
              </w:hyperlink>
            </w:p>
            <w:p w:rsidR="00820F85" w:rsidRDefault="00820F85" w14:paraId="76FF7499" w14:textId="117F6298">
              <w:pPr>
                <w:pStyle w:val="TOC3"/>
                <w:rPr>
                  <w:rFonts w:asciiTheme="minorHAnsi" w:hAnsiTheme="minorHAnsi" w:eastAsiaTheme="minorEastAsia" w:cstheme="minorBidi"/>
                  <w:noProof/>
                  <w:kern w:val="2"/>
                  <w:sz w:val="24"/>
                  <w:lang w:val="en-US" w:eastAsia="en-US"/>
                  <w14:ligatures w14:val="standardContextual"/>
                </w:rPr>
              </w:pPr>
              <w:hyperlink w:history="1" w:anchor="_Toc222417346">
                <w:r w:rsidRPr="003A2C81">
                  <w:rPr>
                    <w:rStyle w:val="Hyperlink"/>
                    <w:b/>
                    <w:noProof/>
                  </w:rPr>
                  <w:t>9.1.3.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RF01-04 – Nuova decurtazione</w:t>
                </w:r>
                <w:r>
                  <w:rPr>
                    <w:noProof/>
                    <w:webHidden/>
                  </w:rPr>
                  <w:tab/>
                </w:r>
                <w:r>
                  <w:rPr>
                    <w:noProof/>
                    <w:webHidden/>
                  </w:rPr>
                  <w:fldChar w:fldCharType="begin"/>
                </w:r>
                <w:r>
                  <w:rPr>
                    <w:noProof/>
                    <w:webHidden/>
                  </w:rPr>
                  <w:instrText xml:space="preserve"> PAGEREF _Toc222417346 \h </w:instrText>
                </w:r>
                <w:r>
                  <w:rPr>
                    <w:noProof/>
                    <w:webHidden/>
                  </w:rPr>
                </w:r>
                <w:r>
                  <w:rPr>
                    <w:noProof/>
                    <w:webHidden/>
                  </w:rPr>
                  <w:fldChar w:fldCharType="separate"/>
                </w:r>
                <w:r>
                  <w:rPr>
                    <w:noProof/>
                    <w:webHidden/>
                  </w:rPr>
                  <w:t>107</w:t>
                </w:r>
                <w:r>
                  <w:rPr>
                    <w:noProof/>
                    <w:webHidden/>
                  </w:rPr>
                  <w:fldChar w:fldCharType="end"/>
                </w:r>
              </w:hyperlink>
            </w:p>
            <w:p w:rsidR="00820F85" w:rsidRDefault="00820F85" w14:paraId="4129092B" w14:textId="1FFAF40E">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47">
                <w:r w:rsidRPr="003A2C81">
                  <w:rPr>
                    <w:rStyle w:val="Hyperlink"/>
                    <w:noProof/>
                  </w:rPr>
                  <w:t>9.1.3.1.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RF01-04-01 – Ente per decurtazione</w:t>
                </w:r>
                <w:r>
                  <w:rPr>
                    <w:noProof/>
                    <w:webHidden/>
                  </w:rPr>
                  <w:tab/>
                </w:r>
                <w:r>
                  <w:rPr>
                    <w:noProof/>
                    <w:webHidden/>
                  </w:rPr>
                  <w:fldChar w:fldCharType="begin"/>
                </w:r>
                <w:r>
                  <w:rPr>
                    <w:noProof/>
                    <w:webHidden/>
                  </w:rPr>
                  <w:instrText xml:space="preserve"> PAGEREF _Toc222417347 \h </w:instrText>
                </w:r>
                <w:r>
                  <w:rPr>
                    <w:noProof/>
                    <w:webHidden/>
                  </w:rPr>
                </w:r>
                <w:r>
                  <w:rPr>
                    <w:noProof/>
                    <w:webHidden/>
                  </w:rPr>
                  <w:fldChar w:fldCharType="separate"/>
                </w:r>
                <w:r>
                  <w:rPr>
                    <w:noProof/>
                    <w:webHidden/>
                  </w:rPr>
                  <w:t>107</w:t>
                </w:r>
                <w:r>
                  <w:rPr>
                    <w:noProof/>
                    <w:webHidden/>
                  </w:rPr>
                  <w:fldChar w:fldCharType="end"/>
                </w:r>
              </w:hyperlink>
            </w:p>
            <w:p w:rsidR="00820F85" w:rsidRDefault="00820F85" w14:paraId="5E518C90" w14:textId="1405C74D">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48">
                <w:r w:rsidRPr="003A2C81">
                  <w:rPr>
                    <w:rStyle w:val="Hyperlink"/>
                    <w:noProof/>
                  </w:rPr>
                  <w:t>9.1.3.2.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RF01-04-02 – Tipologia Atto per decurtazione</w:t>
                </w:r>
                <w:r>
                  <w:rPr>
                    <w:noProof/>
                    <w:webHidden/>
                  </w:rPr>
                  <w:tab/>
                </w:r>
                <w:r>
                  <w:rPr>
                    <w:noProof/>
                    <w:webHidden/>
                  </w:rPr>
                  <w:fldChar w:fldCharType="begin"/>
                </w:r>
                <w:r>
                  <w:rPr>
                    <w:noProof/>
                    <w:webHidden/>
                  </w:rPr>
                  <w:instrText xml:space="preserve"> PAGEREF _Toc222417348 \h </w:instrText>
                </w:r>
                <w:r>
                  <w:rPr>
                    <w:noProof/>
                    <w:webHidden/>
                  </w:rPr>
                </w:r>
                <w:r>
                  <w:rPr>
                    <w:noProof/>
                    <w:webHidden/>
                  </w:rPr>
                  <w:fldChar w:fldCharType="separate"/>
                </w:r>
                <w:r>
                  <w:rPr>
                    <w:noProof/>
                    <w:webHidden/>
                  </w:rPr>
                  <w:t>107</w:t>
                </w:r>
                <w:r>
                  <w:rPr>
                    <w:noProof/>
                    <w:webHidden/>
                  </w:rPr>
                  <w:fldChar w:fldCharType="end"/>
                </w:r>
              </w:hyperlink>
            </w:p>
            <w:p w:rsidR="00820F85" w:rsidRDefault="00820F85" w14:paraId="798A5743" w14:textId="02A4E77C">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49">
                <w:r w:rsidRPr="003A2C81">
                  <w:rPr>
                    <w:rStyle w:val="Hyperlink"/>
                    <w:noProof/>
                  </w:rPr>
                  <w:t>9.1.3.3.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RF01-04-03 – Elenco Fattispecie</w:t>
                </w:r>
                <w:r>
                  <w:rPr>
                    <w:noProof/>
                    <w:webHidden/>
                  </w:rPr>
                  <w:tab/>
                </w:r>
                <w:r>
                  <w:rPr>
                    <w:noProof/>
                    <w:webHidden/>
                  </w:rPr>
                  <w:fldChar w:fldCharType="begin"/>
                </w:r>
                <w:r>
                  <w:rPr>
                    <w:noProof/>
                    <w:webHidden/>
                  </w:rPr>
                  <w:instrText xml:space="preserve"> PAGEREF _Toc222417349 \h </w:instrText>
                </w:r>
                <w:r>
                  <w:rPr>
                    <w:noProof/>
                    <w:webHidden/>
                  </w:rPr>
                </w:r>
                <w:r>
                  <w:rPr>
                    <w:noProof/>
                    <w:webHidden/>
                  </w:rPr>
                  <w:fldChar w:fldCharType="separate"/>
                </w:r>
                <w:r>
                  <w:rPr>
                    <w:noProof/>
                    <w:webHidden/>
                  </w:rPr>
                  <w:t>107</w:t>
                </w:r>
                <w:r>
                  <w:rPr>
                    <w:noProof/>
                    <w:webHidden/>
                  </w:rPr>
                  <w:fldChar w:fldCharType="end"/>
                </w:r>
              </w:hyperlink>
            </w:p>
            <w:p w:rsidR="00820F85" w:rsidRDefault="00820F85" w14:paraId="4B429535" w14:textId="476B93BF">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0">
                <w:r w:rsidRPr="003A2C81">
                  <w:rPr>
                    <w:rStyle w:val="Hyperlink"/>
                    <w:noProof/>
                  </w:rPr>
                  <w:t>9.1.3.4.</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RF01-04-04 – Univocità Atto</w:t>
                </w:r>
                <w:r>
                  <w:rPr>
                    <w:noProof/>
                    <w:webHidden/>
                  </w:rPr>
                  <w:tab/>
                </w:r>
                <w:r>
                  <w:rPr>
                    <w:noProof/>
                    <w:webHidden/>
                  </w:rPr>
                  <w:fldChar w:fldCharType="begin"/>
                </w:r>
                <w:r>
                  <w:rPr>
                    <w:noProof/>
                    <w:webHidden/>
                  </w:rPr>
                  <w:instrText xml:space="preserve"> PAGEREF _Toc222417350 \h </w:instrText>
                </w:r>
                <w:r>
                  <w:rPr>
                    <w:noProof/>
                    <w:webHidden/>
                  </w:rPr>
                </w:r>
                <w:r>
                  <w:rPr>
                    <w:noProof/>
                    <w:webHidden/>
                  </w:rPr>
                  <w:fldChar w:fldCharType="separate"/>
                </w:r>
                <w:r>
                  <w:rPr>
                    <w:noProof/>
                    <w:webHidden/>
                  </w:rPr>
                  <w:t>108</w:t>
                </w:r>
                <w:r>
                  <w:rPr>
                    <w:noProof/>
                    <w:webHidden/>
                  </w:rPr>
                  <w:fldChar w:fldCharType="end"/>
                </w:r>
              </w:hyperlink>
            </w:p>
            <w:p w:rsidR="00820F85" w:rsidRDefault="00820F85" w14:paraId="5462F36F" w14:textId="4EEE11A6">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1">
                <w:r w:rsidRPr="003A2C81">
                  <w:rPr>
                    <w:rStyle w:val="Hyperlink"/>
                    <w:noProof/>
                  </w:rPr>
                  <w:t>9.1.3.5.</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RF01-04-05 – Univocità dettaglio decurtazione</w:t>
                </w:r>
                <w:r>
                  <w:rPr>
                    <w:noProof/>
                    <w:webHidden/>
                  </w:rPr>
                  <w:tab/>
                </w:r>
                <w:r>
                  <w:rPr>
                    <w:noProof/>
                    <w:webHidden/>
                  </w:rPr>
                  <w:fldChar w:fldCharType="begin"/>
                </w:r>
                <w:r>
                  <w:rPr>
                    <w:noProof/>
                    <w:webHidden/>
                  </w:rPr>
                  <w:instrText xml:space="preserve"> PAGEREF _Toc222417351 \h </w:instrText>
                </w:r>
                <w:r>
                  <w:rPr>
                    <w:noProof/>
                    <w:webHidden/>
                  </w:rPr>
                </w:r>
                <w:r>
                  <w:rPr>
                    <w:noProof/>
                    <w:webHidden/>
                  </w:rPr>
                  <w:fldChar w:fldCharType="separate"/>
                </w:r>
                <w:r>
                  <w:rPr>
                    <w:noProof/>
                    <w:webHidden/>
                  </w:rPr>
                  <w:t>108</w:t>
                </w:r>
                <w:r>
                  <w:rPr>
                    <w:noProof/>
                    <w:webHidden/>
                  </w:rPr>
                  <w:fldChar w:fldCharType="end"/>
                </w:r>
              </w:hyperlink>
            </w:p>
            <w:p w:rsidR="00820F85" w:rsidRDefault="00820F85" w14:paraId="7321D9B7" w14:textId="7E4B0C0C">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2">
                <w:r w:rsidRPr="003A2C81">
                  <w:rPr>
                    <w:rStyle w:val="Hyperlink"/>
                    <w:noProof/>
                  </w:rPr>
                  <w:t>9.1.3.6.</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RF01-04-06 – Calcolo Punteggio per fattispecie</w:t>
                </w:r>
                <w:r>
                  <w:rPr>
                    <w:noProof/>
                    <w:webHidden/>
                  </w:rPr>
                  <w:tab/>
                </w:r>
                <w:r>
                  <w:rPr>
                    <w:noProof/>
                    <w:webHidden/>
                  </w:rPr>
                  <w:fldChar w:fldCharType="begin"/>
                </w:r>
                <w:r>
                  <w:rPr>
                    <w:noProof/>
                    <w:webHidden/>
                  </w:rPr>
                  <w:instrText xml:space="preserve"> PAGEREF _Toc222417352 \h </w:instrText>
                </w:r>
                <w:r>
                  <w:rPr>
                    <w:noProof/>
                    <w:webHidden/>
                  </w:rPr>
                </w:r>
                <w:r>
                  <w:rPr>
                    <w:noProof/>
                    <w:webHidden/>
                  </w:rPr>
                  <w:fldChar w:fldCharType="separate"/>
                </w:r>
                <w:r>
                  <w:rPr>
                    <w:noProof/>
                    <w:webHidden/>
                  </w:rPr>
                  <w:t>109</w:t>
                </w:r>
                <w:r>
                  <w:rPr>
                    <w:noProof/>
                    <w:webHidden/>
                  </w:rPr>
                  <w:fldChar w:fldCharType="end"/>
                </w:r>
              </w:hyperlink>
            </w:p>
            <w:p w:rsidR="00820F85" w:rsidRDefault="00820F85" w14:paraId="74AA2D00" w14:textId="24B8A37A">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3">
                <w:r w:rsidRPr="003A2C81">
                  <w:rPr>
                    <w:rStyle w:val="Hyperlink"/>
                    <w:noProof/>
                  </w:rPr>
                  <w:t>9.1.3.7.</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RF01-04-07 – Calcolo Punteggio Decurtazione</w:t>
                </w:r>
                <w:r>
                  <w:rPr>
                    <w:noProof/>
                    <w:webHidden/>
                  </w:rPr>
                  <w:tab/>
                </w:r>
                <w:r>
                  <w:rPr>
                    <w:noProof/>
                    <w:webHidden/>
                  </w:rPr>
                  <w:fldChar w:fldCharType="begin"/>
                </w:r>
                <w:r>
                  <w:rPr>
                    <w:noProof/>
                    <w:webHidden/>
                  </w:rPr>
                  <w:instrText xml:space="preserve"> PAGEREF _Toc222417353 \h </w:instrText>
                </w:r>
                <w:r>
                  <w:rPr>
                    <w:noProof/>
                    <w:webHidden/>
                  </w:rPr>
                </w:r>
                <w:r>
                  <w:rPr>
                    <w:noProof/>
                    <w:webHidden/>
                  </w:rPr>
                  <w:fldChar w:fldCharType="separate"/>
                </w:r>
                <w:r>
                  <w:rPr>
                    <w:noProof/>
                    <w:webHidden/>
                  </w:rPr>
                  <w:t>110</w:t>
                </w:r>
                <w:r>
                  <w:rPr>
                    <w:noProof/>
                    <w:webHidden/>
                  </w:rPr>
                  <w:fldChar w:fldCharType="end"/>
                </w:r>
              </w:hyperlink>
            </w:p>
            <w:p w:rsidR="00820F85" w:rsidRDefault="00820F85" w14:paraId="3F8D4C04" w14:textId="516DA8BD">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4">
                <w:r w:rsidRPr="003A2C81">
                  <w:rPr>
                    <w:rStyle w:val="Hyperlink"/>
                    <w:noProof/>
                  </w:rPr>
                  <w:t>9.1.3.8.</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RF01-04-08 – Cancellazione fisica della decurtazione in bozza</w:t>
                </w:r>
                <w:r>
                  <w:rPr>
                    <w:noProof/>
                    <w:webHidden/>
                  </w:rPr>
                  <w:tab/>
                </w:r>
                <w:r>
                  <w:rPr>
                    <w:noProof/>
                    <w:webHidden/>
                  </w:rPr>
                  <w:fldChar w:fldCharType="begin"/>
                </w:r>
                <w:r>
                  <w:rPr>
                    <w:noProof/>
                    <w:webHidden/>
                  </w:rPr>
                  <w:instrText xml:space="preserve"> PAGEREF _Toc222417354 \h </w:instrText>
                </w:r>
                <w:r>
                  <w:rPr>
                    <w:noProof/>
                    <w:webHidden/>
                  </w:rPr>
                </w:r>
                <w:r>
                  <w:rPr>
                    <w:noProof/>
                    <w:webHidden/>
                  </w:rPr>
                  <w:fldChar w:fldCharType="separate"/>
                </w:r>
                <w:r>
                  <w:rPr>
                    <w:noProof/>
                    <w:webHidden/>
                  </w:rPr>
                  <w:t>110</w:t>
                </w:r>
                <w:r>
                  <w:rPr>
                    <w:noProof/>
                    <w:webHidden/>
                  </w:rPr>
                  <w:fldChar w:fldCharType="end"/>
                </w:r>
              </w:hyperlink>
            </w:p>
            <w:p w:rsidR="00820F85" w:rsidRDefault="00820F85" w14:paraId="2AAA0866" w14:textId="5095D17E">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5">
                <w:r w:rsidRPr="003A2C81">
                  <w:rPr>
                    <w:rStyle w:val="Hyperlink"/>
                    <w:noProof/>
                  </w:rPr>
                  <w:t>9.1.3.9.</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RF01-04-09 – Carica Documenti Allegati alla Decurtazione - deprecato</w:t>
                </w:r>
                <w:r>
                  <w:rPr>
                    <w:noProof/>
                    <w:webHidden/>
                  </w:rPr>
                  <w:tab/>
                </w:r>
                <w:r>
                  <w:rPr>
                    <w:noProof/>
                    <w:webHidden/>
                  </w:rPr>
                  <w:fldChar w:fldCharType="begin"/>
                </w:r>
                <w:r>
                  <w:rPr>
                    <w:noProof/>
                    <w:webHidden/>
                  </w:rPr>
                  <w:instrText xml:space="preserve"> PAGEREF _Toc222417355 \h </w:instrText>
                </w:r>
                <w:r>
                  <w:rPr>
                    <w:noProof/>
                    <w:webHidden/>
                  </w:rPr>
                </w:r>
                <w:r>
                  <w:rPr>
                    <w:noProof/>
                    <w:webHidden/>
                  </w:rPr>
                  <w:fldChar w:fldCharType="separate"/>
                </w:r>
                <w:r>
                  <w:rPr>
                    <w:noProof/>
                    <w:webHidden/>
                  </w:rPr>
                  <w:t>111</w:t>
                </w:r>
                <w:r>
                  <w:rPr>
                    <w:noProof/>
                    <w:webHidden/>
                  </w:rPr>
                  <w:fldChar w:fldCharType="end"/>
                </w:r>
              </w:hyperlink>
            </w:p>
            <w:p w:rsidR="00820F85" w:rsidRDefault="00820F85" w14:paraId="58110DD1" w14:textId="7BABDD15">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6">
                <w:r w:rsidRPr="003A2C81">
                  <w:rPr>
                    <w:rStyle w:val="Hyperlink"/>
                    <w:noProof/>
                  </w:rPr>
                  <w:t>9.1.3.10.</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RF01-04-10 – Controllo Nuova Decurtazione</w:t>
                </w:r>
                <w:r>
                  <w:rPr>
                    <w:noProof/>
                    <w:webHidden/>
                  </w:rPr>
                  <w:tab/>
                </w:r>
                <w:r>
                  <w:rPr>
                    <w:noProof/>
                    <w:webHidden/>
                  </w:rPr>
                  <w:fldChar w:fldCharType="begin"/>
                </w:r>
                <w:r>
                  <w:rPr>
                    <w:noProof/>
                    <w:webHidden/>
                  </w:rPr>
                  <w:instrText xml:space="preserve"> PAGEREF _Toc222417356 \h </w:instrText>
                </w:r>
                <w:r>
                  <w:rPr>
                    <w:noProof/>
                    <w:webHidden/>
                  </w:rPr>
                </w:r>
                <w:r>
                  <w:rPr>
                    <w:noProof/>
                    <w:webHidden/>
                  </w:rPr>
                  <w:fldChar w:fldCharType="separate"/>
                </w:r>
                <w:r>
                  <w:rPr>
                    <w:noProof/>
                    <w:webHidden/>
                  </w:rPr>
                  <w:t>111</w:t>
                </w:r>
                <w:r>
                  <w:rPr>
                    <w:noProof/>
                    <w:webHidden/>
                  </w:rPr>
                  <w:fldChar w:fldCharType="end"/>
                </w:r>
              </w:hyperlink>
            </w:p>
            <w:p w:rsidR="00820F85" w:rsidRDefault="00820F85" w14:paraId="214BDFD2" w14:textId="3484F46C">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7">
                <w:r w:rsidRPr="003A2C81">
                  <w:rPr>
                    <w:rStyle w:val="Hyperlink"/>
                    <w:noProof/>
                  </w:rPr>
                  <w:t>9.1.3.11.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RF01-04-11 – Nuova Decurtazione</w:t>
                </w:r>
                <w:r>
                  <w:rPr>
                    <w:noProof/>
                    <w:webHidden/>
                  </w:rPr>
                  <w:tab/>
                </w:r>
                <w:r>
                  <w:rPr>
                    <w:noProof/>
                    <w:webHidden/>
                  </w:rPr>
                  <w:fldChar w:fldCharType="begin"/>
                </w:r>
                <w:r>
                  <w:rPr>
                    <w:noProof/>
                    <w:webHidden/>
                  </w:rPr>
                  <w:instrText xml:space="preserve"> PAGEREF _Toc222417357 \h </w:instrText>
                </w:r>
                <w:r>
                  <w:rPr>
                    <w:noProof/>
                    <w:webHidden/>
                  </w:rPr>
                </w:r>
                <w:r>
                  <w:rPr>
                    <w:noProof/>
                    <w:webHidden/>
                  </w:rPr>
                  <w:fldChar w:fldCharType="separate"/>
                </w:r>
                <w:r>
                  <w:rPr>
                    <w:noProof/>
                    <w:webHidden/>
                  </w:rPr>
                  <w:t>111</w:t>
                </w:r>
                <w:r>
                  <w:rPr>
                    <w:noProof/>
                    <w:webHidden/>
                  </w:rPr>
                  <w:fldChar w:fldCharType="end"/>
                </w:r>
              </w:hyperlink>
            </w:p>
            <w:p w:rsidR="00820F85" w:rsidRDefault="00820F85" w14:paraId="76D64D68" w14:textId="302115A0">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58">
                <w:r w:rsidRPr="003A2C81">
                  <w:rPr>
                    <w:rStyle w:val="Hyperlink"/>
                    <w:noProof/>
                  </w:rPr>
                  <w:t>9.1.3.12.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RF01-04-12 – Conferma Decurtazione in Bozza</w:t>
                </w:r>
                <w:r>
                  <w:rPr>
                    <w:noProof/>
                    <w:webHidden/>
                  </w:rPr>
                  <w:tab/>
                </w:r>
                <w:r>
                  <w:rPr>
                    <w:noProof/>
                    <w:webHidden/>
                  </w:rPr>
                  <w:fldChar w:fldCharType="begin"/>
                </w:r>
                <w:r>
                  <w:rPr>
                    <w:noProof/>
                    <w:webHidden/>
                  </w:rPr>
                  <w:instrText xml:space="preserve"> PAGEREF _Toc222417358 \h </w:instrText>
                </w:r>
                <w:r>
                  <w:rPr>
                    <w:noProof/>
                    <w:webHidden/>
                  </w:rPr>
                </w:r>
                <w:r>
                  <w:rPr>
                    <w:noProof/>
                    <w:webHidden/>
                  </w:rPr>
                  <w:fldChar w:fldCharType="separate"/>
                </w:r>
                <w:r>
                  <w:rPr>
                    <w:noProof/>
                    <w:webHidden/>
                  </w:rPr>
                  <w:t>113</w:t>
                </w:r>
                <w:r>
                  <w:rPr>
                    <w:noProof/>
                    <w:webHidden/>
                  </w:rPr>
                  <w:fldChar w:fldCharType="end"/>
                </w:r>
              </w:hyperlink>
            </w:p>
            <w:p w:rsidR="00820F85" w:rsidRDefault="00820F85" w14:paraId="166491FC" w14:textId="4DDB165F">
              <w:pPr>
                <w:pStyle w:val="TOC3"/>
                <w:rPr>
                  <w:rFonts w:asciiTheme="minorHAnsi" w:hAnsiTheme="minorHAnsi" w:eastAsiaTheme="minorEastAsia" w:cstheme="minorBidi"/>
                  <w:noProof/>
                  <w:kern w:val="2"/>
                  <w:sz w:val="24"/>
                  <w:lang w:val="en-US" w:eastAsia="en-US"/>
                  <w14:ligatures w14:val="standardContextual"/>
                </w:rPr>
              </w:pPr>
              <w:hyperlink w:history="1" w:anchor="_Toc222417359">
                <w:r w:rsidRPr="003A2C81">
                  <w:rPr>
                    <w:rStyle w:val="Hyperlink"/>
                    <w:b/>
                    <w:noProof/>
                  </w:rPr>
                  <w:t>9.1.4.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RF01-05 – Annullamento decurtazione</w:t>
                </w:r>
                <w:r>
                  <w:rPr>
                    <w:noProof/>
                    <w:webHidden/>
                  </w:rPr>
                  <w:tab/>
                </w:r>
                <w:r>
                  <w:rPr>
                    <w:noProof/>
                    <w:webHidden/>
                  </w:rPr>
                  <w:fldChar w:fldCharType="begin"/>
                </w:r>
                <w:r>
                  <w:rPr>
                    <w:noProof/>
                    <w:webHidden/>
                  </w:rPr>
                  <w:instrText xml:space="preserve"> PAGEREF _Toc222417359 \h </w:instrText>
                </w:r>
                <w:r>
                  <w:rPr>
                    <w:noProof/>
                    <w:webHidden/>
                  </w:rPr>
                </w:r>
                <w:r>
                  <w:rPr>
                    <w:noProof/>
                    <w:webHidden/>
                  </w:rPr>
                  <w:fldChar w:fldCharType="separate"/>
                </w:r>
                <w:r>
                  <w:rPr>
                    <w:noProof/>
                    <w:webHidden/>
                  </w:rPr>
                  <w:t>113</w:t>
                </w:r>
                <w:r>
                  <w:rPr>
                    <w:noProof/>
                    <w:webHidden/>
                  </w:rPr>
                  <w:fldChar w:fldCharType="end"/>
                </w:r>
              </w:hyperlink>
            </w:p>
            <w:p w:rsidR="00820F85" w:rsidRDefault="00820F85" w14:paraId="2B41261F" w14:textId="43C25D64">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60">
                <w:r w:rsidRPr="003A2C81">
                  <w:rPr>
                    <w:rStyle w:val="Hyperlink"/>
                    <w:noProof/>
                  </w:rPr>
                  <w:t>9.1.4.1.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RF01-05-01 – Ente per annullamento decurtazione</w:t>
                </w:r>
                <w:r>
                  <w:rPr>
                    <w:noProof/>
                    <w:webHidden/>
                  </w:rPr>
                  <w:tab/>
                </w:r>
                <w:r>
                  <w:rPr>
                    <w:noProof/>
                    <w:webHidden/>
                  </w:rPr>
                  <w:fldChar w:fldCharType="begin"/>
                </w:r>
                <w:r>
                  <w:rPr>
                    <w:noProof/>
                    <w:webHidden/>
                  </w:rPr>
                  <w:instrText xml:space="preserve"> PAGEREF _Toc222417360 \h </w:instrText>
                </w:r>
                <w:r>
                  <w:rPr>
                    <w:noProof/>
                    <w:webHidden/>
                  </w:rPr>
                </w:r>
                <w:r>
                  <w:rPr>
                    <w:noProof/>
                    <w:webHidden/>
                  </w:rPr>
                  <w:fldChar w:fldCharType="separate"/>
                </w:r>
                <w:r>
                  <w:rPr>
                    <w:noProof/>
                    <w:webHidden/>
                  </w:rPr>
                  <w:t>113</w:t>
                </w:r>
                <w:r>
                  <w:rPr>
                    <w:noProof/>
                    <w:webHidden/>
                  </w:rPr>
                  <w:fldChar w:fldCharType="end"/>
                </w:r>
              </w:hyperlink>
            </w:p>
            <w:p w:rsidR="00820F85" w:rsidRDefault="00820F85" w14:paraId="7D60483A" w14:textId="2B9F81A4">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61">
                <w:r w:rsidRPr="003A2C81">
                  <w:rPr>
                    <w:rStyle w:val="Hyperlink"/>
                    <w:noProof/>
                  </w:rPr>
                  <w:t>9.1.4.2.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RF01-05-02 – Tipologia Atto Annullamento</w:t>
                </w:r>
                <w:r>
                  <w:rPr>
                    <w:noProof/>
                    <w:webHidden/>
                  </w:rPr>
                  <w:tab/>
                </w:r>
                <w:r>
                  <w:rPr>
                    <w:noProof/>
                    <w:webHidden/>
                  </w:rPr>
                  <w:fldChar w:fldCharType="begin"/>
                </w:r>
                <w:r>
                  <w:rPr>
                    <w:noProof/>
                    <w:webHidden/>
                  </w:rPr>
                  <w:instrText xml:space="preserve"> PAGEREF _Toc222417361 \h </w:instrText>
                </w:r>
                <w:r>
                  <w:rPr>
                    <w:noProof/>
                    <w:webHidden/>
                  </w:rPr>
                </w:r>
                <w:r>
                  <w:rPr>
                    <w:noProof/>
                    <w:webHidden/>
                  </w:rPr>
                  <w:fldChar w:fldCharType="separate"/>
                </w:r>
                <w:r>
                  <w:rPr>
                    <w:noProof/>
                    <w:webHidden/>
                  </w:rPr>
                  <w:t>113</w:t>
                </w:r>
                <w:r>
                  <w:rPr>
                    <w:noProof/>
                    <w:webHidden/>
                  </w:rPr>
                  <w:fldChar w:fldCharType="end"/>
                </w:r>
              </w:hyperlink>
            </w:p>
            <w:p w:rsidR="00820F85" w:rsidRDefault="00820F85" w14:paraId="71BFD885" w14:textId="424F36BD">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62">
                <w:r w:rsidRPr="003A2C81">
                  <w:rPr>
                    <w:rStyle w:val="Hyperlink"/>
                    <w:noProof/>
                  </w:rPr>
                  <w:t>9.1.4.3.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RF01-05-03 – Annullamento Decurtazione</w:t>
                </w:r>
                <w:r>
                  <w:rPr>
                    <w:noProof/>
                    <w:webHidden/>
                  </w:rPr>
                  <w:tab/>
                </w:r>
                <w:r>
                  <w:rPr>
                    <w:noProof/>
                    <w:webHidden/>
                  </w:rPr>
                  <w:fldChar w:fldCharType="begin"/>
                </w:r>
                <w:r>
                  <w:rPr>
                    <w:noProof/>
                    <w:webHidden/>
                  </w:rPr>
                  <w:instrText xml:space="preserve"> PAGEREF _Toc222417362 \h </w:instrText>
                </w:r>
                <w:r>
                  <w:rPr>
                    <w:noProof/>
                    <w:webHidden/>
                  </w:rPr>
                </w:r>
                <w:r>
                  <w:rPr>
                    <w:noProof/>
                    <w:webHidden/>
                  </w:rPr>
                  <w:fldChar w:fldCharType="separate"/>
                </w:r>
                <w:r>
                  <w:rPr>
                    <w:noProof/>
                    <w:webHidden/>
                  </w:rPr>
                  <w:t>114</w:t>
                </w:r>
                <w:r>
                  <w:rPr>
                    <w:noProof/>
                    <w:webHidden/>
                  </w:rPr>
                  <w:fldChar w:fldCharType="end"/>
                </w:r>
              </w:hyperlink>
            </w:p>
            <w:p w:rsidR="00820F85" w:rsidRDefault="00820F85" w14:paraId="67E26578" w14:textId="6C8F4C71">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63">
                <w:r w:rsidRPr="003A2C81">
                  <w:rPr>
                    <w:rStyle w:val="Hyperlink"/>
                    <w:noProof/>
                  </w:rPr>
                  <w:t>9.1.4.4.</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RF01-05-04 – Motivo di Annullamento</w:t>
                </w:r>
                <w:r>
                  <w:rPr>
                    <w:noProof/>
                    <w:webHidden/>
                  </w:rPr>
                  <w:tab/>
                </w:r>
                <w:r>
                  <w:rPr>
                    <w:noProof/>
                    <w:webHidden/>
                  </w:rPr>
                  <w:fldChar w:fldCharType="begin"/>
                </w:r>
                <w:r>
                  <w:rPr>
                    <w:noProof/>
                    <w:webHidden/>
                  </w:rPr>
                  <w:instrText xml:space="preserve"> PAGEREF _Toc222417363 \h </w:instrText>
                </w:r>
                <w:r>
                  <w:rPr>
                    <w:noProof/>
                    <w:webHidden/>
                  </w:rPr>
                </w:r>
                <w:r>
                  <w:rPr>
                    <w:noProof/>
                    <w:webHidden/>
                  </w:rPr>
                  <w:fldChar w:fldCharType="separate"/>
                </w:r>
                <w:r>
                  <w:rPr>
                    <w:noProof/>
                    <w:webHidden/>
                  </w:rPr>
                  <w:t>114</w:t>
                </w:r>
                <w:r>
                  <w:rPr>
                    <w:noProof/>
                    <w:webHidden/>
                  </w:rPr>
                  <w:fldChar w:fldCharType="end"/>
                </w:r>
              </w:hyperlink>
            </w:p>
            <w:p w:rsidR="00820F85" w:rsidRDefault="00820F85" w14:paraId="735B8FDF" w14:textId="21BE91FC">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64">
                <w:r w:rsidRPr="003A2C81">
                  <w:rPr>
                    <w:rStyle w:val="Hyperlink"/>
                    <w:noProof/>
                  </w:rPr>
                  <w:t>9.1.4.5.</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RF01-05-05 – Carica Documenti Allegati all’annullamento della decurtazione – deprecato il 24/11/2025</w:t>
                </w:r>
                <w:r>
                  <w:rPr>
                    <w:noProof/>
                    <w:webHidden/>
                  </w:rPr>
                  <w:tab/>
                </w:r>
                <w:r>
                  <w:rPr>
                    <w:noProof/>
                    <w:webHidden/>
                  </w:rPr>
                  <w:fldChar w:fldCharType="begin"/>
                </w:r>
                <w:r>
                  <w:rPr>
                    <w:noProof/>
                    <w:webHidden/>
                  </w:rPr>
                  <w:instrText xml:space="preserve"> PAGEREF _Toc222417364 \h </w:instrText>
                </w:r>
                <w:r>
                  <w:rPr>
                    <w:noProof/>
                    <w:webHidden/>
                  </w:rPr>
                </w:r>
                <w:r>
                  <w:rPr>
                    <w:noProof/>
                    <w:webHidden/>
                  </w:rPr>
                  <w:fldChar w:fldCharType="separate"/>
                </w:r>
                <w:r>
                  <w:rPr>
                    <w:noProof/>
                    <w:webHidden/>
                  </w:rPr>
                  <w:t>115</w:t>
                </w:r>
                <w:r>
                  <w:rPr>
                    <w:noProof/>
                    <w:webHidden/>
                  </w:rPr>
                  <w:fldChar w:fldCharType="end"/>
                </w:r>
              </w:hyperlink>
            </w:p>
            <w:p w:rsidR="00820F85" w:rsidRDefault="00820F85" w14:paraId="1AAB51B4" w14:textId="59BF6015">
              <w:pPr>
                <w:pStyle w:val="TOC3"/>
                <w:rPr>
                  <w:rFonts w:asciiTheme="minorHAnsi" w:hAnsiTheme="minorHAnsi" w:eastAsiaTheme="minorEastAsia" w:cstheme="minorBidi"/>
                  <w:noProof/>
                  <w:kern w:val="2"/>
                  <w:sz w:val="24"/>
                  <w:lang w:val="en-US" w:eastAsia="en-US"/>
                  <w14:ligatures w14:val="standardContextual"/>
                </w:rPr>
              </w:pPr>
              <w:hyperlink w:history="1" w:anchor="_Toc222417365">
                <w:r w:rsidRPr="003A2C81">
                  <w:rPr>
                    <w:rStyle w:val="Hyperlink"/>
                    <w:b/>
                    <w:noProof/>
                  </w:rPr>
                  <w:t>9.1.5.</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RF01-06 – Notifiche</w:t>
                </w:r>
                <w:r>
                  <w:rPr>
                    <w:noProof/>
                    <w:webHidden/>
                  </w:rPr>
                  <w:tab/>
                </w:r>
                <w:r>
                  <w:rPr>
                    <w:noProof/>
                    <w:webHidden/>
                  </w:rPr>
                  <w:fldChar w:fldCharType="begin"/>
                </w:r>
                <w:r>
                  <w:rPr>
                    <w:noProof/>
                    <w:webHidden/>
                  </w:rPr>
                  <w:instrText xml:space="preserve"> PAGEREF _Toc222417365 \h </w:instrText>
                </w:r>
                <w:r>
                  <w:rPr>
                    <w:noProof/>
                    <w:webHidden/>
                  </w:rPr>
                </w:r>
                <w:r>
                  <w:rPr>
                    <w:noProof/>
                    <w:webHidden/>
                  </w:rPr>
                  <w:fldChar w:fldCharType="separate"/>
                </w:r>
                <w:r>
                  <w:rPr>
                    <w:noProof/>
                    <w:webHidden/>
                  </w:rPr>
                  <w:t>115</w:t>
                </w:r>
                <w:r>
                  <w:rPr>
                    <w:noProof/>
                    <w:webHidden/>
                  </w:rPr>
                  <w:fldChar w:fldCharType="end"/>
                </w:r>
              </w:hyperlink>
            </w:p>
            <w:p w:rsidR="00820F85" w:rsidRDefault="00820F85" w14:paraId="396A2B40" w14:textId="3224222C">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66">
                <w:r w:rsidRPr="003A2C81">
                  <w:rPr>
                    <w:rStyle w:val="Hyperlink"/>
                    <w:noProof/>
                  </w:rPr>
                  <w:t>9.1.5.1.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RF01-06-01 – Notifiche</w:t>
                </w:r>
                <w:r>
                  <w:rPr>
                    <w:noProof/>
                    <w:webHidden/>
                  </w:rPr>
                  <w:tab/>
                </w:r>
                <w:r>
                  <w:rPr>
                    <w:noProof/>
                    <w:webHidden/>
                  </w:rPr>
                  <w:fldChar w:fldCharType="begin"/>
                </w:r>
                <w:r>
                  <w:rPr>
                    <w:noProof/>
                    <w:webHidden/>
                  </w:rPr>
                  <w:instrText xml:space="preserve"> PAGEREF _Toc222417366 \h </w:instrText>
                </w:r>
                <w:r>
                  <w:rPr>
                    <w:noProof/>
                    <w:webHidden/>
                  </w:rPr>
                </w:r>
                <w:r>
                  <w:rPr>
                    <w:noProof/>
                    <w:webHidden/>
                  </w:rPr>
                  <w:fldChar w:fldCharType="separate"/>
                </w:r>
                <w:r>
                  <w:rPr>
                    <w:noProof/>
                    <w:webHidden/>
                  </w:rPr>
                  <w:t>115</w:t>
                </w:r>
                <w:r>
                  <w:rPr>
                    <w:noProof/>
                    <w:webHidden/>
                  </w:rPr>
                  <w:fldChar w:fldCharType="end"/>
                </w:r>
              </w:hyperlink>
            </w:p>
            <w:p w:rsidR="00820F85" w:rsidRDefault="00820F85" w14:paraId="390A0D51" w14:textId="39567F0C">
              <w:pPr>
                <w:pStyle w:val="TOC3"/>
                <w:rPr>
                  <w:rFonts w:asciiTheme="minorHAnsi" w:hAnsiTheme="minorHAnsi" w:eastAsiaTheme="minorEastAsia" w:cstheme="minorBidi"/>
                  <w:noProof/>
                  <w:kern w:val="2"/>
                  <w:sz w:val="24"/>
                  <w:lang w:val="en-US" w:eastAsia="en-US"/>
                  <w14:ligatures w14:val="standardContextual"/>
                </w:rPr>
              </w:pPr>
              <w:hyperlink w:history="1" w:anchor="_Toc222417367">
                <w:r w:rsidRPr="003A2C81">
                  <w:rPr>
                    <w:rStyle w:val="Hyperlink"/>
                    <w:b/>
                    <w:noProof/>
                  </w:rPr>
                  <w:t>9.1.6.</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RF01-07 – Esito Elaborazioni</w:t>
                </w:r>
                <w:r>
                  <w:rPr>
                    <w:noProof/>
                    <w:webHidden/>
                  </w:rPr>
                  <w:tab/>
                </w:r>
                <w:r>
                  <w:rPr>
                    <w:noProof/>
                    <w:webHidden/>
                  </w:rPr>
                  <w:fldChar w:fldCharType="begin"/>
                </w:r>
                <w:r>
                  <w:rPr>
                    <w:noProof/>
                    <w:webHidden/>
                  </w:rPr>
                  <w:instrText xml:space="preserve"> PAGEREF _Toc222417367 \h </w:instrText>
                </w:r>
                <w:r>
                  <w:rPr>
                    <w:noProof/>
                    <w:webHidden/>
                  </w:rPr>
                </w:r>
                <w:r>
                  <w:rPr>
                    <w:noProof/>
                    <w:webHidden/>
                  </w:rPr>
                  <w:fldChar w:fldCharType="separate"/>
                </w:r>
                <w:r>
                  <w:rPr>
                    <w:noProof/>
                    <w:webHidden/>
                  </w:rPr>
                  <w:t>115</w:t>
                </w:r>
                <w:r>
                  <w:rPr>
                    <w:noProof/>
                    <w:webHidden/>
                  </w:rPr>
                  <w:fldChar w:fldCharType="end"/>
                </w:r>
              </w:hyperlink>
            </w:p>
            <w:p w:rsidR="00820F85" w:rsidRDefault="00820F85" w14:paraId="51ADB8D0" w14:textId="3B9273E7">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68">
                <w:r w:rsidRPr="003A2C81">
                  <w:rPr>
                    <w:rStyle w:val="Hyperlink"/>
                    <w:noProof/>
                    <w:highlight w:val="yellow"/>
                  </w:rPr>
                  <w:t>9.1.6.1.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highlight w:val="yellow"/>
                  </w:rPr>
                  <w:t>RF01-07-01 – Esito Elaborazioni</w:t>
                </w:r>
                <w:r>
                  <w:rPr>
                    <w:noProof/>
                    <w:webHidden/>
                  </w:rPr>
                  <w:tab/>
                </w:r>
                <w:r>
                  <w:rPr>
                    <w:noProof/>
                    <w:webHidden/>
                  </w:rPr>
                  <w:fldChar w:fldCharType="begin"/>
                </w:r>
                <w:r>
                  <w:rPr>
                    <w:noProof/>
                    <w:webHidden/>
                  </w:rPr>
                  <w:instrText xml:space="preserve"> PAGEREF _Toc222417368 \h </w:instrText>
                </w:r>
                <w:r>
                  <w:rPr>
                    <w:noProof/>
                    <w:webHidden/>
                  </w:rPr>
                </w:r>
                <w:r>
                  <w:rPr>
                    <w:noProof/>
                    <w:webHidden/>
                  </w:rPr>
                  <w:fldChar w:fldCharType="separate"/>
                </w:r>
                <w:r>
                  <w:rPr>
                    <w:noProof/>
                    <w:webHidden/>
                  </w:rPr>
                  <w:t>115</w:t>
                </w:r>
                <w:r>
                  <w:rPr>
                    <w:noProof/>
                    <w:webHidden/>
                  </w:rPr>
                  <w:fldChar w:fldCharType="end"/>
                </w:r>
              </w:hyperlink>
            </w:p>
            <w:p w:rsidR="00820F85" w:rsidRDefault="00820F85" w14:paraId="1097DBFB" w14:textId="361E2ADE">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69">
                <w:r w:rsidRPr="003A2C81">
                  <w:rPr>
                    <w:rStyle w:val="Hyperlink"/>
                    <w:noProof/>
                  </w:rPr>
                  <w:t>9.2.</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RF02: Gestione Recuperi</w:t>
                </w:r>
                <w:r>
                  <w:rPr>
                    <w:noProof/>
                    <w:webHidden/>
                  </w:rPr>
                  <w:tab/>
                </w:r>
                <w:r>
                  <w:rPr>
                    <w:noProof/>
                    <w:webHidden/>
                  </w:rPr>
                  <w:fldChar w:fldCharType="begin"/>
                </w:r>
                <w:r>
                  <w:rPr>
                    <w:noProof/>
                    <w:webHidden/>
                  </w:rPr>
                  <w:instrText xml:space="preserve"> PAGEREF _Toc222417369 \h </w:instrText>
                </w:r>
                <w:r>
                  <w:rPr>
                    <w:noProof/>
                    <w:webHidden/>
                  </w:rPr>
                </w:r>
                <w:r>
                  <w:rPr>
                    <w:noProof/>
                    <w:webHidden/>
                  </w:rPr>
                  <w:fldChar w:fldCharType="separate"/>
                </w:r>
                <w:r>
                  <w:rPr>
                    <w:noProof/>
                    <w:webHidden/>
                  </w:rPr>
                  <w:t>115</w:t>
                </w:r>
                <w:r>
                  <w:rPr>
                    <w:noProof/>
                    <w:webHidden/>
                  </w:rPr>
                  <w:fldChar w:fldCharType="end"/>
                </w:r>
              </w:hyperlink>
            </w:p>
            <w:p w:rsidR="00820F85" w:rsidRDefault="00820F85" w14:paraId="2CDEEC8C" w14:textId="6CFCA1F5">
              <w:pPr>
                <w:pStyle w:val="TOC3"/>
                <w:rPr>
                  <w:rFonts w:asciiTheme="minorHAnsi" w:hAnsiTheme="minorHAnsi" w:eastAsiaTheme="minorEastAsia" w:cstheme="minorBidi"/>
                  <w:noProof/>
                  <w:kern w:val="2"/>
                  <w:sz w:val="24"/>
                  <w:lang w:val="en-US" w:eastAsia="en-US"/>
                  <w14:ligatures w14:val="standardContextual"/>
                </w:rPr>
              </w:pPr>
              <w:hyperlink w:history="1" w:anchor="_Toc222417370">
                <w:r w:rsidRPr="003A2C81">
                  <w:rPr>
                    <w:rStyle w:val="Hyperlink"/>
                    <w:b/>
                    <w:noProof/>
                  </w:rPr>
                  <w:t>9.2.1.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RF02-01 – Ricerca Patente</w:t>
                </w:r>
                <w:r>
                  <w:rPr>
                    <w:noProof/>
                    <w:webHidden/>
                  </w:rPr>
                  <w:tab/>
                </w:r>
                <w:r>
                  <w:rPr>
                    <w:noProof/>
                    <w:webHidden/>
                  </w:rPr>
                  <w:fldChar w:fldCharType="begin"/>
                </w:r>
                <w:r>
                  <w:rPr>
                    <w:noProof/>
                    <w:webHidden/>
                  </w:rPr>
                  <w:instrText xml:space="preserve"> PAGEREF _Toc222417370 \h </w:instrText>
                </w:r>
                <w:r>
                  <w:rPr>
                    <w:noProof/>
                    <w:webHidden/>
                  </w:rPr>
                </w:r>
                <w:r>
                  <w:rPr>
                    <w:noProof/>
                    <w:webHidden/>
                  </w:rPr>
                  <w:fldChar w:fldCharType="separate"/>
                </w:r>
                <w:r>
                  <w:rPr>
                    <w:noProof/>
                    <w:webHidden/>
                  </w:rPr>
                  <w:t>116</w:t>
                </w:r>
                <w:r>
                  <w:rPr>
                    <w:noProof/>
                    <w:webHidden/>
                  </w:rPr>
                  <w:fldChar w:fldCharType="end"/>
                </w:r>
              </w:hyperlink>
            </w:p>
            <w:p w:rsidR="00820F85" w:rsidRDefault="00820F85" w14:paraId="7F2591D2" w14:textId="1015B78F">
              <w:pPr>
                <w:pStyle w:val="TOC3"/>
                <w:rPr>
                  <w:rFonts w:asciiTheme="minorHAnsi" w:hAnsiTheme="minorHAnsi" w:eastAsiaTheme="minorEastAsia" w:cstheme="minorBidi"/>
                  <w:noProof/>
                  <w:kern w:val="2"/>
                  <w:sz w:val="24"/>
                  <w:lang w:val="en-US" w:eastAsia="en-US"/>
                  <w14:ligatures w14:val="standardContextual"/>
                </w:rPr>
              </w:pPr>
              <w:hyperlink w:history="1" w:anchor="_Toc222417371">
                <w:r w:rsidRPr="003A2C81">
                  <w:rPr>
                    <w:rStyle w:val="Hyperlink"/>
                    <w:b/>
                    <w:noProof/>
                  </w:rPr>
                  <w:t>9.2.2.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RF02-02 – Storico Recuperi</w:t>
                </w:r>
                <w:r>
                  <w:rPr>
                    <w:noProof/>
                    <w:webHidden/>
                  </w:rPr>
                  <w:tab/>
                </w:r>
                <w:r>
                  <w:rPr>
                    <w:noProof/>
                    <w:webHidden/>
                  </w:rPr>
                  <w:fldChar w:fldCharType="begin"/>
                </w:r>
                <w:r>
                  <w:rPr>
                    <w:noProof/>
                    <w:webHidden/>
                  </w:rPr>
                  <w:instrText xml:space="preserve"> PAGEREF _Toc222417371 \h </w:instrText>
                </w:r>
                <w:r>
                  <w:rPr>
                    <w:noProof/>
                    <w:webHidden/>
                  </w:rPr>
                </w:r>
                <w:r>
                  <w:rPr>
                    <w:noProof/>
                    <w:webHidden/>
                  </w:rPr>
                  <w:fldChar w:fldCharType="separate"/>
                </w:r>
                <w:r>
                  <w:rPr>
                    <w:noProof/>
                    <w:webHidden/>
                  </w:rPr>
                  <w:t>116</w:t>
                </w:r>
                <w:r>
                  <w:rPr>
                    <w:noProof/>
                    <w:webHidden/>
                  </w:rPr>
                  <w:fldChar w:fldCharType="end"/>
                </w:r>
              </w:hyperlink>
            </w:p>
            <w:p w:rsidR="00820F85" w:rsidRDefault="00820F85" w14:paraId="5F5812C2" w14:textId="391AF893">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72">
                <w:r w:rsidRPr="003A2C81">
                  <w:rPr>
                    <w:rStyle w:val="Hyperlink"/>
                    <w:noProof/>
                  </w:rPr>
                  <w:t>9.2.2.1.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RF02-02-01 – Storico Recuperi</w:t>
                </w:r>
                <w:r>
                  <w:rPr>
                    <w:noProof/>
                    <w:webHidden/>
                  </w:rPr>
                  <w:tab/>
                </w:r>
                <w:r>
                  <w:rPr>
                    <w:noProof/>
                    <w:webHidden/>
                  </w:rPr>
                  <w:fldChar w:fldCharType="begin"/>
                </w:r>
                <w:r>
                  <w:rPr>
                    <w:noProof/>
                    <w:webHidden/>
                  </w:rPr>
                  <w:instrText xml:space="preserve"> PAGEREF _Toc222417372 \h </w:instrText>
                </w:r>
                <w:r>
                  <w:rPr>
                    <w:noProof/>
                    <w:webHidden/>
                  </w:rPr>
                </w:r>
                <w:r>
                  <w:rPr>
                    <w:noProof/>
                    <w:webHidden/>
                  </w:rPr>
                  <w:fldChar w:fldCharType="separate"/>
                </w:r>
                <w:r>
                  <w:rPr>
                    <w:noProof/>
                    <w:webHidden/>
                  </w:rPr>
                  <w:t>116</w:t>
                </w:r>
                <w:r>
                  <w:rPr>
                    <w:noProof/>
                    <w:webHidden/>
                  </w:rPr>
                  <w:fldChar w:fldCharType="end"/>
                </w:r>
              </w:hyperlink>
            </w:p>
            <w:p w:rsidR="00820F85" w:rsidRDefault="00820F85" w14:paraId="50D484DA" w14:textId="67EE996A">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73">
                <w:r w:rsidRPr="003A2C81">
                  <w:rPr>
                    <w:rStyle w:val="Hyperlink"/>
                    <w:noProof/>
                  </w:rPr>
                  <w:t>9.2.2.2.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RF02-02-02 – Recuperi annullabili da revisore</w:t>
                </w:r>
                <w:r>
                  <w:rPr>
                    <w:noProof/>
                    <w:webHidden/>
                  </w:rPr>
                  <w:tab/>
                </w:r>
                <w:r>
                  <w:rPr>
                    <w:noProof/>
                    <w:webHidden/>
                  </w:rPr>
                  <w:fldChar w:fldCharType="begin"/>
                </w:r>
                <w:r>
                  <w:rPr>
                    <w:noProof/>
                    <w:webHidden/>
                  </w:rPr>
                  <w:instrText xml:space="preserve"> PAGEREF _Toc222417373 \h </w:instrText>
                </w:r>
                <w:r>
                  <w:rPr>
                    <w:noProof/>
                    <w:webHidden/>
                  </w:rPr>
                </w:r>
                <w:r>
                  <w:rPr>
                    <w:noProof/>
                    <w:webHidden/>
                  </w:rPr>
                  <w:fldChar w:fldCharType="separate"/>
                </w:r>
                <w:r>
                  <w:rPr>
                    <w:noProof/>
                    <w:webHidden/>
                  </w:rPr>
                  <w:t>116</w:t>
                </w:r>
                <w:r>
                  <w:rPr>
                    <w:noProof/>
                    <w:webHidden/>
                  </w:rPr>
                  <w:fldChar w:fldCharType="end"/>
                </w:r>
              </w:hyperlink>
            </w:p>
            <w:p w:rsidR="00820F85" w:rsidRDefault="00820F85" w14:paraId="03F97A03" w14:textId="23051AC1">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74">
                <w:r w:rsidRPr="003A2C81">
                  <w:rPr>
                    <w:rStyle w:val="Hyperlink"/>
                    <w:noProof/>
                  </w:rPr>
                  <w:t>9.2.2.3.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RF02-02-03 – Configurazione parametri</w:t>
                </w:r>
                <w:r>
                  <w:rPr>
                    <w:noProof/>
                    <w:webHidden/>
                  </w:rPr>
                  <w:tab/>
                </w:r>
                <w:r>
                  <w:rPr>
                    <w:noProof/>
                    <w:webHidden/>
                  </w:rPr>
                  <w:fldChar w:fldCharType="begin"/>
                </w:r>
                <w:r>
                  <w:rPr>
                    <w:noProof/>
                    <w:webHidden/>
                  </w:rPr>
                  <w:instrText xml:space="preserve"> PAGEREF _Toc222417374 \h </w:instrText>
                </w:r>
                <w:r>
                  <w:rPr>
                    <w:noProof/>
                    <w:webHidden/>
                  </w:rPr>
                </w:r>
                <w:r>
                  <w:rPr>
                    <w:noProof/>
                    <w:webHidden/>
                  </w:rPr>
                  <w:fldChar w:fldCharType="separate"/>
                </w:r>
                <w:r>
                  <w:rPr>
                    <w:noProof/>
                    <w:webHidden/>
                  </w:rPr>
                  <w:t>117</w:t>
                </w:r>
                <w:r>
                  <w:rPr>
                    <w:noProof/>
                    <w:webHidden/>
                  </w:rPr>
                  <w:fldChar w:fldCharType="end"/>
                </w:r>
              </w:hyperlink>
            </w:p>
            <w:p w:rsidR="00820F85" w:rsidRDefault="00820F85" w14:paraId="14CA7E43" w14:textId="511AF380">
              <w:pPr>
                <w:pStyle w:val="TOC3"/>
                <w:rPr>
                  <w:rFonts w:asciiTheme="minorHAnsi" w:hAnsiTheme="minorHAnsi" w:eastAsiaTheme="minorEastAsia" w:cstheme="minorBidi"/>
                  <w:noProof/>
                  <w:kern w:val="2"/>
                  <w:sz w:val="24"/>
                  <w:lang w:val="en-US" w:eastAsia="en-US"/>
                  <w14:ligatures w14:val="standardContextual"/>
                </w:rPr>
              </w:pPr>
              <w:hyperlink w:history="1" w:anchor="_Toc222417375">
                <w:r w:rsidRPr="003A2C81">
                  <w:rPr>
                    <w:rStyle w:val="Hyperlink"/>
                    <w:b/>
                    <w:noProof/>
                  </w:rPr>
                  <w:t>9.2.3.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RF02-04 – Nuovo Recupero Crediti</w:t>
                </w:r>
                <w:r>
                  <w:rPr>
                    <w:noProof/>
                    <w:webHidden/>
                  </w:rPr>
                  <w:tab/>
                </w:r>
                <w:r>
                  <w:rPr>
                    <w:noProof/>
                    <w:webHidden/>
                  </w:rPr>
                  <w:fldChar w:fldCharType="begin"/>
                </w:r>
                <w:r>
                  <w:rPr>
                    <w:noProof/>
                    <w:webHidden/>
                  </w:rPr>
                  <w:instrText xml:space="preserve"> PAGEREF _Toc222417375 \h </w:instrText>
                </w:r>
                <w:r>
                  <w:rPr>
                    <w:noProof/>
                    <w:webHidden/>
                  </w:rPr>
                </w:r>
                <w:r>
                  <w:rPr>
                    <w:noProof/>
                    <w:webHidden/>
                  </w:rPr>
                  <w:fldChar w:fldCharType="separate"/>
                </w:r>
                <w:r>
                  <w:rPr>
                    <w:noProof/>
                    <w:webHidden/>
                  </w:rPr>
                  <w:t>117</w:t>
                </w:r>
                <w:r>
                  <w:rPr>
                    <w:noProof/>
                    <w:webHidden/>
                  </w:rPr>
                  <w:fldChar w:fldCharType="end"/>
                </w:r>
              </w:hyperlink>
            </w:p>
            <w:p w:rsidR="00820F85" w:rsidRDefault="00820F85" w14:paraId="375A9A85" w14:textId="1779AE69">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76">
                <w:r w:rsidRPr="003A2C81">
                  <w:rPr>
                    <w:rStyle w:val="Hyperlink"/>
                    <w:noProof/>
                  </w:rPr>
                  <w:t>9.2.3.1.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RF02-04-01 – Univocità Recupero</w:t>
                </w:r>
                <w:r>
                  <w:rPr>
                    <w:noProof/>
                    <w:webHidden/>
                  </w:rPr>
                  <w:tab/>
                </w:r>
                <w:r>
                  <w:rPr>
                    <w:noProof/>
                    <w:webHidden/>
                  </w:rPr>
                  <w:fldChar w:fldCharType="begin"/>
                </w:r>
                <w:r>
                  <w:rPr>
                    <w:noProof/>
                    <w:webHidden/>
                  </w:rPr>
                  <w:instrText xml:space="preserve"> PAGEREF _Toc222417376 \h </w:instrText>
                </w:r>
                <w:r>
                  <w:rPr>
                    <w:noProof/>
                    <w:webHidden/>
                  </w:rPr>
                </w:r>
                <w:r>
                  <w:rPr>
                    <w:noProof/>
                    <w:webHidden/>
                  </w:rPr>
                  <w:fldChar w:fldCharType="separate"/>
                </w:r>
                <w:r>
                  <w:rPr>
                    <w:noProof/>
                    <w:webHidden/>
                  </w:rPr>
                  <w:t>117</w:t>
                </w:r>
                <w:r>
                  <w:rPr>
                    <w:noProof/>
                    <w:webHidden/>
                  </w:rPr>
                  <w:fldChar w:fldCharType="end"/>
                </w:r>
              </w:hyperlink>
            </w:p>
            <w:p w:rsidR="00820F85" w:rsidRDefault="00820F85" w14:paraId="29E6B36A" w14:textId="437F7019">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77">
                <w:r w:rsidRPr="003A2C81">
                  <w:rPr>
                    <w:rStyle w:val="Hyperlink"/>
                    <w:noProof/>
                  </w:rPr>
                  <w:t>9.2.3.2.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RF02-04-02 – Nuova recupero crediti</w:t>
                </w:r>
                <w:r>
                  <w:rPr>
                    <w:noProof/>
                    <w:webHidden/>
                  </w:rPr>
                  <w:tab/>
                </w:r>
                <w:r>
                  <w:rPr>
                    <w:noProof/>
                    <w:webHidden/>
                  </w:rPr>
                  <w:fldChar w:fldCharType="begin"/>
                </w:r>
                <w:r>
                  <w:rPr>
                    <w:noProof/>
                    <w:webHidden/>
                  </w:rPr>
                  <w:instrText xml:space="preserve"> PAGEREF _Toc222417377 \h </w:instrText>
                </w:r>
                <w:r>
                  <w:rPr>
                    <w:noProof/>
                    <w:webHidden/>
                  </w:rPr>
                </w:r>
                <w:r>
                  <w:rPr>
                    <w:noProof/>
                    <w:webHidden/>
                  </w:rPr>
                  <w:fldChar w:fldCharType="separate"/>
                </w:r>
                <w:r>
                  <w:rPr>
                    <w:noProof/>
                    <w:webHidden/>
                  </w:rPr>
                  <w:t>118</w:t>
                </w:r>
                <w:r>
                  <w:rPr>
                    <w:noProof/>
                    <w:webHidden/>
                  </w:rPr>
                  <w:fldChar w:fldCharType="end"/>
                </w:r>
              </w:hyperlink>
            </w:p>
            <w:p w:rsidR="00820F85" w:rsidRDefault="00820F85" w14:paraId="127DADD8" w14:textId="09F109A5">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78">
                <w:r w:rsidRPr="003A2C81">
                  <w:rPr>
                    <w:rStyle w:val="Hyperlink"/>
                    <w:noProof/>
                  </w:rPr>
                  <w:t>9.2.3.3.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RF02-04-03 – Carica Documenti Allegati al Recupero - deprecato</w:t>
                </w:r>
                <w:r>
                  <w:rPr>
                    <w:noProof/>
                    <w:webHidden/>
                  </w:rPr>
                  <w:tab/>
                </w:r>
                <w:r>
                  <w:rPr>
                    <w:noProof/>
                    <w:webHidden/>
                  </w:rPr>
                  <w:fldChar w:fldCharType="begin"/>
                </w:r>
                <w:r>
                  <w:rPr>
                    <w:noProof/>
                    <w:webHidden/>
                  </w:rPr>
                  <w:instrText xml:space="preserve"> PAGEREF _Toc222417378 \h </w:instrText>
                </w:r>
                <w:r>
                  <w:rPr>
                    <w:noProof/>
                    <w:webHidden/>
                  </w:rPr>
                </w:r>
                <w:r>
                  <w:rPr>
                    <w:noProof/>
                    <w:webHidden/>
                  </w:rPr>
                  <w:fldChar w:fldCharType="separate"/>
                </w:r>
                <w:r>
                  <w:rPr>
                    <w:noProof/>
                    <w:webHidden/>
                  </w:rPr>
                  <w:t>118</w:t>
                </w:r>
                <w:r>
                  <w:rPr>
                    <w:noProof/>
                    <w:webHidden/>
                  </w:rPr>
                  <w:fldChar w:fldCharType="end"/>
                </w:r>
              </w:hyperlink>
            </w:p>
            <w:p w:rsidR="00820F85" w:rsidRDefault="00820F85" w14:paraId="7A83041E" w14:textId="7F8EDB9E">
              <w:pPr>
                <w:pStyle w:val="TOC3"/>
                <w:rPr>
                  <w:rFonts w:asciiTheme="minorHAnsi" w:hAnsiTheme="minorHAnsi" w:eastAsiaTheme="minorEastAsia" w:cstheme="minorBidi"/>
                  <w:noProof/>
                  <w:kern w:val="2"/>
                  <w:sz w:val="24"/>
                  <w:lang w:val="en-US" w:eastAsia="en-US"/>
                  <w14:ligatures w14:val="standardContextual"/>
                </w:rPr>
              </w:pPr>
              <w:hyperlink w:history="1" w:anchor="_Toc222417379">
                <w:r w:rsidRPr="003A2C81">
                  <w:rPr>
                    <w:rStyle w:val="Hyperlink"/>
                    <w:b/>
                    <w:noProof/>
                  </w:rPr>
                  <w:t>9.2.4.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RF02-05 – Annullamento Recupero Crediti</w:t>
                </w:r>
                <w:r>
                  <w:rPr>
                    <w:noProof/>
                    <w:webHidden/>
                  </w:rPr>
                  <w:tab/>
                </w:r>
                <w:r>
                  <w:rPr>
                    <w:noProof/>
                    <w:webHidden/>
                  </w:rPr>
                  <w:fldChar w:fldCharType="begin"/>
                </w:r>
                <w:r>
                  <w:rPr>
                    <w:noProof/>
                    <w:webHidden/>
                  </w:rPr>
                  <w:instrText xml:space="preserve"> PAGEREF _Toc222417379 \h </w:instrText>
                </w:r>
                <w:r>
                  <w:rPr>
                    <w:noProof/>
                    <w:webHidden/>
                  </w:rPr>
                </w:r>
                <w:r>
                  <w:rPr>
                    <w:noProof/>
                    <w:webHidden/>
                  </w:rPr>
                  <w:fldChar w:fldCharType="separate"/>
                </w:r>
                <w:r>
                  <w:rPr>
                    <w:noProof/>
                    <w:webHidden/>
                  </w:rPr>
                  <w:t>119</w:t>
                </w:r>
                <w:r>
                  <w:rPr>
                    <w:noProof/>
                    <w:webHidden/>
                  </w:rPr>
                  <w:fldChar w:fldCharType="end"/>
                </w:r>
              </w:hyperlink>
            </w:p>
            <w:p w:rsidR="00820F85" w:rsidRDefault="00820F85" w14:paraId="0F41EC23" w14:textId="6A90CDA0">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80">
                <w:r w:rsidRPr="003A2C81">
                  <w:rPr>
                    <w:rStyle w:val="Hyperlink"/>
                    <w:noProof/>
                  </w:rPr>
                  <w:t>9.2.4.1.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RF02-05-01 – Annullamento Recupero Crediti</w:t>
                </w:r>
                <w:r>
                  <w:rPr>
                    <w:noProof/>
                    <w:webHidden/>
                  </w:rPr>
                  <w:tab/>
                </w:r>
                <w:r>
                  <w:rPr>
                    <w:noProof/>
                    <w:webHidden/>
                  </w:rPr>
                  <w:fldChar w:fldCharType="begin"/>
                </w:r>
                <w:r>
                  <w:rPr>
                    <w:noProof/>
                    <w:webHidden/>
                  </w:rPr>
                  <w:instrText xml:space="preserve"> PAGEREF _Toc222417380 \h </w:instrText>
                </w:r>
                <w:r>
                  <w:rPr>
                    <w:noProof/>
                    <w:webHidden/>
                  </w:rPr>
                </w:r>
                <w:r>
                  <w:rPr>
                    <w:noProof/>
                    <w:webHidden/>
                  </w:rPr>
                  <w:fldChar w:fldCharType="separate"/>
                </w:r>
                <w:r>
                  <w:rPr>
                    <w:noProof/>
                    <w:webHidden/>
                  </w:rPr>
                  <w:t>119</w:t>
                </w:r>
                <w:r>
                  <w:rPr>
                    <w:noProof/>
                    <w:webHidden/>
                  </w:rPr>
                  <w:fldChar w:fldCharType="end"/>
                </w:r>
              </w:hyperlink>
            </w:p>
            <w:p w:rsidR="00820F85" w:rsidRDefault="00820F85" w14:paraId="6F0CAA4B" w14:textId="771378B3">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81">
                <w:r w:rsidRPr="003A2C81">
                  <w:rPr>
                    <w:rStyle w:val="Hyperlink"/>
                    <w:noProof/>
                  </w:rPr>
                  <w:t>9.2.4.2.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RF02-04-03 – Carica Documenti Allegati all’annullamento del Recupero - deprecato</w:t>
                </w:r>
                <w:r>
                  <w:rPr>
                    <w:noProof/>
                    <w:webHidden/>
                  </w:rPr>
                  <w:tab/>
                </w:r>
                <w:r>
                  <w:rPr>
                    <w:noProof/>
                    <w:webHidden/>
                  </w:rPr>
                  <w:fldChar w:fldCharType="begin"/>
                </w:r>
                <w:r>
                  <w:rPr>
                    <w:noProof/>
                    <w:webHidden/>
                  </w:rPr>
                  <w:instrText xml:space="preserve"> PAGEREF _Toc222417381 \h </w:instrText>
                </w:r>
                <w:r>
                  <w:rPr>
                    <w:noProof/>
                    <w:webHidden/>
                  </w:rPr>
                </w:r>
                <w:r>
                  <w:rPr>
                    <w:noProof/>
                    <w:webHidden/>
                  </w:rPr>
                  <w:fldChar w:fldCharType="separate"/>
                </w:r>
                <w:r>
                  <w:rPr>
                    <w:noProof/>
                    <w:webHidden/>
                  </w:rPr>
                  <w:t>119</w:t>
                </w:r>
                <w:r>
                  <w:rPr>
                    <w:noProof/>
                    <w:webHidden/>
                  </w:rPr>
                  <w:fldChar w:fldCharType="end"/>
                </w:r>
              </w:hyperlink>
            </w:p>
            <w:p w:rsidR="00820F85" w:rsidRDefault="00820F85" w14:paraId="53EDE632" w14:textId="44B58B27">
              <w:pPr>
                <w:pStyle w:val="TOC3"/>
                <w:rPr>
                  <w:rFonts w:asciiTheme="minorHAnsi" w:hAnsiTheme="minorHAnsi" w:eastAsiaTheme="minorEastAsia" w:cstheme="minorBidi"/>
                  <w:noProof/>
                  <w:kern w:val="2"/>
                  <w:sz w:val="24"/>
                  <w:lang w:val="en-US" w:eastAsia="en-US"/>
                  <w14:ligatures w14:val="standardContextual"/>
                </w:rPr>
              </w:pPr>
              <w:hyperlink w:history="1" w:anchor="_Toc222417382">
                <w:r w:rsidRPr="003A2C81">
                  <w:rPr>
                    <w:rStyle w:val="Hyperlink"/>
                    <w:b/>
                    <w:noProof/>
                  </w:rPr>
                  <w:t>9.2.5.</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RF02-06 – Notifiche</w:t>
                </w:r>
                <w:r>
                  <w:rPr>
                    <w:noProof/>
                    <w:webHidden/>
                  </w:rPr>
                  <w:tab/>
                </w:r>
                <w:r>
                  <w:rPr>
                    <w:noProof/>
                    <w:webHidden/>
                  </w:rPr>
                  <w:fldChar w:fldCharType="begin"/>
                </w:r>
                <w:r>
                  <w:rPr>
                    <w:noProof/>
                    <w:webHidden/>
                  </w:rPr>
                  <w:instrText xml:space="preserve"> PAGEREF _Toc222417382 \h </w:instrText>
                </w:r>
                <w:r>
                  <w:rPr>
                    <w:noProof/>
                    <w:webHidden/>
                  </w:rPr>
                </w:r>
                <w:r>
                  <w:rPr>
                    <w:noProof/>
                    <w:webHidden/>
                  </w:rPr>
                  <w:fldChar w:fldCharType="separate"/>
                </w:r>
                <w:r>
                  <w:rPr>
                    <w:noProof/>
                    <w:webHidden/>
                  </w:rPr>
                  <w:t>120</w:t>
                </w:r>
                <w:r>
                  <w:rPr>
                    <w:noProof/>
                    <w:webHidden/>
                  </w:rPr>
                  <w:fldChar w:fldCharType="end"/>
                </w:r>
              </w:hyperlink>
            </w:p>
            <w:p w:rsidR="00820F85" w:rsidRDefault="00820F85" w14:paraId="68A4FC2E" w14:textId="66FF84CD">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83">
                <w:r w:rsidRPr="003A2C81">
                  <w:rPr>
                    <w:rStyle w:val="Hyperlink"/>
                    <w:noProof/>
                  </w:rPr>
                  <w:t>9.2.5.1.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RF02-06-01 – Notifiche</w:t>
                </w:r>
                <w:r>
                  <w:rPr>
                    <w:noProof/>
                    <w:webHidden/>
                  </w:rPr>
                  <w:tab/>
                </w:r>
                <w:r>
                  <w:rPr>
                    <w:noProof/>
                    <w:webHidden/>
                  </w:rPr>
                  <w:fldChar w:fldCharType="begin"/>
                </w:r>
                <w:r>
                  <w:rPr>
                    <w:noProof/>
                    <w:webHidden/>
                  </w:rPr>
                  <w:instrText xml:space="preserve"> PAGEREF _Toc222417383 \h </w:instrText>
                </w:r>
                <w:r>
                  <w:rPr>
                    <w:noProof/>
                    <w:webHidden/>
                  </w:rPr>
                </w:r>
                <w:r>
                  <w:rPr>
                    <w:noProof/>
                    <w:webHidden/>
                  </w:rPr>
                  <w:fldChar w:fldCharType="separate"/>
                </w:r>
                <w:r>
                  <w:rPr>
                    <w:noProof/>
                    <w:webHidden/>
                  </w:rPr>
                  <w:t>120</w:t>
                </w:r>
                <w:r>
                  <w:rPr>
                    <w:noProof/>
                    <w:webHidden/>
                  </w:rPr>
                  <w:fldChar w:fldCharType="end"/>
                </w:r>
              </w:hyperlink>
            </w:p>
            <w:p w:rsidR="00820F85" w:rsidRDefault="00820F85" w14:paraId="1C6B5FC2" w14:textId="7399BAFA">
              <w:pPr>
                <w:pStyle w:val="TOC3"/>
                <w:rPr>
                  <w:rFonts w:asciiTheme="minorHAnsi" w:hAnsiTheme="minorHAnsi" w:eastAsiaTheme="minorEastAsia" w:cstheme="minorBidi"/>
                  <w:noProof/>
                  <w:kern w:val="2"/>
                  <w:sz w:val="24"/>
                  <w:lang w:val="en-US" w:eastAsia="en-US"/>
                  <w14:ligatures w14:val="standardContextual"/>
                </w:rPr>
              </w:pPr>
              <w:hyperlink w:history="1" w:anchor="_Toc222417384">
                <w:r w:rsidRPr="003A2C81">
                  <w:rPr>
                    <w:rStyle w:val="Hyperlink"/>
                    <w:b/>
                    <w:noProof/>
                  </w:rPr>
                  <w:t>9.2.6.</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RF02-07 – Esito Elaborazioni</w:t>
                </w:r>
                <w:r>
                  <w:rPr>
                    <w:noProof/>
                    <w:webHidden/>
                  </w:rPr>
                  <w:tab/>
                </w:r>
                <w:r>
                  <w:rPr>
                    <w:noProof/>
                    <w:webHidden/>
                  </w:rPr>
                  <w:fldChar w:fldCharType="begin"/>
                </w:r>
                <w:r>
                  <w:rPr>
                    <w:noProof/>
                    <w:webHidden/>
                  </w:rPr>
                  <w:instrText xml:space="preserve"> PAGEREF _Toc222417384 \h </w:instrText>
                </w:r>
                <w:r>
                  <w:rPr>
                    <w:noProof/>
                    <w:webHidden/>
                  </w:rPr>
                </w:r>
                <w:r>
                  <w:rPr>
                    <w:noProof/>
                    <w:webHidden/>
                  </w:rPr>
                  <w:fldChar w:fldCharType="separate"/>
                </w:r>
                <w:r>
                  <w:rPr>
                    <w:noProof/>
                    <w:webHidden/>
                  </w:rPr>
                  <w:t>120</w:t>
                </w:r>
                <w:r>
                  <w:rPr>
                    <w:noProof/>
                    <w:webHidden/>
                  </w:rPr>
                  <w:fldChar w:fldCharType="end"/>
                </w:r>
              </w:hyperlink>
            </w:p>
            <w:p w:rsidR="00820F85" w:rsidRDefault="00820F85" w14:paraId="5E45504B" w14:textId="01CD0009">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85">
                <w:r w:rsidRPr="003A2C81">
                  <w:rPr>
                    <w:rStyle w:val="Hyperlink"/>
                    <w:noProof/>
                    <w:highlight w:val="yellow"/>
                  </w:rPr>
                  <w:t>9.2.6.1.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highlight w:val="yellow"/>
                  </w:rPr>
                  <w:t>RF02-07-01 – Esito Elaborazioni</w:t>
                </w:r>
                <w:r>
                  <w:rPr>
                    <w:noProof/>
                    <w:webHidden/>
                  </w:rPr>
                  <w:tab/>
                </w:r>
                <w:r>
                  <w:rPr>
                    <w:noProof/>
                    <w:webHidden/>
                  </w:rPr>
                  <w:fldChar w:fldCharType="begin"/>
                </w:r>
                <w:r>
                  <w:rPr>
                    <w:noProof/>
                    <w:webHidden/>
                  </w:rPr>
                  <w:instrText xml:space="preserve"> PAGEREF _Toc222417385 \h </w:instrText>
                </w:r>
                <w:r>
                  <w:rPr>
                    <w:noProof/>
                    <w:webHidden/>
                  </w:rPr>
                </w:r>
                <w:r>
                  <w:rPr>
                    <w:noProof/>
                    <w:webHidden/>
                  </w:rPr>
                  <w:fldChar w:fldCharType="separate"/>
                </w:r>
                <w:r>
                  <w:rPr>
                    <w:noProof/>
                    <w:webHidden/>
                  </w:rPr>
                  <w:t>120</w:t>
                </w:r>
                <w:r>
                  <w:rPr>
                    <w:noProof/>
                    <w:webHidden/>
                  </w:rPr>
                  <w:fldChar w:fldCharType="end"/>
                </w:r>
              </w:hyperlink>
            </w:p>
            <w:p w:rsidR="00820F85" w:rsidRDefault="00820F85" w14:paraId="24263DA4" w14:textId="4690DD9D">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86">
                <w:r w:rsidRPr="003A2C81">
                  <w:rPr>
                    <w:rStyle w:val="Hyperlink"/>
                    <w:noProof/>
                  </w:rPr>
                  <w:t>9.3.</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RF03: Visualizza Decurtazioni per LR/Titolari e Delegati</w:t>
                </w:r>
                <w:r>
                  <w:rPr>
                    <w:noProof/>
                    <w:webHidden/>
                  </w:rPr>
                  <w:tab/>
                </w:r>
                <w:r>
                  <w:rPr>
                    <w:noProof/>
                    <w:webHidden/>
                  </w:rPr>
                  <w:fldChar w:fldCharType="begin"/>
                </w:r>
                <w:r>
                  <w:rPr>
                    <w:noProof/>
                    <w:webHidden/>
                  </w:rPr>
                  <w:instrText xml:space="preserve"> PAGEREF _Toc222417386 \h </w:instrText>
                </w:r>
                <w:r>
                  <w:rPr>
                    <w:noProof/>
                    <w:webHidden/>
                  </w:rPr>
                </w:r>
                <w:r>
                  <w:rPr>
                    <w:noProof/>
                    <w:webHidden/>
                  </w:rPr>
                  <w:fldChar w:fldCharType="separate"/>
                </w:r>
                <w:r>
                  <w:rPr>
                    <w:noProof/>
                    <w:webHidden/>
                  </w:rPr>
                  <w:t>120</w:t>
                </w:r>
                <w:r>
                  <w:rPr>
                    <w:noProof/>
                    <w:webHidden/>
                  </w:rPr>
                  <w:fldChar w:fldCharType="end"/>
                </w:r>
              </w:hyperlink>
            </w:p>
            <w:p w:rsidR="00820F85" w:rsidRDefault="00820F85" w14:paraId="6A1781BC" w14:textId="1D7D11AD">
              <w:pPr>
                <w:pStyle w:val="TOC3"/>
                <w:rPr>
                  <w:rFonts w:asciiTheme="minorHAnsi" w:hAnsiTheme="minorHAnsi" w:eastAsiaTheme="minorEastAsia" w:cstheme="minorBidi"/>
                  <w:noProof/>
                  <w:kern w:val="2"/>
                  <w:sz w:val="24"/>
                  <w:lang w:val="en-US" w:eastAsia="en-US"/>
                  <w14:ligatures w14:val="standardContextual"/>
                </w:rPr>
              </w:pPr>
              <w:hyperlink w:history="1" w:anchor="_Toc222417387">
                <w:r w:rsidRPr="003A2C81">
                  <w:rPr>
                    <w:rStyle w:val="Hyperlink"/>
                    <w:b/>
                    <w:noProof/>
                  </w:rPr>
                  <w:t>9.3.1.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RF03-01 – Visualizza Decurtazioni</w:t>
                </w:r>
                <w:r>
                  <w:rPr>
                    <w:noProof/>
                    <w:webHidden/>
                  </w:rPr>
                  <w:tab/>
                </w:r>
                <w:r>
                  <w:rPr>
                    <w:noProof/>
                    <w:webHidden/>
                  </w:rPr>
                  <w:fldChar w:fldCharType="begin"/>
                </w:r>
                <w:r>
                  <w:rPr>
                    <w:noProof/>
                    <w:webHidden/>
                  </w:rPr>
                  <w:instrText xml:space="preserve"> PAGEREF _Toc222417387 \h </w:instrText>
                </w:r>
                <w:r>
                  <w:rPr>
                    <w:noProof/>
                    <w:webHidden/>
                  </w:rPr>
                </w:r>
                <w:r>
                  <w:rPr>
                    <w:noProof/>
                    <w:webHidden/>
                  </w:rPr>
                  <w:fldChar w:fldCharType="separate"/>
                </w:r>
                <w:r>
                  <w:rPr>
                    <w:noProof/>
                    <w:webHidden/>
                  </w:rPr>
                  <w:t>120</w:t>
                </w:r>
                <w:r>
                  <w:rPr>
                    <w:noProof/>
                    <w:webHidden/>
                  </w:rPr>
                  <w:fldChar w:fldCharType="end"/>
                </w:r>
              </w:hyperlink>
            </w:p>
            <w:p w:rsidR="00820F85" w:rsidRDefault="00820F85" w14:paraId="22D8FC3D" w14:textId="61F3C00D">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88">
                <w:r w:rsidRPr="003A2C81">
                  <w:rPr>
                    <w:rStyle w:val="Hyperlink"/>
                    <w:noProof/>
                  </w:rPr>
                  <w:t>9.3.1.1.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RF03-01-01 – Sezione Decurtazioni (sostituito in data 14/01/2026 con il requisito RF03-01-02)</w:t>
                </w:r>
                <w:r>
                  <w:rPr>
                    <w:noProof/>
                    <w:webHidden/>
                  </w:rPr>
                  <w:tab/>
                </w:r>
                <w:r>
                  <w:rPr>
                    <w:noProof/>
                    <w:webHidden/>
                  </w:rPr>
                  <w:fldChar w:fldCharType="begin"/>
                </w:r>
                <w:r>
                  <w:rPr>
                    <w:noProof/>
                    <w:webHidden/>
                  </w:rPr>
                  <w:instrText xml:space="preserve"> PAGEREF _Toc222417388 \h </w:instrText>
                </w:r>
                <w:r>
                  <w:rPr>
                    <w:noProof/>
                    <w:webHidden/>
                  </w:rPr>
                </w:r>
                <w:r>
                  <w:rPr>
                    <w:noProof/>
                    <w:webHidden/>
                  </w:rPr>
                  <w:fldChar w:fldCharType="separate"/>
                </w:r>
                <w:r>
                  <w:rPr>
                    <w:noProof/>
                    <w:webHidden/>
                  </w:rPr>
                  <w:t>121</w:t>
                </w:r>
                <w:r>
                  <w:rPr>
                    <w:noProof/>
                    <w:webHidden/>
                  </w:rPr>
                  <w:fldChar w:fldCharType="end"/>
                </w:r>
              </w:hyperlink>
            </w:p>
            <w:p w:rsidR="00820F85" w:rsidRDefault="00820F85" w14:paraId="79517C0F" w14:textId="433EF032">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89">
                <w:r w:rsidRPr="003A2C81">
                  <w:rPr>
                    <w:rStyle w:val="Hyperlink"/>
                    <w:noProof/>
                  </w:rPr>
                  <w:t>9.3.1.2.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RF03-01-02 – Sezione Decurtazioni (sostituisce in data 14/01/2026 il requisito RF03-01-01)</w:t>
                </w:r>
                <w:r>
                  <w:rPr>
                    <w:noProof/>
                    <w:webHidden/>
                  </w:rPr>
                  <w:tab/>
                </w:r>
                <w:r>
                  <w:rPr>
                    <w:noProof/>
                    <w:webHidden/>
                  </w:rPr>
                  <w:fldChar w:fldCharType="begin"/>
                </w:r>
                <w:r>
                  <w:rPr>
                    <w:noProof/>
                    <w:webHidden/>
                  </w:rPr>
                  <w:instrText xml:space="preserve"> PAGEREF _Toc222417389 \h </w:instrText>
                </w:r>
                <w:r>
                  <w:rPr>
                    <w:noProof/>
                    <w:webHidden/>
                  </w:rPr>
                </w:r>
                <w:r>
                  <w:rPr>
                    <w:noProof/>
                    <w:webHidden/>
                  </w:rPr>
                  <w:fldChar w:fldCharType="separate"/>
                </w:r>
                <w:r>
                  <w:rPr>
                    <w:noProof/>
                    <w:webHidden/>
                  </w:rPr>
                  <w:t>121</w:t>
                </w:r>
                <w:r>
                  <w:rPr>
                    <w:noProof/>
                    <w:webHidden/>
                  </w:rPr>
                  <w:fldChar w:fldCharType="end"/>
                </w:r>
              </w:hyperlink>
            </w:p>
            <w:p w:rsidR="00820F85" w:rsidRDefault="00820F85" w14:paraId="46114BBA" w14:textId="47FC187A">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90">
                <w:r w:rsidRPr="003A2C81">
                  <w:rPr>
                    <w:rStyle w:val="Hyperlink"/>
                    <w:noProof/>
                  </w:rPr>
                  <w:t>9.3.1.3.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RF03-01-03 – Indicazione Sospensione per punteggio PaC inferiore a 15</w:t>
                </w:r>
                <w:r>
                  <w:rPr>
                    <w:noProof/>
                    <w:webHidden/>
                  </w:rPr>
                  <w:tab/>
                </w:r>
                <w:r>
                  <w:rPr>
                    <w:noProof/>
                    <w:webHidden/>
                  </w:rPr>
                  <w:fldChar w:fldCharType="begin"/>
                </w:r>
                <w:r>
                  <w:rPr>
                    <w:noProof/>
                    <w:webHidden/>
                  </w:rPr>
                  <w:instrText xml:space="preserve"> PAGEREF _Toc222417390 \h </w:instrText>
                </w:r>
                <w:r>
                  <w:rPr>
                    <w:noProof/>
                    <w:webHidden/>
                  </w:rPr>
                </w:r>
                <w:r>
                  <w:rPr>
                    <w:noProof/>
                    <w:webHidden/>
                  </w:rPr>
                  <w:fldChar w:fldCharType="separate"/>
                </w:r>
                <w:r>
                  <w:rPr>
                    <w:noProof/>
                    <w:webHidden/>
                  </w:rPr>
                  <w:t>122</w:t>
                </w:r>
                <w:r>
                  <w:rPr>
                    <w:noProof/>
                    <w:webHidden/>
                  </w:rPr>
                  <w:fldChar w:fldCharType="end"/>
                </w:r>
              </w:hyperlink>
            </w:p>
            <w:p w:rsidR="00820F85" w:rsidRDefault="00820F85" w14:paraId="2092F736" w14:textId="20C1754D">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91">
                <w:r w:rsidRPr="003A2C81">
                  <w:rPr>
                    <w:rStyle w:val="Hyperlink"/>
                    <w:noProof/>
                  </w:rPr>
                  <w:t>9.4.</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RF04: Blocco Requisiti Aggiuntivi</w:t>
                </w:r>
                <w:r>
                  <w:rPr>
                    <w:noProof/>
                    <w:webHidden/>
                  </w:rPr>
                  <w:tab/>
                </w:r>
                <w:r>
                  <w:rPr>
                    <w:noProof/>
                    <w:webHidden/>
                  </w:rPr>
                  <w:fldChar w:fldCharType="begin"/>
                </w:r>
                <w:r>
                  <w:rPr>
                    <w:noProof/>
                    <w:webHidden/>
                  </w:rPr>
                  <w:instrText xml:space="preserve"> PAGEREF _Toc222417391 \h </w:instrText>
                </w:r>
                <w:r>
                  <w:rPr>
                    <w:noProof/>
                    <w:webHidden/>
                  </w:rPr>
                </w:r>
                <w:r>
                  <w:rPr>
                    <w:noProof/>
                    <w:webHidden/>
                  </w:rPr>
                  <w:fldChar w:fldCharType="separate"/>
                </w:r>
                <w:r>
                  <w:rPr>
                    <w:noProof/>
                    <w:webHidden/>
                  </w:rPr>
                  <w:t>123</w:t>
                </w:r>
                <w:r>
                  <w:rPr>
                    <w:noProof/>
                    <w:webHidden/>
                  </w:rPr>
                  <w:fldChar w:fldCharType="end"/>
                </w:r>
              </w:hyperlink>
            </w:p>
            <w:p w:rsidR="00820F85" w:rsidRDefault="00820F85" w14:paraId="4122A7E3" w14:textId="6226349D">
              <w:pPr>
                <w:pStyle w:val="TOC3"/>
                <w:rPr>
                  <w:rFonts w:asciiTheme="minorHAnsi" w:hAnsiTheme="minorHAnsi" w:eastAsiaTheme="minorEastAsia" w:cstheme="minorBidi"/>
                  <w:noProof/>
                  <w:kern w:val="2"/>
                  <w:sz w:val="24"/>
                  <w:lang w:val="en-US" w:eastAsia="en-US"/>
                  <w14:ligatures w14:val="standardContextual"/>
                </w:rPr>
              </w:pPr>
              <w:hyperlink w:history="1" w:anchor="_Toc222417392">
                <w:r w:rsidRPr="003A2C81">
                  <w:rPr>
                    <w:rStyle w:val="Hyperlink"/>
                    <w:b/>
                    <w:noProof/>
                  </w:rPr>
                  <w:t>9.4.1.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RF04-01 – Blocco Nuovo requisito</w:t>
                </w:r>
                <w:r>
                  <w:rPr>
                    <w:noProof/>
                    <w:webHidden/>
                  </w:rPr>
                  <w:tab/>
                </w:r>
                <w:r>
                  <w:rPr>
                    <w:noProof/>
                    <w:webHidden/>
                  </w:rPr>
                  <w:fldChar w:fldCharType="begin"/>
                </w:r>
                <w:r>
                  <w:rPr>
                    <w:noProof/>
                    <w:webHidden/>
                  </w:rPr>
                  <w:instrText xml:space="preserve"> PAGEREF _Toc222417392 \h </w:instrText>
                </w:r>
                <w:r>
                  <w:rPr>
                    <w:noProof/>
                    <w:webHidden/>
                  </w:rPr>
                </w:r>
                <w:r>
                  <w:rPr>
                    <w:noProof/>
                    <w:webHidden/>
                  </w:rPr>
                  <w:fldChar w:fldCharType="separate"/>
                </w:r>
                <w:r>
                  <w:rPr>
                    <w:noProof/>
                    <w:webHidden/>
                  </w:rPr>
                  <w:t>123</w:t>
                </w:r>
                <w:r>
                  <w:rPr>
                    <w:noProof/>
                    <w:webHidden/>
                  </w:rPr>
                  <w:fldChar w:fldCharType="end"/>
                </w:r>
              </w:hyperlink>
            </w:p>
            <w:p w:rsidR="00820F85" w:rsidRDefault="00820F85" w14:paraId="698F7E10" w14:textId="6DC5FA05">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93">
                <w:r w:rsidRPr="003A2C81">
                  <w:rPr>
                    <w:rStyle w:val="Hyperlink"/>
                    <w:noProof/>
                  </w:rPr>
                  <w:t>9.4.1.1.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RF04-01-01 – Parametrizzazione valore soglia</w:t>
                </w:r>
                <w:r>
                  <w:rPr>
                    <w:noProof/>
                    <w:webHidden/>
                  </w:rPr>
                  <w:tab/>
                </w:r>
                <w:r>
                  <w:rPr>
                    <w:noProof/>
                    <w:webHidden/>
                  </w:rPr>
                  <w:fldChar w:fldCharType="begin"/>
                </w:r>
                <w:r>
                  <w:rPr>
                    <w:noProof/>
                    <w:webHidden/>
                  </w:rPr>
                  <w:instrText xml:space="preserve"> PAGEREF _Toc222417393 \h </w:instrText>
                </w:r>
                <w:r>
                  <w:rPr>
                    <w:noProof/>
                    <w:webHidden/>
                  </w:rPr>
                </w:r>
                <w:r>
                  <w:rPr>
                    <w:noProof/>
                    <w:webHidden/>
                  </w:rPr>
                  <w:fldChar w:fldCharType="separate"/>
                </w:r>
                <w:r>
                  <w:rPr>
                    <w:noProof/>
                    <w:webHidden/>
                  </w:rPr>
                  <w:t>123</w:t>
                </w:r>
                <w:r>
                  <w:rPr>
                    <w:noProof/>
                    <w:webHidden/>
                  </w:rPr>
                  <w:fldChar w:fldCharType="end"/>
                </w:r>
              </w:hyperlink>
            </w:p>
            <w:p w:rsidR="00820F85" w:rsidRDefault="00820F85" w14:paraId="40E41A68" w14:textId="56763F42">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94">
                <w:r w:rsidRPr="003A2C81">
                  <w:rPr>
                    <w:rStyle w:val="Hyperlink"/>
                    <w:noProof/>
                  </w:rPr>
                  <w:t>9.4.1.2.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RF04-01-02 – Pulsante “Aggiungi Nuovo”</w:t>
                </w:r>
                <w:r>
                  <w:rPr>
                    <w:noProof/>
                    <w:webHidden/>
                  </w:rPr>
                  <w:tab/>
                </w:r>
                <w:r>
                  <w:rPr>
                    <w:noProof/>
                    <w:webHidden/>
                  </w:rPr>
                  <w:fldChar w:fldCharType="begin"/>
                </w:r>
                <w:r>
                  <w:rPr>
                    <w:noProof/>
                    <w:webHidden/>
                  </w:rPr>
                  <w:instrText xml:space="preserve"> PAGEREF _Toc222417394 \h </w:instrText>
                </w:r>
                <w:r>
                  <w:rPr>
                    <w:noProof/>
                    <w:webHidden/>
                  </w:rPr>
                </w:r>
                <w:r>
                  <w:rPr>
                    <w:noProof/>
                    <w:webHidden/>
                  </w:rPr>
                  <w:fldChar w:fldCharType="separate"/>
                </w:r>
                <w:r>
                  <w:rPr>
                    <w:noProof/>
                    <w:webHidden/>
                  </w:rPr>
                  <w:t>123</w:t>
                </w:r>
                <w:r>
                  <w:rPr>
                    <w:noProof/>
                    <w:webHidden/>
                  </w:rPr>
                  <w:fldChar w:fldCharType="end"/>
                </w:r>
              </w:hyperlink>
            </w:p>
            <w:p w:rsidR="00820F85" w:rsidRDefault="00820F85" w14:paraId="09D5E585" w14:textId="01CBEFA1">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95">
                <w:r w:rsidRPr="003A2C81">
                  <w:rPr>
                    <w:rStyle w:val="Hyperlink"/>
                    <w:noProof/>
                  </w:rPr>
                  <w:t>9.4.1.3.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RF04-01-03 – Testo Esplicativo (deprecato)</w:t>
                </w:r>
                <w:r>
                  <w:rPr>
                    <w:noProof/>
                    <w:webHidden/>
                  </w:rPr>
                  <w:tab/>
                </w:r>
                <w:r>
                  <w:rPr>
                    <w:noProof/>
                    <w:webHidden/>
                  </w:rPr>
                  <w:fldChar w:fldCharType="begin"/>
                </w:r>
                <w:r>
                  <w:rPr>
                    <w:noProof/>
                    <w:webHidden/>
                  </w:rPr>
                  <w:instrText xml:space="preserve"> PAGEREF _Toc222417395 \h </w:instrText>
                </w:r>
                <w:r>
                  <w:rPr>
                    <w:noProof/>
                    <w:webHidden/>
                  </w:rPr>
                </w:r>
                <w:r>
                  <w:rPr>
                    <w:noProof/>
                    <w:webHidden/>
                  </w:rPr>
                  <w:fldChar w:fldCharType="separate"/>
                </w:r>
                <w:r>
                  <w:rPr>
                    <w:noProof/>
                    <w:webHidden/>
                  </w:rPr>
                  <w:t>123</w:t>
                </w:r>
                <w:r>
                  <w:rPr>
                    <w:noProof/>
                    <w:webHidden/>
                  </w:rPr>
                  <w:fldChar w:fldCharType="end"/>
                </w:r>
              </w:hyperlink>
            </w:p>
            <w:p w:rsidR="00820F85" w:rsidRDefault="00820F85" w14:paraId="6DD2DBB5" w14:textId="385684D4">
              <w:pPr>
                <w:pStyle w:val="TOC3"/>
                <w:rPr>
                  <w:rFonts w:asciiTheme="minorHAnsi" w:hAnsiTheme="minorHAnsi" w:eastAsiaTheme="minorEastAsia" w:cstheme="minorBidi"/>
                  <w:noProof/>
                  <w:kern w:val="2"/>
                  <w:sz w:val="24"/>
                  <w:lang w:val="en-US" w:eastAsia="en-US"/>
                  <w14:ligatures w14:val="standardContextual"/>
                </w:rPr>
              </w:pPr>
              <w:hyperlink w:history="1" w:anchor="_Toc222417396">
                <w:r w:rsidRPr="003A2C81">
                  <w:rPr>
                    <w:rStyle w:val="Hyperlink"/>
                    <w:b/>
                    <w:noProof/>
                  </w:rPr>
                  <w:t>9.4.2.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RF04-02 – Blocco Estensione requisito (deprecato)</w:t>
                </w:r>
                <w:r>
                  <w:rPr>
                    <w:noProof/>
                    <w:webHidden/>
                  </w:rPr>
                  <w:tab/>
                </w:r>
                <w:r>
                  <w:rPr>
                    <w:noProof/>
                    <w:webHidden/>
                  </w:rPr>
                  <w:fldChar w:fldCharType="begin"/>
                </w:r>
                <w:r>
                  <w:rPr>
                    <w:noProof/>
                    <w:webHidden/>
                  </w:rPr>
                  <w:instrText xml:space="preserve"> PAGEREF _Toc222417396 \h </w:instrText>
                </w:r>
                <w:r>
                  <w:rPr>
                    <w:noProof/>
                    <w:webHidden/>
                  </w:rPr>
                </w:r>
                <w:r>
                  <w:rPr>
                    <w:noProof/>
                    <w:webHidden/>
                  </w:rPr>
                  <w:fldChar w:fldCharType="separate"/>
                </w:r>
                <w:r>
                  <w:rPr>
                    <w:noProof/>
                    <w:webHidden/>
                  </w:rPr>
                  <w:t>124</w:t>
                </w:r>
                <w:r>
                  <w:rPr>
                    <w:noProof/>
                    <w:webHidden/>
                  </w:rPr>
                  <w:fldChar w:fldCharType="end"/>
                </w:r>
              </w:hyperlink>
            </w:p>
            <w:p w:rsidR="00820F85" w:rsidRDefault="00820F85" w14:paraId="4D439807" w14:textId="2FE5207B">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397">
                <w:r w:rsidRPr="003A2C81">
                  <w:rPr>
                    <w:rStyle w:val="Hyperlink"/>
                    <w:noProof/>
                  </w:rPr>
                  <w:t>9.4.2.1.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RF04-02-01 – Estensione Temporale del Requisito Decurtazioni</w:t>
                </w:r>
                <w:r>
                  <w:rPr>
                    <w:noProof/>
                    <w:webHidden/>
                  </w:rPr>
                  <w:tab/>
                </w:r>
                <w:r>
                  <w:rPr>
                    <w:noProof/>
                    <w:webHidden/>
                  </w:rPr>
                  <w:fldChar w:fldCharType="begin"/>
                </w:r>
                <w:r>
                  <w:rPr>
                    <w:noProof/>
                    <w:webHidden/>
                  </w:rPr>
                  <w:instrText xml:space="preserve"> PAGEREF _Toc222417397 \h </w:instrText>
                </w:r>
                <w:r>
                  <w:rPr>
                    <w:noProof/>
                    <w:webHidden/>
                  </w:rPr>
                </w:r>
                <w:r>
                  <w:rPr>
                    <w:noProof/>
                    <w:webHidden/>
                  </w:rPr>
                  <w:fldChar w:fldCharType="separate"/>
                </w:r>
                <w:r>
                  <w:rPr>
                    <w:noProof/>
                    <w:webHidden/>
                  </w:rPr>
                  <w:t>124</w:t>
                </w:r>
                <w:r>
                  <w:rPr>
                    <w:noProof/>
                    <w:webHidden/>
                  </w:rPr>
                  <w:fldChar w:fldCharType="end"/>
                </w:r>
              </w:hyperlink>
            </w:p>
            <w:p w:rsidR="00820F85" w:rsidRDefault="00820F85" w14:paraId="352C2653" w14:textId="3B754838">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398">
                <w:r w:rsidRPr="003A2C81">
                  <w:rPr>
                    <w:rStyle w:val="Hyperlink"/>
                    <w:noProof/>
                  </w:rPr>
                  <w:t>9.5.</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RF05: Decurtazioni da Verbale Unico</w:t>
                </w:r>
                <w:r>
                  <w:rPr>
                    <w:noProof/>
                    <w:webHidden/>
                  </w:rPr>
                  <w:tab/>
                </w:r>
                <w:r>
                  <w:rPr>
                    <w:noProof/>
                    <w:webHidden/>
                  </w:rPr>
                  <w:fldChar w:fldCharType="begin"/>
                </w:r>
                <w:r>
                  <w:rPr>
                    <w:noProof/>
                    <w:webHidden/>
                  </w:rPr>
                  <w:instrText xml:space="preserve"> PAGEREF _Toc222417398 \h </w:instrText>
                </w:r>
                <w:r>
                  <w:rPr>
                    <w:noProof/>
                    <w:webHidden/>
                  </w:rPr>
                </w:r>
                <w:r>
                  <w:rPr>
                    <w:noProof/>
                    <w:webHidden/>
                  </w:rPr>
                  <w:fldChar w:fldCharType="separate"/>
                </w:r>
                <w:r>
                  <w:rPr>
                    <w:noProof/>
                    <w:webHidden/>
                  </w:rPr>
                  <w:t>124</w:t>
                </w:r>
                <w:r>
                  <w:rPr>
                    <w:noProof/>
                    <w:webHidden/>
                  </w:rPr>
                  <w:fldChar w:fldCharType="end"/>
                </w:r>
              </w:hyperlink>
            </w:p>
            <w:p w:rsidR="00820F85" w:rsidRDefault="00820F85" w14:paraId="79C71990" w14:textId="1334CDAB">
              <w:pPr>
                <w:pStyle w:val="TOC3"/>
                <w:rPr>
                  <w:rFonts w:asciiTheme="minorHAnsi" w:hAnsiTheme="minorHAnsi" w:eastAsiaTheme="minorEastAsia" w:cstheme="minorBidi"/>
                  <w:noProof/>
                  <w:kern w:val="2"/>
                  <w:sz w:val="24"/>
                  <w:lang w:val="en-US" w:eastAsia="en-US"/>
                  <w14:ligatures w14:val="standardContextual"/>
                </w:rPr>
              </w:pPr>
              <w:hyperlink w:history="1" w:anchor="_Toc222417399">
                <w:r w:rsidRPr="003A2C81">
                  <w:rPr>
                    <w:rStyle w:val="Hyperlink"/>
                    <w:b/>
                    <w:noProof/>
                  </w:rPr>
                  <w:t>9.5.1.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RF05-01 – Condizioni di applicabilità della Decurtazione da VU</w:t>
                </w:r>
                <w:r>
                  <w:rPr>
                    <w:noProof/>
                    <w:webHidden/>
                  </w:rPr>
                  <w:tab/>
                </w:r>
                <w:r>
                  <w:rPr>
                    <w:noProof/>
                    <w:webHidden/>
                  </w:rPr>
                  <w:fldChar w:fldCharType="begin"/>
                </w:r>
                <w:r>
                  <w:rPr>
                    <w:noProof/>
                    <w:webHidden/>
                  </w:rPr>
                  <w:instrText xml:space="preserve"> PAGEREF _Toc222417399 \h </w:instrText>
                </w:r>
                <w:r>
                  <w:rPr>
                    <w:noProof/>
                    <w:webHidden/>
                  </w:rPr>
                </w:r>
                <w:r>
                  <w:rPr>
                    <w:noProof/>
                    <w:webHidden/>
                  </w:rPr>
                  <w:fldChar w:fldCharType="separate"/>
                </w:r>
                <w:r>
                  <w:rPr>
                    <w:noProof/>
                    <w:webHidden/>
                  </w:rPr>
                  <w:t>124</w:t>
                </w:r>
                <w:r>
                  <w:rPr>
                    <w:noProof/>
                    <w:webHidden/>
                  </w:rPr>
                  <w:fldChar w:fldCharType="end"/>
                </w:r>
              </w:hyperlink>
            </w:p>
            <w:p w:rsidR="00820F85" w:rsidRDefault="00820F85" w14:paraId="662C9A3A" w14:textId="2B245BC6">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00">
                <w:r w:rsidRPr="003A2C81">
                  <w:rPr>
                    <w:rStyle w:val="Hyperlink"/>
                    <w:noProof/>
                  </w:rPr>
                  <w:t>9.5.1.1.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RF05-01-01 – Configurazione Illeciti e Fattispecie</w:t>
                </w:r>
                <w:r>
                  <w:rPr>
                    <w:noProof/>
                    <w:webHidden/>
                  </w:rPr>
                  <w:tab/>
                </w:r>
                <w:r>
                  <w:rPr>
                    <w:noProof/>
                    <w:webHidden/>
                  </w:rPr>
                  <w:fldChar w:fldCharType="begin"/>
                </w:r>
                <w:r>
                  <w:rPr>
                    <w:noProof/>
                    <w:webHidden/>
                  </w:rPr>
                  <w:instrText xml:space="preserve"> PAGEREF _Toc222417400 \h </w:instrText>
                </w:r>
                <w:r>
                  <w:rPr>
                    <w:noProof/>
                    <w:webHidden/>
                  </w:rPr>
                </w:r>
                <w:r>
                  <w:rPr>
                    <w:noProof/>
                    <w:webHidden/>
                  </w:rPr>
                  <w:fldChar w:fldCharType="separate"/>
                </w:r>
                <w:r>
                  <w:rPr>
                    <w:noProof/>
                    <w:webHidden/>
                  </w:rPr>
                  <w:t>125</w:t>
                </w:r>
                <w:r>
                  <w:rPr>
                    <w:noProof/>
                    <w:webHidden/>
                  </w:rPr>
                  <w:fldChar w:fldCharType="end"/>
                </w:r>
              </w:hyperlink>
            </w:p>
            <w:p w:rsidR="00820F85" w:rsidRDefault="00820F85" w14:paraId="58259915" w14:textId="61C24184">
              <w:pPr>
                <w:pStyle w:val="TOC3"/>
                <w:rPr>
                  <w:rFonts w:asciiTheme="minorHAnsi" w:hAnsiTheme="minorHAnsi" w:eastAsiaTheme="minorEastAsia" w:cstheme="minorBidi"/>
                  <w:noProof/>
                  <w:kern w:val="2"/>
                  <w:sz w:val="24"/>
                  <w:lang w:val="en-US" w:eastAsia="en-US"/>
                  <w14:ligatures w14:val="standardContextual"/>
                </w:rPr>
              </w:pPr>
              <w:hyperlink w:history="1" w:anchor="_Toc222417401">
                <w:r w:rsidRPr="003A2C81">
                  <w:rPr>
                    <w:rStyle w:val="Hyperlink"/>
                    <w:b/>
                    <w:noProof/>
                  </w:rPr>
                  <w:t>9.5.2.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RF05-02 – Determinazione fattispecie</w:t>
                </w:r>
                <w:r>
                  <w:rPr>
                    <w:noProof/>
                    <w:webHidden/>
                  </w:rPr>
                  <w:tab/>
                </w:r>
                <w:r>
                  <w:rPr>
                    <w:noProof/>
                    <w:webHidden/>
                  </w:rPr>
                  <w:fldChar w:fldCharType="begin"/>
                </w:r>
                <w:r>
                  <w:rPr>
                    <w:noProof/>
                    <w:webHidden/>
                  </w:rPr>
                  <w:instrText xml:space="preserve"> PAGEREF _Toc222417401 \h </w:instrText>
                </w:r>
                <w:r>
                  <w:rPr>
                    <w:noProof/>
                    <w:webHidden/>
                  </w:rPr>
                </w:r>
                <w:r>
                  <w:rPr>
                    <w:noProof/>
                    <w:webHidden/>
                  </w:rPr>
                  <w:fldChar w:fldCharType="separate"/>
                </w:r>
                <w:r>
                  <w:rPr>
                    <w:noProof/>
                    <w:webHidden/>
                  </w:rPr>
                  <w:t>125</w:t>
                </w:r>
                <w:r>
                  <w:rPr>
                    <w:noProof/>
                    <w:webHidden/>
                  </w:rPr>
                  <w:fldChar w:fldCharType="end"/>
                </w:r>
              </w:hyperlink>
            </w:p>
            <w:p w:rsidR="00820F85" w:rsidRDefault="00820F85" w14:paraId="356E97B1" w14:textId="7CF14F6D">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02">
                <w:r w:rsidRPr="003A2C81">
                  <w:rPr>
                    <w:rStyle w:val="Hyperlink"/>
                    <w:noProof/>
                  </w:rPr>
                  <w:t>9.5.2.1.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RF05-02-01 – Fattispecie associata a Illecito</w:t>
                </w:r>
                <w:r>
                  <w:rPr>
                    <w:noProof/>
                    <w:webHidden/>
                  </w:rPr>
                  <w:tab/>
                </w:r>
                <w:r>
                  <w:rPr>
                    <w:noProof/>
                    <w:webHidden/>
                  </w:rPr>
                  <w:fldChar w:fldCharType="begin"/>
                </w:r>
                <w:r>
                  <w:rPr>
                    <w:noProof/>
                    <w:webHidden/>
                  </w:rPr>
                  <w:instrText xml:space="preserve"> PAGEREF _Toc222417402 \h </w:instrText>
                </w:r>
                <w:r>
                  <w:rPr>
                    <w:noProof/>
                    <w:webHidden/>
                  </w:rPr>
                </w:r>
                <w:r>
                  <w:rPr>
                    <w:noProof/>
                    <w:webHidden/>
                  </w:rPr>
                  <w:fldChar w:fldCharType="separate"/>
                </w:r>
                <w:r>
                  <w:rPr>
                    <w:noProof/>
                    <w:webHidden/>
                  </w:rPr>
                  <w:t>125</w:t>
                </w:r>
                <w:r>
                  <w:rPr>
                    <w:noProof/>
                    <w:webHidden/>
                  </w:rPr>
                  <w:fldChar w:fldCharType="end"/>
                </w:r>
              </w:hyperlink>
            </w:p>
            <w:p w:rsidR="00820F85" w:rsidRDefault="00820F85" w14:paraId="6EBE2BB4" w14:textId="001BFF28">
              <w:pPr>
                <w:pStyle w:val="TOC3"/>
                <w:rPr>
                  <w:rFonts w:asciiTheme="minorHAnsi" w:hAnsiTheme="minorHAnsi" w:eastAsiaTheme="minorEastAsia" w:cstheme="minorBidi"/>
                  <w:noProof/>
                  <w:kern w:val="2"/>
                  <w:sz w:val="24"/>
                  <w:lang w:val="en-US" w:eastAsia="en-US"/>
                  <w14:ligatures w14:val="standardContextual"/>
                </w:rPr>
              </w:pPr>
              <w:hyperlink w:history="1" w:anchor="_Toc222417403">
                <w:r w:rsidRPr="003A2C81">
                  <w:rPr>
                    <w:rStyle w:val="Hyperlink"/>
                    <w:b/>
                    <w:noProof/>
                  </w:rPr>
                  <w:t>9.5.3.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RF05-03 – Elementi da acquisire da VU</w:t>
                </w:r>
                <w:r>
                  <w:rPr>
                    <w:noProof/>
                    <w:webHidden/>
                  </w:rPr>
                  <w:tab/>
                </w:r>
                <w:r>
                  <w:rPr>
                    <w:noProof/>
                    <w:webHidden/>
                  </w:rPr>
                  <w:fldChar w:fldCharType="begin"/>
                </w:r>
                <w:r>
                  <w:rPr>
                    <w:noProof/>
                    <w:webHidden/>
                  </w:rPr>
                  <w:instrText xml:space="preserve"> PAGEREF _Toc222417403 \h </w:instrText>
                </w:r>
                <w:r>
                  <w:rPr>
                    <w:noProof/>
                    <w:webHidden/>
                  </w:rPr>
                </w:r>
                <w:r>
                  <w:rPr>
                    <w:noProof/>
                    <w:webHidden/>
                  </w:rPr>
                  <w:fldChar w:fldCharType="separate"/>
                </w:r>
                <w:r>
                  <w:rPr>
                    <w:noProof/>
                    <w:webHidden/>
                  </w:rPr>
                  <w:t>125</w:t>
                </w:r>
                <w:r>
                  <w:rPr>
                    <w:noProof/>
                    <w:webHidden/>
                  </w:rPr>
                  <w:fldChar w:fldCharType="end"/>
                </w:r>
              </w:hyperlink>
            </w:p>
            <w:p w:rsidR="00820F85" w:rsidRDefault="00820F85" w14:paraId="109F8065" w14:textId="3900A538">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04">
                <w:r w:rsidRPr="003A2C81">
                  <w:rPr>
                    <w:rStyle w:val="Hyperlink"/>
                    <w:noProof/>
                  </w:rPr>
                  <w:t>9.5.3.1.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RF05-03-01 – Elementi necessari alla decurtazione</w:t>
                </w:r>
                <w:r>
                  <w:rPr>
                    <w:noProof/>
                    <w:webHidden/>
                  </w:rPr>
                  <w:tab/>
                </w:r>
                <w:r>
                  <w:rPr>
                    <w:noProof/>
                    <w:webHidden/>
                  </w:rPr>
                  <w:fldChar w:fldCharType="begin"/>
                </w:r>
                <w:r>
                  <w:rPr>
                    <w:noProof/>
                    <w:webHidden/>
                  </w:rPr>
                  <w:instrText xml:space="preserve"> PAGEREF _Toc222417404 \h </w:instrText>
                </w:r>
                <w:r>
                  <w:rPr>
                    <w:noProof/>
                    <w:webHidden/>
                  </w:rPr>
                </w:r>
                <w:r>
                  <w:rPr>
                    <w:noProof/>
                    <w:webHidden/>
                  </w:rPr>
                  <w:fldChar w:fldCharType="separate"/>
                </w:r>
                <w:r>
                  <w:rPr>
                    <w:noProof/>
                    <w:webHidden/>
                  </w:rPr>
                  <w:t>125</w:t>
                </w:r>
                <w:r>
                  <w:rPr>
                    <w:noProof/>
                    <w:webHidden/>
                  </w:rPr>
                  <w:fldChar w:fldCharType="end"/>
                </w:r>
              </w:hyperlink>
            </w:p>
            <w:p w:rsidR="00820F85" w:rsidRDefault="00820F85" w14:paraId="520D5AA9" w14:textId="707442AE">
              <w:pPr>
                <w:pStyle w:val="TOC3"/>
                <w:rPr>
                  <w:rFonts w:asciiTheme="minorHAnsi" w:hAnsiTheme="minorHAnsi" w:eastAsiaTheme="minorEastAsia" w:cstheme="minorBidi"/>
                  <w:noProof/>
                  <w:kern w:val="2"/>
                  <w:sz w:val="24"/>
                  <w:lang w:val="en-US" w:eastAsia="en-US"/>
                  <w14:ligatures w14:val="standardContextual"/>
                </w:rPr>
              </w:pPr>
              <w:hyperlink w:history="1" w:anchor="_Toc222417405">
                <w:r w:rsidRPr="003A2C81">
                  <w:rPr>
                    <w:rStyle w:val="Hyperlink"/>
                    <w:b/>
                    <w:noProof/>
                  </w:rPr>
                  <w:t>9.5.4.</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RF05-04 – Calcolo punteggio per fattispecie</w:t>
                </w:r>
                <w:r>
                  <w:rPr>
                    <w:noProof/>
                    <w:webHidden/>
                  </w:rPr>
                  <w:tab/>
                </w:r>
                <w:r>
                  <w:rPr>
                    <w:noProof/>
                    <w:webHidden/>
                  </w:rPr>
                  <w:fldChar w:fldCharType="begin"/>
                </w:r>
                <w:r>
                  <w:rPr>
                    <w:noProof/>
                    <w:webHidden/>
                  </w:rPr>
                  <w:instrText xml:space="preserve"> PAGEREF _Toc222417405 \h </w:instrText>
                </w:r>
                <w:r>
                  <w:rPr>
                    <w:noProof/>
                    <w:webHidden/>
                  </w:rPr>
                </w:r>
                <w:r>
                  <w:rPr>
                    <w:noProof/>
                    <w:webHidden/>
                  </w:rPr>
                  <w:fldChar w:fldCharType="separate"/>
                </w:r>
                <w:r>
                  <w:rPr>
                    <w:noProof/>
                    <w:webHidden/>
                  </w:rPr>
                  <w:t>126</w:t>
                </w:r>
                <w:r>
                  <w:rPr>
                    <w:noProof/>
                    <w:webHidden/>
                  </w:rPr>
                  <w:fldChar w:fldCharType="end"/>
                </w:r>
              </w:hyperlink>
            </w:p>
            <w:p w:rsidR="00820F85" w:rsidRDefault="00820F85" w14:paraId="655BF988" w14:textId="23EE8426">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06">
                <w:r w:rsidRPr="003A2C81">
                  <w:rPr>
                    <w:rStyle w:val="Hyperlink"/>
                    <w:noProof/>
                  </w:rPr>
                  <w:t>9.5.4.1.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RF05-04-01 – Elementi necessari alla decurtazione</w:t>
                </w:r>
                <w:r>
                  <w:rPr>
                    <w:noProof/>
                    <w:webHidden/>
                  </w:rPr>
                  <w:tab/>
                </w:r>
                <w:r>
                  <w:rPr>
                    <w:noProof/>
                    <w:webHidden/>
                  </w:rPr>
                  <w:fldChar w:fldCharType="begin"/>
                </w:r>
                <w:r>
                  <w:rPr>
                    <w:noProof/>
                    <w:webHidden/>
                  </w:rPr>
                  <w:instrText xml:space="preserve"> PAGEREF _Toc222417406 \h </w:instrText>
                </w:r>
                <w:r>
                  <w:rPr>
                    <w:noProof/>
                    <w:webHidden/>
                  </w:rPr>
                </w:r>
                <w:r>
                  <w:rPr>
                    <w:noProof/>
                    <w:webHidden/>
                  </w:rPr>
                  <w:fldChar w:fldCharType="separate"/>
                </w:r>
                <w:r>
                  <w:rPr>
                    <w:noProof/>
                    <w:webHidden/>
                  </w:rPr>
                  <w:t>126</w:t>
                </w:r>
                <w:r>
                  <w:rPr>
                    <w:noProof/>
                    <w:webHidden/>
                  </w:rPr>
                  <w:fldChar w:fldCharType="end"/>
                </w:r>
              </w:hyperlink>
            </w:p>
            <w:p w:rsidR="00820F85" w:rsidRDefault="00820F85" w14:paraId="1480C514" w14:textId="79A860D8">
              <w:pPr>
                <w:pStyle w:val="TOC3"/>
                <w:rPr>
                  <w:rFonts w:asciiTheme="minorHAnsi" w:hAnsiTheme="minorHAnsi" w:eastAsiaTheme="minorEastAsia" w:cstheme="minorBidi"/>
                  <w:noProof/>
                  <w:kern w:val="2"/>
                  <w:sz w:val="24"/>
                  <w:lang w:val="en-US" w:eastAsia="en-US"/>
                  <w14:ligatures w14:val="standardContextual"/>
                </w:rPr>
              </w:pPr>
              <w:hyperlink w:history="1" w:anchor="_Toc222417407">
                <w:r w:rsidRPr="003A2C81">
                  <w:rPr>
                    <w:rStyle w:val="Hyperlink"/>
                    <w:b/>
                    <w:noProof/>
                  </w:rPr>
                  <w:t>9.5.1.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RF05-05 – Punteggio decurtazione</w:t>
                </w:r>
                <w:r>
                  <w:rPr>
                    <w:noProof/>
                    <w:webHidden/>
                  </w:rPr>
                  <w:tab/>
                </w:r>
                <w:r>
                  <w:rPr>
                    <w:noProof/>
                    <w:webHidden/>
                  </w:rPr>
                  <w:fldChar w:fldCharType="begin"/>
                </w:r>
                <w:r>
                  <w:rPr>
                    <w:noProof/>
                    <w:webHidden/>
                  </w:rPr>
                  <w:instrText xml:space="preserve"> PAGEREF _Toc222417407 \h </w:instrText>
                </w:r>
                <w:r>
                  <w:rPr>
                    <w:noProof/>
                    <w:webHidden/>
                  </w:rPr>
                </w:r>
                <w:r>
                  <w:rPr>
                    <w:noProof/>
                    <w:webHidden/>
                  </w:rPr>
                  <w:fldChar w:fldCharType="separate"/>
                </w:r>
                <w:r>
                  <w:rPr>
                    <w:noProof/>
                    <w:webHidden/>
                  </w:rPr>
                  <w:t>126</w:t>
                </w:r>
                <w:r>
                  <w:rPr>
                    <w:noProof/>
                    <w:webHidden/>
                  </w:rPr>
                  <w:fldChar w:fldCharType="end"/>
                </w:r>
              </w:hyperlink>
            </w:p>
            <w:p w:rsidR="00820F85" w:rsidRDefault="00820F85" w14:paraId="2B154E9C" w14:textId="2B6F753C">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08">
                <w:r w:rsidRPr="003A2C81">
                  <w:rPr>
                    <w:rStyle w:val="Hyperlink"/>
                    <w:noProof/>
                  </w:rPr>
                  <w:t>9.5.1.1.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RF05-05-01 – Calcolo punteggio decurtazione</w:t>
                </w:r>
                <w:r>
                  <w:rPr>
                    <w:noProof/>
                    <w:webHidden/>
                  </w:rPr>
                  <w:tab/>
                </w:r>
                <w:r>
                  <w:rPr>
                    <w:noProof/>
                    <w:webHidden/>
                  </w:rPr>
                  <w:fldChar w:fldCharType="begin"/>
                </w:r>
                <w:r>
                  <w:rPr>
                    <w:noProof/>
                    <w:webHidden/>
                  </w:rPr>
                  <w:instrText xml:space="preserve"> PAGEREF _Toc222417408 \h </w:instrText>
                </w:r>
                <w:r>
                  <w:rPr>
                    <w:noProof/>
                    <w:webHidden/>
                  </w:rPr>
                </w:r>
                <w:r>
                  <w:rPr>
                    <w:noProof/>
                    <w:webHidden/>
                  </w:rPr>
                  <w:fldChar w:fldCharType="separate"/>
                </w:r>
                <w:r>
                  <w:rPr>
                    <w:noProof/>
                    <w:webHidden/>
                  </w:rPr>
                  <w:t>126</w:t>
                </w:r>
                <w:r>
                  <w:rPr>
                    <w:noProof/>
                    <w:webHidden/>
                  </w:rPr>
                  <w:fldChar w:fldCharType="end"/>
                </w:r>
              </w:hyperlink>
            </w:p>
            <w:p w:rsidR="00820F85" w:rsidRDefault="00820F85" w14:paraId="6B756EF1" w14:textId="5C7272F3">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09">
                <w:r w:rsidRPr="003A2C81">
                  <w:rPr>
                    <w:rStyle w:val="Hyperlink"/>
                    <w:noProof/>
                  </w:rPr>
                  <w:t>9.6.</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RF06: Verifica Patente a Crediti</w:t>
                </w:r>
                <w:r>
                  <w:rPr>
                    <w:noProof/>
                    <w:webHidden/>
                  </w:rPr>
                  <w:tab/>
                </w:r>
                <w:r>
                  <w:rPr>
                    <w:noProof/>
                    <w:webHidden/>
                  </w:rPr>
                  <w:fldChar w:fldCharType="begin"/>
                </w:r>
                <w:r>
                  <w:rPr>
                    <w:noProof/>
                    <w:webHidden/>
                  </w:rPr>
                  <w:instrText xml:space="preserve"> PAGEREF _Toc222417409 \h </w:instrText>
                </w:r>
                <w:r>
                  <w:rPr>
                    <w:noProof/>
                    <w:webHidden/>
                  </w:rPr>
                </w:r>
                <w:r>
                  <w:rPr>
                    <w:noProof/>
                    <w:webHidden/>
                  </w:rPr>
                  <w:fldChar w:fldCharType="separate"/>
                </w:r>
                <w:r>
                  <w:rPr>
                    <w:noProof/>
                    <w:webHidden/>
                  </w:rPr>
                  <w:t>126</w:t>
                </w:r>
                <w:r>
                  <w:rPr>
                    <w:noProof/>
                    <w:webHidden/>
                  </w:rPr>
                  <w:fldChar w:fldCharType="end"/>
                </w:r>
              </w:hyperlink>
            </w:p>
            <w:p w:rsidR="00820F85" w:rsidRDefault="00820F85" w14:paraId="132DFD34" w14:textId="6FCF32A7">
              <w:pPr>
                <w:pStyle w:val="TOC3"/>
                <w:rPr>
                  <w:rFonts w:asciiTheme="minorHAnsi" w:hAnsiTheme="minorHAnsi" w:eastAsiaTheme="minorEastAsia" w:cstheme="minorBidi"/>
                  <w:noProof/>
                  <w:kern w:val="2"/>
                  <w:sz w:val="24"/>
                  <w:lang w:val="en-US" w:eastAsia="en-US"/>
                  <w14:ligatures w14:val="standardContextual"/>
                </w:rPr>
              </w:pPr>
              <w:hyperlink w:history="1" w:anchor="_Toc222417410">
                <w:r w:rsidRPr="003A2C81">
                  <w:rPr>
                    <w:rStyle w:val="Hyperlink"/>
                    <w:b/>
                    <w:noProof/>
                  </w:rPr>
                  <w:t>9.6.1.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RF06-01 – Storico Decurtazioni</w:t>
                </w:r>
                <w:r>
                  <w:rPr>
                    <w:noProof/>
                    <w:webHidden/>
                  </w:rPr>
                  <w:tab/>
                </w:r>
                <w:r>
                  <w:rPr>
                    <w:noProof/>
                    <w:webHidden/>
                  </w:rPr>
                  <w:fldChar w:fldCharType="begin"/>
                </w:r>
                <w:r>
                  <w:rPr>
                    <w:noProof/>
                    <w:webHidden/>
                  </w:rPr>
                  <w:instrText xml:space="preserve"> PAGEREF _Toc222417410 \h </w:instrText>
                </w:r>
                <w:r>
                  <w:rPr>
                    <w:noProof/>
                    <w:webHidden/>
                  </w:rPr>
                </w:r>
                <w:r>
                  <w:rPr>
                    <w:noProof/>
                    <w:webHidden/>
                  </w:rPr>
                  <w:fldChar w:fldCharType="separate"/>
                </w:r>
                <w:r>
                  <w:rPr>
                    <w:noProof/>
                    <w:webHidden/>
                  </w:rPr>
                  <w:t>127</w:t>
                </w:r>
                <w:r>
                  <w:rPr>
                    <w:noProof/>
                    <w:webHidden/>
                  </w:rPr>
                  <w:fldChar w:fldCharType="end"/>
                </w:r>
              </w:hyperlink>
            </w:p>
            <w:p w:rsidR="00820F85" w:rsidRDefault="00820F85" w14:paraId="66576BDC" w14:textId="294A517D">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11">
                <w:r w:rsidRPr="003A2C81">
                  <w:rPr>
                    <w:rStyle w:val="Hyperlink"/>
                    <w:noProof/>
                  </w:rPr>
                  <w:t>9.6.1.1.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RF06-01-01 – Pagina “Verifica Patente a Crediti”-Decurtazioni</w:t>
                </w:r>
                <w:r>
                  <w:rPr>
                    <w:noProof/>
                    <w:webHidden/>
                  </w:rPr>
                  <w:tab/>
                </w:r>
                <w:r>
                  <w:rPr>
                    <w:noProof/>
                    <w:webHidden/>
                  </w:rPr>
                  <w:fldChar w:fldCharType="begin"/>
                </w:r>
                <w:r>
                  <w:rPr>
                    <w:noProof/>
                    <w:webHidden/>
                  </w:rPr>
                  <w:instrText xml:space="preserve"> PAGEREF _Toc222417411 \h </w:instrText>
                </w:r>
                <w:r>
                  <w:rPr>
                    <w:noProof/>
                    <w:webHidden/>
                  </w:rPr>
                </w:r>
                <w:r>
                  <w:rPr>
                    <w:noProof/>
                    <w:webHidden/>
                  </w:rPr>
                  <w:fldChar w:fldCharType="separate"/>
                </w:r>
                <w:r>
                  <w:rPr>
                    <w:noProof/>
                    <w:webHidden/>
                  </w:rPr>
                  <w:t>127</w:t>
                </w:r>
                <w:r>
                  <w:rPr>
                    <w:noProof/>
                    <w:webHidden/>
                  </w:rPr>
                  <w:fldChar w:fldCharType="end"/>
                </w:r>
              </w:hyperlink>
            </w:p>
            <w:p w:rsidR="00820F85" w:rsidRDefault="00820F85" w14:paraId="42D1CB10" w14:textId="5BFCB821">
              <w:pPr>
                <w:pStyle w:val="TOC3"/>
                <w:rPr>
                  <w:rFonts w:asciiTheme="minorHAnsi" w:hAnsiTheme="minorHAnsi" w:eastAsiaTheme="minorEastAsia" w:cstheme="minorBidi"/>
                  <w:noProof/>
                  <w:kern w:val="2"/>
                  <w:sz w:val="24"/>
                  <w:lang w:val="en-US" w:eastAsia="en-US"/>
                  <w14:ligatures w14:val="standardContextual"/>
                </w:rPr>
              </w:pPr>
              <w:hyperlink w:history="1" w:anchor="_Toc222417412">
                <w:r w:rsidRPr="003A2C81">
                  <w:rPr>
                    <w:rStyle w:val="Hyperlink"/>
                    <w:b/>
                    <w:noProof/>
                  </w:rPr>
                  <w:t>9.6.2.</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RF06-02 – Storico Recuperi</w:t>
                </w:r>
                <w:r>
                  <w:rPr>
                    <w:noProof/>
                    <w:webHidden/>
                  </w:rPr>
                  <w:tab/>
                </w:r>
                <w:r>
                  <w:rPr>
                    <w:noProof/>
                    <w:webHidden/>
                  </w:rPr>
                  <w:fldChar w:fldCharType="begin"/>
                </w:r>
                <w:r>
                  <w:rPr>
                    <w:noProof/>
                    <w:webHidden/>
                  </w:rPr>
                  <w:instrText xml:space="preserve"> PAGEREF _Toc222417412 \h </w:instrText>
                </w:r>
                <w:r>
                  <w:rPr>
                    <w:noProof/>
                    <w:webHidden/>
                  </w:rPr>
                </w:r>
                <w:r>
                  <w:rPr>
                    <w:noProof/>
                    <w:webHidden/>
                  </w:rPr>
                  <w:fldChar w:fldCharType="separate"/>
                </w:r>
                <w:r>
                  <w:rPr>
                    <w:noProof/>
                    <w:webHidden/>
                  </w:rPr>
                  <w:t>127</w:t>
                </w:r>
                <w:r>
                  <w:rPr>
                    <w:noProof/>
                    <w:webHidden/>
                  </w:rPr>
                  <w:fldChar w:fldCharType="end"/>
                </w:r>
              </w:hyperlink>
            </w:p>
            <w:p w:rsidR="00820F85" w:rsidRDefault="00820F85" w14:paraId="0567ED1F" w14:textId="2D84E599">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13">
                <w:r w:rsidRPr="003A2C81">
                  <w:rPr>
                    <w:rStyle w:val="Hyperlink"/>
                    <w:noProof/>
                  </w:rPr>
                  <w:t>9.6.2.1.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RF06-02-01 – Pagina “Verifica Patente a Crediti”-Recuperi</w:t>
                </w:r>
                <w:r>
                  <w:rPr>
                    <w:noProof/>
                    <w:webHidden/>
                  </w:rPr>
                  <w:tab/>
                </w:r>
                <w:r>
                  <w:rPr>
                    <w:noProof/>
                    <w:webHidden/>
                  </w:rPr>
                  <w:fldChar w:fldCharType="begin"/>
                </w:r>
                <w:r>
                  <w:rPr>
                    <w:noProof/>
                    <w:webHidden/>
                  </w:rPr>
                  <w:instrText xml:space="preserve"> PAGEREF _Toc222417413 \h </w:instrText>
                </w:r>
                <w:r>
                  <w:rPr>
                    <w:noProof/>
                    <w:webHidden/>
                  </w:rPr>
                </w:r>
                <w:r>
                  <w:rPr>
                    <w:noProof/>
                    <w:webHidden/>
                  </w:rPr>
                  <w:fldChar w:fldCharType="separate"/>
                </w:r>
                <w:r>
                  <w:rPr>
                    <w:noProof/>
                    <w:webHidden/>
                  </w:rPr>
                  <w:t>127</w:t>
                </w:r>
                <w:r>
                  <w:rPr>
                    <w:noProof/>
                    <w:webHidden/>
                  </w:rPr>
                  <w:fldChar w:fldCharType="end"/>
                </w:r>
              </w:hyperlink>
            </w:p>
            <w:p w:rsidR="00820F85" w:rsidRDefault="00820F85" w14:paraId="7F007C99" w14:textId="7A432D98">
              <w:pPr>
                <w:pStyle w:val="TOC3"/>
                <w:rPr>
                  <w:rFonts w:asciiTheme="minorHAnsi" w:hAnsiTheme="minorHAnsi" w:eastAsiaTheme="minorEastAsia" w:cstheme="minorBidi"/>
                  <w:noProof/>
                  <w:kern w:val="2"/>
                  <w:sz w:val="24"/>
                  <w:lang w:val="en-US" w:eastAsia="en-US"/>
                  <w14:ligatures w14:val="standardContextual"/>
                </w:rPr>
              </w:pPr>
              <w:hyperlink w:history="1" w:anchor="_Toc222417414">
                <w:r w:rsidRPr="003A2C81">
                  <w:rPr>
                    <w:rStyle w:val="Hyperlink"/>
                    <w:b/>
                    <w:noProof/>
                  </w:rPr>
                  <w:t>9.6.3.</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RF06-03 – Verifica punteggio Patente</w:t>
                </w:r>
                <w:r>
                  <w:rPr>
                    <w:noProof/>
                    <w:webHidden/>
                  </w:rPr>
                  <w:tab/>
                </w:r>
                <w:r>
                  <w:rPr>
                    <w:noProof/>
                    <w:webHidden/>
                  </w:rPr>
                  <w:fldChar w:fldCharType="begin"/>
                </w:r>
                <w:r>
                  <w:rPr>
                    <w:noProof/>
                    <w:webHidden/>
                  </w:rPr>
                  <w:instrText xml:space="preserve"> PAGEREF _Toc222417414 \h </w:instrText>
                </w:r>
                <w:r>
                  <w:rPr>
                    <w:noProof/>
                    <w:webHidden/>
                  </w:rPr>
                </w:r>
                <w:r>
                  <w:rPr>
                    <w:noProof/>
                    <w:webHidden/>
                  </w:rPr>
                  <w:fldChar w:fldCharType="separate"/>
                </w:r>
                <w:r>
                  <w:rPr>
                    <w:noProof/>
                    <w:webHidden/>
                  </w:rPr>
                  <w:t>128</w:t>
                </w:r>
                <w:r>
                  <w:rPr>
                    <w:noProof/>
                    <w:webHidden/>
                  </w:rPr>
                  <w:fldChar w:fldCharType="end"/>
                </w:r>
              </w:hyperlink>
            </w:p>
            <w:p w:rsidR="00820F85" w:rsidRDefault="00820F85" w14:paraId="50B8FE94" w14:textId="71A05557">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15">
                <w:r w:rsidRPr="003A2C81">
                  <w:rPr>
                    <w:rStyle w:val="Hyperlink"/>
                    <w:noProof/>
                  </w:rPr>
                  <w:t>9.6.3.1.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RF06-03-01 – Pagina “Verifica Patente a Crediti”-Punteggio</w:t>
                </w:r>
                <w:r>
                  <w:rPr>
                    <w:noProof/>
                    <w:webHidden/>
                  </w:rPr>
                  <w:tab/>
                </w:r>
                <w:r>
                  <w:rPr>
                    <w:noProof/>
                    <w:webHidden/>
                  </w:rPr>
                  <w:fldChar w:fldCharType="begin"/>
                </w:r>
                <w:r>
                  <w:rPr>
                    <w:noProof/>
                    <w:webHidden/>
                  </w:rPr>
                  <w:instrText xml:space="preserve"> PAGEREF _Toc222417415 \h </w:instrText>
                </w:r>
                <w:r>
                  <w:rPr>
                    <w:noProof/>
                    <w:webHidden/>
                  </w:rPr>
                </w:r>
                <w:r>
                  <w:rPr>
                    <w:noProof/>
                    <w:webHidden/>
                  </w:rPr>
                  <w:fldChar w:fldCharType="separate"/>
                </w:r>
                <w:r>
                  <w:rPr>
                    <w:noProof/>
                    <w:webHidden/>
                  </w:rPr>
                  <w:t>128</w:t>
                </w:r>
                <w:r>
                  <w:rPr>
                    <w:noProof/>
                    <w:webHidden/>
                  </w:rPr>
                  <w:fldChar w:fldCharType="end"/>
                </w:r>
              </w:hyperlink>
            </w:p>
            <w:p w:rsidR="00820F85" w:rsidRDefault="00820F85" w14:paraId="640B5D7D" w14:textId="4EC0B9CB">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16">
                <w:r w:rsidRPr="003A2C81">
                  <w:rPr>
                    <w:rStyle w:val="Hyperlink"/>
                    <w:noProof/>
                  </w:rPr>
                  <w:t>9.7.</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RF07: Calcolo punteggio patente</w:t>
                </w:r>
                <w:r>
                  <w:rPr>
                    <w:noProof/>
                    <w:webHidden/>
                  </w:rPr>
                  <w:tab/>
                </w:r>
                <w:r>
                  <w:rPr>
                    <w:noProof/>
                    <w:webHidden/>
                  </w:rPr>
                  <w:fldChar w:fldCharType="begin"/>
                </w:r>
                <w:r>
                  <w:rPr>
                    <w:noProof/>
                    <w:webHidden/>
                  </w:rPr>
                  <w:instrText xml:space="preserve"> PAGEREF _Toc222417416 \h </w:instrText>
                </w:r>
                <w:r>
                  <w:rPr>
                    <w:noProof/>
                    <w:webHidden/>
                  </w:rPr>
                </w:r>
                <w:r>
                  <w:rPr>
                    <w:noProof/>
                    <w:webHidden/>
                  </w:rPr>
                  <w:fldChar w:fldCharType="separate"/>
                </w:r>
                <w:r>
                  <w:rPr>
                    <w:noProof/>
                    <w:webHidden/>
                  </w:rPr>
                  <w:t>129</w:t>
                </w:r>
                <w:r>
                  <w:rPr>
                    <w:noProof/>
                    <w:webHidden/>
                  </w:rPr>
                  <w:fldChar w:fldCharType="end"/>
                </w:r>
              </w:hyperlink>
            </w:p>
            <w:p w:rsidR="00820F85" w:rsidRDefault="00820F85" w14:paraId="230E6991" w14:textId="0D9D6009">
              <w:pPr>
                <w:pStyle w:val="TOC3"/>
                <w:rPr>
                  <w:rFonts w:asciiTheme="minorHAnsi" w:hAnsiTheme="minorHAnsi" w:eastAsiaTheme="minorEastAsia" w:cstheme="minorBidi"/>
                  <w:noProof/>
                  <w:kern w:val="2"/>
                  <w:sz w:val="24"/>
                  <w:lang w:val="en-US" w:eastAsia="en-US"/>
                  <w14:ligatures w14:val="standardContextual"/>
                </w:rPr>
              </w:pPr>
              <w:hyperlink w:history="1" w:anchor="_Toc222417417">
                <w:r w:rsidRPr="003A2C81">
                  <w:rPr>
                    <w:rStyle w:val="Hyperlink"/>
                    <w:b/>
                    <w:noProof/>
                  </w:rPr>
                  <w:t>9.7.1.</w:t>
                </w:r>
                <w:r>
                  <w:rPr>
                    <w:rFonts w:asciiTheme="minorHAnsi" w:hAnsiTheme="minorHAnsi" w:eastAsiaTheme="minorEastAsia" w:cstheme="minorBidi"/>
                    <w:noProof/>
                    <w:kern w:val="2"/>
                    <w:sz w:val="24"/>
                    <w:lang w:val="en-US" w:eastAsia="en-US"/>
                    <w14:ligatures w14:val="standardContextual"/>
                  </w:rPr>
                  <w:tab/>
                </w:r>
                <w:r w:rsidRPr="003A2C81">
                  <w:rPr>
                    <w:rStyle w:val="Hyperlink"/>
                    <w:noProof/>
                  </w:rPr>
                  <w:t>RF07-01 – Calcolo Punteggio in presenza di Decurtazioni e Recuperi</w:t>
                </w:r>
                <w:r>
                  <w:rPr>
                    <w:noProof/>
                    <w:webHidden/>
                  </w:rPr>
                  <w:tab/>
                </w:r>
                <w:r>
                  <w:rPr>
                    <w:noProof/>
                    <w:webHidden/>
                  </w:rPr>
                  <w:fldChar w:fldCharType="begin"/>
                </w:r>
                <w:r>
                  <w:rPr>
                    <w:noProof/>
                    <w:webHidden/>
                  </w:rPr>
                  <w:instrText xml:space="preserve"> PAGEREF _Toc222417417 \h </w:instrText>
                </w:r>
                <w:r>
                  <w:rPr>
                    <w:noProof/>
                    <w:webHidden/>
                  </w:rPr>
                </w:r>
                <w:r>
                  <w:rPr>
                    <w:noProof/>
                    <w:webHidden/>
                  </w:rPr>
                  <w:fldChar w:fldCharType="separate"/>
                </w:r>
                <w:r>
                  <w:rPr>
                    <w:noProof/>
                    <w:webHidden/>
                  </w:rPr>
                  <w:t>129</w:t>
                </w:r>
                <w:r>
                  <w:rPr>
                    <w:noProof/>
                    <w:webHidden/>
                  </w:rPr>
                  <w:fldChar w:fldCharType="end"/>
                </w:r>
              </w:hyperlink>
            </w:p>
            <w:p w:rsidR="00820F85" w:rsidRDefault="00820F85" w14:paraId="7AF49B64" w14:textId="053FCFC7">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18">
                <w:r w:rsidRPr="003A2C81">
                  <w:rPr>
                    <w:rStyle w:val="Hyperlink"/>
                    <w:noProof/>
                  </w:rPr>
                  <w:t>9.7.1.1.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RF07-01-01 – Calcolo “progressivo” in base alla data di riferimento del Requisito Aggiuntivo / Decurtazione / Recupero</w:t>
                </w:r>
                <w:r>
                  <w:rPr>
                    <w:noProof/>
                    <w:webHidden/>
                  </w:rPr>
                  <w:tab/>
                </w:r>
                <w:r>
                  <w:rPr>
                    <w:noProof/>
                    <w:webHidden/>
                  </w:rPr>
                  <w:fldChar w:fldCharType="begin"/>
                </w:r>
                <w:r>
                  <w:rPr>
                    <w:noProof/>
                    <w:webHidden/>
                  </w:rPr>
                  <w:instrText xml:space="preserve"> PAGEREF _Toc222417418 \h </w:instrText>
                </w:r>
                <w:r>
                  <w:rPr>
                    <w:noProof/>
                    <w:webHidden/>
                  </w:rPr>
                </w:r>
                <w:r>
                  <w:rPr>
                    <w:noProof/>
                    <w:webHidden/>
                  </w:rPr>
                  <w:fldChar w:fldCharType="separate"/>
                </w:r>
                <w:r>
                  <w:rPr>
                    <w:noProof/>
                    <w:webHidden/>
                  </w:rPr>
                  <w:t>130</w:t>
                </w:r>
                <w:r>
                  <w:rPr>
                    <w:noProof/>
                    <w:webHidden/>
                  </w:rPr>
                  <w:fldChar w:fldCharType="end"/>
                </w:r>
              </w:hyperlink>
            </w:p>
            <w:p w:rsidR="00820F85" w:rsidRDefault="00820F85" w14:paraId="14FA429E" w14:textId="76AE7F12">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19">
                <w:r w:rsidRPr="003A2C81">
                  <w:rPr>
                    <w:rStyle w:val="Hyperlink"/>
                    <w:noProof/>
                  </w:rPr>
                  <w:t>9.7.1.2.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RF07-01-02 – Implementazione soglia inferiore del valore della patente</w:t>
                </w:r>
                <w:r>
                  <w:rPr>
                    <w:noProof/>
                    <w:webHidden/>
                  </w:rPr>
                  <w:tab/>
                </w:r>
                <w:r>
                  <w:rPr>
                    <w:noProof/>
                    <w:webHidden/>
                  </w:rPr>
                  <w:fldChar w:fldCharType="begin"/>
                </w:r>
                <w:r>
                  <w:rPr>
                    <w:noProof/>
                    <w:webHidden/>
                  </w:rPr>
                  <w:instrText xml:space="preserve"> PAGEREF _Toc222417419 \h </w:instrText>
                </w:r>
                <w:r>
                  <w:rPr>
                    <w:noProof/>
                    <w:webHidden/>
                  </w:rPr>
                </w:r>
                <w:r>
                  <w:rPr>
                    <w:noProof/>
                    <w:webHidden/>
                  </w:rPr>
                  <w:fldChar w:fldCharType="separate"/>
                </w:r>
                <w:r>
                  <w:rPr>
                    <w:noProof/>
                    <w:webHidden/>
                  </w:rPr>
                  <w:t>130</w:t>
                </w:r>
                <w:r>
                  <w:rPr>
                    <w:noProof/>
                    <w:webHidden/>
                  </w:rPr>
                  <w:fldChar w:fldCharType="end"/>
                </w:r>
              </w:hyperlink>
            </w:p>
            <w:p w:rsidR="00820F85" w:rsidRDefault="00820F85" w14:paraId="5FDA6177" w14:textId="0589C8BE">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0">
                <w:r w:rsidRPr="003A2C81">
                  <w:rPr>
                    <w:rStyle w:val="Hyperlink"/>
                    <w:noProof/>
                  </w:rPr>
                  <w:t>9.7.1.3.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RF07-01-03 – Blocco punteggio a 100</w:t>
                </w:r>
                <w:r>
                  <w:rPr>
                    <w:noProof/>
                    <w:webHidden/>
                  </w:rPr>
                  <w:tab/>
                </w:r>
                <w:r>
                  <w:rPr>
                    <w:noProof/>
                    <w:webHidden/>
                  </w:rPr>
                  <w:fldChar w:fldCharType="begin"/>
                </w:r>
                <w:r>
                  <w:rPr>
                    <w:noProof/>
                    <w:webHidden/>
                  </w:rPr>
                  <w:instrText xml:space="preserve"> PAGEREF _Toc222417420 \h </w:instrText>
                </w:r>
                <w:r>
                  <w:rPr>
                    <w:noProof/>
                    <w:webHidden/>
                  </w:rPr>
                </w:r>
                <w:r>
                  <w:rPr>
                    <w:noProof/>
                    <w:webHidden/>
                  </w:rPr>
                  <w:fldChar w:fldCharType="separate"/>
                </w:r>
                <w:r>
                  <w:rPr>
                    <w:noProof/>
                    <w:webHidden/>
                  </w:rPr>
                  <w:t>131</w:t>
                </w:r>
                <w:r>
                  <w:rPr>
                    <w:noProof/>
                    <w:webHidden/>
                  </w:rPr>
                  <w:fldChar w:fldCharType="end"/>
                </w:r>
              </w:hyperlink>
            </w:p>
            <w:p w:rsidR="00820F85" w:rsidRDefault="00820F85" w14:paraId="57DA09AA" w14:textId="60C914C8">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1">
                <w:r w:rsidRPr="003A2C81">
                  <w:rPr>
                    <w:rStyle w:val="Hyperlink"/>
                    <w:noProof/>
                  </w:rPr>
                  <w:t>9.7.1.4.</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RF07-01-04 – Scatto Anzianità PaC e Blocco calcolo automatico scatto anzianità PaC (da fare in una fase successiva)</w:t>
                </w:r>
                <w:r>
                  <w:rPr>
                    <w:noProof/>
                    <w:webHidden/>
                  </w:rPr>
                  <w:tab/>
                </w:r>
                <w:r>
                  <w:rPr>
                    <w:noProof/>
                    <w:webHidden/>
                  </w:rPr>
                  <w:fldChar w:fldCharType="begin"/>
                </w:r>
                <w:r>
                  <w:rPr>
                    <w:noProof/>
                    <w:webHidden/>
                  </w:rPr>
                  <w:instrText xml:space="preserve"> PAGEREF _Toc222417421 \h </w:instrText>
                </w:r>
                <w:r>
                  <w:rPr>
                    <w:noProof/>
                    <w:webHidden/>
                  </w:rPr>
                </w:r>
                <w:r>
                  <w:rPr>
                    <w:noProof/>
                    <w:webHidden/>
                  </w:rPr>
                  <w:fldChar w:fldCharType="separate"/>
                </w:r>
                <w:r>
                  <w:rPr>
                    <w:noProof/>
                    <w:webHidden/>
                  </w:rPr>
                  <w:t>132</w:t>
                </w:r>
                <w:r>
                  <w:rPr>
                    <w:noProof/>
                    <w:webHidden/>
                  </w:rPr>
                  <w:fldChar w:fldCharType="end"/>
                </w:r>
              </w:hyperlink>
            </w:p>
            <w:p w:rsidR="00820F85" w:rsidRDefault="00820F85" w14:paraId="62B1AD20" w14:textId="33ACAA3B">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2">
                <w:r w:rsidRPr="003A2C81">
                  <w:rPr>
                    <w:rStyle w:val="Hyperlink"/>
                    <w:noProof/>
                  </w:rPr>
                  <w:t>9.7.1.5.</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RF07-01-05 – Scatto anzianità Data Iscrizione</w:t>
                </w:r>
                <w:r>
                  <w:rPr>
                    <w:noProof/>
                    <w:webHidden/>
                  </w:rPr>
                  <w:tab/>
                </w:r>
                <w:r>
                  <w:rPr>
                    <w:noProof/>
                    <w:webHidden/>
                  </w:rPr>
                  <w:fldChar w:fldCharType="begin"/>
                </w:r>
                <w:r>
                  <w:rPr>
                    <w:noProof/>
                    <w:webHidden/>
                  </w:rPr>
                  <w:instrText xml:space="preserve"> PAGEREF _Toc222417422 \h </w:instrText>
                </w:r>
                <w:r>
                  <w:rPr>
                    <w:noProof/>
                    <w:webHidden/>
                  </w:rPr>
                </w:r>
                <w:r>
                  <w:rPr>
                    <w:noProof/>
                    <w:webHidden/>
                  </w:rPr>
                  <w:fldChar w:fldCharType="separate"/>
                </w:r>
                <w:r>
                  <w:rPr>
                    <w:noProof/>
                    <w:webHidden/>
                  </w:rPr>
                  <w:t>133</w:t>
                </w:r>
                <w:r>
                  <w:rPr>
                    <w:noProof/>
                    <w:webHidden/>
                  </w:rPr>
                  <w:fldChar w:fldCharType="end"/>
                </w:r>
              </w:hyperlink>
            </w:p>
            <w:p w:rsidR="00820F85" w:rsidRDefault="00820F85" w14:paraId="554B93D1" w14:textId="0AA5C960">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3">
                <w:r w:rsidRPr="003A2C81">
                  <w:rPr>
                    <w:rStyle w:val="Hyperlink"/>
                    <w:noProof/>
                  </w:rPr>
                  <w:t>9.7.1.6.</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RF07-01-06  – I requisiti aggiuntivi possono essere considerati solo se il punteggio della patente è non minore di 15 al momento</w:t>
                </w:r>
                <w:r>
                  <w:rPr>
                    <w:noProof/>
                    <w:webHidden/>
                  </w:rPr>
                  <w:tab/>
                </w:r>
                <w:r>
                  <w:rPr>
                    <w:noProof/>
                    <w:webHidden/>
                  </w:rPr>
                  <w:fldChar w:fldCharType="begin"/>
                </w:r>
                <w:r>
                  <w:rPr>
                    <w:noProof/>
                    <w:webHidden/>
                  </w:rPr>
                  <w:instrText xml:space="preserve"> PAGEREF _Toc222417423 \h </w:instrText>
                </w:r>
                <w:r>
                  <w:rPr>
                    <w:noProof/>
                    <w:webHidden/>
                  </w:rPr>
                </w:r>
                <w:r>
                  <w:rPr>
                    <w:noProof/>
                    <w:webHidden/>
                  </w:rPr>
                  <w:fldChar w:fldCharType="separate"/>
                </w:r>
                <w:r>
                  <w:rPr>
                    <w:noProof/>
                    <w:webHidden/>
                  </w:rPr>
                  <w:t>134</w:t>
                </w:r>
                <w:r>
                  <w:rPr>
                    <w:noProof/>
                    <w:webHidden/>
                  </w:rPr>
                  <w:fldChar w:fldCharType="end"/>
                </w:r>
              </w:hyperlink>
            </w:p>
            <w:p w:rsidR="00820F85" w:rsidRDefault="00820F85" w14:paraId="4F72A80B" w14:textId="31BC94C0">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4">
                <w:r w:rsidRPr="003A2C81">
                  <w:rPr>
                    <w:rStyle w:val="Hyperlink"/>
                    <w:noProof/>
                  </w:rPr>
                  <w:t>9.7.1.7.</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RF07-01-07  – Valutazione dei Recuperi</w:t>
                </w:r>
                <w:r>
                  <w:rPr>
                    <w:noProof/>
                    <w:webHidden/>
                  </w:rPr>
                  <w:tab/>
                </w:r>
                <w:r>
                  <w:rPr>
                    <w:noProof/>
                    <w:webHidden/>
                  </w:rPr>
                  <w:fldChar w:fldCharType="begin"/>
                </w:r>
                <w:r>
                  <w:rPr>
                    <w:noProof/>
                    <w:webHidden/>
                  </w:rPr>
                  <w:instrText xml:space="preserve"> PAGEREF _Toc222417424 \h </w:instrText>
                </w:r>
                <w:r>
                  <w:rPr>
                    <w:noProof/>
                    <w:webHidden/>
                  </w:rPr>
                </w:r>
                <w:r>
                  <w:rPr>
                    <w:noProof/>
                    <w:webHidden/>
                  </w:rPr>
                  <w:fldChar w:fldCharType="separate"/>
                </w:r>
                <w:r>
                  <w:rPr>
                    <w:noProof/>
                    <w:webHidden/>
                  </w:rPr>
                  <w:t>135</w:t>
                </w:r>
                <w:r>
                  <w:rPr>
                    <w:noProof/>
                    <w:webHidden/>
                  </w:rPr>
                  <w:fldChar w:fldCharType="end"/>
                </w:r>
              </w:hyperlink>
            </w:p>
            <w:p w:rsidR="00820F85" w:rsidRDefault="00820F85" w14:paraId="7CA59625" w14:textId="5754AEEE">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5">
                <w:r w:rsidRPr="003A2C81">
                  <w:rPr>
                    <w:rStyle w:val="Hyperlink"/>
                    <w:noProof/>
                  </w:rPr>
                  <w:t>9.7.1.8.</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RF07-01-08  – I Requisiti Aggiuntivi non considerati per via della soglia vanno rivalutati quando il punteggio raggiunge o supera i 15 punti</w:t>
                </w:r>
                <w:r>
                  <w:rPr>
                    <w:noProof/>
                    <w:webHidden/>
                  </w:rPr>
                  <w:tab/>
                </w:r>
                <w:r>
                  <w:rPr>
                    <w:noProof/>
                    <w:webHidden/>
                  </w:rPr>
                  <w:fldChar w:fldCharType="begin"/>
                </w:r>
                <w:r>
                  <w:rPr>
                    <w:noProof/>
                    <w:webHidden/>
                  </w:rPr>
                  <w:instrText xml:space="preserve"> PAGEREF _Toc222417425 \h </w:instrText>
                </w:r>
                <w:r>
                  <w:rPr>
                    <w:noProof/>
                    <w:webHidden/>
                  </w:rPr>
                </w:r>
                <w:r>
                  <w:rPr>
                    <w:noProof/>
                    <w:webHidden/>
                  </w:rPr>
                  <w:fldChar w:fldCharType="separate"/>
                </w:r>
                <w:r>
                  <w:rPr>
                    <w:noProof/>
                    <w:webHidden/>
                  </w:rPr>
                  <w:t>136</w:t>
                </w:r>
                <w:r>
                  <w:rPr>
                    <w:noProof/>
                    <w:webHidden/>
                  </w:rPr>
                  <w:fldChar w:fldCharType="end"/>
                </w:r>
              </w:hyperlink>
            </w:p>
            <w:p w:rsidR="00820F85" w:rsidRDefault="00820F85" w14:paraId="777DF5B6" w14:textId="18CB4BF5">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6">
                <w:r w:rsidRPr="003A2C81">
                  <w:rPr>
                    <w:rStyle w:val="Hyperlink"/>
                    <w:noProof/>
                  </w:rPr>
                  <w:t>9.7.1.9.</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RF07-01-09 – Calcolo punteggio PaC ad una definita data</w:t>
                </w:r>
                <w:r>
                  <w:rPr>
                    <w:noProof/>
                    <w:webHidden/>
                  </w:rPr>
                  <w:tab/>
                </w:r>
                <w:r>
                  <w:rPr>
                    <w:noProof/>
                    <w:webHidden/>
                  </w:rPr>
                  <w:fldChar w:fldCharType="begin"/>
                </w:r>
                <w:r>
                  <w:rPr>
                    <w:noProof/>
                    <w:webHidden/>
                  </w:rPr>
                  <w:instrText xml:space="preserve"> PAGEREF _Toc222417426 \h </w:instrText>
                </w:r>
                <w:r>
                  <w:rPr>
                    <w:noProof/>
                    <w:webHidden/>
                  </w:rPr>
                </w:r>
                <w:r>
                  <w:rPr>
                    <w:noProof/>
                    <w:webHidden/>
                  </w:rPr>
                  <w:fldChar w:fldCharType="separate"/>
                </w:r>
                <w:r>
                  <w:rPr>
                    <w:noProof/>
                    <w:webHidden/>
                  </w:rPr>
                  <w:t>136</w:t>
                </w:r>
                <w:r>
                  <w:rPr>
                    <w:noProof/>
                    <w:webHidden/>
                  </w:rPr>
                  <w:fldChar w:fldCharType="end"/>
                </w:r>
              </w:hyperlink>
            </w:p>
            <w:p w:rsidR="00820F85" w:rsidRDefault="00820F85" w14:paraId="36483317" w14:textId="562495D6">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7">
                <w:r w:rsidRPr="003A2C81">
                  <w:rPr>
                    <w:rStyle w:val="Hyperlink"/>
                    <w:noProof/>
                  </w:rPr>
                  <w:t>9.7.1.10.</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RF07-01-10 – Inserimento e Annullamento di Decurtazioni e Recuperi</w:t>
                </w:r>
                <w:r>
                  <w:rPr>
                    <w:noProof/>
                    <w:webHidden/>
                  </w:rPr>
                  <w:tab/>
                </w:r>
                <w:r>
                  <w:rPr>
                    <w:noProof/>
                    <w:webHidden/>
                  </w:rPr>
                  <w:fldChar w:fldCharType="begin"/>
                </w:r>
                <w:r>
                  <w:rPr>
                    <w:noProof/>
                    <w:webHidden/>
                  </w:rPr>
                  <w:instrText xml:space="preserve"> PAGEREF _Toc222417427 \h </w:instrText>
                </w:r>
                <w:r>
                  <w:rPr>
                    <w:noProof/>
                    <w:webHidden/>
                  </w:rPr>
                </w:r>
                <w:r>
                  <w:rPr>
                    <w:noProof/>
                    <w:webHidden/>
                  </w:rPr>
                  <w:fldChar w:fldCharType="separate"/>
                </w:r>
                <w:r>
                  <w:rPr>
                    <w:noProof/>
                    <w:webHidden/>
                  </w:rPr>
                  <w:t>137</w:t>
                </w:r>
                <w:r>
                  <w:rPr>
                    <w:noProof/>
                    <w:webHidden/>
                  </w:rPr>
                  <w:fldChar w:fldCharType="end"/>
                </w:r>
              </w:hyperlink>
            </w:p>
            <w:p w:rsidR="00820F85" w:rsidRDefault="00820F85" w14:paraId="0ADCC975" w14:textId="75A03B55">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8">
                <w:r w:rsidRPr="003A2C81">
                  <w:rPr>
                    <w:rStyle w:val="Hyperlink"/>
                    <w:noProof/>
                  </w:rPr>
                  <w:t>9.7.1.11.</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RF07-01-11 – Log esecuzioni Motore calcolo PaC</w:t>
                </w:r>
                <w:r>
                  <w:rPr>
                    <w:noProof/>
                    <w:webHidden/>
                  </w:rPr>
                  <w:tab/>
                </w:r>
                <w:r>
                  <w:rPr>
                    <w:noProof/>
                    <w:webHidden/>
                  </w:rPr>
                  <w:fldChar w:fldCharType="begin"/>
                </w:r>
                <w:r>
                  <w:rPr>
                    <w:noProof/>
                    <w:webHidden/>
                  </w:rPr>
                  <w:instrText xml:space="preserve"> PAGEREF _Toc222417428 \h </w:instrText>
                </w:r>
                <w:r>
                  <w:rPr>
                    <w:noProof/>
                    <w:webHidden/>
                  </w:rPr>
                </w:r>
                <w:r>
                  <w:rPr>
                    <w:noProof/>
                    <w:webHidden/>
                  </w:rPr>
                  <w:fldChar w:fldCharType="separate"/>
                </w:r>
                <w:r>
                  <w:rPr>
                    <w:noProof/>
                    <w:webHidden/>
                  </w:rPr>
                  <w:t>142</w:t>
                </w:r>
                <w:r>
                  <w:rPr>
                    <w:noProof/>
                    <w:webHidden/>
                  </w:rPr>
                  <w:fldChar w:fldCharType="end"/>
                </w:r>
              </w:hyperlink>
            </w:p>
            <w:p w:rsidR="00820F85" w:rsidRDefault="00820F85" w14:paraId="532947A6" w14:textId="6EA18CB9">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29">
                <w:r w:rsidRPr="003A2C81">
                  <w:rPr>
                    <w:rStyle w:val="Hyperlink"/>
                    <w:noProof/>
                  </w:rPr>
                  <w:t>9.7.1.12.</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RF07-01-12 – Caricamento Regole e relative modifiche alla generazione del file di configurazione Drools via template velocity</w:t>
                </w:r>
                <w:r>
                  <w:rPr>
                    <w:noProof/>
                    <w:webHidden/>
                  </w:rPr>
                  <w:tab/>
                </w:r>
                <w:r>
                  <w:rPr>
                    <w:noProof/>
                    <w:webHidden/>
                  </w:rPr>
                  <w:fldChar w:fldCharType="begin"/>
                </w:r>
                <w:r>
                  <w:rPr>
                    <w:noProof/>
                    <w:webHidden/>
                  </w:rPr>
                  <w:instrText xml:space="preserve"> PAGEREF _Toc222417429 \h </w:instrText>
                </w:r>
                <w:r>
                  <w:rPr>
                    <w:noProof/>
                    <w:webHidden/>
                  </w:rPr>
                </w:r>
                <w:r>
                  <w:rPr>
                    <w:noProof/>
                    <w:webHidden/>
                  </w:rPr>
                  <w:fldChar w:fldCharType="separate"/>
                </w:r>
                <w:r>
                  <w:rPr>
                    <w:noProof/>
                    <w:webHidden/>
                  </w:rPr>
                  <w:t>143</w:t>
                </w:r>
                <w:r>
                  <w:rPr>
                    <w:noProof/>
                    <w:webHidden/>
                  </w:rPr>
                  <w:fldChar w:fldCharType="end"/>
                </w:r>
              </w:hyperlink>
            </w:p>
            <w:p w:rsidR="00820F85" w:rsidRDefault="00820F85" w14:paraId="71AE8358" w14:textId="151B8250">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30">
                <w:r w:rsidRPr="003A2C81">
                  <w:rPr>
                    <w:rStyle w:val="Hyperlink"/>
                    <w:noProof/>
                  </w:rPr>
                  <w:t>9.7.1.13.</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RF07-01-13 – Tracciatura esecuzione del calcolo per ogni PaC</w:t>
                </w:r>
                <w:r>
                  <w:rPr>
                    <w:noProof/>
                    <w:webHidden/>
                  </w:rPr>
                  <w:tab/>
                </w:r>
                <w:r>
                  <w:rPr>
                    <w:noProof/>
                    <w:webHidden/>
                  </w:rPr>
                  <w:fldChar w:fldCharType="begin"/>
                </w:r>
                <w:r>
                  <w:rPr>
                    <w:noProof/>
                    <w:webHidden/>
                  </w:rPr>
                  <w:instrText xml:space="preserve"> PAGEREF _Toc222417430 \h </w:instrText>
                </w:r>
                <w:r>
                  <w:rPr>
                    <w:noProof/>
                    <w:webHidden/>
                  </w:rPr>
                </w:r>
                <w:r>
                  <w:rPr>
                    <w:noProof/>
                    <w:webHidden/>
                  </w:rPr>
                  <w:fldChar w:fldCharType="separate"/>
                </w:r>
                <w:r>
                  <w:rPr>
                    <w:noProof/>
                    <w:webHidden/>
                  </w:rPr>
                  <w:t>146</w:t>
                </w:r>
                <w:r>
                  <w:rPr>
                    <w:noProof/>
                    <w:webHidden/>
                  </w:rPr>
                  <w:fldChar w:fldCharType="end"/>
                </w:r>
              </w:hyperlink>
            </w:p>
            <w:p w:rsidR="00820F85" w:rsidRDefault="00820F85" w14:paraId="4EF1B137" w14:textId="7CC9A1EE">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31">
                <w:r w:rsidRPr="003A2C81">
                  <w:rPr>
                    <w:rStyle w:val="Hyperlink"/>
                    <w:noProof/>
                  </w:rPr>
                  <w:t>9.7.1.14.</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RF07-01-14 – Batch per aggiornamento scatto anzianità iscrizione e anzianità PaC</w:t>
                </w:r>
                <w:r>
                  <w:rPr>
                    <w:noProof/>
                    <w:webHidden/>
                  </w:rPr>
                  <w:tab/>
                </w:r>
                <w:r>
                  <w:rPr>
                    <w:noProof/>
                    <w:webHidden/>
                  </w:rPr>
                  <w:fldChar w:fldCharType="begin"/>
                </w:r>
                <w:r>
                  <w:rPr>
                    <w:noProof/>
                    <w:webHidden/>
                  </w:rPr>
                  <w:instrText xml:space="preserve"> PAGEREF _Toc222417431 \h </w:instrText>
                </w:r>
                <w:r>
                  <w:rPr>
                    <w:noProof/>
                    <w:webHidden/>
                  </w:rPr>
                </w:r>
                <w:r>
                  <w:rPr>
                    <w:noProof/>
                    <w:webHidden/>
                  </w:rPr>
                  <w:fldChar w:fldCharType="separate"/>
                </w:r>
                <w:r>
                  <w:rPr>
                    <w:noProof/>
                    <w:webHidden/>
                  </w:rPr>
                  <w:t>148</w:t>
                </w:r>
                <w:r>
                  <w:rPr>
                    <w:noProof/>
                    <w:webHidden/>
                  </w:rPr>
                  <w:fldChar w:fldCharType="end"/>
                </w:r>
              </w:hyperlink>
            </w:p>
            <w:p w:rsidR="00820F85" w:rsidRDefault="00820F85" w14:paraId="29287AB3" w14:textId="2AC95018">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32">
                <w:r w:rsidRPr="003A2C81">
                  <w:rPr>
                    <w:rStyle w:val="Hyperlink"/>
                    <w:noProof/>
                  </w:rPr>
                  <w:t>9.7.1.15.</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RF07-01-15 – Aggiornamento Decurtazioni e recuperi dopo esecuzione motore</w:t>
                </w:r>
                <w:r>
                  <w:rPr>
                    <w:noProof/>
                    <w:webHidden/>
                  </w:rPr>
                  <w:tab/>
                </w:r>
                <w:r>
                  <w:rPr>
                    <w:noProof/>
                    <w:webHidden/>
                  </w:rPr>
                  <w:fldChar w:fldCharType="begin"/>
                </w:r>
                <w:r>
                  <w:rPr>
                    <w:noProof/>
                    <w:webHidden/>
                  </w:rPr>
                  <w:instrText xml:space="preserve"> PAGEREF _Toc222417432 \h </w:instrText>
                </w:r>
                <w:r>
                  <w:rPr>
                    <w:noProof/>
                    <w:webHidden/>
                  </w:rPr>
                </w:r>
                <w:r>
                  <w:rPr>
                    <w:noProof/>
                    <w:webHidden/>
                  </w:rPr>
                  <w:fldChar w:fldCharType="separate"/>
                </w:r>
                <w:r>
                  <w:rPr>
                    <w:noProof/>
                    <w:webHidden/>
                  </w:rPr>
                  <w:t>150</w:t>
                </w:r>
                <w:r>
                  <w:rPr>
                    <w:noProof/>
                    <w:webHidden/>
                  </w:rPr>
                  <w:fldChar w:fldCharType="end"/>
                </w:r>
              </w:hyperlink>
            </w:p>
            <w:p w:rsidR="00820F85" w:rsidRDefault="00820F85" w14:paraId="10F7F833" w14:textId="47922BDB">
              <w:pPr>
                <w:pStyle w:val="TOC4"/>
                <w:rPr>
                  <w:rFonts w:asciiTheme="minorHAnsi" w:hAnsiTheme="minorHAnsi" w:eastAsiaTheme="minorEastAsia" w:cstheme="minorBidi"/>
                  <w:i w:val="0"/>
                  <w:noProof/>
                  <w:kern w:val="2"/>
                  <w:sz w:val="24"/>
                  <w:lang w:val="en-US" w:eastAsia="en-US"/>
                  <w14:ligatures w14:val="standardContextual"/>
                </w:rPr>
              </w:pPr>
              <w:hyperlink w:history="1" w:anchor="_Toc222417433">
                <w:r w:rsidRPr="003A2C81">
                  <w:rPr>
                    <w:rStyle w:val="Hyperlink"/>
                    <w:noProof/>
                  </w:rPr>
                  <w:t>9.7.1.16.</w:t>
                </w:r>
                <w:r>
                  <w:rPr>
                    <w:rFonts w:asciiTheme="minorHAnsi" w:hAnsiTheme="minorHAnsi" w:eastAsiaTheme="minorEastAsia" w:cstheme="minorBidi"/>
                    <w:i w:val="0"/>
                    <w:noProof/>
                    <w:kern w:val="2"/>
                    <w:sz w:val="24"/>
                    <w:lang w:val="en-US" w:eastAsia="en-US"/>
                    <w14:ligatures w14:val="standardContextual"/>
                  </w:rPr>
                  <w:tab/>
                </w:r>
                <w:r w:rsidRPr="003A2C81">
                  <w:rPr>
                    <w:rStyle w:val="Hyperlink"/>
                    <w:noProof/>
                  </w:rPr>
                  <w:t>Riepilogo modifiche proposte al motore di calcolo del punteggio PaC</w:t>
                </w:r>
                <w:r>
                  <w:rPr>
                    <w:noProof/>
                    <w:webHidden/>
                  </w:rPr>
                  <w:tab/>
                </w:r>
                <w:r>
                  <w:rPr>
                    <w:noProof/>
                    <w:webHidden/>
                  </w:rPr>
                  <w:fldChar w:fldCharType="begin"/>
                </w:r>
                <w:r>
                  <w:rPr>
                    <w:noProof/>
                    <w:webHidden/>
                  </w:rPr>
                  <w:instrText xml:space="preserve"> PAGEREF _Toc222417433 \h </w:instrText>
                </w:r>
                <w:r>
                  <w:rPr>
                    <w:noProof/>
                    <w:webHidden/>
                  </w:rPr>
                </w:r>
                <w:r>
                  <w:rPr>
                    <w:noProof/>
                    <w:webHidden/>
                  </w:rPr>
                  <w:fldChar w:fldCharType="separate"/>
                </w:r>
                <w:r>
                  <w:rPr>
                    <w:noProof/>
                    <w:webHidden/>
                  </w:rPr>
                  <w:t>153</w:t>
                </w:r>
                <w:r>
                  <w:rPr>
                    <w:noProof/>
                    <w:webHidden/>
                  </w:rPr>
                  <w:fldChar w:fldCharType="end"/>
                </w:r>
              </w:hyperlink>
            </w:p>
            <w:p w:rsidR="00820F85" w:rsidRDefault="00820F85" w14:paraId="13F987D5" w14:textId="735E53CD">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34">
                <w:r w:rsidRPr="003A2C81">
                  <w:rPr>
                    <w:rStyle w:val="Hyperlink"/>
                    <w:noProof/>
                  </w:rPr>
                  <w:t>9.8.</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Sintesi Requisiti</w:t>
                </w:r>
                <w:r>
                  <w:rPr>
                    <w:noProof/>
                    <w:webHidden/>
                  </w:rPr>
                  <w:tab/>
                </w:r>
                <w:r>
                  <w:rPr>
                    <w:noProof/>
                    <w:webHidden/>
                  </w:rPr>
                  <w:fldChar w:fldCharType="begin"/>
                </w:r>
                <w:r>
                  <w:rPr>
                    <w:noProof/>
                    <w:webHidden/>
                  </w:rPr>
                  <w:instrText xml:space="preserve"> PAGEREF _Toc222417434 \h </w:instrText>
                </w:r>
                <w:r>
                  <w:rPr>
                    <w:noProof/>
                    <w:webHidden/>
                  </w:rPr>
                </w:r>
                <w:r>
                  <w:rPr>
                    <w:noProof/>
                    <w:webHidden/>
                  </w:rPr>
                  <w:fldChar w:fldCharType="separate"/>
                </w:r>
                <w:r>
                  <w:rPr>
                    <w:noProof/>
                    <w:webHidden/>
                  </w:rPr>
                  <w:t>156</w:t>
                </w:r>
                <w:r>
                  <w:rPr>
                    <w:noProof/>
                    <w:webHidden/>
                  </w:rPr>
                  <w:fldChar w:fldCharType="end"/>
                </w:r>
              </w:hyperlink>
            </w:p>
            <w:p w:rsidR="00820F85" w:rsidRDefault="00820F85" w14:paraId="66DCBEE8" w14:textId="1A3EFDBC">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435">
                <w:r w:rsidRPr="003A2C81">
                  <w:rPr>
                    <w:rStyle w:val="Hyperlink"/>
                    <w:noProof/>
                  </w:rPr>
                  <w:t>10.</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noProof/>
                  </w:rPr>
                  <w:t>Requisiti NON funzionali</w:t>
                </w:r>
                <w:r>
                  <w:rPr>
                    <w:noProof/>
                    <w:webHidden/>
                  </w:rPr>
                  <w:tab/>
                </w:r>
                <w:r>
                  <w:rPr>
                    <w:noProof/>
                    <w:webHidden/>
                  </w:rPr>
                  <w:fldChar w:fldCharType="begin"/>
                </w:r>
                <w:r>
                  <w:rPr>
                    <w:noProof/>
                    <w:webHidden/>
                  </w:rPr>
                  <w:instrText xml:space="preserve"> PAGEREF _Toc222417435 \h </w:instrText>
                </w:r>
                <w:r>
                  <w:rPr>
                    <w:noProof/>
                    <w:webHidden/>
                  </w:rPr>
                </w:r>
                <w:r>
                  <w:rPr>
                    <w:noProof/>
                    <w:webHidden/>
                  </w:rPr>
                  <w:fldChar w:fldCharType="separate"/>
                </w:r>
                <w:r>
                  <w:rPr>
                    <w:noProof/>
                    <w:webHidden/>
                  </w:rPr>
                  <w:t>159</w:t>
                </w:r>
                <w:r>
                  <w:rPr>
                    <w:noProof/>
                    <w:webHidden/>
                  </w:rPr>
                  <w:fldChar w:fldCharType="end"/>
                </w:r>
              </w:hyperlink>
            </w:p>
            <w:p w:rsidR="00820F85" w:rsidRDefault="00820F85" w14:paraId="3D94C3E4" w14:textId="6D2999C2">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436">
                <w:r w:rsidRPr="003A2C81">
                  <w:rPr>
                    <w:rStyle w:val="Hyperlink"/>
                    <w:noProof/>
                  </w:rPr>
                  <w:t>11.</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noProof/>
                  </w:rPr>
                  <w:t>Classi di Rischio</w:t>
                </w:r>
                <w:r>
                  <w:rPr>
                    <w:noProof/>
                    <w:webHidden/>
                  </w:rPr>
                  <w:tab/>
                </w:r>
                <w:r>
                  <w:rPr>
                    <w:noProof/>
                    <w:webHidden/>
                  </w:rPr>
                  <w:fldChar w:fldCharType="begin"/>
                </w:r>
                <w:r>
                  <w:rPr>
                    <w:noProof/>
                    <w:webHidden/>
                  </w:rPr>
                  <w:instrText xml:space="preserve"> PAGEREF _Toc222417436 \h </w:instrText>
                </w:r>
                <w:r>
                  <w:rPr>
                    <w:noProof/>
                    <w:webHidden/>
                  </w:rPr>
                </w:r>
                <w:r>
                  <w:rPr>
                    <w:noProof/>
                    <w:webHidden/>
                  </w:rPr>
                  <w:fldChar w:fldCharType="separate"/>
                </w:r>
                <w:r>
                  <w:rPr>
                    <w:noProof/>
                    <w:webHidden/>
                  </w:rPr>
                  <w:t>160</w:t>
                </w:r>
                <w:r>
                  <w:rPr>
                    <w:noProof/>
                    <w:webHidden/>
                  </w:rPr>
                  <w:fldChar w:fldCharType="end"/>
                </w:r>
              </w:hyperlink>
            </w:p>
            <w:p w:rsidR="00820F85" w:rsidRDefault="00820F85" w14:paraId="0F2BD41A" w14:textId="4846EC27">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37">
                <w:r w:rsidRPr="003A2C81">
                  <w:rPr>
                    <w:rStyle w:val="Hyperlink"/>
                    <w:noProof/>
                  </w:rPr>
                  <w:t>11.1.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Classe A - Alta</w:t>
                </w:r>
                <w:r>
                  <w:rPr>
                    <w:noProof/>
                    <w:webHidden/>
                  </w:rPr>
                  <w:tab/>
                </w:r>
                <w:r>
                  <w:rPr>
                    <w:noProof/>
                    <w:webHidden/>
                  </w:rPr>
                  <w:fldChar w:fldCharType="begin"/>
                </w:r>
                <w:r>
                  <w:rPr>
                    <w:noProof/>
                    <w:webHidden/>
                  </w:rPr>
                  <w:instrText xml:space="preserve"> PAGEREF _Toc222417437 \h </w:instrText>
                </w:r>
                <w:r>
                  <w:rPr>
                    <w:noProof/>
                    <w:webHidden/>
                  </w:rPr>
                </w:r>
                <w:r>
                  <w:rPr>
                    <w:noProof/>
                    <w:webHidden/>
                  </w:rPr>
                  <w:fldChar w:fldCharType="separate"/>
                </w:r>
                <w:r>
                  <w:rPr>
                    <w:noProof/>
                    <w:webHidden/>
                  </w:rPr>
                  <w:t>160</w:t>
                </w:r>
                <w:r>
                  <w:rPr>
                    <w:noProof/>
                    <w:webHidden/>
                  </w:rPr>
                  <w:fldChar w:fldCharType="end"/>
                </w:r>
              </w:hyperlink>
            </w:p>
            <w:p w:rsidR="00820F85" w:rsidRDefault="00820F85" w14:paraId="1F74ADDB" w14:textId="64D36F8E">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38">
                <w:r w:rsidRPr="003A2C81">
                  <w:rPr>
                    <w:rStyle w:val="Hyperlink"/>
                    <w:noProof/>
                  </w:rPr>
                  <w:t>11.2.</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Classe B - Media</w:t>
                </w:r>
                <w:r>
                  <w:rPr>
                    <w:noProof/>
                    <w:webHidden/>
                  </w:rPr>
                  <w:tab/>
                </w:r>
                <w:r>
                  <w:rPr>
                    <w:noProof/>
                    <w:webHidden/>
                  </w:rPr>
                  <w:fldChar w:fldCharType="begin"/>
                </w:r>
                <w:r>
                  <w:rPr>
                    <w:noProof/>
                    <w:webHidden/>
                  </w:rPr>
                  <w:instrText xml:space="preserve"> PAGEREF _Toc222417438 \h </w:instrText>
                </w:r>
                <w:r>
                  <w:rPr>
                    <w:noProof/>
                    <w:webHidden/>
                  </w:rPr>
                </w:r>
                <w:r>
                  <w:rPr>
                    <w:noProof/>
                    <w:webHidden/>
                  </w:rPr>
                  <w:fldChar w:fldCharType="separate"/>
                </w:r>
                <w:r>
                  <w:rPr>
                    <w:noProof/>
                    <w:webHidden/>
                  </w:rPr>
                  <w:t>160</w:t>
                </w:r>
                <w:r>
                  <w:rPr>
                    <w:noProof/>
                    <w:webHidden/>
                  </w:rPr>
                  <w:fldChar w:fldCharType="end"/>
                </w:r>
              </w:hyperlink>
            </w:p>
            <w:p w:rsidR="00820F85" w:rsidRDefault="00820F85" w14:paraId="5A3E7E2D" w14:textId="1E832710">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39">
                <w:r w:rsidRPr="003A2C81">
                  <w:rPr>
                    <w:rStyle w:val="Hyperlink"/>
                    <w:noProof/>
                  </w:rPr>
                  <w:t>11.3.</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Classe C - Bassa</w:t>
                </w:r>
                <w:r>
                  <w:rPr>
                    <w:noProof/>
                    <w:webHidden/>
                  </w:rPr>
                  <w:tab/>
                </w:r>
                <w:r>
                  <w:rPr>
                    <w:noProof/>
                    <w:webHidden/>
                  </w:rPr>
                  <w:fldChar w:fldCharType="begin"/>
                </w:r>
                <w:r>
                  <w:rPr>
                    <w:noProof/>
                    <w:webHidden/>
                  </w:rPr>
                  <w:instrText xml:space="preserve"> PAGEREF _Toc222417439 \h </w:instrText>
                </w:r>
                <w:r>
                  <w:rPr>
                    <w:noProof/>
                    <w:webHidden/>
                  </w:rPr>
                </w:r>
                <w:r>
                  <w:rPr>
                    <w:noProof/>
                    <w:webHidden/>
                  </w:rPr>
                  <w:fldChar w:fldCharType="separate"/>
                </w:r>
                <w:r>
                  <w:rPr>
                    <w:noProof/>
                    <w:webHidden/>
                  </w:rPr>
                  <w:t>160</w:t>
                </w:r>
                <w:r>
                  <w:rPr>
                    <w:noProof/>
                    <w:webHidden/>
                  </w:rPr>
                  <w:fldChar w:fldCharType="end"/>
                </w:r>
              </w:hyperlink>
            </w:p>
            <w:p w:rsidR="00820F85" w:rsidRDefault="00820F85" w14:paraId="2A7B7976" w14:textId="0E8A6282">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440">
                <w:r w:rsidRPr="003A2C81">
                  <w:rPr>
                    <w:rStyle w:val="Hyperlink"/>
                    <w:noProof/>
                  </w:rPr>
                  <w:t>12.</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noProof/>
                  </w:rPr>
                  <w:t>Strategie di test</w:t>
                </w:r>
                <w:r>
                  <w:rPr>
                    <w:noProof/>
                    <w:webHidden/>
                  </w:rPr>
                  <w:tab/>
                </w:r>
                <w:r>
                  <w:rPr>
                    <w:noProof/>
                    <w:webHidden/>
                  </w:rPr>
                  <w:fldChar w:fldCharType="begin"/>
                </w:r>
                <w:r>
                  <w:rPr>
                    <w:noProof/>
                    <w:webHidden/>
                  </w:rPr>
                  <w:instrText xml:space="preserve"> PAGEREF _Toc222417440 \h </w:instrText>
                </w:r>
                <w:r>
                  <w:rPr>
                    <w:noProof/>
                    <w:webHidden/>
                  </w:rPr>
                </w:r>
                <w:r>
                  <w:rPr>
                    <w:noProof/>
                    <w:webHidden/>
                  </w:rPr>
                  <w:fldChar w:fldCharType="separate"/>
                </w:r>
                <w:r>
                  <w:rPr>
                    <w:noProof/>
                    <w:webHidden/>
                  </w:rPr>
                  <w:t>161</w:t>
                </w:r>
                <w:r>
                  <w:rPr>
                    <w:noProof/>
                    <w:webHidden/>
                  </w:rPr>
                  <w:fldChar w:fldCharType="end"/>
                </w:r>
              </w:hyperlink>
            </w:p>
            <w:p w:rsidR="00820F85" w:rsidRDefault="00820F85" w14:paraId="5DEF7A09" w14:textId="6F45F7B7">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41">
                <w:r w:rsidRPr="003A2C81">
                  <w:rPr>
                    <w:rStyle w:val="Hyperlink"/>
                    <w:noProof/>
                  </w:rPr>
                  <w:t>12.1.</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Metodologie e tecniche di test</w:t>
                </w:r>
                <w:r>
                  <w:rPr>
                    <w:noProof/>
                    <w:webHidden/>
                  </w:rPr>
                  <w:tab/>
                </w:r>
                <w:r>
                  <w:rPr>
                    <w:noProof/>
                    <w:webHidden/>
                  </w:rPr>
                  <w:fldChar w:fldCharType="begin"/>
                </w:r>
                <w:r>
                  <w:rPr>
                    <w:noProof/>
                    <w:webHidden/>
                  </w:rPr>
                  <w:instrText xml:space="preserve"> PAGEREF _Toc222417441 \h </w:instrText>
                </w:r>
                <w:r>
                  <w:rPr>
                    <w:noProof/>
                    <w:webHidden/>
                  </w:rPr>
                </w:r>
                <w:r>
                  <w:rPr>
                    <w:noProof/>
                    <w:webHidden/>
                  </w:rPr>
                  <w:fldChar w:fldCharType="separate"/>
                </w:r>
                <w:r>
                  <w:rPr>
                    <w:noProof/>
                    <w:webHidden/>
                  </w:rPr>
                  <w:t>161</w:t>
                </w:r>
                <w:r>
                  <w:rPr>
                    <w:noProof/>
                    <w:webHidden/>
                  </w:rPr>
                  <w:fldChar w:fldCharType="end"/>
                </w:r>
              </w:hyperlink>
            </w:p>
            <w:p w:rsidR="00820F85" w:rsidRDefault="00820F85" w14:paraId="472980C3" w14:textId="46593FA2">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42">
                <w:r w:rsidRPr="003A2C81">
                  <w:rPr>
                    <w:rStyle w:val="Hyperlink"/>
                    <w:noProof/>
                  </w:rPr>
                  <w:t>12.2.</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Criteri di assegnazione del livello di rischio per il test</w:t>
                </w:r>
                <w:r>
                  <w:rPr>
                    <w:noProof/>
                    <w:webHidden/>
                  </w:rPr>
                  <w:tab/>
                </w:r>
                <w:r>
                  <w:rPr>
                    <w:noProof/>
                    <w:webHidden/>
                  </w:rPr>
                  <w:fldChar w:fldCharType="begin"/>
                </w:r>
                <w:r>
                  <w:rPr>
                    <w:noProof/>
                    <w:webHidden/>
                  </w:rPr>
                  <w:instrText xml:space="preserve"> PAGEREF _Toc222417442 \h </w:instrText>
                </w:r>
                <w:r>
                  <w:rPr>
                    <w:noProof/>
                    <w:webHidden/>
                  </w:rPr>
                </w:r>
                <w:r>
                  <w:rPr>
                    <w:noProof/>
                    <w:webHidden/>
                  </w:rPr>
                  <w:fldChar w:fldCharType="separate"/>
                </w:r>
                <w:r>
                  <w:rPr>
                    <w:noProof/>
                    <w:webHidden/>
                  </w:rPr>
                  <w:t>161</w:t>
                </w:r>
                <w:r>
                  <w:rPr>
                    <w:noProof/>
                    <w:webHidden/>
                  </w:rPr>
                  <w:fldChar w:fldCharType="end"/>
                </w:r>
              </w:hyperlink>
            </w:p>
            <w:p w:rsidR="00820F85" w:rsidRDefault="00820F85" w14:paraId="1E3D9C59" w14:textId="1A6C9550">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43">
                <w:r w:rsidRPr="003A2C81">
                  <w:rPr>
                    <w:rStyle w:val="Hyperlink"/>
                    <w:noProof/>
                  </w:rPr>
                  <w:t>12.3.</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Tipologie di test</w:t>
                </w:r>
                <w:r>
                  <w:rPr>
                    <w:noProof/>
                    <w:webHidden/>
                  </w:rPr>
                  <w:tab/>
                </w:r>
                <w:r>
                  <w:rPr>
                    <w:noProof/>
                    <w:webHidden/>
                  </w:rPr>
                  <w:fldChar w:fldCharType="begin"/>
                </w:r>
                <w:r>
                  <w:rPr>
                    <w:noProof/>
                    <w:webHidden/>
                  </w:rPr>
                  <w:instrText xml:space="preserve"> PAGEREF _Toc222417443 \h </w:instrText>
                </w:r>
                <w:r>
                  <w:rPr>
                    <w:noProof/>
                    <w:webHidden/>
                  </w:rPr>
                </w:r>
                <w:r>
                  <w:rPr>
                    <w:noProof/>
                    <w:webHidden/>
                  </w:rPr>
                  <w:fldChar w:fldCharType="separate"/>
                </w:r>
                <w:r>
                  <w:rPr>
                    <w:noProof/>
                    <w:webHidden/>
                  </w:rPr>
                  <w:t>162</w:t>
                </w:r>
                <w:r>
                  <w:rPr>
                    <w:noProof/>
                    <w:webHidden/>
                  </w:rPr>
                  <w:fldChar w:fldCharType="end"/>
                </w:r>
              </w:hyperlink>
            </w:p>
            <w:p w:rsidR="00820F85" w:rsidRDefault="00820F85" w14:paraId="3CA3BE33" w14:textId="32EE3C1F">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44">
                <w:r w:rsidRPr="003A2C81">
                  <w:rPr>
                    <w:rStyle w:val="Hyperlink"/>
                    <w:noProof/>
                  </w:rPr>
                  <w:t>12.4.</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Cicli di test</w:t>
                </w:r>
                <w:r>
                  <w:rPr>
                    <w:noProof/>
                    <w:webHidden/>
                  </w:rPr>
                  <w:tab/>
                </w:r>
                <w:r>
                  <w:rPr>
                    <w:noProof/>
                    <w:webHidden/>
                  </w:rPr>
                  <w:fldChar w:fldCharType="begin"/>
                </w:r>
                <w:r>
                  <w:rPr>
                    <w:noProof/>
                    <w:webHidden/>
                  </w:rPr>
                  <w:instrText xml:space="preserve"> PAGEREF _Toc222417444 \h </w:instrText>
                </w:r>
                <w:r>
                  <w:rPr>
                    <w:noProof/>
                    <w:webHidden/>
                  </w:rPr>
                </w:r>
                <w:r>
                  <w:rPr>
                    <w:noProof/>
                    <w:webHidden/>
                  </w:rPr>
                  <w:fldChar w:fldCharType="separate"/>
                </w:r>
                <w:r>
                  <w:rPr>
                    <w:noProof/>
                    <w:webHidden/>
                  </w:rPr>
                  <w:t>162</w:t>
                </w:r>
                <w:r>
                  <w:rPr>
                    <w:noProof/>
                    <w:webHidden/>
                  </w:rPr>
                  <w:fldChar w:fldCharType="end"/>
                </w:r>
              </w:hyperlink>
            </w:p>
            <w:p w:rsidR="00820F85" w:rsidRDefault="00820F85" w14:paraId="70C48962" w14:textId="2D5F8D74">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45">
                <w:r w:rsidRPr="003A2C81">
                  <w:rPr>
                    <w:rStyle w:val="Hyperlink"/>
                    <w:noProof/>
                  </w:rPr>
                  <w:t>12.5.</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Strumenti e ambienti di test</w:t>
                </w:r>
                <w:r>
                  <w:rPr>
                    <w:noProof/>
                    <w:webHidden/>
                  </w:rPr>
                  <w:tab/>
                </w:r>
                <w:r>
                  <w:rPr>
                    <w:noProof/>
                    <w:webHidden/>
                  </w:rPr>
                  <w:fldChar w:fldCharType="begin"/>
                </w:r>
                <w:r>
                  <w:rPr>
                    <w:noProof/>
                    <w:webHidden/>
                  </w:rPr>
                  <w:instrText xml:space="preserve"> PAGEREF _Toc222417445 \h </w:instrText>
                </w:r>
                <w:r>
                  <w:rPr>
                    <w:noProof/>
                    <w:webHidden/>
                  </w:rPr>
                </w:r>
                <w:r>
                  <w:rPr>
                    <w:noProof/>
                    <w:webHidden/>
                  </w:rPr>
                  <w:fldChar w:fldCharType="separate"/>
                </w:r>
                <w:r>
                  <w:rPr>
                    <w:noProof/>
                    <w:webHidden/>
                  </w:rPr>
                  <w:t>163</w:t>
                </w:r>
                <w:r>
                  <w:rPr>
                    <w:noProof/>
                    <w:webHidden/>
                  </w:rPr>
                  <w:fldChar w:fldCharType="end"/>
                </w:r>
              </w:hyperlink>
            </w:p>
            <w:p w:rsidR="00820F85" w:rsidRDefault="00820F85" w14:paraId="3ED77328" w14:textId="4EDDE090">
              <w:pPr>
                <w:pStyle w:val="TOC2"/>
                <w:rPr>
                  <w:rFonts w:asciiTheme="minorHAnsi" w:hAnsiTheme="minorHAnsi" w:eastAsiaTheme="minorEastAsia" w:cstheme="minorBidi"/>
                  <w:b w:val="0"/>
                  <w:bCs w:val="0"/>
                  <w:noProof/>
                  <w:kern w:val="2"/>
                  <w:sz w:val="24"/>
                  <w:lang w:val="en-US" w:eastAsia="en-US"/>
                  <w14:ligatures w14:val="standardContextual"/>
                </w:rPr>
              </w:pPr>
              <w:hyperlink w:history="1" w:anchor="_Toc222417446">
                <w:r w:rsidRPr="003A2C81">
                  <w:rPr>
                    <w:rStyle w:val="Hyperlink"/>
                    <w:noProof/>
                  </w:rPr>
                  <w:t>12.6.</w:t>
                </w:r>
                <w:r>
                  <w:rPr>
                    <w:rFonts w:asciiTheme="minorHAnsi" w:hAnsiTheme="minorHAnsi" w:eastAsiaTheme="minorEastAsia" w:cstheme="minorBidi"/>
                    <w:b w:val="0"/>
                    <w:bCs w:val="0"/>
                    <w:noProof/>
                    <w:kern w:val="2"/>
                    <w:sz w:val="24"/>
                    <w:lang w:val="en-US" w:eastAsia="en-US"/>
                    <w14:ligatures w14:val="standardContextual"/>
                  </w:rPr>
                  <w:tab/>
                </w:r>
                <w:r w:rsidRPr="003A2C81">
                  <w:rPr>
                    <w:rStyle w:val="Hyperlink"/>
                    <w:noProof/>
                  </w:rPr>
                  <w:t>Assunzioni, vincoli e rischi</w:t>
                </w:r>
                <w:r>
                  <w:rPr>
                    <w:noProof/>
                    <w:webHidden/>
                  </w:rPr>
                  <w:tab/>
                </w:r>
                <w:r>
                  <w:rPr>
                    <w:noProof/>
                    <w:webHidden/>
                  </w:rPr>
                  <w:fldChar w:fldCharType="begin"/>
                </w:r>
                <w:r>
                  <w:rPr>
                    <w:noProof/>
                    <w:webHidden/>
                  </w:rPr>
                  <w:instrText xml:space="preserve"> PAGEREF _Toc222417446 \h </w:instrText>
                </w:r>
                <w:r>
                  <w:rPr>
                    <w:noProof/>
                    <w:webHidden/>
                  </w:rPr>
                </w:r>
                <w:r>
                  <w:rPr>
                    <w:noProof/>
                    <w:webHidden/>
                  </w:rPr>
                  <w:fldChar w:fldCharType="separate"/>
                </w:r>
                <w:r>
                  <w:rPr>
                    <w:noProof/>
                    <w:webHidden/>
                  </w:rPr>
                  <w:t>163</w:t>
                </w:r>
                <w:r>
                  <w:rPr>
                    <w:noProof/>
                    <w:webHidden/>
                  </w:rPr>
                  <w:fldChar w:fldCharType="end"/>
                </w:r>
              </w:hyperlink>
            </w:p>
            <w:p w:rsidR="00820F85" w:rsidRDefault="00820F85" w14:paraId="6A69976D" w14:textId="6FA56702">
              <w:pPr>
                <w:pStyle w:val="TOC1"/>
                <w:rPr>
                  <w:rFonts w:asciiTheme="minorHAnsi" w:hAnsiTheme="minorHAnsi" w:eastAsiaTheme="minorEastAsia" w:cstheme="minorBidi"/>
                  <w:b w:val="0"/>
                  <w:bCs w:val="0"/>
                  <w:caps w:val="0"/>
                  <w:noProof/>
                  <w:kern w:val="2"/>
                  <w:lang w:val="en-US" w:eastAsia="en-US"/>
                  <w14:ligatures w14:val="standardContextual"/>
                </w:rPr>
              </w:pPr>
              <w:hyperlink w:history="1" w:anchor="_Toc222417447">
                <w:r w:rsidRPr="003A2C81">
                  <w:rPr>
                    <w:rStyle w:val="Hyperlink"/>
                    <w:noProof/>
                  </w:rPr>
                  <w:t>13.</w:t>
                </w:r>
                <w:r>
                  <w:rPr>
                    <w:rFonts w:asciiTheme="minorHAnsi" w:hAnsiTheme="minorHAnsi" w:eastAsiaTheme="minorEastAsia" w:cstheme="minorBidi"/>
                    <w:b w:val="0"/>
                    <w:bCs w:val="0"/>
                    <w:caps w:val="0"/>
                    <w:noProof/>
                    <w:kern w:val="2"/>
                    <w:lang w:val="en-US" w:eastAsia="en-US"/>
                    <w14:ligatures w14:val="standardContextual"/>
                  </w:rPr>
                  <w:tab/>
                </w:r>
                <w:r w:rsidRPr="003A2C81">
                  <w:rPr>
                    <w:rStyle w:val="Hyperlink"/>
                    <w:noProof/>
                  </w:rPr>
                  <w:t>Modifiche in corso d’opera</w:t>
                </w:r>
                <w:r>
                  <w:rPr>
                    <w:noProof/>
                    <w:webHidden/>
                  </w:rPr>
                  <w:tab/>
                </w:r>
                <w:r>
                  <w:rPr>
                    <w:noProof/>
                    <w:webHidden/>
                  </w:rPr>
                  <w:fldChar w:fldCharType="begin"/>
                </w:r>
                <w:r>
                  <w:rPr>
                    <w:noProof/>
                    <w:webHidden/>
                  </w:rPr>
                  <w:instrText xml:space="preserve"> PAGEREF _Toc222417447 \h </w:instrText>
                </w:r>
                <w:r>
                  <w:rPr>
                    <w:noProof/>
                    <w:webHidden/>
                  </w:rPr>
                </w:r>
                <w:r>
                  <w:rPr>
                    <w:noProof/>
                    <w:webHidden/>
                  </w:rPr>
                  <w:fldChar w:fldCharType="separate"/>
                </w:r>
                <w:r>
                  <w:rPr>
                    <w:noProof/>
                    <w:webHidden/>
                  </w:rPr>
                  <w:t>164</w:t>
                </w:r>
                <w:r>
                  <w:rPr>
                    <w:noProof/>
                    <w:webHidden/>
                  </w:rPr>
                  <w:fldChar w:fldCharType="end"/>
                </w:r>
              </w:hyperlink>
            </w:p>
            <w:p w:rsidRPr="00F43B45" w:rsidR="00926F51" w:rsidP="00F43B45" w:rsidRDefault="008553D1" w14:paraId="509FBF29" w14:textId="6FE31EE4">
              <w:pPr>
                <w:spacing w:before="240"/>
                <w:rPr>
                  <w:rFonts w:asciiTheme="minorHAnsi" w:hAnsiTheme="minorHAnsi" w:cstheme="minorHAnsi"/>
                  <w:b/>
                  <w:szCs w:val="22"/>
                  <w:u w:val="single"/>
                </w:rPr>
              </w:pPr>
              <w:r w:rsidRPr="00183678">
                <w:rPr>
                  <w:rFonts w:asciiTheme="minorHAnsi" w:hAnsiTheme="minorHAnsi" w:cstheme="minorHAnsi"/>
                  <w:bCs/>
                  <w:sz w:val="22"/>
                  <w:szCs w:val="22"/>
                </w:rPr>
                <w:fldChar w:fldCharType="end"/>
              </w:r>
            </w:p>
          </w:sdtContent>
        </w:sdt>
      </w:sdtContent>
    </w:sdt>
    <w:bookmarkStart w:name="_Toc517628096" w:displacedByCustomXml="prev" w:id="0"/>
    <w:bookmarkEnd w:displacedByCustomXml="prev" w:id="0"/>
    <w:bookmarkStart w:name="_Toc518921220" w:displacedByCustomXml="prev" w:id="1"/>
    <w:bookmarkStart w:name="_Toc525555089" w:displacedByCustomXml="prev" w:id="2"/>
    <w:p w:rsidRPr="00183678" w:rsidR="00EC5EA0" w:rsidRDefault="00EC5EA0" w14:paraId="1B7560D6" w14:textId="77777777">
      <w:pPr>
        <w:rPr>
          <w:rFonts w:asciiTheme="minorHAnsi" w:hAnsiTheme="minorHAnsi" w:cstheme="minorHAnsi"/>
        </w:rPr>
      </w:pPr>
      <w:r w:rsidRPr="00183678">
        <w:rPr>
          <w:rFonts w:asciiTheme="minorHAnsi" w:hAnsiTheme="minorHAnsi" w:cstheme="minorHAnsi"/>
        </w:rPr>
        <w:br w:type="page"/>
      </w:r>
    </w:p>
    <w:p w:rsidRPr="007E112A" w:rsidR="00A40D0B" w:rsidP="00842DA3" w:rsidRDefault="0017120B" w14:paraId="7A1D1ECB" w14:textId="77777777">
      <w:pPr>
        <w:pStyle w:val="Heading1"/>
        <w:numPr>
          <w:ilvl w:val="0"/>
          <w:numId w:val="25"/>
        </w:numPr>
        <w:rPr>
          <w:rFonts w:asciiTheme="minorHAnsi" w:hAnsiTheme="minorHAnsi" w:cstheme="minorBidi"/>
        </w:rPr>
      </w:pPr>
      <w:bookmarkStart w:name="_Toc222417239" w:id="3"/>
      <w:r w:rsidRPr="007E112A">
        <w:rPr>
          <w:rFonts w:asciiTheme="minorHAnsi" w:hAnsiTheme="minorHAnsi" w:cstheme="minorBidi"/>
        </w:rPr>
        <w:t>Scopo del documento</w:t>
      </w:r>
      <w:bookmarkEnd w:id="2"/>
      <w:bookmarkEnd w:id="1"/>
      <w:bookmarkEnd w:id="3"/>
    </w:p>
    <w:p w:rsidR="00CB17F1" w:rsidP="007E67D1" w:rsidRDefault="00076BCB" w14:paraId="572F85C3" w14:textId="2A021513">
      <w:pPr>
        <w:jc w:val="both"/>
        <w:rPr>
          <w:rFonts w:asciiTheme="minorHAnsi" w:hAnsiTheme="minorHAnsi" w:cstheme="minorHAnsi"/>
        </w:rPr>
      </w:pPr>
      <w:r w:rsidRPr="00C53E48">
        <w:rPr>
          <w:rFonts w:asciiTheme="minorHAnsi" w:hAnsiTheme="minorHAnsi" w:cstheme="minorHAnsi"/>
        </w:rPr>
        <w:t xml:space="preserve">Il presente documento </w:t>
      </w:r>
      <w:r w:rsidRPr="00C53E48" w:rsidR="00E44647">
        <w:rPr>
          <w:rFonts w:asciiTheme="minorHAnsi" w:hAnsiTheme="minorHAnsi" w:cstheme="minorHAnsi"/>
        </w:rPr>
        <w:t xml:space="preserve">descrive </w:t>
      </w:r>
      <w:r w:rsidRPr="00C53E48" w:rsidR="00C53E48">
        <w:rPr>
          <w:rFonts w:asciiTheme="minorHAnsi" w:hAnsiTheme="minorHAnsi" w:cstheme="minorHAnsi"/>
        </w:rPr>
        <w:t xml:space="preserve">i requisiti e </w:t>
      </w:r>
      <w:r w:rsidRPr="00C53E48" w:rsidR="00E44647">
        <w:rPr>
          <w:rFonts w:asciiTheme="minorHAnsi" w:hAnsiTheme="minorHAnsi" w:cstheme="minorHAnsi"/>
        </w:rPr>
        <w:t>la soluzione tecnica implementata per</w:t>
      </w:r>
      <w:r w:rsidRPr="00C53E48" w:rsidR="00C53E48">
        <w:rPr>
          <w:rFonts w:asciiTheme="minorHAnsi" w:hAnsiTheme="minorHAnsi" w:cstheme="minorHAnsi"/>
        </w:rPr>
        <w:t xml:space="preserve"> </w:t>
      </w:r>
      <w:r w:rsidR="00414645">
        <w:rPr>
          <w:rFonts w:asciiTheme="minorHAnsi" w:hAnsiTheme="minorHAnsi" w:cstheme="minorHAnsi"/>
        </w:rPr>
        <w:t xml:space="preserve">la </w:t>
      </w:r>
      <w:r w:rsidR="00EB7F86">
        <w:rPr>
          <w:rFonts w:asciiTheme="minorHAnsi" w:hAnsiTheme="minorHAnsi" w:cstheme="minorHAnsi"/>
        </w:rPr>
        <w:t xml:space="preserve">gestione </w:t>
      </w:r>
      <w:r w:rsidR="00340869">
        <w:rPr>
          <w:rFonts w:asciiTheme="minorHAnsi" w:hAnsiTheme="minorHAnsi" w:cstheme="minorHAnsi"/>
        </w:rPr>
        <w:t>de</w:t>
      </w:r>
      <w:r w:rsidR="00C84368">
        <w:rPr>
          <w:rFonts w:asciiTheme="minorHAnsi" w:hAnsiTheme="minorHAnsi" w:cstheme="minorHAnsi"/>
        </w:rPr>
        <w:t>ll</w:t>
      </w:r>
      <w:r w:rsidR="00771019">
        <w:rPr>
          <w:rFonts w:asciiTheme="minorHAnsi" w:hAnsiTheme="minorHAnsi" w:cstheme="minorHAnsi"/>
        </w:rPr>
        <w:t>e</w:t>
      </w:r>
      <w:r w:rsidR="00A6636D">
        <w:rPr>
          <w:rFonts w:asciiTheme="minorHAnsi" w:hAnsiTheme="minorHAnsi" w:cstheme="minorHAnsi"/>
        </w:rPr>
        <w:t xml:space="preserve"> </w:t>
      </w:r>
      <w:r w:rsidR="00C84368">
        <w:rPr>
          <w:rFonts w:asciiTheme="minorHAnsi" w:hAnsiTheme="minorHAnsi" w:cstheme="minorHAnsi"/>
        </w:rPr>
        <w:t>decurtazion</w:t>
      </w:r>
      <w:r w:rsidR="00771019">
        <w:rPr>
          <w:rFonts w:asciiTheme="minorHAnsi" w:hAnsiTheme="minorHAnsi" w:cstheme="minorHAnsi"/>
        </w:rPr>
        <w:t xml:space="preserve">e e del </w:t>
      </w:r>
      <w:r w:rsidR="00183E51">
        <w:rPr>
          <w:rFonts w:asciiTheme="minorHAnsi" w:hAnsiTheme="minorHAnsi" w:cstheme="minorHAnsi"/>
        </w:rPr>
        <w:t>recupero crediti da operare sul</w:t>
      </w:r>
      <w:r w:rsidR="00A6636D">
        <w:rPr>
          <w:rFonts w:asciiTheme="minorHAnsi" w:hAnsiTheme="minorHAnsi" w:cstheme="minorHAnsi"/>
        </w:rPr>
        <w:t xml:space="preserve"> punteggio</w:t>
      </w:r>
      <w:r w:rsidR="00CB17F1">
        <w:rPr>
          <w:rFonts w:asciiTheme="minorHAnsi" w:hAnsiTheme="minorHAnsi" w:cstheme="minorHAnsi"/>
        </w:rPr>
        <w:t>.</w:t>
      </w:r>
    </w:p>
    <w:p w:rsidRPr="00183678" w:rsidR="0017120B" w:rsidP="0017120B" w:rsidRDefault="0017120B" w14:paraId="43850942" w14:textId="77777777">
      <w:pPr>
        <w:pStyle w:val="Heading2"/>
        <w:tabs>
          <w:tab w:val="num" w:pos="851"/>
        </w:tabs>
        <w:ind w:left="851" w:hanging="567"/>
        <w:rPr>
          <w:rFonts w:asciiTheme="minorHAnsi" w:hAnsiTheme="minorHAnsi" w:cstheme="minorHAnsi"/>
        </w:rPr>
      </w:pPr>
      <w:bookmarkStart w:name="_Glossario" w:id="4"/>
      <w:bookmarkStart w:name="_Toc222417240" w:id="5"/>
      <w:bookmarkEnd w:id="4"/>
      <w:r w:rsidRPr="00183678">
        <w:rPr>
          <w:rFonts w:asciiTheme="minorHAnsi" w:hAnsiTheme="minorHAnsi" w:cstheme="minorHAnsi"/>
        </w:rPr>
        <w:t>Glossario</w:t>
      </w:r>
      <w:bookmarkEnd w:id="5"/>
    </w:p>
    <w:p w:rsidRPr="00C53E48" w:rsidR="0017120B" w:rsidP="0017120B" w:rsidRDefault="0017120B" w14:paraId="61C104E9" w14:textId="77777777">
      <w:pPr>
        <w:rPr>
          <w:rFonts w:asciiTheme="minorHAnsi" w:hAnsiTheme="minorHAnsi" w:cstheme="minorHAnsi"/>
        </w:rPr>
      </w:pPr>
      <w:r w:rsidRPr="00C53E48">
        <w:rPr>
          <w:rFonts w:asciiTheme="minorHAnsi" w:hAnsiTheme="minorHAnsi" w:cstheme="minorHAnsi"/>
        </w:rPr>
        <w:t>Nella tabella sottostante sono riportati gli acronimi, il loro significato accompagnato da una breve descrizione, utilizzati all’interno del documento.</w:t>
      </w:r>
    </w:p>
    <w:p w:rsidRPr="00183678" w:rsidR="0017120B" w:rsidP="00A40D0B" w:rsidRDefault="0017120B" w14:paraId="44E659FA" w14:textId="77777777">
      <w:pPr>
        <w:rPr>
          <w:rFonts w:asciiTheme="minorHAnsi" w:hAnsiTheme="minorHAnsi" w:cstheme="minorHAnsi"/>
          <w:sz w:val="22"/>
        </w:rPr>
      </w:pPr>
    </w:p>
    <w:tbl>
      <w:tblPr>
        <w:tblW w:w="9579" w:type="dxa"/>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A0" w:firstRow="1" w:lastRow="0" w:firstColumn="1" w:lastColumn="0" w:noHBand="0" w:noVBand="0"/>
      </w:tblPr>
      <w:tblGrid>
        <w:gridCol w:w="1216"/>
        <w:gridCol w:w="3969"/>
        <w:gridCol w:w="4394"/>
      </w:tblGrid>
      <w:tr w:rsidRPr="00183678" w:rsidR="00F048C7" w:rsidTr="00855E73" w14:paraId="015A5DE1" w14:textId="77777777">
        <w:trPr>
          <w:cantSplit/>
          <w:trHeight w:val="300"/>
          <w:tblHeader/>
        </w:trPr>
        <w:tc>
          <w:tcPr>
            <w:tcW w:w="1216" w:type="dxa"/>
            <w:shd w:val="clear" w:color="auto" w:fill="4472C4" w:themeFill="accent1"/>
            <w:noWrap/>
            <w:vAlign w:val="center"/>
          </w:tcPr>
          <w:p w:rsidRPr="00183678" w:rsidR="00E60DD7" w:rsidP="00E82239" w:rsidRDefault="00E60DD7" w14:paraId="5416A4E9" w14:textId="77777777">
            <w:pPr>
              <w:spacing w:before="60" w:after="60"/>
              <w:jc w:val="center"/>
              <w:rPr>
                <w:rFonts w:asciiTheme="minorHAnsi" w:hAnsiTheme="minorHAnsi" w:cstheme="minorHAnsi"/>
                <w:color w:val="FFFFFF" w:themeColor="background1"/>
                <w:sz w:val="22"/>
              </w:rPr>
            </w:pPr>
            <w:bookmarkStart w:name="_Toc519101376" w:id="6"/>
            <w:r w:rsidRPr="00183678">
              <w:rPr>
                <w:rFonts w:asciiTheme="minorHAnsi" w:hAnsiTheme="minorHAnsi" w:cstheme="minorHAnsi"/>
                <w:b/>
                <w:color w:val="FFFFFF" w:themeColor="background1"/>
                <w:sz w:val="22"/>
              </w:rPr>
              <w:t>Acronimo</w:t>
            </w:r>
          </w:p>
        </w:tc>
        <w:tc>
          <w:tcPr>
            <w:tcW w:w="3969" w:type="dxa"/>
            <w:shd w:val="clear" w:color="auto" w:fill="4472C4" w:themeFill="accent1"/>
            <w:noWrap/>
            <w:vAlign w:val="center"/>
          </w:tcPr>
          <w:p w:rsidRPr="00183678" w:rsidR="00E60DD7" w:rsidP="00E82239" w:rsidRDefault="00FC1B79" w14:paraId="03C1575D" w14:textId="77777777">
            <w:pPr>
              <w:spacing w:before="60" w:after="60"/>
              <w:jc w:val="center"/>
              <w:rPr>
                <w:rFonts w:asciiTheme="minorHAnsi" w:hAnsiTheme="minorHAnsi" w:cstheme="minorHAnsi"/>
                <w:b/>
                <w:color w:val="FFFFFF" w:themeColor="background1"/>
                <w:sz w:val="22"/>
              </w:rPr>
            </w:pPr>
            <w:r w:rsidRPr="00183678">
              <w:rPr>
                <w:rFonts w:asciiTheme="minorHAnsi" w:hAnsiTheme="minorHAnsi" w:cstheme="minorHAnsi"/>
                <w:b/>
                <w:color w:val="FFFFFF" w:themeColor="background1"/>
                <w:sz w:val="22"/>
              </w:rPr>
              <w:t>Significato</w:t>
            </w:r>
          </w:p>
        </w:tc>
        <w:tc>
          <w:tcPr>
            <w:tcW w:w="4394" w:type="dxa"/>
            <w:shd w:val="clear" w:color="auto" w:fill="4472C4" w:themeFill="accent1"/>
            <w:vAlign w:val="center"/>
          </w:tcPr>
          <w:p w:rsidRPr="00183678" w:rsidR="00E60DD7" w:rsidP="00FE6A8E" w:rsidRDefault="00FC1B79" w14:paraId="2B4140A9" w14:textId="77777777">
            <w:pPr>
              <w:spacing w:before="60" w:after="60"/>
              <w:jc w:val="center"/>
              <w:rPr>
                <w:rFonts w:asciiTheme="minorHAnsi" w:hAnsiTheme="minorHAnsi" w:cstheme="minorHAnsi"/>
                <w:color w:val="000000"/>
                <w:sz w:val="22"/>
              </w:rPr>
            </w:pPr>
            <w:r w:rsidRPr="00183678">
              <w:rPr>
                <w:rFonts w:asciiTheme="minorHAnsi" w:hAnsiTheme="minorHAnsi" w:cstheme="minorHAnsi"/>
                <w:b/>
                <w:color w:val="FFFFFF" w:themeColor="background1"/>
                <w:sz w:val="22"/>
              </w:rPr>
              <w:t>Descrizione</w:t>
            </w:r>
          </w:p>
        </w:tc>
      </w:tr>
      <w:tr w:rsidRPr="00183678" w:rsidR="00F048C7" w:rsidTr="00855E73" w14:paraId="35874F32" w14:textId="77777777">
        <w:trPr>
          <w:trHeight w:val="300"/>
        </w:trPr>
        <w:tc>
          <w:tcPr>
            <w:tcW w:w="1216" w:type="dxa"/>
            <w:noWrap/>
            <w:vAlign w:val="center"/>
          </w:tcPr>
          <w:p w:rsidRPr="00183678" w:rsidR="009562B4" w:rsidP="009562B4" w:rsidRDefault="009562B4" w14:paraId="02D022FC" w14:textId="20E121D6">
            <w:pPr>
              <w:spacing w:before="60" w:after="60"/>
              <w:rPr>
                <w:rFonts w:asciiTheme="minorHAnsi" w:hAnsiTheme="minorHAnsi" w:cstheme="minorHAnsi"/>
                <w:color w:val="000000"/>
                <w:sz w:val="22"/>
              </w:rPr>
            </w:pPr>
          </w:p>
        </w:tc>
        <w:tc>
          <w:tcPr>
            <w:tcW w:w="3969" w:type="dxa"/>
            <w:noWrap/>
            <w:vAlign w:val="center"/>
          </w:tcPr>
          <w:p w:rsidRPr="00183678" w:rsidR="009562B4" w:rsidP="009562B4" w:rsidRDefault="009562B4" w14:paraId="05DAD167" w14:textId="1DC81BD9">
            <w:pPr>
              <w:spacing w:before="60" w:after="60"/>
              <w:rPr>
                <w:rFonts w:asciiTheme="minorHAnsi" w:hAnsiTheme="minorHAnsi" w:cstheme="minorHAnsi"/>
                <w:color w:val="000000"/>
                <w:sz w:val="22"/>
              </w:rPr>
            </w:pPr>
          </w:p>
        </w:tc>
        <w:tc>
          <w:tcPr>
            <w:tcW w:w="4394" w:type="dxa"/>
          </w:tcPr>
          <w:p w:rsidRPr="00183678" w:rsidR="009562B4" w:rsidP="009562B4" w:rsidRDefault="009562B4" w14:paraId="36A00FB4" w14:textId="65B92216">
            <w:pPr>
              <w:spacing w:before="60" w:after="60"/>
              <w:rPr>
                <w:rFonts w:asciiTheme="minorHAnsi" w:hAnsiTheme="minorHAnsi" w:cstheme="minorHAnsi"/>
                <w:color w:val="000000"/>
                <w:sz w:val="22"/>
              </w:rPr>
            </w:pPr>
          </w:p>
        </w:tc>
      </w:tr>
      <w:tr w:rsidRPr="00183678" w:rsidR="00F048C7" w:rsidTr="00B12DEE" w14:paraId="07584C1B" w14:textId="77777777">
        <w:trPr>
          <w:trHeight w:val="300"/>
        </w:trPr>
        <w:tc>
          <w:tcPr>
            <w:tcW w:w="1216" w:type="dxa"/>
            <w:noWrap/>
            <w:vAlign w:val="center"/>
          </w:tcPr>
          <w:p w:rsidRPr="00183678" w:rsidR="00973A49" w:rsidP="00B12DEE" w:rsidRDefault="00973A49" w14:paraId="553375C7" w14:textId="45380A32">
            <w:pPr>
              <w:spacing w:before="60" w:after="60"/>
              <w:rPr>
                <w:rFonts w:asciiTheme="minorHAnsi" w:hAnsiTheme="minorHAnsi" w:cstheme="minorHAnsi"/>
                <w:color w:val="000000"/>
                <w:sz w:val="22"/>
              </w:rPr>
            </w:pPr>
          </w:p>
        </w:tc>
        <w:tc>
          <w:tcPr>
            <w:tcW w:w="3969" w:type="dxa"/>
            <w:noWrap/>
            <w:vAlign w:val="center"/>
          </w:tcPr>
          <w:p w:rsidRPr="00183678" w:rsidR="00973A49" w:rsidP="00B12DEE" w:rsidRDefault="00973A49" w14:paraId="323A2C16" w14:textId="77DBC596">
            <w:pPr>
              <w:spacing w:before="60" w:after="60"/>
              <w:rPr>
                <w:rFonts w:asciiTheme="minorHAnsi" w:hAnsiTheme="minorHAnsi" w:cstheme="minorHAnsi"/>
                <w:color w:val="000000"/>
                <w:sz w:val="22"/>
              </w:rPr>
            </w:pPr>
          </w:p>
        </w:tc>
        <w:tc>
          <w:tcPr>
            <w:tcW w:w="4394" w:type="dxa"/>
          </w:tcPr>
          <w:p w:rsidRPr="00183678" w:rsidR="00973A49" w:rsidP="00B12DEE" w:rsidRDefault="00973A49" w14:paraId="7CBA04D5" w14:textId="77777777">
            <w:pPr>
              <w:spacing w:before="60" w:after="60"/>
              <w:rPr>
                <w:rFonts w:asciiTheme="minorHAnsi" w:hAnsiTheme="minorHAnsi" w:cstheme="minorHAnsi"/>
                <w:color w:val="000000"/>
                <w:sz w:val="22"/>
              </w:rPr>
            </w:pPr>
          </w:p>
        </w:tc>
      </w:tr>
      <w:tr w:rsidRPr="00183678" w:rsidR="00F048C7" w:rsidTr="00B12DEE" w14:paraId="2B00DE9C" w14:textId="77777777">
        <w:trPr>
          <w:trHeight w:val="300"/>
        </w:trPr>
        <w:tc>
          <w:tcPr>
            <w:tcW w:w="1216" w:type="dxa"/>
            <w:noWrap/>
            <w:vAlign w:val="center"/>
          </w:tcPr>
          <w:p w:rsidRPr="00183678" w:rsidR="00F25CF3" w:rsidP="00B12DEE" w:rsidRDefault="00F25CF3" w14:paraId="616C4A80" w14:textId="25C8BFB1">
            <w:pPr>
              <w:spacing w:before="60" w:after="60"/>
              <w:rPr>
                <w:rFonts w:asciiTheme="minorHAnsi" w:hAnsiTheme="minorHAnsi" w:cstheme="minorHAnsi"/>
                <w:color w:val="000000"/>
                <w:sz w:val="22"/>
              </w:rPr>
            </w:pPr>
          </w:p>
        </w:tc>
        <w:tc>
          <w:tcPr>
            <w:tcW w:w="3969" w:type="dxa"/>
            <w:noWrap/>
            <w:vAlign w:val="center"/>
          </w:tcPr>
          <w:p w:rsidRPr="00183678" w:rsidR="00F25CF3" w:rsidP="00B12DEE" w:rsidRDefault="00F25CF3" w14:paraId="1272EE2A" w14:textId="11EC0000">
            <w:pPr>
              <w:spacing w:before="60" w:after="60"/>
              <w:rPr>
                <w:rFonts w:asciiTheme="minorHAnsi" w:hAnsiTheme="minorHAnsi" w:cstheme="minorHAnsi"/>
                <w:color w:val="000000"/>
                <w:sz w:val="22"/>
              </w:rPr>
            </w:pPr>
          </w:p>
        </w:tc>
        <w:tc>
          <w:tcPr>
            <w:tcW w:w="4394" w:type="dxa"/>
          </w:tcPr>
          <w:p w:rsidRPr="00183678" w:rsidR="00F25CF3" w:rsidP="00B12DEE" w:rsidRDefault="00F25CF3" w14:paraId="5E2776AE" w14:textId="77777777">
            <w:pPr>
              <w:spacing w:before="60" w:after="60"/>
              <w:rPr>
                <w:rFonts w:asciiTheme="minorHAnsi" w:hAnsiTheme="minorHAnsi" w:cstheme="minorHAnsi"/>
                <w:color w:val="000000"/>
                <w:sz w:val="22"/>
              </w:rPr>
            </w:pPr>
          </w:p>
        </w:tc>
      </w:tr>
      <w:tr w:rsidRPr="00183678" w:rsidR="00F048C7" w:rsidTr="00B12DEE" w14:paraId="6FC7E29E" w14:textId="77777777">
        <w:trPr>
          <w:trHeight w:val="300"/>
        </w:trPr>
        <w:tc>
          <w:tcPr>
            <w:tcW w:w="1216" w:type="dxa"/>
            <w:noWrap/>
            <w:vAlign w:val="center"/>
          </w:tcPr>
          <w:p w:rsidRPr="00183678" w:rsidR="00F25CF3" w:rsidP="00B12DEE" w:rsidRDefault="00F25CF3" w14:paraId="5B68C1A4" w14:textId="1E751E09">
            <w:pPr>
              <w:spacing w:before="60" w:after="60"/>
              <w:rPr>
                <w:rFonts w:asciiTheme="minorHAnsi" w:hAnsiTheme="minorHAnsi" w:cstheme="minorHAnsi"/>
                <w:color w:val="000000"/>
                <w:sz w:val="22"/>
              </w:rPr>
            </w:pPr>
          </w:p>
        </w:tc>
        <w:tc>
          <w:tcPr>
            <w:tcW w:w="3969" w:type="dxa"/>
            <w:noWrap/>
            <w:vAlign w:val="center"/>
          </w:tcPr>
          <w:p w:rsidRPr="008218A8" w:rsidR="00F25CF3" w:rsidP="00B12DEE" w:rsidRDefault="00F25CF3" w14:paraId="5CD9888B" w14:textId="2DC5F5D8">
            <w:pPr>
              <w:spacing w:before="60" w:after="60"/>
              <w:rPr>
                <w:rFonts w:asciiTheme="minorHAnsi" w:hAnsiTheme="minorHAnsi" w:cstheme="minorHAnsi"/>
                <w:color w:val="000000"/>
                <w:sz w:val="22"/>
              </w:rPr>
            </w:pPr>
          </w:p>
        </w:tc>
        <w:tc>
          <w:tcPr>
            <w:tcW w:w="4394" w:type="dxa"/>
          </w:tcPr>
          <w:p w:rsidRPr="00183678" w:rsidR="00F25CF3" w:rsidP="00B12DEE" w:rsidRDefault="00F25CF3" w14:paraId="20581FC7" w14:textId="216EABEA">
            <w:pPr>
              <w:spacing w:before="60" w:after="60"/>
              <w:rPr>
                <w:rFonts w:asciiTheme="minorHAnsi" w:hAnsiTheme="minorHAnsi" w:cstheme="minorHAnsi"/>
                <w:color w:val="000000"/>
                <w:sz w:val="22"/>
              </w:rPr>
            </w:pPr>
          </w:p>
        </w:tc>
      </w:tr>
      <w:tr w:rsidRPr="00183678" w:rsidR="00F048C7" w:rsidTr="00B12DEE" w14:paraId="145F22BA" w14:textId="77777777">
        <w:trPr>
          <w:trHeight w:val="300"/>
        </w:trPr>
        <w:tc>
          <w:tcPr>
            <w:tcW w:w="1216" w:type="dxa"/>
            <w:noWrap/>
            <w:vAlign w:val="center"/>
          </w:tcPr>
          <w:p w:rsidRPr="00183678" w:rsidR="00973A49" w:rsidP="00B12DEE" w:rsidRDefault="00973A49" w14:paraId="624DB29E" w14:textId="42D80856">
            <w:pPr>
              <w:spacing w:before="60" w:after="60"/>
              <w:rPr>
                <w:rFonts w:asciiTheme="minorHAnsi" w:hAnsiTheme="minorHAnsi" w:cstheme="minorHAnsi"/>
                <w:color w:val="000000"/>
                <w:sz w:val="22"/>
              </w:rPr>
            </w:pPr>
          </w:p>
        </w:tc>
        <w:tc>
          <w:tcPr>
            <w:tcW w:w="3969" w:type="dxa"/>
            <w:noWrap/>
            <w:vAlign w:val="center"/>
          </w:tcPr>
          <w:p w:rsidRPr="002E16FB" w:rsidR="00973A49" w:rsidP="00B12DEE" w:rsidRDefault="00973A49" w14:paraId="59CA54E7" w14:textId="4C004EB3">
            <w:pPr>
              <w:spacing w:before="60" w:after="60"/>
              <w:rPr>
                <w:rFonts w:asciiTheme="minorHAnsi" w:hAnsiTheme="minorHAnsi" w:cstheme="minorHAnsi"/>
                <w:color w:val="000000"/>
                <w:sz w:val="22"/>
              </w:rPr>
            </w:pPr>
          </w:p>
        </w:tc>
        <w:tc>
          <w:tcPr>
            <w:tcW w:w="4394" w:type="dxa"/>
          </w:tcPr>
          <w:p w:rsidRPr="002E16FB" w:rsidR="00973A49" w:rsidP="00B12DEE" w:rsidRDefault="00973A49" w14:paraId="42280546" w14:textId="0E0E0C73">
            <w:pPr>
              <w:spacing w:before="60" w:after="60"/>
              <w:rPr>
                <w:rFonts w:asciiTheme="minorHAnsi" w:hAnsiTheme="minorHAnsi" w:cstheme="minorHAnsi"/>
                <w:color w:val="000000"/>
                <w:sz w:val="22"/>
              </w:rPr>
            </w:pPr>
          </w:p>
        </w:tc>
      </w:tr>
      <w:tr w:rsidRPr="00183678" w:rsidR="00F048C7" w:rsidTr="00B12DEE" w14:paraId="43D9B0B9" w14:textId="77777777">
        <w:trPr>
          <w:trHeight w:val="300"/>
        </w:trPr>
        <w:tc>
          <w:tcPr>
            <w:tcW w:w="1216" w:type="dxa"/>
            <w:noWrap/>
            <w:vAlign w:val="center"/>
          </w:tcPr>
          <w:p w:rsidRPr="00183678" w:rsidR="00973A49" w:rsidP="00B12DEE" w:rsidRDefault="00973A49" w14:paraId="20C3FA50" w14:textId="1C5F98E4">
            <w:pPr>
              <w:spacing w:before="60" w:after="60"/>
              <w:rPr>
                <w:rFonts w:asciiTheme="minorHAnsi" w:hAnsiTheme="minorHAnsi" w:cstheme="minorHAnsi"/>
                <w:color w:val="000000"/>
                <w:sz w:val="22"/>
              </w:rPr>
            </w:pPr>
          </w:p>
        </w:tc>
        <w:tc>
          <w:tcPr>
            <w:tcW w:w="3969" w:type="dxa"/>
            <w:noWrap/>
            <w:vAlign w:val="center"/>
          </w:tcPr>
          <w:p w:rsidRPr="00183678" w:rsidR="00973A49" w:rsidP="00B12DEE" w:rsidRDefault="00973A49" w14:paraId="19668025" w14:textId="3742E533">
            <w:pPr>
              <w:spacing w:before="60" w:after="60"/>
              <w:rPr>
                <w:rFonts w:asciiTheme="minorHAnsi" w:hAnsiTheme="minorHAnsi" w:cstheme="minorHAnsi"/>
                <w:color w:val="000000"/>
                <w:sz w:val="22"/>
              </w:rPr>
            </w:pPr>
          </w:p>
        </w:tc>
        <w:tc>
          <w:tcPr>
            <w:tcW w:w="4394" w:type="dxa"/>
          </w:tcPr>
          <w:p w:rsidRPr="00183678" w:rsidR="00973A49" w:rsidP="00B12DEE" w:rsidRDefault="00973A49" w14:paraId="0C4EBDF2" w14:textId="74C4A6E0">
            <w:pPr>
              <w:spacing w:before="60" w:after="60"/>
              <w:rPr>
                <w:rFonts w:asciiTheme="minorHAnsi" w:hAnsiTheme="minorHAnsi" w:cstheme="minorHAnsi"/>
                <w:color w:val="000000"/>
                <w:sz w:val="22"/>
              </w:rPr>
            </w:pPr>
          </w:p>
        </w:tc>
      </w:tr>
      <w:tr w:rsidRPr="00183678" w:rsidR="00F048C7" w:rsidTr="00B12DEE" w14:paraId="0A09A949" w14:textId="77777777">
        <w:trPr>
          <w:trHeight w:val="300"/>
        </w:trPr>
        <w:tc>
          <w:tcPr>
            <w:tcW w:w="1216" w:type="dxa"/>
            <w:noWrap/>
            <w:vAlign w:val="center"/>
          </w:tcPr>
          <w:p w:rsidR="00CF0376" w:rsidP="00B12DEE" w:rsidRDefault="00CF0376" w14:paraId="20EB406E" w14:textId="3A191B9B">
            <w:pPr>
              <w:spacing w:before="60" w:after="60"/>
              <w:rPr>
                <w:rFonts w:asciiTheme="minorHAnsi" w:hAnsiTheme="minorHAnsi" w:cstheme="minorHAnsi"/>
                <w:color w:val="000000"/>
                <w:sz w:val="22"/>
              </w:rPr>
            </w:pPr>
          </w:p>
        </w:tc>
        <w:tc>
          <w:tcPr>
            <w:tcW w:w="3969" w:type="dxa"/>
            <w:noWrap/>
            <w:vAlign w:val="center"/>
          </w:tcPr>
          <w:p w:rsidR="00CF0376" w:rsidP="00B12DEE" w:rsidRDefault="00CF0376" w14:paraId="7C1381B7" w14:textId="340B8C7B">
            <w:pPr>
              <w:spacing w:before="60" w:after="60"/>
              <w:rPr>
                <w:rFonts w:asciiTheme="minorHAnsi" w:hAnsiTheme="minorHAnsi" w:cstheme="minorHAnsi"/>
                <w:color w:val="000000"/>
                <w:sz w:val="22"/>
              </w:rPr>
            </w:pPr>
          </w:p>
        </w:tc>
        <w:tc>
          <w:tcPr>
            <w:tcW w:w="4394" w:type="dxa"/>
          </w:tcPr>
          <w:p w:rsidRPr="00E6027D" w:rsidR="00CF0376" w:rsidP="00B12DEE" w:rsidRDefault="00CF0376" w14:paraId="13644DCF" w14:textId="1A79219F">
            <w:pPr>
              <w:spacing w:before="60" w:after="60"/>
              <w:rPr>
                <w:rFonts w:asciiTheme="minorHAnsi" w:hAnsiTheme="minorHAnsi" w:cstheme="minorHAnsi"/>
                <w:color w:val="000000"/>
                <w:sz w:val="22"/>
              </w:rPr>
            </w:pPr>
          </w:p>
        </w:tc>
      </w:tr>
    </w:tbl>
    <w:p w:rsidRPr="00183678" w:rsidR="00A40D0B" w:rsidP="0083526A" w:rsidRDefault="00A40D0B" w14:paraId="0EABDB31" w14:textId="509DB977">
      <w:pPr>
        <w:pStyle w:val="Caption"/>
        <w:rPr>
          <w:rFonts w:asciiTheme="minorHAnsi" w:hAnsiTheme="minorHAnsi" w:cstheme="minorHAnsi"/>
        </w:rPr>
      </w:pPr>
      <w:r w:rsidRPr="00183678">
        <w:rPr>
          <w:rFonts w:asciiTheme="minorHAnsi" w:hAnsiTheme="minorHAnsi" w:cstheme="minorHAnsi"/>
        </w:rPr>
        <w:t xml:space="preserve">Tabella </w:t>
      </w:r>
      <w:r w:rsidRPr="00183678" w:rsidR="00EA7E0A">
        <w:rPr>
          <w:rFonts w:asciiTheme="minorHAnsi" w:hAnsiTheme="minorHAnsi" w:cstheme="minorHAnsi"/>
          <w:noProof/>
        </w:rPr>
        <w:fldChar w:fldCharType="begin"/>
      </w:r>
      <w:r w:rsidRPr="00183678" w:rsidR="00EA7E0A">
        <w:rPr>
          <w:rFonts w:asciiTheme="minorHAnsi" w:hAnsiTheme="minorHAnsi" w:cstheme="minorHAnsi"/>
          <w:noProof/>
        </w:rPr>
        <w:instrText xml:space="preserve"> SEQ Tabella \* ARABIC </w:instrText>
      </w:r>
      <w:r w:rsidRPr="00183678" w:rsidR="00EA7E0A">
        <w:rPr>
          <w:rFonts w:asciiTheme="minorHAnsi" w:hAnsiTheme="minorHAnsi" w:cstheme="minorHAnsi"/>
          <w:noProof/>
        </w:rPr>
        <w:fldChar w:fldCharType="separate"/>
      </w:r>
      <w:r w:rsidRPr="00183678" w:rsidR="00E66B49">
        <w:rPr>
          <w:rFonts w:asciiTheme="minorHAnsi" w:hAnsiTheme="minorHAnsi" w:cstheme="minorHAnsi"/>
          <w:noProof/>
        </w:rPr>
        <w:t>1</w:t>
      </w:r>
      <w:r w:rsidRPr="00183678" w:rsidR="00EA7E0A">
        <w:rPr>
          <w:rFonts w:asciiTheme="minorHAnsi" w:hAnsiTheme="minorHAnsi" w:cstheme="minorHAnsi"/>
          <w:noProof/>
        </w:rPr>
        <w:fldChar w:fldCharType="end"/>
      </w:r>
      <w:r w:rsidRPr="00183678">
        <w:rPr>
          <w:rFonts w:asciiTheme="minorHAnsi" w:hAnsiTheme="minorHAnsi" w:cstheme="minorHAnsi"/>
        </w:rPr>
        <w:t xml:space="preserve"> – Acronimi</w:t>
      </w:r>
    </w:p>
    <w:p w:rsidRPr="00183678" w:rsidR="00374A5F" w:rsidP="00374A5F" w:rsidRDefault="003771E2" w14:paraId="720493AE" w14:textId="77777777">
      <w:pPr>
        <w:pStyle w:val="Heading2"/>
        <w:ind w:left="810" w:hanging="540"/>
        <w:rPr>
          <w:rFonts w:asciiTheme="minorHAnsi" w:hAnsiTheme="minorHAnsi" w:cstheme="minorHAnsi"/>
        </w:rPr>
      </w:pPr>
      <w:bookmarkStart w:name="_Toc222417241" w:id="7"/>
      <w:bookmarkEnd w:id="6"/>
      <w:r w:rsidRPr="00183678">
        <w:rPr>
          <w:rFonts w:asciiTheme="minorHAnsi" w:hAnsiTheme="minorHAnsi" w:cstheme="minorHAnsi"/>
        </w:rPr>
        <w:t>Riferimenti</w:t>
      </w:r>
      <w:bookmarkEnd w:id="7"/>
    </w:p>
    <w:p w:rsidRPr="00183678" w:rsidR="00374A5F" w:rsidP="00374A5F" w:rsidRDefault="00BE1146" w14:paraId="34A272D9" w14:textId="77777777">
      <w:pPr>
        <w:rPr>
          <w:rFonts w:asciiTheme="minorHAnsi" w:hAnsiTheme="minorHAnsi" w:cstheme="minorHAnsi"/>
        </w:rPr>
      </w:pPr>
      <w:r w:rsidRPr="00183678">
        <w:rPr>
          <w:rFonts w:asciiTheme="minorHAnsi" w:hAnsiTheme="minorHAnsi" w:cstheme="minorHAnsi"/>
        </w:rPr>
        <w:t xml:space="preserve">Nella tabella che segue sono elencati </w:t>
      </w:r>
      <w:r w:rsidRPr="00183678" w:rsidR="006724A2">
        <w:rPr>
          <w:rFonts w:asciiTheme="minorHAnsi" w:hAnsiTheme="minorHAnsi" w:cstheme="minorHAnsi"/>
        </w:rPr>
        <w:t>i</w:t>
      </w:r>
      <w:r w:rsidRPr="00183678">
        <w:rPr>
          <w:rFonts w:asciiTheme="minorHAnsi" w:hAnsiTheme="minorHAnsi" w:cstheme="minorHAnsi"/>
        </w:rPr>
        <w:t xml:space="preserve"> documenti</w:t>
      </w:r>
      <w:r w:rsidRPr="00183678" w:rsidR="006724A2">
        <w:rPr>
          <w:rFonts w:asciiTheme="minorHAnsi" w:hAnsiTheme="minorHAnsi" w:cstheme="minorHAnsi"/>
        </w:rPr>
        <w:t xml:space="preserve"> ed</w:t>
      </w:r>
      <w:r w:rsidRPr="00183678">
        <w:rPr>
          <w:rFonts w:asciiTheme="minorHAnsi" w:hAnsiTheme="minorHAnsi" w:cstheme="minorHAnsi"/>
        </w:rPr>
        <w:t xml:space="preserve"> eventuali riferimenti normativi (leggi, decreti e iter procedurali/amministrativi), utili ad una migliore comprensione del</w:t>
      </w:r>
      <w:r w:rsidRPr="00183678" w:rsidR="006724A2">
        <w:rPr>
          <w:rFonts w:asciiTheme="minorHAnsi" w:hAnsiTheme="minorHAnsi" w:cstheme="minorHAnsi"/>
        </w:rPr>
        <w:t xml:space="preserve"> contesto</w:t>
      </w:r>
      <w:r w:rsidRPr="00183678">
        <w:rPr>
          <w:rFonts w:asciiTheme="minorHAnsi" w:hAnsiTheme="minorHAnsi" w:cstheme="minorHAnsi"/>
        </w:rPr>
        <w:t>.</w:t>
      </w:r>
    </w:p>
    <w:tbl>
      <w:tblPr>
        <w:tblpPr w:leftFromText="141" w:rightFromText="141" w:vertAnchor="text" w:tblpY="127"/>
        <w:tblW w:w="9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A0" w:firstRow="1" w:lastRow="0" w:firstColumn="1" w:lastColumn="0" w:noHBand="0" w:noVBand="0"/>
      </w:tblPr>
      <w:tblGrid>
        <w:gridCol w:w="366"/>
        <w:gridCol w:w="1202"/>
        <w:gridCol w:w="948"/>
        <w:gridCol w:w="4856"/>
        <w:gridCol w:w="2322"/>
      </w:tblGrid>
      <w:tr w:rsidRPr="00183678" w:rsidR="00F048C7" w:rsidTr="006823CA" w14:paraId="31F9A93F" w14:textId="77777777">
        <w:trPr>
          <w:cantSplit/>
          <w:trHeight w:val="315"/>
          <w:tblHeader/>
        </w:trPr>
        <w:tc>
          <w:tcPr>
            <w:tcW w:w="366" w:type="dxa"/>
            <w:shd w:val="clear" w:color="auto" w:fill="4472C4" w:themeFill="accent1"/>
            <w:noWrap/>
            <w:vAlign w:val="center"/>
          </w:tcPr>
          <w:p w:rsidRPr="00183678" w:rsidR="006823CA" w:rsidP="006823CA" w:rsidRDefault="006823CA" w14:paraId="72FB211C" w14:textId="77777777">
            <w:pPr>
              <w:spacing w:before="60" w:after="60"/>
              <w:jc w:val="center"/>
              <w:rPr>
                <w:rFonts w:asciiTheme="minorHAnsi" w:hAnsiTheme="minorHAnsi" w:cstheme="minorHAnsi"/>
                <w:color w:val="FFFFFF" w:themeColor="background1"/>
                <w:sz w:val="22"/>
              </w:rPr>
            </w:pPr>
            <w:r>
              <w:rPr>
                <w:rFonts w:asciiTheme="minorHAnsi" w:hAnsiTheme="minorHAnsi" w:cstheme="minorHAnsi"/>
                <w:b/>
                <w:color w:val="FFFFFF" w:themeColor="background1"/>
                <w:sz w:val="22"/>
              </w:rPr>
              <w:t>ID</w:t>
            </w:r>
          </w:p>
        </w:tc>
        <w:tc>
          <w:tcPr>
            <w:tcW w:w="992" w:type="dxa"/>
            <w:shd w:val="clear" w:color="auto" w:fill="4472C4" w:themeFill="accent1"/>
            <w:noWrap/>
            <w:vAlign w:val="center"/>
          </w:tcPr>
          <w:p w:rsidRPr="00183678" w:rsidR="006823CA" w:rsidP="006823CA" w:rsidRDefault="006823CA" w14:paraId="27321BD2"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Data Ri.o</w:t>
            </w:r>
          </w:p>
        </w:tc>
        <w:tc>
          <w:tcPr>
            <w:tcW w:w="948" w:type="dxa"/>
            <w:shd w:val="clear" w:color="auto" w:fill="4472C4" w:themeFill="accent1"/>
            <w:vAlign w:val="center"/>
          </w:tcPr>
          <w:p w:rsidRPr="00183678" w:rsidR="006823CA" w:rsidP="006823CA" w:rsidRDefault="006823CA" w14:paraId="48620973" w14:textId="77777777">
            <w:pPr>
              <w:spacing w:before="60" w:after="60"/>
              <w:jc w:val="center"/>
              <w:rPr>
                <w:rFonts w:asciiTheme="minorHAnsi" w:hAnsiTheme="minorHAnsi" w:cstheme="minorHAnsi"/>
                <w:color w:val="000000"/>
                <w:sz w:val="22"/>
              </w:rPr>
            </w:pPr>
            <w:r>
              <w:rPr>
                <w:rFonts w:asciiTheme="minorHAnsi" w:hAnsiTheme="minorHAnsi" w:cstheme="minorHAnsi"/>
                <w:b/>
                <w:color w:val="FFFFFF" w:themeColor="background1"/>
                <w:sz w:val="22"/>
              </w:rPr>
              <w:t>Versione</w:t>
            </w:r>
          </w:p>
        </w:tc>
        <w:tc>
          <w:tcPr>
            <w:tcW w:w="4856" w:type="dxa"/>
            <w:shd w:val="clear" w:color="auto" w:fill="4472C4" w:themeFill="accent1"/>
          </w:tcPr>
          <w:p w:rsidR="006823CA" w:rsidP="006823CA" w:rsidRDefault="006823CA" w14:paraId="74116986"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Documento</w:t>
            </w:r>
          </w:p>
        </w:tc>
        <w:tc>
          <w:tcPr>
            <w:tcW w:w="2532" w:type="dxa"/>
            <w:shd w:val="clear" w:color="auto" w:fill="4472C4" w:themeFill="accent1"/>
          </w:tcPr>
          <w:p w:rsidR="006823CA" w:rsidP="006823CA" w:rsidRDefault="006823CA" w14:paraId="5B0A3755"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Descrizione</w:t>
            </w:r>
          </w:p>
        </w:tc>
      </w:tr>
      <w:tr w:rsidRPr="00183678" w:rsidR="00F048C7" w:rsidTr="006823CA" w14:paraId="1FA373B7" w14:textId="77777777">
        <w:trPr>
          <w:trHeight w:val="315"/>
        </w:trPr>
        <w:tc>
          <w:tcPr>
            <w:tcW w:w="366" w:type="dxa"/>
            <w:noWrap/>
            <w:vAlign w:val="center"/>
          </w:tcPr>
          <w:p w:rsidRPr="00183678" w:rsidR="006823CA" w:rsidP="006823CA" w:rsidRDefault="00D87727" w14:paraId="51DEA8E8" w14:textId="65439B6A">
            <w:pPr>
              <w:spacing w:before="60" w:after="60"/>
              <w:rPr>
                <w:rFonts w:asciiTheme="minorHAnsi" w:hAnsiTheme="minorHAnsi" w:cstheme="minorHAnsi"/>
                <w:color w:val="000000"/>
                <w:sz w:val="22"/>
              </w:rPr>
            </w:pPr>
            <w:r>
              <w:rPr>
                <w:rFonts w:asciiTheme="minorHAnsi" w:hAnsiTheme="minorHAnsi" w:cstheme="minorHAnsi"/>
                <w:color w:val="000000"/>
                <w:sz w:val="22"/>
              </w:rPr>
              <w:t>1</w:t>
            </w:r>
          </w:p>
        </w:tc>
        <w:tc>
          <w:tcPr>
            <w:tcW w:w="992" w:type="dxa"/>
            <w:noWrap/>
            <w:vAlign w:val="center"/>
          </w:tcPr>
          <w:p w:rsidRPr="00183678" w:rsidR="006823CA" w:rsidP="006823CA" w:rsidRDefault="00A3716B" w14:paraId="6602B002" w14:textId="74798952">
            <w:pPr>
              <w:spacing w:before="60" w:after="60"/>
              <w:rPr>
                <w:rFonts w:asciiTheme="minorHAnsi" w:hAnsiTheme="minorHAnsi" w:cstheme="minorHAnsi"/>
                <w:color w:val="000000"/>
                <w:sz w:val="22"/>
              </w:rPr>
            </w:pPr>
            <w:r>
              <w:rPr>
                <w:rFonts w:asciiTheme="minorHAnsi" w:hAnsiTheme="minorHAnsi" w:cstheme="minorHAnsi"/>
                <w:color w:val="000000"/>
                <w:sz w:val="22"/>
              </w:rPr>
              <w:t>31/10/2025</w:t>
            </w:r>
          </w:p>
        </w:tc>
        <w:tc>
          <w:tcPr>
            <w:tcW w:w="948" w:type="dxa"/>
          </w:tcPr>
          <w:p w:rsidRPr="00183678" w:rsidR="006823CA" w:rsidP="006823CA" w:rsidRDefault="006823CA" w14:paraId="102733DE" w14:textId="77777777">
            <w:pPr>
              <w:spacing w:before="60" w:after="60"/>
              <w:rPr>
                <w:rFonts w:asciiTheme="minorHAnsi" w:hAnsiTheme="minorHAnsi" w:cstheme="minorHAnsi"/>
                <w:color w:val="000000"/>
                <w:sz w:val="22"/>
              </w:rPr>
            </w:pPr>
          </w:p>
        </w:tc>
        <w:tc>
          <w:tcPr>
            <w:tcW w:w="4856" w:type="dxa"/>
          </w:tcPr>
          <w:p w:rsidRPr="00183678" w:rsidR="006823CA" w:rsidP="006823CA" w:rsidRDefault="006823CA" w14:paraId="4AFD77C8" w14:textId="77777777">
            <w:pPr>
              <w:spacing w:before="60" w:after="60"/>
              <w:rPr>
                <w:rFonts w:asciiTheme="minorHAnsi" w:hAnsiTheme="minorHAnsi" w:cstheme="minorHAnsi"/>
                <w:color w:val="000000"/>
                <w:sz w:val="22"/>
              </w:rPr>
            </w:pPr>
            <w:r w:rsidRPr="005F4011">
              <w:rPr>
                <w:rFonts w:asciiTheme="minorHAnsi" w:hAnsiTheme="minorHAnsi" w:cstheme="minorHAnsi"/>
                <w:color w:val="000000"/>
                <w:sz w:val="22"/>
              </w:rPr>
              <w:t>159-2025-Decreto-Sicurezza-2025</w:t>
            </w:r>
          </w:p>
        </w:tc>
        <w:tc>
          <w:tcPr>
            <w:tcW w:w="2532" w:type="dxa"/>
          </w:tcPr>
          <w:p w:rsidRPr="00183678" w:rsidR="006823CA" w:rsidP="006823CA" w:rsidRDefault="006823CA" w14:paraId="78E90CF8" w14:textId="77777777">
            <w:pPr>
              <w:spacing w:before="60" w:after="60"/>
              <w:rPr>
                <w:rFonts w:asciiTheme="minorHAnsi" w:hAnsiTheme="minorHAnsi" w:cstheme="minorHAnsi"/>
                <w:color w:val="000000"/>
                <w:sz w:val="22"/>
              </w:rPr>
            </w:pPr>
          </w:p>
        </w:tc>
      </w:tr>
      <w:tr w:rsidRPr="00183678" w:rsidR="00F048C7" w:rsidTr="006823CA" w14:paraId="01B10246" w14:textId="77777777">
        <w:trPr>
          <w:trHeight w:val="315"/>
        </w:trPr>
        <w:tc>
          <w:tcPr>
            <w:tcW w:w="366" w:type="dxa"/>
            <w:noWrap/>
            <w:vAlign w:val="center"/>
          </w:tcPr>
          <w:p w:rsidRPr="00183678" w:rsidR="006823CA" w:rsidP="006823CA" w:rsidRDefault="00D87727" w14:paraId="5C9B036D" w14:textId="6DAE30CF">
            <w:pPr>
              <w:spacing w:before="60" w:after="60"/>
              <w:rPr>
                <w:rFonts w:asciiTheme="minorHAnsi" w:hAnsiTheme="minorHAnsi" w:cstheme="minorHAnsi"/>
                <w:color w:val="000000"/>
                <w:sz w:val="22"/>
              </w:rPr>
            </w:pPr>
            <w:r>
              <w:rPr>
                <w:rFonts w:asciiTheme="minorHAnsi" w:hAnsiTheme="minorHAnsi" w:cstheme="minorHAnsi"/>
                <w:color w:val="000000"/>
                <w:sz w:val="22"/>
              </w:rPr>
              <w:t>2</w:t>
            </w:r>
          </w:p>
        </w:tc>
        <w:tc>
          <w:tcPr>
            <w:tcW w:w="992" w:type="dxa"/>
            <w:noWrap/>
            <w:vAlign w:val="center"/>
          </w:tcPr>
          <w:p w:rsidRPr="00183678" w:rsidR="006823CA" w:rsidP="006823CA" w:rsidRDefault="006823CA" w14:paraId="41DF6588" w14:textId="77777777">
            <w:pPr>
              <w:spacing w:before="60" w:after="60"/>
              <w:rPr>
                <w:rFonts w:asciiTheme="minorHAnsi" w:hAnsiTheme="minorHAnsi" w:cstheme="minorHAnsi"/>
                <w:color w:val="000000"/>
                <w:sz w:val="22"/>
              </w:rPr>
            </w:pPr>
          </w:p>
        </w:tc>
        <w:tc>
          <w:tcPr>
            <w:tcW w:w="948" w:type="dxa"/>
          </w:tcPr>
          <w:p w:rsidRPr="00183678" w:rsidR="006823CA" w:rsidP="006823CA" w:rsidRDefault="006823CA" w14:paraId="3246F2B1" w14:textId="77777777">
            <w:pPr>
              <w:spacing w:before="60" w:after="60"/>
              <w:rPr>
                <w:rFonts w:asciiTheme="minorHAnsi" w:hAnsiTheme="minorHAnsi" w:cstheme="minorHAnsi"/>
                <w:color w:val="000000"/>
                <w:sz w:val="22"/>
              </w:rPr>
            </w:pPr>
          </w:p>
        </w:tc>
        <w:tc>
          <w:tcPr>
            <w:tcW w:w="4856" w:type="dxa"/>
          </w:tcPr>
          <w:p w:rsidRPr="00183678" w:rsidR="006823CA" w:rsidP="006823CA" w:rsidRDefault="006823CA" w14:paraId="66D9336F" w14:textId="77777777">
            <w:pPr>
              <w:spacing w:before="60" w:after="60"/>
              <w:rPr>
                <w:rFonts w:asciiTheme="minorHAnsi" w:hAnsiTheme="minorHAnsi" w:cstheme="minorHAnsi"/>
                <w:color w:val="000000"/>
                <w:sz w:val="22"/>
              </w:rPr>
            </w:pPr>
            <w:r w:rsidRPr="0061776F">
              <w:rPr>
                <w:rFonts w:asciiTheme="minorHAnsi" w:hAnsiTheme="minorHAnsi" w:cstheme="minorHAnsi"/>
                <w:color w:val="000000"/>
                <w:sz w:val="22"/>
              </w:rPr>
              <w:t>Allegato-I-bis-D.Lgs_.-81_2008</w:t>
            </w:r>
          </w:p>
        </w:tc>
        <w:tc>
          <w:tcPr>
            <w:tcW w:w="2532" w:type="dxa"/>
          </w:tcPr>
          <w:p w:rsidRPr="00183678" w:rsidR="006823CA" w:rsidP="006823CA" w:rsidRDefault="006823CA" w14:paraId="35971FF0" w14:textId="77777777">
            <w:pPr>
              <w:spacing w:before="60" w:after="60"/>
              <w:rPr>
                <w:rFonts w:asciiTheme="minorHAnsi" w:hAnsiTheme="minorHAnsi" w:cstheme="minorHAnsi"/>
                <w:color w:val="000000"/>
                <w:sz w:val="22"/>
              </w:rPr>
            </w:pPr>
          </w:p>
        </w:tc>
      </w:tr>
      <w:tr w:rsidRPr="00183678" w:rsidR="00F048C7" w:rsidTr="006823CA" w14:paraId="37A70684" w14:textId="77777777">
        <w:trPr>
          <w:trHeight w:val="315"/>
        </w:trPr>
        <w:tc>
          <w:tcPr>
            <w:tcW w:w="366" w:type="dxa"/>
            <w:noWrap/>
            <w:vAlign w:val="center"/>
          </w:tcPr>
          <w:p w:rsidRPr="00183678" w:rsidR="006823CA" w:rsidP="006823CA" w:rsidRDefault="00D87727" w14:paraId="7EB0E0DD" w14:textId="4E936657">
            <w:pPr>
              <w:spacing w:before="60" w:after="60"/>
              <w:rPr>
                <w:rFonts w:asciiTheme="minorHAnsi" w:hAnsiTheme="minorHAnsi" w:cstheme="minorHAnsi"/>
                <w:color w:val="000000"/>
                <w:sz w:val="22"/>
              </w:rPr>
            </w:pPr>
            <w:r>
              <w:rPr>
                <w:rFonts w:asciiTheme="minorHAnsi" w:hAnsiTheme="minorHAnsi" w:cstheme="minorHAnsi"/>
                <w:color w:val="000000"/>
                <w:sz w:val="22"/>
              </w:rPr>
              <w:t>3</w:t>
            </w:r>
          </w:p>
        </w:tc>
        <w:tc>
          <w:tcPr>
            <w:tcW w:w="992" w:type="dxa"/>
            <w:noWrap/>
            <w:vAlign w:val="center"/>
          </w:tcPr>
          <w:p w:rsidRPr="00183678" w:rsidR="006823CA" w:rsidP="006823CA" w:rsidRDefault="006C1662" w14:paraId="62AF6949" w14:textId="522FB55D">
            <w:pPr>
              <w:spacing w:before="60" w:after="60"/>
              <w:rPr>
                <w:rFonts w:asciiTheme="minorHAnsi" w:hAnsiTheme="minorHAnsi" w:cstheme="minorHAnsi"/>
                <w:color w:val="000000"/>
                <w:sz w:val="22"/>
              </w:rPr>
            </w:pPr>
            <w:r>
              <w:rPr>
                <w:rFonts w:asciiTheme="minorHAnsi" w:hAnsiTheme="minorHAnsi" w:cstheme="minorHAnsi"/>
                <w:color w:val="000000"/>
                <w:sz w:val="22"/>
              </w:rPr>
              <w:t>23/09/2024</w:t>
            </w:r>
          </w:p>
        </w:tc>
        <w:tc>
          <w:tcPr>
            <w:tcW w:w="948" w:type="dxa"/>
          </w:tcPr>
          <w:p w:rsidRPr="00183678" w:rsidR="006823CA" w:rsidP="006823CA" w:rsidRDefault="006823CA" w14:paraId="7E66EEC1" w14:textId="77777777">
            <w:pPr>
              <w:spacing w:before="60" w:after="60"/>
              <w:rPr>
                <w:rFonts w:asciiTheme="minorHAnsi" w:hAnsiTheme="minorHAnsi" w:cstheme="minorHAnsi"/>
                <w:color w:val="000000"/>
                <w:sz w:val="22"/>
              </w:rPr>
            </w:pPr>
          </w:p>
        </w:tc>
        <w:tc>
          <w:tcPr>
            <w:tcW w:w="4856" w:type="dxa"/>
          </w:tcPr>
          <w:p w:rsidRPr="00183678" w:rsidR="006823CA" w:rsidP="006823CA" w:rsidRDefault="006823CA" w14:paraId="4DE26F21" w14:textId="77777777">
            <w:pPr>
              <w:spacing w:before="60" w:after="60"/>
              <w:rPr>
                <w:rFonts w:asciiTheme="minorHAnsi" w:hAnsiTheme="minorHAnsi" w:cstheme="minorHAnsi"/>
                <w:color w:val="000000"/>
                <w:sz w:val="22"/>
              </w:rPr>
            </w:pPr>
            <w:r w:rsidRPr="0061776F">
              <w:rPr>
                <w:rFonts w:asciiTheme="minorHAnsi" w:hAnsiTheme="minorHAnsi" w:cstheme="minorHAnsi"/>
                <w:color w:val="000000"/>
                <w:sz w:val="22"/>
              </w:rPr>
              <w:t>D.M.-n.-132-2024-regolamento-patente-a-crediti</w:t>
            </w:r>
          </w:p>
        </w:tc>
        <w:tc>
          <w:tcPr>
            <w:tcW w:w="2532" w:type="dxa"/>
          </w:tcPr>
          <w:p w:rsidRPr="00183678" w:rsidR="006823CA" w:rsidP="006823CA" w:rsidRDefault="006823CA" w14:paraId="02CE1923" w14:textId="77777777">
            <w:pPr>
              <w:spacing w:before="60" w:after="60"/>
              <w:rPr>
                <w:rFonts w:asciiTheme="minorHAnsi" w:hAnsiTheme="minorHAnsi" w:cstheme="minorHAnsi"/>
                <w:color w:val="000000"/>
                <w:sz w:val="22"/>
              </w:rPr>
            </w:pPr>
          </w:p>
        </w:tc>
      </w:tr>
      <w:tr w:rsidRPr="00183678" w:rsidR="00F048C7" w:rsidTr="006823CA" w14:paraId="389710EC" w14:textId="77777777">
        <w:trPr>
          <w:trHeight w:val="315"/>
        </w:trPr>
        <w:tc>
          <w:tcPr>
            <w:tcW w:w="366" w:type="dxa"/>
            <w:noWrap/>
            <w:vAlign w:val="center"/>
          </w:tcPr>
          <w:p w:rsidRPr="00183678" w:rsidR="006823CA" w:rsidP="006823CA" w:rsidRDefault="00D87727" w14:paraId="1DB1D5A4" w14:textId="07C9FC3D">
            <w:pPr>
              <w:spacing w:before="60" w:after="60"/>
              <w:rPr>
                <w:rFonts w:asciiTheme="minorHAnsi" w:hAnsiTheme="minorHAnsi" w:cstheme="minorHAnsi"/>
                <w:color w:val="000000"/>
                <w:sz w:val="22"/>
              </w:rPr>
            </w:pPr>
            <w:r>
              <w:rPr>
                <w:rFonts w:asciiTheme="minorHAnsi" w:hAnsiTheme="minorHAnsi" w:cstheme="minorHAnsi"/>
                <w:color w:val="000000"/>
                <w:sz w:val="22"/>
              </w:rPr>
              <w:t>4</w:t>
            </w:r>
          </w:p>
        </w:tc>
        <w:tc>
          <w:tcPr>
            <w:tcW w:w="992" w:type="dxa"/>
            <w:noWrap/>
            <w:vAlign w:val="center"/>
          </w:tcPr>
          <w:p w:rsidRPr="008218A8" w:rsidR="006823CA" w:rsidP="006823CA" w:rsidRDefault="00172C5D" w14:paraId="4A5DBD55" w14:textId="2AEBF58E">
            <w:pPr>
              <w:spacing w:before="60" w:after="60"/>
              <w:rPr>
                <w:rFonts w:asciiTheme="minorHAnsi" w:hAnsiTheme="minorHAnsi" w:cstheme="minorHAnsi"/>
                <w:color w:val="000000"/>
                <w:sz w:val="22"/>
              </w:rPr>
            </w:pPr>
            <w:r w:rsidRPr="00C22631">
              <w:rPr>
                <w:rFonts w:asciiTheme="minorHAnsi" w:hAnsiTheme="minorHAnsi" w:cstheme="minorHAnsi"/>
                <w:color w:val="000000"/>
                <w:sz w:val="22"/>
              </w:rPr>
              <w:t>25</w:t>
            </w:r>
            <w:r w:rsidR="006C1662">
              <w:rPr>
                <w:rFonts w:asciiTheme="minorHAnsi" w:hAnsiTheme="minorHAnsi" w:cstheme="minorHAnsi"/>
                <w:color w:val="000000"/>
                <w:sz w:val="22"/>
              </w:rPr>
              <w:t>/</w:t>
            </w:r>
            <w:r w:rsidRPr="00C22631">
              <w:rPr>
                <w:rFonts w:asciiTheme="minorHAnsi" w:hAnsiTheme="minorHAnsi" w:cstheme="minorHAnsi"/>
                <w:color w:val="000000"/>
                <w:sz w:val="22"/>
              </w:rPr>
              <w:t>06</w:t>
            </w:r>
            <w:r w:rsidR="006C1662">
              <w:rPr>
                <w:rFonts w:asciiTheme="minorHAnsi" w:hAnsiTheme="minorHAnsi" w:cstheme="minorHAnsi"/>
                <w:color w:val="000000"/>
                <w:sz w:val="22"/>
              </w:rPr>
              <w:t>/</w:t>
            </w:r>
            <w:r w:rsidRPr="00C22631">
              <w:rPr>
                <w:rFonts w:asciiTheme="minorHAnsi" w:hAnsiTheme="minorHAnsi" w:cstheme="minorHAnsi"/>
                <w:color w:val="000000"/>
                <w:sz w:val="22"/>
              </w:rPr>
              <w:t>2025</w:t>
            </w:r>
          </w:p>
        </w:tc>
        <w:tc>
          <w:tcPr>
            <w:tcW w:w="948" w:type="dxa"/>
          </w:tcPr>
          <w:p w:rsidRPr="00183678" w:rsidR="006823CA" w:rsidP="006823CA" w:rsidRDefault="006823CA" w14:paraId="09354E08" w14:textId="77777777">
            <w:pPr>
              <w:spacing w:before="60" w:after="60"/>
              <w:rPr>
                <w:rFonts w:asciiTheme="minorHAnsi" w:hAnsiTheme="minorHAnsi" w:cstheme="minorHAnsi"/>
                <w:color w:val="000000"/>
                <w:sz w:val="22"/>
              </w:rPr>
            </w:pPr>
          </w:p>
        </w:tc>
        <w:tc>
          <w:tcPr>
            <w:tcW w:w="4856" w:type="dxa"/>
          </w:tcPr>
          <w:p w:rsidRPr="00183678" w:rsidR="006823CA" w:rsidP="006823CA" w:rsidRDefault="006823CA" w14:paraId="5CFF4ED0" w14:textId="77777777">
            <w:pPr>
              <w:spacing w:before="60" w:after="60"/>
              <w:rPr>
                <w:rFonts w:asciiTheme="minorHAnsi" w:hAnsiTheme="minorHAnsi" w:cstheme="minorHAnsi"/>
                <w:color w:val="000000"/>
                <w:sz w:val="22"/>
              </w:rPr>
            </w:pPr>
            <w:r w:rsidRPr="00C22631">
              <w:rPr>
                <w:rFonts w:asciiTheme="minorHAnsi" w:hAnsiTheme="minorHAnsi" w:cstheme="minorHAnsi"/>
                <w:color w:val="000000"/>
                <w:sz w:val="22"/>
              </w:rPr>
              <w:t>inl-decreto-direttoriale-n-43-del-25-06-2025-portle-patente-a-crediti_compressed</w:t>
            </w:r>
          </w:p>
        </w:tc>
        <w:tc>
          <w:tcPr>
            <w:tcW w:w="2532" w:type="dxa"/>
          </w:tcPr>
          <w:p w:rsidRPr="00183678" w:rsidR="006823CA" w:rsidP="006823CA" w:rsidRDefault="006823CA" w14:paraId="497F6D76" w14:textId="77777777">
            <w:pPr>
              <w:spacing w:before="60" w:after="60"/>
              <w:rPr>
                <w:rFonts w:asciiTheme="minorHAnsi" w:hAnsiTheme="minorHAnsi" w:cstheme="minorHAnsi"/>
                <w:color w:val="000000"/>
                <w:sz w:val="22"/>
              </w:rPr>
            </w:pPr>
          </w:p>
        </w:tc>
      </w:tr>
      <w:tr w:rsidRPr="00183678" w:rsidR="00F048C7" w:rsidTr="006823CA" w14:paraId="0AD94054" w14:textId="77777777">
        <w:trPr>
          <w:trHeight w:val="315"/>
        </w:trPr>
        <w:tc>
          <w:tcPr>
            <w:tcW w:w="366" w:type="dxa"/>
            <w:noWrap/>
            <w:vAlign w:val="center"/>
          </w:tcPr>
          <w:p w:rsidRPr="00183678" w:rsidR="006823CA" w:rsidP="006823CA" w:rsidRDefault="00D87727" w14:paraId="16710B66" w14:textId="6ADE6176">
            <w:pPr>
              <w:spacing w:before="60" w:after="60"/>
              <w:rPr>
                <w:rFonts w:asciiTheme="minorHAnsi" w:hAnsiTheme="minorHAnsi" w:cstheme="minorHAnsi"/>
                <w:color w:val="000000"/>
                <w:sz w:val="22"/>
              </w:rPr>
            </w:pPr>
            <w:r>
              <w:rPr>
                <w:rFonts w:asciiTheme="minorHAnsi" w:hAnsiTheme="minorHAnsi" w:cstheme="minorHAnsi"/>
                <w:color w:val="000000"/>
                <w:sz w:val="22"/>
              </w:rPr>
              <w:t>5</w:t>
            </w:r>
          </w:p>
        </w:tc>
        <w:tc>
          <w:tcPr>
            <w:tcW w:w="992" w:type="dxa"/>
            <w:noWrap/>
            <w:vAlign w:val="center"/>
          </w:tcPr>
          <w:p w:rsidRPr="002E16FB" w:rsidR="006823CA" w:rsidP="006823CA" w:rsidRDefault="006C1662" w14:paraId="09CEFD7B" w14:textId="7B9EDB0A">
            <w:pPr>
              <w:spacing w:before="60" w:after="60"/>
              <w:rPr>
                <w:rFonts w:asciiTheme="minorHAnsi" w:hAnsiTheme="minorHAnsi" w:cstheme="minorHAnsi"/>
                <w:color w:val="000000"/>
                <w:sz w:val="22"/>
              </w:rPr>
            </w:pPr>
            <w:r>
              <w:rPr>
                <w:rFonts w:asciiTheme="minorHAnsi" w:hAnsiTheme="minorHAnsi" w:cstheme="minorHAnsi"/>
                <w:color w:val="000000"/>
                <w:sz w:val="22"/>
              </w:rPr>
              <w:t>23/09/2024</w:t>
            </w:r>
          </w:p>
        </w:tc>
        <w:tc>
          <w:tcPr>
            <w:tcW w:w="948" w:type="dxa"/>
          </w:tcPr>
          <w:p w:rsidRPr="002E16FB" w:rsidR="006823CA" w:rsidP="006823CA" w:rsidRDefault="006823CA" w14:paraId="64DF1EB7" w14:textId="77777777">
            <w:pPr>
              <w:spacing w:before="60" w:after="60"/>
              <w:rPr>
                <w:rFonts w:asciiTheme="minorHAnsi" w:hAnsiTheme="minorHAnsi" w:cstheme="minorHAnsi"/>
                <w:color w:val="000000"/>
                <w:sz w:val="22"/>
              </w:rPr>
            </w:pPr>
          </w:p>
        </w:tc>
        <w:tc>
          <w:tcPr>
            <w:tcW w:w="4856" w:type="dxa"/>
          </w:tcPr>
          <w:p w:rsidRPr="002E16FB" w:rsidR="006823CA" w:rsidP="006823CA" w:rsidRDefault="006823CA" w14:paraId="5EAA33D0" w14:textId="77777777">
            <w:pPr>
              <w:spacing w:before="60" w:after="60"/>
              <w:rPr>
                <w:rFonts w:asciiTheme="minorHAnsi" w:hAnsiTheme="minorHAnsi" w:cstheme="minorHAnsi"/>
                <w:color w:val="000000"/>
                <w:sz w:val="22"/>
              </w:rPr>
            </w:pPr>
            <w:r w:rsidRPr="00C22631">
              <w:rPr>
                <w:rFonts w:asciiTheme="minorHAnsi" w:hAnsiTheme="minorHAnsi" w:cstheme="minorHAnsi"/>
                <w:color w:val="000000"/>
                <w:sz w:val="22"/>
              </w:rPr>
              <w:t>misug_20240923_427_080_regolamento_attuativo_</w:t>
            </w:r>
            <w:r>
              <w:rPr>
                <w:rFonts w:asciiTheme="minorHAnsi" w:hAnsiTheme="minorHAnsi" w:cstheme="minorHAnsi"/>
                <w:color w:val="000000"/>
                <w:sz w:val="22"/>
              </w:rPr>
              <w:t xml:space="preserve"> </w:t>
            </w:r>
            <w:r w:rsidRPr="00C22631">
              <w:rPr>
                <w:rFonts w:asciiTheme="minorHAnsi" w:hAnsiTheme="minorHAnsi" w:cstheme="minorHAnsi"/>
                <w:color w:val="000000"/>
                <w:sz w:val="22"/>
              </w:rPr>
              <w:t>patente_a_punti_allegato</w:t>
            </w:r>
          </w:p>
        </w:tc>
        <w:tc>
          <w:tcPr>
            <w:tcW w:w="2532" w:type="dxa"/>
          </w:tcPr>
          <w:p w:rsidRPr="002E16FB" w:rsidR="006823CA" w:rsidP="006823CA" w:rsidRDefault="006823CA" w14:paraId="42928A87" w14:textId="77777777">
            <w:pPr>
              <w:spacing w:before="60" w:after="60"/>
              <w:rPr>
                <w:rFonts w:asciiTheme="minorHAnsi" w:hAnsiTheme="minorHAnsi" w:cstheme="minorHAnsi"/>
                <w:color w:val="000000"/>
                <w:sz w:val="22"/>
              </w:rPr>
            </w:pPr>
          </w:p>
        </w:tc>
      </w:tr>
      <w:tr w:rsidRPr="00183678" w:rsidR="00F048C7" w:rsidTr="006823CA" w14:paraId="674197C7" w14:textId="77777777">
        <w:trPr>
          <w:trHeight w:val="315"/>
        </w:trPr>
        <w:tc>
          <w:tcPr>
            <w:tcW w:w="366" w:type="dxa"/>
            <w:noWrap/>
            <w:vAlign w:val="center"/>
          </w:tcPr>
          <w:p w:rsidRPr="00183678" w:rsidR="006823CA" w:rsidP="006823CA" w:rsidRDefault="006823CA" w14:paraId="4B857D7A" w14:textId="77777777">
            <w:pPr>
              <w:spacing w:before="60" w:after="60"/>
              <w:rPr>
                <w:rFonts w:asciiTheme="minorHAnsi" w:hAnsiTheme="minorHAnsi" w:cstheme="minorHAnsi"/>
                <w:color w:val="000000"/>
                <w:sz w:val="22"/>
              </w:rPr>
            </w:pPr>
          </w:p>
        </w:tc>
        <w:tc>
          <w:tcPr>
            <w:tcW w:w="992" w:type="dxa"/>
            <w:noWrap/>
            <w:vAlign w:val="center"/>
          </w:tcPr>
          <w:p w:rsidRPr="00183678" w:rsidR="006823CA" w:rsidP="006823CA" w:rsidRDefault="006823CA" w14:paraId="5B2B9C8B" w14:textId="77777777">
            <w:pPr>
              <w:spacing w:before="60" w:after="60"/>
              <w:rPr>
                <w:rFonts w:asciiTheme="minorHAnsi" w:hAnsiTheme="minorHAnsi" w:cstheme="minorHAnsi"/>
                <w:color w:val="000000"/>
                <w:sz w:val="22"/>
              </w:rPr>
            </w:pPr>
          </w:p>
        </w:tc>
        <w:tc>
          <w:tcPr>
            <w:tcW w:w="948" w:type="dxa"/>
          </w:tcPr>
          <w:p w:rsidRPr="00183678" w:rsidR="006823CA" w:rsidP="006823CA" w:rsidRDefault="006823CA" w14:paraId="33215790" w14:textId="77777777">
            <w:pPr>
              <w:spacing w:before="60" w:after="60"/>
              <w:rPr>
                <w:rFonts w:asciiTheme="minorHAnsi" w:hAnsiTheme="minorHAnsi" w:cstheme="minorHAnsi"/>
                <w:color w:val="000000"/>
                <w:sz w:val="22"/>
              </w:rPr>
            </w:pPr>
          </w:p>
        </w:tc>
        <w:tc>
          <w:tcPr>
            <w:tcW w:w="4856" w:type="dxa"/>
          </w:tcPr>
          <w:p w:rsidRPr="00183678" w:rsidR="006823CA" w:rsidP="006823CA" w:rsidRDefault="006823CA" w14:paraId="21290BB4" w14:textId="77777777">
            <w:pPr>
              <w:spacing w:before="60" w:after="60"/>
              <w:rPr>
                <w:rFonts w:asciiTheme="minorHAnsi" w:hAnsiTheme="minorHAnsi" w:cstheme="minorHAnsi"/>
                <w:color w:val="000000"/>
                <w:sz w:val="22"/>
              </w:rPr>
            </w:pPr>
          </w:p>
        </w:tc>
        <w:tc>
          <w:tcPr>
            <w:tcW w:w="2532" w:type="dxa"/>
          </w:tcPr>
          <w:p w:rsidRPr="00183678" w:rsidR="006823CA" w:rsidP="006823CA" w:rsidRDefault="006823CA" w14:paraId="3EB2AA71" w14:textId="77777777">
            <w:pPr>
              <w:spacing w:before="60" w:after="60"/>
              <w:rPr>
                <w:rFonts w:asciiTheme="minorHAnsi" w:hAnsiTheme="minorHAnsi" w:cstheme="minorHAnsi"/>
                <w:color w:val="000000"/>
                <w:sz w:val="22"/>
              </w:rPr>
            </w:pPr>
          </w:p>
        </w:tc>
      </w:tr>
      <w:tr w:rsidRPr="00183678" w:rsidR="00F048C7" w:rsidTr="006823CA" w14:paraId="0C7AD307" w14:textId="77777777">
        <w:trPr>
          <w:trHeight w:val="315"/>
        </w:trPr>
        <w:tc>
          <w:tcPr>
            <w:tcW w:w="366" w:type="dxa"/>
            <w:noWrap/>
            <w:vAlign w:val="center"/>
          </w:tcPr>
          <w:p w:rsidR="006823CA" w:rsidP="006823CA" w:rsidRDefault="006823CA" w14:paraId="5A688841" w14:textId="77777777">
            <w:pPr>
              <w:spacing w:before="60" w:after="60"/>
              <w:rPr>
                <w:rFonts w:asciiTheme="minorHAnsi" w:hAnsiTheme="minorHAnsi" w:cstheme="minorHAnsi"/>
                <w:color w:val="000000"/>
                <w:sz w:val="22"/>
              </w:rPr>
            </w:pPr>
          </w:p>
        </w:tc>
        <w:tc>
          <w:tcPr>
            <w:tcW w:w="992" w:type="dxa"/>
            <w:noWrap/>
            <w:vAlign w:val="center"/>
          </w:tcPr>
          <w:p w:rsidR="006823CA" w:rsidP="006823CA" w:rsidRDefault="006823CA" w14:paraId="77401315" w14:textId="77777777">
            <w:pPr>
              <w:spacing w:before="60" w:after="60"/>
              <w:rPr>
                <w:rFonts w:asciiTheme="minorHAnsi" w:hAnsiTheme="minorHAnsi" w:cstheme="minorHAnsi"/>
                <w:color w:val="000000"/>
                <w:sz w:val="22"/>
              </w:rPr>
            </w:pPr>
          </w:p>
        </w:tc>
        <w:tc>
          <w:tcPr>
            <w:tcW w:w="948" w:type="dxa"/>
          </w:tcPr>
          <w:p w:rsidRPr="00E6027D" w:rsidR="006823CA" w:rsidP="006823CA" w:rsidRDefault="006823CA" w14:paraId="7028F4ED" w14:textId="77777777">
            <w:pPr>
              <w:spacing w:before="60" w:after="60"/>
              <w:rPr>
                <w:rFonts w:asciiTheme="minorHAnsi" w:hAnsiTheme="minorHAnsi" w:cstheme="minorHAnsi"/>
                <w:color w:val="000000"/>
                <w:sz w:val="22"/>
              </w:rPr>
            </w:pPr>
          </w:p>
        </w:tc>
        <w:tc>
          <w:tcPr>
            <w:tcW w:w="4856" w:type="dxa"/>
          </w:tcPr>
          <w:p w:rsidRPr="00E6027D" w:rsidR="006823CA" w:rsidP="006823CA" w:rsidRDefault="006823CA" w14:paraId="6E49224E" w14:textId="77777777">
            <w:pPr>
              <w:spacing w:before="60" w:after="60"/>
              <w:rPr>
                <w:rFonts w:asciiTheme="minorHAnsi" w:hAnsiTheme="minorHAnsi" w:cstheme="minorHAnsi"/>
                <w:color w:val="000000"/>
                <w:sz w:val="22"/>
              </w:rPr>
            </w:pPr>
          </w:p>
        </w:tc>
        <w:tc>
          <w:tcPr>
            <w:tcW w:w="2532" w:type="dxa"/>
          </w:tcPr>
          <w:p w:rsidRPr="00E6027D" w:rsidR="006823CA" w:rsidP="006823CA" w:rsidRDefault="006823CA" w14:paraId="06B5EE12" w14:textId="77777777">
            <w:pPr>
              <w:spacing w:before="60" w:after="60"/>
              <w:rPr>
                <w:rFonts w:asciiTheme="minorHAnsi" w:hAnsiTheme="minorHAnsi" w:cstheme="minorHAnsi"/>
                <w:color w:val="000000"/>
                <w:sz w:val="22"/>
              </w:rPr>
            </w:pPr>
          </w:p>
        </w:tc>
      </w:tr>
    </w:tbl>
    <w:p w:rsidRPr="00183678" w:rsidR="006823CA" w:rsidP="006823CA" w:rsidRDefault="006823CA" w14:paraId="5EFE66A4" w14:textId="3958A4CF">
      <w:pPr>
        <w:pStyle w:val="Caption"/>
        <w:rPr>
          <w:rFonts w:asciiTheme="minorHAnsi" w:hAnsiTheme="minorHAnsi" w:cstheme="minorHAnsi"/>
        </w:rPr>
      </w:pPr>
      <w:r w:rsidRPr="00183678">
        <w:rPr>
          <w:rFonts w:asciiTheme="minorHAnsi" w:hAnsiTheme="minorHAnsi" w:cstheme="minorHAnsi"/>
        </w:rPr>
        <w:t xml:space="preserve">Tabella </w:t>
      </w:r>
      <w:r w:rsidRPr="00183678">
        <w:rPr>
          <w:rFonts w:asciiTheme="minorHAnsi" w:hAnsiTheme="minorHAnsi" w:cstheme="minorHAnsi"/>
          <w:noProof/>
        </w:rPr>
        <w:fldChar w:fldCharType="begin"/>
      </w:r>
      <w:r w:rsidRPr="00183678">
        <w:rPr>
          <w:rFonts w:asciiTheme="minorHAnsi" w:hAnsiTheme="minorHAnsi" w:cstheme="minorHAnsi"/>
          <w:noProof/>
        </w:rPr>
        <w:instrText xml:space="preserve"> SEQ Tabella \* ARABIC </w:instrText>
      </w:r>
      <w:r w:rsidRPr="00183678">
        <w:rPr>
          <w:rFonts w:asciiTheme="minorHAnsi" w:hAnsiTheme="minorHAnsi" w:cstheme="minorHAnsi"/>
          <w:noProof/>
        </w:rPr>
        <w:fldChar w:fldCharType="separate"/>
      </w:r>
      <w:r w:rsidR="00A35506">
        <w:rPr>
          <w:rFonts w:asciiTheme="minorHAnsi" w:hAnsiTheme="minorHAnsi" w:cstheme="minorHAnsi"/>
          <w:noProof/>
        </w:rPr>
        <w:t>2</w:t>
      </w:r>
      <w:r w:rsidRPr="00183678">
        <w:rPr>
          <w:rFonts w:asciiTheme="minorHAnsi" w:hAnsiTheme="minorHAnsi" w:cstheme="minorHAnsi"/>
          <w:noProof/>
        </w:rPr>
        <w:fldChar w:fldCharType="end"/>
      </w:r>
      <w:r w:rsidRPr="00183678">
        <w:rPr>
          <w:rFonts w:asciiTheme="minorHAnsi" w:hAnsiTheme="minorHAnsi" w:cstheme="minorHAnsi"/>
        </w:rPr>
        <w:t xml:space="preserve"> – </w:t>
      </w:r>
      <w:r w:rsidR="00A35506">
        <w:rPr>
          <w:rFonts w:asciiTheme="minorHAnsi" w:hAnsiTheme="minorHAnsi" w:cstheme="minorHAnsi"/>
        </w:rPr>
        <w:t>Riferimenti</w:t>
      </w:r>
    </w:p>
    <w:p w:rsidRPr="00183678" w:rsidR="006823CA" w:rsidP="006823CA" w:rsidRDefault="006127CD" w14:paraId="7E2953DA" w14:textId="09A98F27">
      <w:pPr>
        <w:pStyle w:val="Caption"/>
        <w:rPr>
          <w:rFonts w:asciiTheme="minorHAnsi" w:hAnsiTheme="minorHAnsi" w:cstheme="minorHAnsi"/>
        </w:rPr>
      </w:pPr>
      <w:bookmarkStart w:name="_Toc525555090" w:id="8"/>
      <w:r w:rsidRPr="00183678">
        <w:rPr>
          <w:rFonts w:asciiTheme="minorHAnsi" w:hAnsiTheme="minorHAnsi" w:cstheme="minorHAnsi"/>
        </w:rPr>
        <w:br w:type="page"/>
      </w:r>
    </w:p>
    <w:p w:rsidRPr="00183678" w:rsidR="006127CD" w:rsidRDefault="006127CD" w14:paraId="7CD74F99" w14:textId="1282D9E5">
      <w:pPr>
        <w:rPr>
          <w:rFonts w:asciiTheme="minorHAnsi" w:hAnsiTheme="minorHAnsi" w:cstheme="minorHAnsi"/>
          <w:b/>
          <w:smallCaps/>
          <w:kern w:val="28"/>
          <w:sz w:val="28"/>
        </w:rPr>
      </w:pPr>
    </w:p>
    <w:p w:rsidR="0005199E" w:rsidP="0005199E" w:rsidRDefault="0005199E" w14:paraId="4F6BF6B7" w14:textId="77777777">
      <w:pPr>
        <w:pStyle w:val="Heading1"/>
        <w:ind w:left="450" w:hanging="360"/>
        <w:rPr>
          <w:rFonts w:asciiTheme="minorHAnsi" w:hAnsiTheme="minorHAnsi" w:cstheme="minorHAnsi"/>
        </w:rPr>
      </w:pPr>
      <w:bookmarkStart w:name="_Toc222417242" w:id="9"/>
      <w:bookmarkEnd w:id="8"/>
      <w:r>
        <w:rPr>
          <w:rFonts w:asciiTheme="minorHAnsi" w:hAnsiTheme="minorHAnsi" w:cstheme="minorHAnsi"/>
        </w:rPr>
        <w:t>Contesto di riferimento</w:t>
      </w:r>
      <w:bookmarkEnd w:id="9"/>
    </w:p>
    <w:p w:rsidRPr="00BD7109" w:rsidR="0005199E" w:rsidP="0005199E" w:rsidRDefault="0005199E" w14:paraId="7BE4988D" w14:textId="77777777">
      <w:pPr>
        <w:jc w:val="both"/>
        <w:rPr>
          <w:rFonts w:ascii="Calibri" w:hAnsi="Calibri" w:cs="Calibri"/>
        </w:rPr>
      </w:pPr>
      <w:r w:rsidRPr="00BD7109">
        <w:rPr>
          <w:rFonts w:ascii="Calibri" w:hAnsi="Calibri" w:cs="Calibri"/>
        </w:rPr>
        <w:t xml:space="preserve">A seguito dell’entrata in vigore del decreto legislativo </w:t>
      </w:r>
      <w:r w:rsidRPr="00BD7109">
        <w:rPr>
          <w:rFonts w:ascii="Calibri" w:hAnsi="Calibri" w:cs="Calibri"/>
          <w:color w:val="000000"/>
          <w:sz w:val="22"/>
        </w:rPr>
        <w:t>159-2025-Decreto-Sicurezza-2025</w:t>
      </w:r>
      <w:r w:rsidRPr="00BD7109">
        <w:rPr>
          <w:rFonts w:ascii="Calibri" w:hAnsi="Calibri" w:cs="Calibri"/>
        </w:rPr>
        <w:t xml:space="preserve">, recante </w:t>
      </w:r>
      <w:r w:rsidRPr="00BD7109">
        <w:rPr>
          <w:rFonts w:ascii="Calibri" w:hAnsi="Calibri" w:cs="Calibri"/>
          <w:i/>
          <w:iCs/>
        </w:rPr>
        <w:t xml:space="preserve">“Misure urgenti per la tutela della salute e della sicurezza sui luoghi di lavoro e in materia di protezione civile”, </w:t>
      </w:r>
      <w:r w:rsidRPr="00BD7109">
        <w:rPr>
          <w:rFonts w:ascii="Calibri" w:hAnsi="Calibri" w:cs="Calibri"/>
        </w:rPr>
        <w:t xml:space="preserve">si rende necessario adeguare il calcolo del punteggio della patente a seguito di  decurtazioni e recupero crediti. </w:t>
      </w:r>
    </w:p>
    <w:p w:rsidRPr="00BD7109" w:rsidR="0005199E" w:rsidP="0005199E" w:rsidRDefault="0005199E" w14:paraId="0BBD63C5" w14:textId="77777777">
      <w:pPr>
        <w:jc w:val="both"/>
        <w:rPr>
          <w:rFonts w:ascii="Calibri" w:hAnsi="Calibri" w:cs="Calibri"/>
        </w:rPr>
      </w:pPr>
    </w:p>
    <w:p w:rsidRPr="00BD7109" w:rsidR="0005199E" w:rsidP="0005199E" w:rsidRDefault="0005199E" w14:paraId="7BA92A7E" w14:textId="77777777">
      <w:pPr>
        <w:jc w:val="both"/>
        <w:rPr>
          <w:rFonts w:ascii="Calibri" w:hAnsi="Calibri" w:cs="Calibri"/>
        </w:rPr>
      </w:pPr>
      <w:r w:rsidRPr="00BD7109">
        <w:rPr>
          <w:rFonts w:ascii="Calibri" w:hAnsi="Calibri" w:cs="Calibri"/>
        </w:rPr>
        <w:t>La disciplina principale è:</w:t>
      </w:r>
    </w:p>
    <w:p w:rsidRPr="00BD7109" w:rsidR="0005199E" w:rsidP="00842DA3" w:rsidRDefault="0005199E" w14:paraId="23D0313D" w14:textId="77777777">
      <w:pPr>
        <w:pStyle w:val="ListParagraph"/>
        <w:numPr>
          <w:ilvl w:val="0"/>
          <w:numId w:val="28"/>
        </w:numPr>
        <w:jc w:val="both"/>
        <w:rPr>
          <w:rFonts w:ascii="Calibri" w:hAnsi="Calibri" w:cs="Calibri"/>
        </w:rPr>
      </w:pPr>
      <w:r w:rsidRPr="00BD7109">
        <w:rPr>
          <w:rFonts w:ascii="Calibri" w:hAnsi="Calibri" w:cs="Calibri"/>
        </w:rPr>
        <w:t>Art. 27 del D. Lgs 81/08 (Sistema di qualificazione tramite crediti)</w:t>
      </w:r>
    </w:p>
    <w:p w:rsidRPr="00BD7109" w:rsidR="0005199E" w:rsidP="00842DA3" w:rsidRDefault="0005199E" w14:paraId="04FDC89B" w14:textId="77777777">
      <w:pPr>
        <w:pStyle w:val="ListParagraph"/>
        <w:numPr>
          <w:ilvl w:val="0"/>
          <w:numId w:val="28"/>
        </w:numPr>
        <w:jc w:val="both"/>
        <w:rPr>
          <w:rFonts w:ascii="Calibri" w:hAnsi="Calibri" w:cs="Calibri"/>
        </w:rPr>
      </w:pPr>
      <w:r w:rsidRPr="00BD7109">
        <w:rPr>
          <w:rFonts w:ascii="Calibri" w:hAnsi="Calibri" w:cs="Calibri"/>
        </w:rPr>
        <w:t>Art. 29 del D.L. 19/2024 (Decreto PNRR 4) e legge 56/2024</w:t>
      </w:r>
    </w:p>
    <w:p w:rsidRPr="00BD7109" w:rsidR="0005199E" w:rsidP="00842DA3" w:rsidRDefault="0005199E" w14:paraId="170594D0" w14:textId="77777777">
      <w:pPr>
        <w:pStyle w:val="ListParagraph"/>
        <w:numPr>
          <w:ilvl w:val="0"/>
          <w:numId w:val="28"/>
        </w:numPr>
        <w:jc w:val="both"/>
        <w:rPr>
          <w:rFonts w:ascii="Calibri" w:hAnsi="Calibri" w:cs="Calibri"/>
        </w:rPr>
      </w:pPr>
      <w:r w:rsidRPr="00BD7109">
        <w:rPr>
          <w:rFonts w:ascii="Calibri" w:hAnsi="Calibri" w:cs="Calibri"/>
        </w:rPr>
        <w:t>Norme correlate per requisiti e decurtazioni nel D.Lgs. 81/08 Allegato I e successive disposizioni</w:t>
      </w:r>
    </w:p>
    <w:p w:rsidRPr="00BD7109" w:rsidR="0005199E" w:rsidP="0005199E" w:rsidRDefault="0005199E" w14:paraId="4C2AB35F" w14:textId="77777777">
      <w:pPr>
        <w:jc w:val="both"/>
        <w:rPr>
          <w:rFonts w:ascii="Calibri" w:hAnsi="Calibri" w:cs="Calibri"/>
        </w:rPr>
      </w:pPr>
    </w:p>
    <w:p w:rsidRPr="00BD7109" w:rsidR="0005199E" w:rsidP="0005199E" w:rsidRDefault="0005199E" w14:paraId="1D302C1D" w14:textId="7516C0CE">
      <w:pPr>
        <w:jc w:val="both"/>
        <w:rPr>
          <w:rFonts w:ascii="Calibri" w:hAnsi="Calibri" w:cs="Calibri"/>
        </w:rPr>
      </w:pPr>
      <w:r w:rsidRPr="00BD7109">
        <w:rPr>
          <w:rFonts w:ascii="Calibri" w:hAnsi="Calibri" w:cs="Calibri"/>
        </w:rPr>
        <w:t>La decurtazione della patente è un atto che comporta la riduzione dei punti d</w:t>
      </w:r>
      <w:r w:rsidRPr="00BD7109" w:rsidR="00B0647D">
        <w:rPr>
          <w:rFonts w:ascii="Calibri" w:hAnsi="Calibri" w:cs="Calibri"/>
        </w:rPr>
        <w:t>e</w:t>
      </w:r>
      <w:r w:rsidRPr="00BD7109">
        <w:rPr>
          <w:rFonts w:ascii="Calibri" w:hAnsi="Calibri" w:cs="Calibri"/>
        </w:rPr>
        <w:t>lla patente a crediti.</w:t>
      </w:r>
    </w:p>
    <w:p w:rsidRPr="00BD7109" w:rsidR="0005199E" w:rsidP="0005199E" w:rsidRDefault="0005199E" w14:paraId="5C191DE3" w14:textId="77591884">
      <w:pPr>
        <w:jc w:val="both"/>
        <w:rPr>
          <w:rFonts w:ascii="Calibri" w:hAnsi="Calibri" w:cs="Calibri"/>
        </w:rPr>
      </w:pPr>
      <w:r w:rsidRPr="00BD7109">
        <w:rPr>
          <w:rFonts w:ascii="Calibri" w:hAnsi="Calibri" w:cs="Calibri"/>
        </w:rPr>
        <w:t>La decurtazione dei punti viene effettuata a decorrere d</w:t>
      </w:r>
      <w:r w:rsidRPr="00BD7109" w:rsidR="00B0647D">
        <w:rPr>
          <w:rFonts w:ascii="Calibri" w:hAnsi="Calibri" w:cs="Calibri"/>
        </w:rPr>
        <w:t>a</w:t>
      </w:r>
      <w:r w:rsidRPr="00BD7109">
        <w:rPr>
          <w:rFonts w:ascii="Calibri" w:hAnsi="Calibri" w:cs="Calibri"/>
        </w:rPr>
        <w:t>l 1° ottobre 2024, il numero di punti decurtati dipende dalla gravità della violazione accertata. Gli adempimenti che comportano la decurtazione di crediti, e l’ammontare di crediti persi, sono indicati all’allegato I-bis (allegato 2-bis della legge 26/2024), introdotto con la conversione in legge.</w:t>
      </w:r>
    </w:p>
    <w:p w:rsidRPr="00BD7109" w:rsidR="0005199E" w:rsidP="0005199E" w:rsidRDefault="0005199E" w14:paraId="4A9C8700" w14:textId="77777777">
      <w:pPr>
        <w:jc w:val="both"/>
        <w:rPr>
          <w:rFonts w:ascii="Calibri" w:hAnsi="Calibri" w:cs="Calibri"/>
        </w:rPr>
      </w:pPr>
      <w:r w:rsidRPr="00BD7109">
        <w:rPr>
          <w:rFonts w:ascii="Calibri" w:hAnsi="Calibri" w:cs="Calibri"/>
        </w:rPr>
        <w:t>Il decreto “</w:t>
      </w:r>
      <w:r w:rsidRPr="00BD7109">
        <w:rPr>
          <w:rFonts w:ascii="Calibri" w:hAnsi="Calibri" w:cs="Calibri"/>
          <w:i/>
          <w:iCs/>
        </w:rPr>
        <w:t>159-2025-Decreto-Sicurezza-2025</w:t>
      </w:r>
      <w:r w:rsidRPr="00BD7109">
        <w:rPr>
          <w:rFonts w:ascii="Calibri" w:hAnsi="Calibri" w:cs="Calibri"/>
        </w:rPr>
        <w:t>” specifica che</w:t>
      </w:r>
      <w:r w:rsidRPr="00BD7109">
        <w:rPr>
          <w:rFonts w:ascii="Calibri" w:hAnsi="Calibri" w:eastAsia="MS Mincho" w:cs="Calibri"/>
        </w:rPr>
        <w:t xml:space="preserve"> </w:t>
      </w:r>
      <w:r w:rsidRPr="00BD7109">
        <w:rPr>
          <w:rFonts w:ascii="Calibri" w:hAnsi="Calibri" w:cs="Calibri"/>
        </w:rPr>
        <w:t>per le fattispecie di violazioni di cui all'allegato I-bis, numero 21, la decurtazione dei crediti avviene all'atto della notificazione del verbale di accertamento emanato dai competenti organi di vigilanza. Inoltre, il decreto introduce le seguenti modifiche (comma 4, lettera b)):</w:t>
      </w:r>
    </w:p>
    <w:p w:rsidRPr="00BD7109" w:rsidR="0005199E" w:rsidP="00842DA3" w:rsidRDefault="0005199E" w14:paraId="71F3D64D" w14:textId="77777777">
      <w:pPr>
        <w:pStyle w:val="ListParagraph"/>
        <w:numPr>
          <w:ilvl w:val="0"/>
          <w:numId w:val="26"/>
        </w:numPr>
        <w:jc w:val="both"/>
        <w:rPr>
          <w:rFonts w:ascii="Calibri" w:hAnsi="Calibri" w:cs="Calibri"/>
        </w:rPr>
      </w:pPr>
      <w:r w:rsidRPr="00BD7109">
        <w:rPr>
          <w:rFonts w:ascii="Calibri" w:hAnsi="Calibri" w:cs="Calibri"/>
        </w:rPr>
        <w:t>il punteggio da decurtare per la fattispecie numero 21 diventa 5 punti per ogni lavoratore</w:t>
      </w:r>
    </w:p>
    <w:p w:rsidRPr="00BD7109" w:rsidR="0005199E" w:rsidP="00842DA3" w:rsidRDefault="0005199E" w14:paraId="327136DE" w14:textId="77777777">
      <w:pPr>
        <w:pStyle w:val="ListParagraph"/>
        <w:numPr>
          <w:ilvl w:val="0"/>
          <w:numId w:val="26"/>
        </w:numPr>
        <w:jc w:val="both"/>
        <w:rPr>
          <w:rFonts w:ascii="Calibri" w:hAnsi="Calibri" w:cs="Calibri"/>
        </w:rPr>
      </w:pPr>
      <w:r w:rsidRPr="00BD7109">
        <w:rPr>
          <w:rFonts w:ascii="Calibri" w:hAnsi="Calibri" w:cs="Calibri"/>
        </w:rPr>
        <w:t>i numeri 22 e 23 sono soppressi;</w:t>
      </w:r>
    </w:p>
    <w:p w:rsidRPr="00BD7109" w:rsidR="0005199E" w:rsidP="00842DA3" w:rsidRDefault="0005199E" w14:paraId="3C52B5E5" w14:textId="77777777">
      <w:pPr>
        <w:pStyle w:val="ListParagraph"/>
        <w:numPr>
          <w:ilvl w:val="0"/>
          <w:numId w:val="26"/>
        </w:numPr>
        <w:jc w:val="both"/>
        <w:rPr>
          <w:rFonts w:ascii="Calibri" w:hAnsi="Calibri" w:cs="Calibri"/>
        </w:rPr>
      </w:pPr>
      <w:r w:rsidRPr="00BD7109">
        <w:rPr>
          <w:rFonts w:ascii="Calibri" w:hAnsi="Calibri" w:cs="Calibri"/>
        </w:rPr>
        <w:t>il punteggio da decurtare per la fattispecie numero 24 diventa 1 punto per ciascun lavoratore, alla condotta di cui al numero 21;</w:t>
      </w:r>
    </w:p>
    <w:p w:rsidRPr="00BD7109" w:rsidR="0005199E" w:rsidP="00842DA3" w:rsidRDefault="0005199E" w14:paraId="4C18E476" w14:textId="77777777">
      <w:pPr>
        <w:pStyle w:val="ListParagraph"/>
        <w:numPr>
          <w:ilvl w:val="0"/>
          <w:numId w:val="26"/>
        </w:numPr>
        <w:jc w:val="both"/>
        <w:rPr>
          <w:rFonts w:ascii="Calibri" w:hAnsi="Calibri" w:cs="Calibri"/>
        </w:rPr>
      </w:pPr>
      <w:r w:rsidRPr="00BD7109">
        <w:rPr>
          <w:rFonts w:ascii="Calibri" w:hAnsi="Calibri" w:cs="Calibri"/>
        </w:rPr>
        <w:t>Le decurtazioni alla patente a crediti derivanti dalle modifiche di cui al comma 4, lettera b), sono effettuate in relazione agli illeciti commessi a far data dal 1° gennaio 2026. In relazione agli illeciti commessi prima della predetta data continuano ad applicarsi le decurtazioni disciplinate dalla previgente formulazione del numero 21, nonché' dai numeri 22 e 23 dell'allegato I-bis al decreto legislativo 9 aprile 2008, n. 81.</w:t>
      </w:r>
    </w:p>
    <w:p w:rsidRPr="00BD7109" w:rsidR="0005199E" w:rsidP="0005199E" w:rsidRDefault="0005199E" w14:paraId="72016DA3" w14:textId="77777777">
      <w:pPr>
        <w:jc w:val="both"/>
        <w:rPr>
          <w:rFonts w:ascii="Calibri" w:hAnsi="Calibri" w:cs="Calibri"/>
        </w:rPr>
      </w:pPr>
    </w:p>
    <w:p w:rsidRPr="00BD7109" w:rsidR="0005199E" w:rsidP="0005199E" w:rsidRDefault="0005199E" w14:paraId="3BD80033" w14:textId="77777777">
      <w:pPr>
        <w:jc w:val="both"/>
        <w:rPr>
          <w:rFonts w:ascii="Calibri" w:hAnsi="Calibri" w:cs="Calibri"/>
        </w:rPr>
      </w:pPr>
      <w:r w:rsidRPr="00BD7109">
        <w:rPr>
          <w:rFonts w:ascii="Calibri" w:hAnsi="Calibri" w:cs="Calibri"/>
        </w:rPr>
        <w:t>Le aziende possono recuperare i crediti decurtati tramite investimenti in sicurezza, adempimenti formativi e certificazioni volontarie.</w:t>
      </w:r>
    </w:p>
    <w:p w:rsidRPr="00BD7109" w:rsidR="0005199E" w:rsidP="0005199E" w:rsidRDefault="0005199E" w14:paraId="688C7346" w14:textId="77777777">
      <w:pPr>
        <w:jc w:val="both"/>
        <w:rPr>
          <w:rFonts w:ascii="Calibri" w:hAnsi="Calibri" w:cs="Calibri"/>
        </w:rPr>
      </w:pPr>
      <w:r w:rsidRPr="00BD7109">
        <w:rPr>
          <w:rFonts w:ascii="Calibri" w:hAnsi="Calibri" w:cs="Calibri"/>
          <w:highlight w:val="yellow"/>
        </w:rPr>
        <w:t xml:space="preserve">I crediti decurtati possono essere reintegrati a seguito della frequenza dei corsi di cui all’art. 37, comma 7, del D.Lgs 81/08, previa trasmissione di copia degli attestati rilasciati alla sede competente dell’Ispettorato del lavoro. Ciascun corso comporta il </w:t>
      </w:r>
      <w:r w:rsidRPr="00BD7109">
        <w:rPr>
          <w:rFonts w:ascii="Calibri" w:hAnsi="Calibri" w:cs="Calibri"/>
          <w:b/>
          <w:bCs/>
          <w:highlight w:val="yellow"/>
        </w:rPr>
        <w:t>reintegro di 5 crediti</w:t>
      </w:r>
      <w:r w:rsidRPr="00BD7109">
        <w:rPr>
          <w:rFonts w:ascii="Calibri" w:hAnsi="Calibri" w:cs="Calibri"/>
          <w:highlight w:val="yellow"/>
        </w:rPr>
        <w:t xml:space="preserve">, fino ad un </w:t>
      </w:r>
      <w:r w:rsidRPr="00BD7109">
        <w:rPr>
          <w:rFonts w:ascii="Calibri" w:hAnsi="Calibri" w:cs="Calibri"/>
          <w:b/>
          <w:bCs/>
          <w:highlight w:val="yellow"/>
        </w:rPr>
        <w:t>massimo di 15 crediti</w:t>
      </w:r>
      <w:r w:rsidRPr="00BD7109">
        <w:rPr>
          <w:rFonts w:ascii="Calibri" w:hAnsi="Calibri" w:cs="Calibri"/>
          <w:highlight w:val="yellow"/>
        </w:rPr>
        <w:t>.</w:t>
      </w:r>
    </w:p>
    <w:p w:rsidRPr="00BD7109" w:rsidR="0005199E" w:rsidP="0005199E" w:rsidRDefault="0005199E" w14:paraId="6F2F40F5" w14:textId="77777777">
      <w:pPr>
        <w:jc w:val="both"/>
        <w:rPr>
          <w:rFonts w:ascii="Calibri" w:hAnsi="Calibri" w:cs="Calibri"/>
        </w:rPr>
      </w:pPr>
    </w:p>
    <w:p w:rsidRPr="00BD7109" w:rsidR="0005199E" w:rsidP="0005199E" w:rsidRDefault="0005199E" w14:paraId="02DBF2DD" w14:textId="77777777">
      <w:pPr>
        <w:jc w:val="both"/>
        <w:rPr>
          <w:rFonts w:ascii="Calibri" w:hAnsi="Calibri" w:cs="Calibri"/>
        </w:rPr>
      </w:pPr>
      <w:r w:rsidRPr="00BD7109">
        <w:rPr>
          <w:rFonts w:ascii="Calibri" w:hAnsi="Calibri" w:cs="Calibri"/>
        </w:rPr>
        <w:t>La decurtazione dei crediti si applica solo se:</w:t>
      </w:r>
    </w:p>
    <w:p w:rsidRPr="00BD7109" w:rsidR="0005199E" w:rsidP="00842DA3" w:rsidRDefault="0005199E" w14:paraId="4B00C580" w14:textId="77777777">
      <w:pPr>
        <w:pStyle w:val="ListParagraph"/>
        <w:numPr>
          <w:ilvl w:val="0"/>
          <w:numId w:val="27"/>
        </w:numPr>
        <w:jc w:val="both"/>
        <w:rPr>
          <w:rFonts w:ascii="Calibri" w:hAnsi="Calibri" w:cs="Calibri"/>
        </w:rPr>
      </w:pPr>
      <w:r w:rsidRPr="00BD7109">
        <w:rPr>
          <w:rFonts w:ascii="Calibri" w:hAnsi="Calibri" w:cs="Calibri"/>
        </w:rPr>
        <w:t>l’impresa ha una patente emessa non revocata;</w:t>
      </w:r>
    </w:p>
    <w:p w:rsidRPr="00BD7109" w:rsidR="0005199E" w:rsidP="00842DA3" w:rsidRDefault="0005199E" w14:paraId="77A5A8B3" w14:textId="77777777">
      <w:pPr>
        <w:pStyle w:val="ListParagraph"/>
        <w:numPr>
          <w:ilvl w:val="0"/>
          <w:numId w:val="27"/>
        </w:numPr>
        <w:jc w:val="both"/>
        <w:rPr>
          <w:rFonts w:ascii="Calibri" w:hAnsi="Calibri" w:cs="Calibri"/>
        </w:rPr>
      </w:pPr>
      <w:r w:rsidRPr="00BD7109">
        <w:rPr>
          <w:rFonts w:ascii="Calibri" w:hAnsi="Calibri" w:cs="Calibri"/>
        </w:rPr>
        <w:t>la data in cui è stata commessa la violazione è successiva al 1° ottobre 2024 e alla data di emissione della patente;</w:t>
      </w:r>
    </w:p>
    <w:p w:rsidRPr="00BD7109" w:rsidR="0005199E" w:rsidP="00842DA3" w:rsidRDefault="0005199E" w14:paraId="2945CCC5" w14:textId="77777777">
      <w:pPr>
        <w:pStyle w:val="ListParagraph"/>
        <w:numPr>
          <w:ilvl w:val="0"/>
          <w:numId w:val="27"/>
        </w:numPr>
        <w:jc w:val="both"/>
        <w:rPr>
          <w:rFonts w:ascii="Calibri" w:hAnsi="Calibri" w:cs="Calibri"/>
        </w:rPr>
      </w:pPr>
      <w:r w:rsidRPr="00BD7109">
        <w:rPr>
          <w:rFonts w:ascii="Calibri" w:hAnsi="Calibri" w:cs="Calibri"/>
        </w:rPr>
        <w:t>la violazione commessa è riconducibile ad una delle fattispecie dell’allegato “</w:t>
      </w:r>
      <w:r w:rsidRPr="00BD7109">
        <w:rPr>
          <w:rFonts w:ascii="Calibri" w:hAnsi="Calibri" w:cs="Calibri"/>
          <w:i/>
          <w:iCs/>
        </w:rPr>
        <w:t>Allegato-I-bis-D.Lgs_.-81_2008</w:t>
      </w:r>
      <w:r w:rsidRPr="00BD7109">
        <w:rPr>
          <w:rFonts w:ascii="Calibri" w:hAnsi="Calibri" w:cs="Calibri"/>
        </w:rPr>
        <w:t>”;</w:t>
      </w:r>
    </w:p>
    <w:p w:rsidRPr="00BD7109" w:rsidR="0005199E" w:rsidP="00842DA3" w:rsidRDefault="0005199E" w14:paraId="75CD7136" w14:textId="77777777">
      <w:pPr>
        <w:pStyle w:val="ListParagraph"/>
        <w:numPr>
          <w:ilvl w:val="0"/>
          <w:numId w:val="27"/>
        </w:numPr>
        <w:jc w:val="both"/>
        <w:rPr>
          <w:rFonts w:ascii="Calibri" w:hAnsi="Calibri" w:cs="Calibri"/>
        </w:rPr>
      </w:pPr>
      <w:r w:rsidRPr="00BD7109">
        <w:rPr>
          <w:rFonts w:ascii="Calibri" w:hAnsi="Calibri" w:cs="Calibri"/>
        </w:rPr>
        <w:t>In ragione della mancanza di provvedimenti di decurtazione del punteggio, la patente è incrementata di un credito per ciascun biennio successivo al rilascio della stessa, sino ad un massimo di 20 crediti (Art5 Punto 3) del D.M.-n.-132-2024-regolamento-patente-a-crediti);</w:t>
      </w:r>
    </w:p>
    <w:p w:rsidRPr="00BD7109" w:rsidR="00F13428" w:rsidP="00842DA3" w:rsidRDefault="00922A26" w14:paraId="7C6A49D8" w14:textId="1D76A3F6">
      <w:pPr>
        <w:pStyle w:val="ListParagraph"/>
        <w:numPr>
          <w:ilvl w:val="0"/>
          <w:numId w:val="27"/>
        </w:numPr>
        <w:jc w:val="both"/>
        <w:rPr>
          <w:rFonts w:ascii="Calibri" w:hAnsi="Calibri" w:cs="Calibri"/>
        </w:rPr>
      </w:pPr>
      <w:r w:rsidRPr="00BD7109">
        <w:rPr>
          <w:rFonts w:ascii="Calibri" w:hAnsi="Calibri" w:cs="Calibri"/>
        </w:rPr>
        <w:t>L’</w:t>
      </w:r>
      <w:r w:rsidRPr="00BD7109" w:rsidR="0042455D">
        <w:rPr>
          <w:rFonts w:ascii="Calibri" w:hAnsi="Calibri" w:cs="Calibri"/>
        </w:rPr>
        <w:t>Art. 6</w:t>
      </w:r>
      <w:r w:rsidRPr="00BD7109">
        <w:rPr>
          <w:rFonts w:ascii="Calibri" w:hAnsi="Calibri" w:cs="Calibri"/>
        </w:rPr>
        <w:t xml:space="preserve"> del “</w:t>
      </w:r>
      <w:r w:rsidRPr="00BD7109">
        <w:rPr>
          <w:rFonts w:ascii="Calibri" w:hAnsi="Calibri" w:cs="Calibri"/>
          <w:i/>
          <w:iCs/>
        </w:rPr>
        <w:t>D.M.-n.-132-2024-regolamento-patente-a-crediti</w:t>
      </w:r>
      <w:r w:rsidRPr="00BD7109">
        <w:rPr>
          <w:rFonts w:ascii="Calibri" w:hAnsi="Calibri" w:cs="Calibri"/>
        </w:rPr>
        <w:t>” regola la s</w:t>
      </w:r>
      <w:r w:rsidRPr="00BD7109" w:rsidR="0042455D">
        <w:rPr>
          <w:rFonts w:ascii="Calibri" w:hAnsi="Calibri" w:cs="Calibri"/>
        </w:rPr>
        <w:t>ospensione dell'incremento dei crediti</w:t>
      </w:r>
      <w:r w:rsidRPr="00BD7109" w:rsidR="0078552E">
        <w:rPr>
          <w:rFonts w:ascii="Calibri" w:hAnsi="Calibri" w:cs="Calibri"/>
        </w:rPr>
        <w:t xml:space="preserve"> come di seguito indicato:</w:t>
      </w:r>
      <w:r w:rsidRPr="00BD7109" w:rsidR="0042455D">
        <w:rPr>
          <w:rFonts w:ascii="Calibri" w:hAnsi="Calibri" w:cs="Calibri"/>
        </w:rPr>
        <w:t xml:space="preserve"> </w:t>
      </w:r>
    </w:p>
    <w:p w:rsidRPr="00BD7109" w:rsidR="00F13428" w:rsidP="00842DA3" w:rsidRDefault="0042455D" w14:paraId="39A41D55" w14:textId="2DACC083">
      <w:pPr>
        <w:pStyle w:val="ListParagraph"/>
        <w:numPr>
          <w:ilvl w:val="1"/>
          <w:numId w:val="34"/>
        </w:numPr>
        <w:jc w:val="both"/>
        <w:rPr>
          <w:rFonts w:ascii="Calibri" w:hAnsi="Calibri" w:cs="Calibri"/>
        </w:rPr>
      </w:pPr>
      <w:r w:rsidRPr="00BD7109">
        <w:rPr>
          <w:rFonts w:ascii="Calibri" w:hAnsi="Calibri" w:cs="Calibri"/>
        </w:rPr>
        <w:t xml:space="preserve"> Se sono contestate una o pi</w:t>
      </w:r>
      <w:r w:rsidRPr="00BD7109" w:rsidR="0078552E">
        <w:rPr>
          <w:rFonts w:ascii="Calibri" w:hAnsi="Calibri" w:cs="Calibri"/>
        </w:rPr>
        <w:t>ù</w:t>
      </w:r>
      <w:r w:rsidRPr="00BD7109">
        <w:rPr>
          <w:rFonts w:ascii="Calibri" w:hAnsi="Calibri" w:cs="Calibri"/>
        </w:rPr>
        <w:t xml:space="preserve"> violazioni di cui all'</w:t>
      </w:r>
      <w:r w:rsidRPr="00BD7109" w:rsidR="0078552E">
        <w:rPr>
          <w:rFonts w:ascii="Calibri" w:hAnsi="Calibri" w:cs="Calibri"/>
        </w:rPr>
        <w:t>Allegato</w:t>
      </w:r>
      <w:r w:rsidRPr="00BD7109">
        <w:rPr>
          <w:rFonts w:ascii="Calibri" w:hAnsi="Calibri" w:cs="Calibri"/>
        </w:rPr>
        <w:t>-</w:t>
      </w:r>
      <w:r w:rsidRPr="00BD7109" w:rsidR="00360138">
        <w:rPr>
          <w:rFonts w:ascii="Calibri" w:hAnsi="Calibri" w:cs="Calibri"/>
        </w:rPr>
        <w:t>2</w:t>
      </w:r>
      <w:r w:rsidRPr="00BD7109">
        <w:rPr>
          <w:rFonts w:ascii="Calibri" w:hAnsi="Calibri" w:cs="Calibri"/>
        </w:rPr>
        <w:t xml:space="preserve">bis annesso al decreto legislativo 9 aprile 2008, n. 81, </w:t>
      </w:r>
      <w:r w:rsidRPr="00BD7109" w:rsidR="00360138">
        <w:rPr>
          <w:rFonts w:ascii="Calibri" w:hAnsi="Calibri" w:cs="Calibri"/>
        </w:rPr>
        <w:t>è</w:t>
      </w:r>
      <w:r w:rsidRPr="00BD7109">
        <w:rPr>
          <w:rFonts w:ascii="Calibri" w:hAnsi="Calibri" w:cs="Calibri"/>
        </w:rPr>
        <w:t xml:space="preserve"> sospeso</w:t>
      </w:r>
      <w:r w:rsidRPr="00BD7109" w:rsidR="00360138">
        <w:rPr>
          <w:rFonts w:ascii="Calibri" w:hAnsi="Calibri" w:cs="Calibri"/>
        </w:rPr>
        <w:t xml:space="preserve"> </w:t>
      </w:r>
      <w:r w:rsidRPr="00BD7109">
        <w:rPr>
          <w:rFonts w:ascii="Calibri" w:hAnsi="Calibri" w:cs="Calibri"/>
        </w:rPr>
        <w:t>l'incremento di cui all'articolo 5, comma 3, fino alla decisione</w:t>
      </w:r>
      <w:r w:rsidRPr="00BD7109" w:rsidR="00360138">
        <w:rPr>
          <w:rFonts w:ascii="Calibri" w:hAnsi="Calibri" w:cs="Calibri"/>
        </w:rPr>
        <w:t xml:space="preserve"> </w:t>
      </w:r>
      <w:r w:rsidRPr="00BD7109">
        <w:rPr>
          <w:rFonts w:ascii="Calibri" w:hAnsi="Calibri" w:cs="Calibri"/>
        </w:rPr>
        <w:t>definitiva sull'impugnazione, ove proposta, salvo che,</w:t>
      </w:r>
      <w:r w:rsidRPr="00BD7109" w:rsidR="00360138">
        <w:rPr>
          <w:rFonts w:ascii="Calibri" w:hAnsi="Calibri" w:cs="Calibri"/>
        </w:rPr>
        <w:t xml:space="preserve"> </w:t>
      </w:r>
      <w:r w:rsidRPr="00BD7109">
        <w:rPr>
          <w:rFonts w:ascii="Calibri" w:hAnsi="Calibri" w:cs="Calibri"/>
        </w:rPr>
        <w:t>successivamente alla notifica del verbale di accertamento, il</w:t>
      </w:r>
      <w:r w:rsidRPr="00BD7109" w:rsidR="00360138">
        <w:rPr>
          <w:rFonts w:ascii="Calibri" w:hAnsi="Calibri" w:cs="Calibri"/>
        </w:rPr>
        <w:t xml:space="preserve"> </w:t>
      </w:r>
      <w:r w:rsidRPr="00BD7109">
        <w:rPr>
          <w:rFonts w:ascii="Calibri" w:hAnsi="Calibri" w:cs="Calibri"/>
        </w:rPr>
        <w:t>titolare della patente consegua l'asseverazione del modello di</w:t>
      </w:r>
      <w:r w:rsidRPr="00BD7109" w:rsidR="00360138">
        <w:rPr>
          <w:rFonts w:ascii="Calibri" w:hAnsi="Calibri" w:cs="Calibri"/>
        </w:rPr>
        <w:t xml:space="preserve"> </w:t>
      </w:r>
      <w:r w:rsidRPr="00BD7109">
        <w:rPr>
          <w:rFonts w:ascii="Calibri" w:hAnsi="Calibri" w:cs="Calibri"/>
        </w:rPr>
        <w:t>organizzazione e gestione rilasciato dall'organismo paritetico</w:t>
      </w:r>
      <w:r w:rsidRPr="00BD7109" w:rsidR="00F13428">
        <w:rPr>
          <w:rFonts w:ascii="Calibri" w:hAnsi="Calibri" w:cs="Calibri"/>
        </w:rPr>
        <w:t xml:space="preserve"> </w:t>
      </w:r>
      <w:r w:rsidRPr="00BD7109">
        <w:rPr>
          <w:rFonts w:ascii="Calibri" w:hAnsi="Calibri" w:cs="Calibri"/>
        </w:rPr>
        <w:t>iscritto al repertorio nazionale di cui all'articolo 51 del decreto</w:t>
      </w:r>
      <w:r w:rsidRPr="00BD7109" w:rsidR="00360138">
        <w:rPr>
          <w:rFonts w:ascii="Calibri" w:hAnsi="Calibri" w:cs="Calibri"/>
        </w:rPr>
        <w:t xml:space="preserve"> </w:t>
      </w:r>
      <w:r w:rsidRPr="00BD7109">
        <w:rPr>
          <w:rFonts w:ascii="Calibri" w:hAnsi="Calibri" w:cs="Calibri"/>
        </w:rPr>
        <w:t xml:space="preserve">legislativo 9 aprile 2008, n. 81 della stessa. </w:t>
      </w:r>
    </w:p>
    <w:p w:rsidRPr="00BD7109" w:rsidR="0042455D" w:rsidP="00842DA3" w:rsidRDefault="0042455D" w14:paraId="0B161EFF" w14:textId="5B3D91DD">
      <w:pPr>
        <w:pStyle w:val="ListParagraph"/>
        <w:numPr>
          <w:ilvl w:val="1"/>
          <w:numId w:val="34"/>
        </w:numPr>
        <w:jc w:val="both"/>
        <w:rPr>
          <w:rFonts w:ascii="Calibri" w:hAnsi="Calibri" w:cs="Calibri"/>
        </w:rPr>
      </w:pPr>
      <w:r w:rsidRPr="00BD7109">
        <w:rPr>
          <w:rFonts w:ascii="Calibri" w:hAnsi="Calibri" w:cs="Calibri"/>
        </w:rPr>
        <w:t>Fatto salvo quanto previsto dal comma 1, a decorrere dal 1°ottobre 2024, se sono contestate una o pi</w:t>
      </w:r>
      <w:r w:rsidRPr="00BD7109" w:rsidR="00D10774">
        <w:rPr>
          <w:rFonts w:ascii="Calibri" w:hAnsi="Calibri" w:cs="Calibri"/>
        </w:rPr>
        <w:t>ù</w:t>
      </w:r>
      <w:r w:rsidRPr="00BD7109">
        <w:rPr>
          <w:rFonts w:ascii="Calibri" w:hAnsi="Calibri" w:cs="Calibri"/>
        </w:rPr>
        <w:t xml:space="preserve"> violazioni di cui</w:t>
      </w:r>
      <w:r w:rsidRPr="00BD7109" w:rsidR="00D10774">
        <w:rPr>
          <w:rFonts w:ascii="Calibri" w:hAnsi="Calibri" w:cs="Calibri"/>
        </w:rPr>
        <w:t xml:space="preserve"> </w:t>
      </w:r>
      <w:r w:rsidRPr="00BD7109">
        <w:rPr>
          <w:rFonts w:ascii="Calibri" w:hAnsi="Calibri" w:cs="Calibri"/>
        </w:rPr>
        <w:t>all'Allegato I-bis annesso al decreto legislativo 9 aprile 2008, n.81, l'incremento di cui all'articolo 5, comma 3, non si applica per</w:t>
      </w:r>
      <w:r w:rsidRPr="00BD7109" w:rsidR="00D10774">
        <w:rPr>
          <w:rFonts w:ascii="Calibri" w:hAnsi="Calibri" w:cs="Calibri"/>
        </w:rPr>
        <w:t xml:space="preserve"> </w:t>
      </w:r>
      <w:r w:rsidRPr="00BD7109">
        <w:rPr>
          <w:rFonts w:ascii="Calibri" w:hAnsi="Calibri" w:cs="Calibri"/>
        </w:rPr>
        <w:t>un periodo di tre anni decorrente dalla definitivit</w:t>
      </w:r>
      <w:r w:rsidRPr="00BD7109" w:rsidR="00D10774">
        <w:rPr>
          <w:rFonts w:ascii="Calibri" w:hAnsi="Calibri" w:cs="Calibri"/>
        </w:rPr>
        <w:t>à</w:t>
      </w:r>
      <w:r w:rsidRPr="00BD7109">
        <w:rPr>
          <w:rFonts w:ascii="Calibri" w:hAnsi="Calibri" w:cs="Calibri"/>
        </w:rPr>
        <w:t xml:space="preserve"> del</w:t>
      </w:r>
      <w:r w:rsidRPr="00BD7109" w:rsidR="00BE66A2">
        <w:rPr>
          <w:rFonts w:ascii="Calibri" w:hAnsi="Calibri" w:cs="Calibri"/>
        </w:rPr>
        <w:t xml:space="preserve"> </w:t>
      </w:r>
      <w:r w:rsidRPr="00BD7109">
        <w:rPr>
          <w:rFonts w:ascii="Calibri" w:hAnsi="Calibri" w:cs="Calibri"/>
        </w:rPr>
        <w:t>provvedimento, ai sensi dell'articolo 27, comma 7, del decreto</w:t>
      </w:r>
      <w:r w:rsidRPr="00BD7109" w:rsidR="00BE66A2">
        <w:rPr>
          <w:rFonts w:ascii="Calibri" w:hAnsi="Calibri" w:cs="Calibri"/>
        </w:rPr>
        <w:t xml:space="preserve"> </w:t>
      </w:r>
      <w:r w:rsidRPr="00BD7109">
        <w:rPr>
          <w:rFonts w:ascii="Calibri" w:hAnsi="Calibri" w:cs="Calibri"/>
        </w:rPr>
        <w:t>legislativo 9 aprile 2008, n. 81.</w:t>
      </w:r>
    </w:p>
    <w:p w:rsidRPr="00BD7109" w:rsidR="0005199E" w:rsidP="00842DA3" w:rsidRDefault="0005199E" w14:paraId="657D280A" w14:textId="77777777">
      <w:pPr>
        <w:pStyle w:val="ListParagraph"/>
        <w:numPr>
          <w:ilvl w:val="0"/>
          <w:numId w:val="27"/>
        </w:numPr>
        <w:jc w:val="both"/>
        <w:rPr>
          <w:rFonts w:ascii="Calibri" w:hAnsi="Calibri" w:cs="Calibri"/>
        </w:rPr>
      </w:pPr>
      <w:r w:rsidRPr="00BD7109">
        <w:rPr>
          <w:rFonts w:ascii="Calibri" w:hAnsi="Calibri" w:cs="Calibri"/>
        </w:rPr>
        <w:t xml:space="preserve">Per il punteggio da decurtare vale la “Regola del massimale”, ovvero che in caso di più violazioni nello stesso accertamento, la decurtazione massima è il doppio della violazione più grave. </w:t>
      </w:r>
    </w:p>
    <w:p w:rsidRPr="00BD7109" w:rsidR="0005199E" w:rsidP="0005199E" w:rsidRDefault="0005199E" w14:paraId="0D75F88E" w14:textId="77777777">
      <w:pPr>
        <w:jc w:val="both"/>
        <w:rPr>
          <w:rFonts w:ascii="Calibri" w:hAnsi="Calibri" w:cs="Calibri"/>
        </w:rPr>
      </w:pPr>
    </w:p>
    <w:p w:rsidRPr="00BD7109" w:rsidR="0005199E" w:rsidP="0005199E" w:rsidRDefault="0005199E" w14:paraId="01CD08CD" w14:textId="77777777">
      <w:pPr>
        <w:jc w:val="both"/>
        <w:rPr>
          <w:rFonts w:ascii="Calibri" w:hAnsi="Calibri" w:cs="Calibri"/>
        </w:rPr>
      </w:pPr>
      <w:r w:rsidRPr="00BD7109">
        <w:rPr>
          <w:rFonts w:ascii="Calibri" w:hAnsi="Calibri" w:cs="Calibri"/>
        </w:rPr>
        <w:t>Il recupero crediti si applica solo se:</w:t>
      </w:r>
    </w:p>
    <w:p w:rsidRPr="00BD7109" w:rsidR="0005199E" w:rsidP="00842DA3" w:rsidRDefault="0005199E" w14:paraId="31D75034" w14:textId="77777777">
      <w:pPr>
        <w:pStyle w:val="ListParagraph"/>
        <w:numPr>
          <w:ilvl w:val="0"/>
          <w:numId w:val="27"/>
        </w:numPr>
        <w:jc w:val="both"/>
        <w:rPr>
          <w:rFonts w:ascii="Calibri" w:hAnsi="Calibri" w:cs="Calibri"/>
        </w:rPr>
      </w:pPr>
      <w:r w:rsidRPr="00BD7109">
        <w:rPr>
          <w:rFonts w:ascii="Calibri" w:hAnsi="Calibri" w:cs="Calibri"/>
        </w:rPr>
        <w:t>l’impresa ha una patente emessa non revocata con punteggio inferiore al valore soglia oggi stabilito a 15 crediti;</w:t>
      </w:r>
    </w:p>
    <w:p w:rsidRPr="00BD7109" w:rsidR="0005199E" w:rsidP="00842DA3" w:rsidRDefault="0005199E" w14:paraId="2C2CA96B" w14:textId="77777777">
      <w:pPr>
        <w:pStyle w:val="ListParagraph"/>
        <w:numPr>
          <w:ilvl w:val="0"/>
          <w:numId w:val="27"/>
        </w:numPr>
        <w:jc w:val="both"/>
        <w:rPr>
          <w:rFonts w:ascii="Calibri" w:hAnsi="Calibri" w:cs="Calibri"/>
        </w:rPr>
      </w:pPr>
      <w:r w:rsidRPr="00BD7109">
        <w:rPr>
          <w:rFonts w:ascii="Calibri" w:hAnsi="Calibri" w:cs="Calibri"/>
        </w:rPr>
        <w:t xml:space="preserve">il numero di crediti recuperati può variare tra un valore minimo e massimo attualmente stabiliti tra </w:t>
      </w:r>
      <w:r w:rsidRPr="00BD7109">
        <w:rPr>
          <w:rFonts w:ascii="Calibri" w:hAnsi="Calibri" w:cs="Calibri"/>
          <w:highlight w:val="yellow"/>
        </w:rPr>
        <w:t>5</w:t>
      </w:r>
      <w:r w:rsidRPr="00BD7109">
        <w:rPr>
          <w:rFonts w:ascii="Calibri" w:hAnsi="Calibri" w:cs="Calibri"/>
        </w:rPr>
        <w:t xml:space="preserve"> e 15.</w:t>
      </w:r>
    </w:p>
    <w:p w:rsidR="0005199E" w:rsidP="0005199E" w:rsidRDefault="0005199E" w14:paraId="486C4623" w14:textId="77777777">
      <w:pPr>
        <w:rPr>
          <w:rFonts w:asciiTheme="minorHAnsi" w:hAnsiTheme="minorHAnsi" w:cstheme="minorHAnsi"/>
        </w:rPr>
      </w:pPr>
      <w:r>
        <w:rPr>
          <w:rFonts w:asciiTheme="minorHAnsi" w:hAnsiTheme="minorHAnsi" w:cstheme="minorHAnsi"/>
        </w:rPr>
        <w:br w:type="page"/>
      </w:r>
    </w:p>
    <w:p w:rsidRPr="00FB4B7C" w:rsidR="0005199E" w:rsidP="0005199E" w:rsidRDefault="0005199E" w14:paraId="523B9DC7" w14:textId="77777777">
      <w:pPr>
        <w:pStyle w:val="Heading1"/>
        <w:rPr>
          <w:rFonts w:asciiTheme="minorHAnsi" w:hAnsiTheme="minorHAnsi" w:cstheme="minorHAnsi"/>
        </w:rPr>
      </w:pPr>
      <w:bookmarkStart w:name="_Toc70674444" w:id="10"/>
      <w:bookmarkStart w:name="_Toc222417243" w:id="11"/>
      <w:r w:rsidRPr="00FB4B7C">
        <w:rPr>
          <w:rFonts w:asciiTheme="minorHAnsi" w:hAnsiTheme="minorHAnsi" w:cstheme="minorHAnsi"/>
        </w:rPr>
        <w:t>Soluzione</w:t>
      </w:r>
      <w:bookmarkEnd w:id="10"/>
      <w:r w:rsidRPr="00FB4B7C">
        <w:rPr>
          <w:rFonts w:asciiTheme="minorHAnsi" w:hAnsiTheme="minorHAnsi" w:cstheme="minorHAnsi"/>
        </w:rPr>
        <w:t xml:space="preserve"> Proposta</w:t>
      </w:r>
      <w:bookmarkEnd w:id="11"/>
    </w:p>
    <w:p w:rsidR="0005199E" w:rsidP="0005199E" w:rsidRDefault="0005199E" w14:paraId="5420C0D2" w14:textId="77777777">
      <w:pPr>
        <w:jc w:val="both"/>
        <w:rPr>
          <w:rFonts w:asciiTheme="minorHAnsi" w:hAnsiTheme="minorHAnsi" w:cstheme="minorHAnsi"/>
        </w:rPr>
      </w:pPr>
      <w:r w:rsidRPr="00075235">
        <w:rPr>
          <w:rFonts w:asciiTheme="minorHAnsi" w:hAnsiTheme="minorHAnsi" w:cstheme="minorHAnsi"/>
        </w:rPr>
        <w:t>Al fine di recepire quanto prescritto dall’art. 27, comma 6, del D.lgs. n. 81/2008, l’Ispettorato Nazionale del Lavoro ha l’esigenza di disporre di un sistema informativo che consenta la gestione completa del processo di decurtazione</w:t>
      </w:r>
      <w:r>
        <w:rPr>
          <w:rFonts w:asciiTheme="minorHAnsi" w:hAnsiTheme="minorHAnsi" w:cstheme="minorHAnsi"/>
        </w:rPr>
        <w:t xml:space="preserve"> e recupero crediti</w:t>
      </w:r>
      <w:r w:rsidRPr="00075235">
        <w:rPr>
          <w:rFonts w:asciiTheme="minorHAnsi" w:hAnsiTheme="minorHAnsi" w:cstheme="minorHAnsi"/>
        </w:rPr>
        <w:t>.</w:t>
      </w:r>
    </w:p>
    <w:p w:rsidR="00F912A0" w:rsidP="0005199E" w:rsidRDefault="00F912A0" w14:paraId="2BBB0607" w14:textId="77777777">
      <w:pPr>
        <w:jc w:val="both"/>
        <w:rPr>
          <w:rFonts w:asciiTheme="minorHAnsi" w:hAnsiTheme="minorHAnsi" w:cstheme="minorHAnsi"/>
        </w:rPr>
      </w:pPr>
    </w:p>
    <w:p w:rsidR="00F9473B" w:rsidP="0005199E" w:rsidRDefault="00BE0029" w14:paraId="2010AB0F" w14:textId="4A8AD4AC">
      <w:pPr>
        <w:jc w:val="both"/>
        <w:rPr>
          <w:rFonts w:asciiTheme="minorHAnsi" w:hAnsiTheme="minorHAnsi" w:cstheme="minorHAnsi"/>
        </w:rPr>
      </w:pPr>
      <w:r>
        <w:rPr>
          <w:rFonts w:asciiTheme="minorHAnsi" w:hAnsiTheme="minorHAnsi" w:cstheme="minorHAnsi"/>
        </w:rPr>
        <w:t>I</w:t>
      </w:r>
      <w:r w:rsidR="007A5D64">
        <w:rPr>
          <w:rFonts w:asciiTheme="minorHAnsi" w:hAnsiTheme="minorHAnsi" w:cstheme="minorHAnsi"/>
        </w:rPr>
        <w:t>l</w:t>
      </w:r>
      <w:r w:rsidR="00F9473B">
        <w:rPr>
          <w:rFonts w:asciiTheme="minorHAnsi" w:hAnsiTheme="minorHAnsi" w:cstheme="minorHAnsi"/>
        </w:rPr>
        <w:t xml:space="preserve"> calcolo</w:t>
      </w:r>
      <w:r w:rsidR="007A5D64">
        <w:rPr>
          <w:rFonts w:asciiTheme="minorHAnsi" w:hAnsiTheme="minorHAnsi" w:cstheme="minorHAnsi"/>
        </w:rPr>
        <w:t xml:space="preserve"> del punteggio della patente deve essere adeguato al fine di </w:t>
      </w:r>
      <w:r w:rsidR="00E779CD">
        <w:rPr>
          <w:rFonts w:asciiTheme="minorHAnsi" w:hAnsiTheme="minorHAnsi" w:cstheme="minorHAnsi"/>
        </w:rPr>
        <w:t>recepire i punteggi dovuti a decurtazioni e recuperi</w:t>
      </w:r>
      <w:r w:rsidR="00167FF9">
        <w:rPr>
          <w:rFonts w:asciiTheme="minorHAnsi" w:hAnsiTheme="minorHAnsi" w:cstheme="minorHAnsi"/>
        </w:rPr>
        <w:t xml:space="preserve"> in accordo con quanto previsto dalla normativa.</w:t>
      </w:r>
    </w:p>
    <w:p w:rsidR="00F912A0" w:rsidP="00E25953" w:rsidRDefault="00F912A0" w14:paraId="30400209" w14:textId="77777777">
      <w:pPr>
        <w:jc w:val="both"/>
        <w:rPr>
          <w:rFonts w:asciiTheme="minorHAnsi" w:hAnsiTheme="minorHAnsi" w:cstheme="minorHAnsi"/>
        </w:rPr>
      </w:pPr>
    </w:p>
    <w:p w:rsidR="00167FF9" w:rsidP="00E25953" w:rsidRDefault="00983FCF" w14:paraId="6CBD147F" w14:textId="0AADA852">
      <w:pPr>
        <w:jc w:val="both"/>
        <w:rPr>
          <w:rFonts w:asciiTheme="minorHAnsi" w:hAnsiTheme="minorHAnsi" w:cstheme="minorHAnsi"/>
        </w:rPr>
      </w:pPr>
      <w:r>
        <w:rPr>
          <w:rFonts w:asciiTheme="minorHAnsi" w:hAnsiTheme="minorHAnsi" w:cstheme="minorHAnsi"/>
        </w:rPr>
        <w:t>Il Legale Rappresentante/Titolare</w:t>
      </w:r>
      <w:r w:rsidR="00754FEF">
        <w:rPr>
          <w:rFonts w:asciiTheme="minorHAnsi" w:hAnsiTheme="minorHAnsi" w:cstheme="minorHAnsi"/>
        </w:rPr>
        <w:t xml:space="preserve">, e suoi delegati, devono </w:t>
      </w:r>
      <w:r w:rsidR="00701E66">
        <w:rPr>
          <w:rFonts w:asciiTheme="minorHAnsi" w:hAnsiTheme="minorHAnsi" w:cstheme="minorHAnsi"/>
        </w:rPr>
        <w:t xml:space="preserve">visualizzare </w:t>
      </w:r>
      <w:r w:rsidR="00342187">
        <w:rPr>
          <w:rFonts w:asciiTheme="minorHAnsi" w:hAnsiTheme="minorHAnsi" w:cstheme="minorHAnsi"/>
        </w:rPr>
        <w:t xml:space="preserve">il </w:t>
      </w:r>
      <w:r w:rsidRPr="00E25953" w:rsidR="00E25953">
        <w:rPr>
          <w:rFonts w:asciiTheme="minorHAnsi" w:hAnsiTheme="minorHAnsi" w:cstheme="minorHAnsi"/>
        </w:rPr>
        <w:t>numero</w:t>
      </w:r>
      <w:r w:rsidR="00342187">
        <w:rPr>
          <w:rFonts w:asciiTheme="minorHAnsi" w:hAnsiTheme="minorHAnsi" w:cstheme="minorHAnsi"/>
        </w:rPr>
        <w:t xml:space="preserve"> di</w:t>
      </w:r>
      <w:r w:rsidRPr="00E25953" w:rsidR="00E25953">
        <w:rPr>
          <w:rFonts w:asciiTheme="minorHAnsi" w:hAnsiTheme="minorHAnsi" w:cstheme="minorHAnsi"/>
        </w:rPr>
        <w:t xml:space="preserve"> crediti decurtati in relazione a ciascuna </w:t>
      </w:r>
      <w:r w:rsidRPr="00775F16" w:rsidR="00775F16">
        <w:rPr>
          <w:rFonts w:asciiTheme="minorHAnsi" w:hAnsiTheme="minorHAnsi" w:cstheme="minorHAnsi"/>
        </w:rPr>
        <w:t xml:space="preserve">fattispecie </w:t>
      </w:r>
      <w:r w:rsidRPr="00E25953" w:rsidR="00E25953">
        <w:rPr>
          <w:rFonts w:asciiTheme="minorHAnsi" w:hAnsiTheme="minorHAnsi" w:cstheme="minorHAnsi"/>
        </w:rPr>
        <w:t>e data</w:t>
      </w:r>
      <w:r w:rsidR="00D602AD">
        <w:rPr>
          <w:rFonts w:asciiTheme="minorHAnsi" w:hAnsiTheme="minorHAnsi" w:cstheme="minorHAnsi"/>
        </w:rPr>
        <w:t xml:space="preserve"> </w:t>
      </w:r>
      <w:r w:rsidRPr="00E25953" w:rsidR="00E25953">
        <w:rPr>
          <w:rFonts w:asciiTheme="minorHAnsi" w:hAnsiTheme="minorHAnsi" w:cstheme="minorHAnsi"/>
        </w:rPr>
        <w:t>decurtazione</w:t>
      </w:r>
      <w:r w:rsidR="00342187">
        <w:rPr>
          <w:rFonts w:asciiTheme="minorHAnsi" w:hAnsiTheme="minorHAnsi" w:cstheme="minorHAnsi"/>
        </w:rPr>
        <w:t xml:space="preserve"> (dove per data decurtazione si intende la data in cui </w:t>
      </w:r>
      <w:r w:rsidR="00965672">
        <w:rPr>
          <w:rFonts w:asciiTheme="minorHAnsi" w:hAnsiTheme="minorHAnsi" w:cstheme="minorHAnsi"/>
        </w:rPr>
        <w:t xml:space="preserve">il punteggio della patente ha </w:t>
      </w:r>
      <w:r w:rsidR="007450D6">
        <w:rPr>
          <w:rFonts w:asciiTheme="minorHAnsi" w:hAnsiTheme="minorHAnsi" w:cstheme="minorHAnsi"/>
        </w:rPr>
        <w:t>recepito il punteggio del</w:t>
      </w:r>
      <w:r w:rsidR="00965672">
        <w:rPr>
          <w:rFonts w:asciiTheme="minorHAnsi" w:hAnsiTheme="minorHAnsi" w:cstheme="minorHAnsi"/>
        </w:rPr>
        <w:t>la decurtazione)</w:t>
      </w:r>
      <w:r w:rsidR="007450D6">
        <w:rPr>
          <w:rFonts w:asciiTheme="minorHAnsi" w:hAnsiTheme="minorHAnsi" w:cstheme="minorHAnsi"/>
        </w:rPr>
        <w:t>.</w:t>
      </w:r>
    </w:p>
    <w:p w:rsidR="00043B15" w:rsidP="0005199E" w:rsidRDefault="00043B15" w14:paraId="465D0F76" w14:textId="77777777">
      <w:pPr>
        <w:jc w:val="both"/>
        <w:rPr>
          <w:rFonts w:asciiTheme="minorHAnsi" w:hAnsiTheme="minorHAnsi" w:cstheme="minorHAnsi"/>
        </w:rPr>
      </w:pPr>
    </w:p>
    <w:p w:rsidRPr="00043B15" w:rsidR="00043B15" w:rsidP="00043B15" w:rsidRDefault="00043B15" w14:paraId="62EBCB4B" w14:textId="09163326">
      <w:pPr>
        <w:jc w:val="both"/>
        <w:rPr>
          <w:rFonts w:asciiTheme="minorHAnsi" w:hAnsiTheme="minorHAnsi" w:cstheme="minorHAnsi"/>
        </w:rPr>
      </w:pPr>
      <w:r w:rsidRPr="00043B15">
        <w:rPr>
          <w:rFonts w:asciiTheme="minorHAnsi" w:hAnsiTheme="minorHAnsi" w:cstheme="minorHAnsi"/>
        </w:rPr>
        <w:t xml:space="preserve">Il sistema di decurtazione </w:t>
      </w:r>
      <w:r w:rsidR="006A7687">
        <w:rPr>
          <w:rFonts w:asciiTheme="minorHAnsi" w:hAnsiTheme="minorHAnsi" w:cstheme="minorHAnsi"/>
        </w:rPr>
        <w:t xml:space="preserve">e recupero </w:t>
      </w:r>
      <w:r w:rsidRPr="00043B15">
        <w:rPr>
          <w:rFonts w:asciiTheme="minorHAnsi" w:hAnsiTheme="minorHAnsi" w:cstheme="minorHAnsi"/>
        </w:rPr>
        <w:t>crediti della Patente è strettamente correlato con:</w:t>
      </w:r>
    </w:p>
    <w:p w:rsidRPr="00BE029C" w:rsidR="00043B15" w:rsidP="00842DA3" w:rsidRDefault="00043B15" w14:paraId="0AE2F6AF" w14:textId="0ECDADEA">
      <w:pPr>
        <w:pStyle w:val="ListParagraph"/>
        <w:numPr>
          <w:ilvl w:val="0"/>
          <w:numId w:val="29"/>
        </w:numPr>
        <w:jc w:val="both"/>
        <w:rPr>
          <w:rFonts w:asciiTheme="minorHAnsi" w:hAnsiTheme="minorHAnsi" w:cstheme="minorHAnsi"/>
        </w:rPr>
      </w:pPr>
      <w:r w:rsidRPr="00BE029C">
        <w:rPr>
          <w:rFonts w:asciiTheme="minorHAnsi" w:hAnsiTheme="minorHAnsi" w:cstheme="minorHAnsi"/>
        </w:rPr>
        <w:t>il Sistema di autenticazione e profilazione del Portale delle Applicazioni di INL;</w:t>
      </w:r>
    </w:p>
    <w:p w:rsidRPr="00BE029C" w:rsidR="00043B15" w:rsidP="00842DA3" w:rsidRDefault="00043B15" w14:paraId="401E4368" w14:textId="021FC43E">
      <w:pPr>
        <w:pStyle w:val="ListParagraph"/>
        <w:numPr>
          <w:ilvl w:val="0"/>
          <w:numId w:val="29"/>
        </w:numPr>
        <w:jc w:val="both"/>
        <w:rPr>
          <w:rFonts w:asciiTheme="minorHAnsi" w:hAnsiTheme="minorHAnsi" w:cstheme="minorHAnsi"/>
        </w:rPr>
      </w:pPr>
      <w:r w:rsidRPr="00BE029C">
        <w:rPr>
          <w:rFonts w:asciiTheme="minorHAnsi" w:hAnsiTheme="minorHAnsi" w:cstheme="minorHAnsi"/>
        </w:rPr>
        <w:t>il Sistema Patente a Crediti;</w:t>
      </w:r>
    </w:p>
    <w:p w:rsidRPr="00BE029C" w:rsidR="006A7687" w:rsidP="00842DA3" w:rsidRDefault="006A7687" w14:paraId="41435C06" w14:textId="48D81D4F">
      <w:pPr>
        <w:pStyle w:val="ListParagraph"/>
        <w:numPr>
          <w:ilvl w:val="0"/>
          <w:numId w:val="29"/>
        </w:numPr>
        <w:jc w:val="both"/>
        <w:rPr>
          <w:rFonts w:asciiTheme="minorHAnsi" w:hAnsiTheme="minorHAnsi" w:cstheme="minorHAnsi"/>
        </w:rPr>
      </w:pPr>
      <w:r w:rsidRPr="00BE029C">
        <w:rPr>
          <w:rFonts w:asciiTheme="minorHAnsi" w:hAnsiTheme="minorHAnsi" w:cstheme="minorHAnsi"/>
        </w:rPr>
        <w:t>il portale dei servizi INL</w:t>
      </w:r>
      <w:r w:rsidR="00EF1BA2">
        <w:rPr>
          <w:rFonts w:asciiTheme="minorHAnsi" w:hAnsiTheme="minorHAnsi" w:cstheme="minorHAnsi"/>
        </w:rPr>
        <w:t>;</w:t>
      </w:r>
    </w:p>
    <w:p w:rsidRPr="00BE029C" w:rsidR="00BE029C" w:rsidP="00842DA3" w:rsidRDefault="00043B15" w14:paraId="68B7DF3A" w14:textId="25E94A40">
      <w:pPr>
        <w:pStyle w:val="ListParagraph"/>
        <w:numPr>
          <w:ilvl w:val="0"/>
          <w:numId w:val="29"/>
        </w:numPr>
        <w:jc w:val="both"/>
        <w:rPr>
          <w:rFonts w:asciiTheme="minorHAnsi" w:hAnsiTheme="minorHAnsi" w:cstheme="minorHAnsi"/>
        </w:rPr>
      </w:pPr>
      <w:r w:rsidRPr="00BE029C">
        <w:rPr>
          <w:rFonts w:asciiTheme="minorHAnsi" w:hAnsiTheme="minorHAnsi" w:cstheme="minorHAnsi"/>
        </w:rPr>
        <w:t>il Motore di Calcolo dei Crediti</w:t>
      </w:r>
      <w:r w:rsidRPr="00BE029C" w:rsidR="006A7687">
        <w:rPr>
          <w:rFonts w:asciiTheme="minorHAnsi" w:hAnsiTheme="minorHAnsi" w:cstheme="minorHAnsi"/>
        </w:rPr>
        <w:t xml:space="preserve"> della patente</w:t>
      </w:r>
      <w:r w:rsidR="00EF1BA2">
        <w:rPr>
          <w:rFonts w:asciiTheme="minorHAnsi" w:hAnsiTheme="minorHAnsi" w:cstheme="minorHAnsi"/>
        </w:rPr>
        <w:t>;</w:t>
      </w:r>
    </w:p>
    <w:p w:rsidRPr="00BE029C" w:rsidR="00043B15" w:rsidP="00842DA3" w:rsidRDefault="00BE029C" w14:paraId="22455869" w14:textId="5AFB9EA5">
      <w:pPr>
        <w:pStyle w:val="ListParagraph"/>
        <w:numPr>
          <w:ilvl w:val="0"/>
          <w:numId w:val="29"/>
        </w:numPr>
        <w:jc w:val="both"/>
        <w:rPr>
          <w:rFonts w:asciiTheme="minorHAnsi" w:hAnsiTheme="minorHAnsi" w:cstheme="minorHAnsi"/>
        </w:rPr>
      </w:pPr>
      <w:r w:rsidRPr="00BE029C">
        <w:rPr>
          <w:rFonts w:asciiTheme="minorHAnsi" w:hAnsiTheme="minorHAnsi" w:cstheme="minorHAnsi"/>
        </w:rPr>
        <w:t>il Verbale Unico</w:t>
      </w:r>
      <w:r w:rsidRPr="00BE029C" w:rsidR="00043B15">
        <w:rPr>
          <w:rFonts w:asciiTheme="minorHAnsi" w:hAnsiTheme="minorHAnsi" w:cstheme="minorHAnsi"/>
        </w:rPr>
        <w:t>.</w:t>
      </w:r>
    </w:p>
    <w:p w:rsidR="0005199E" w:rsidP="0005199E" w:rsidRDefault="0005199E" w14:paraId="079216DA" w14:textId="77777777">
      <w:pPr>
        <w:jc w:val="both"/>
        <w:rPr>
          <w:rFonts w:asciiTheme="minorHAnsi" w:hAnsiTheme="minorHAnsi" w:cstheme="minorHAnsi"/>
        </w:rPr>
      </w:pPr>
    </w:p>
    <w:p w:rsidRPr="0004485C" w:rsidR="00F535F1" w:rsidP="00652D6A" w:rsidRDefault="00310D5C" w14:paraId="1E75A8C7" w14:textId="344C673F">
      <w:pPr>
        <w:rPr>
          <w:rFonts w:asciiTheme="minorHAnsi" w:hAnsiTheme="minorHAnsi" w:cstheme="minorHAnsi"/>
        </w:rPr>
      </w:pPr>
      <w:r w:rsidRPr="00310D5C">
        <w:rPr>
          <w:rFonts w:asciiTheme="minorHAnsi" w:hAnsiTheme="minorHAnsi" w:cstheme="minorHAnsi"/>
        </w:rPr>
        <w:t>Il sistema</w:t>
      </w:r>
      <w:r w:rsidR="00652D6A">
        <w:rPr>
          <w:rFonts w:asciiTheme="minorHAnsi" w:hAnsiTheme="minorHAnsi" w:cstheme="minorHAnsi"/>
        </w:rPr>
        <w:t xml:space="preserve"> di Decurtazione e Recupero Crediti</w:t>
      </w:r>
      <w:r w:rsidRPr="00310D5C">
        <w:rPr>
          <w:rFonts w:asciiTheme="minorHAnsi" w:hAnsiTheme="minorHAnsi" w:cstheme="minorHAnsi"/>
        </w:rPr>
        <w:t xml:space="preserve"> consente </w:t>
      </w:r>
      <w:r w:rsidRPr="0004485C" w:rsidR="00156E7D">
        <w:rPr>
          <w:rFonts w:asciiTheme="minorHAnsi" w:hAnsiTheme="minorHAnsi" w:cstheme="minorHAnsi"/>
        </w:rPr>
        <w:t>agli operatori INL autorizzati di:</w:t>
      </w:r>
    </w:p>
    <w:p w:rsidRPr="00505844" w:rsidR="00310D5C" w:rsidP="00842DA3" w:rsidRDefault="00156E7D" w14:paraId="315B05A9" w14:textId="55FEAC00">
      <w:pPr>
        <w:pStyle w:val="ListParagraph"/>
        <w:numPr>
          <w:ilvl w:val="0"/>
          <w:numId w:val="30"/>
        </w:numPr>
        <w:rPr>
          <w:rFonts w:asciiTheme="minorHAnsi" w:hAnsiTheme="minorHAnsi" w:cstheme="minorHAnsi"/>
          <w:b/>
          <w:bCs/>
        </w:rPr>
      </w:pPr>
      <w:r w:rsidRPr="00505844">
        <w:rPr>
          <w:rFonts w:asciiTheme="minorHAnsi" w:hAnsiTheme="minorHAnsi" w:cstheme="minorHAnsi"/>
          <w:b/>
          <w:bCs/>
        </w:rPr>
        <w:t>A</w:t>
      </w:r>
      <w:r w:rsidRPr="00505844" w:rsidR="00F535F1">
        <w:rPr>
          <w:rFonts w:asciiTheme="minorHAnsi" w:hAnsiTheme="minorHAnsi" w:cstheme="minorHAnsi"/>
          <w:b/>
          <w:bCs/>
        </w:rPr>
        <w:t>mbito delle decurtazioni</w:t>
      </w:r>
      <w:r w:rsidRPr="00505844">
        <w:rPr>
          <w:rFonts w:asciiTheme="minorHAnsi" w:hAnsiTheme="minorHAnsi" w:cstheme="minorHAnsi"/>
          <w:b/>
          <w:bCs/>
        </w:rPr>
        <w:t xml:space="preserve"> </w:t>
      </w:r>
    </w:p>
    <w:p w:rsidRPr="00D85044" w:rsidR="00310D5C" w:rsidP="00842DA3" w:rsidRDefault="00310D5C" w14:paraId="0BF4E5A9" w14:textId="67C7EA28">
      <w:pPr>
        <w:pStyle w:val="ListParagraph"/>
        <w:numPr>
          <w:ilvl w:val="1"/>
          <w:numId w:val="30"/>
        </w:numPr>
        <w:rPr>
          <w:rFonts w:asciiTheme="minorHAnsi" w:hAnsiTheme="minorHAnsi" w:cstheme="minorHAnsi"/>
        </w:rPr>
      </w:pPr>
      <w:r w:rsidRPr="00D85044">
        <w:rPr>
          <w:rFonts w:asciiTheme="minorHAnsi" w:hAnsiTheme="minorHAnsi" w:cstheme="minorHAnsi"/>
        </w:rPr>
        <w:t>Inserire nuove decurtazioni sulla base di provvedimenti sanzionatori;</w:t>
      </w:r>
    </w:p>
    <w:p w:rsidRPr="00D85044" w:rsidR="00310D5C" w:rsidP="00842DA3" w:rsidRDefault="00310D5C" w14:paraId="4D1B3FE3" w14:textId="7B6EF15F">
      <w:pPr>
        <w:pStyle w:val="ListParagraph"/>
        <w:numPr>
          <w:ilvl w:val="1"/>
          <w:numId w:val="30"/>
        </w:numPr>
        <w:rPr>
          <w:rFonts w:asciiTheme="minorHAnsi" w:hAnsiTheme="minorHAnsi" w:cstheme="minorHAnsi"/>
        </w:rPr>
      </w:pPr>
      <w:r w:rsidRPr="00D85044">
        <w:rPr>
          <w:rFonts w:asciiTheme="minorHAnsi" w:hAnsiTheme="minorHAnsi" w:cstheme="minorHAnsi"/>
        </w:rPr>
        <w:t>Annullare decurtazioni in caso di errori materiali o di annullamento dei provvedimenti;</w:t>
      </w:r>
    </w:p>
    <w:p w:rsidR="007A683C" w:rsidP="00842DA3" w:rsidRDefault="00310D5C" w14:paraId="6EA52D51" w14:textId="6A2EB87A">
      <w:pPr>
        <w:pStyle w:val="ListParagraph"/>
        <w:numPr>
          <w:ilvl w:val="1"/>
          <w:numId w:val="30"/>
        </w:numPr>
        <w:rPr>
          <w:rFonts w:asciiTheme="minorHAnsi" w:hAnsiTheme="minorHAnsi" w:cstheme="minorHAnsi"/>
        </w:rPr>
      </w:pPr>
      <w:r w:rsidRPr="00D85044">
        <w:rPr>
          <w:rFonts w:asciiTheme="minorHAnsi" w:hAnsiTheme="minorHAnsi" w:cstheme="minorHAnsi"/>
        </w:rPr>
        <w:t>Consultare lo storico delle decurtazioni applicate a ciascuna patente</w:t>
      </w:r>
      <w:r w:rsidRPr="00D85044" w:rsidR="007A683C">
        <w:rPr>
          <w:rFonts w:asciiTheme="minorHAnsi" w:hAnsiTheme="minorHAnsi" w:cstheme="minorHAnsi"/>
        </w:rPr>
        <w:t>;</w:t>
      </w:r>
    </w:p>
    <w:p w:rsidR="007D4603" w:rsidP="00842DA3" w:rsidRDefault="007D4603" w14:paraId="003B5880" w14:textId="212E5FD8">
      <w:pPr>
        <w:pStyle w:val="ListParagraph"/>
        <w:numPr>
          <w:ilvl w:val="1"/>
          <w:numId w:val="30"/>
        </w:numPr>
        <w:rPr>
          <w:rFonts w:asciiTheme="minorHAnsi" w:hAnsiTheme="minorHAnsi" w:cstheme="minorHAnsi"/>
        </w:rPr>
      </w:pPr>
      <w:r>
        <w:rPr>
          <w:rFonts w:asciiTheme="minorHAnsi" w:hAnsiTheme="minorHAnsi" w:cstheme="minorHAnsi"/>
        </w:rPr>
        <w:t>Ricevere notifiche sull’esito dell’aggiornamento del punteggio della patente a seguito di decurtazioni</w:t>
      </w:r>
    </w:p>
    <w:p w:rsidRPr="00D85044" w:rsidR="00CE3B62" w:rsidP="00842DA3" w:rsidRDefault="00E0115D" w14:paraId="78FAB7B7" w14:textId="5DD80562">
      <w:pPr>
        <w:pStyle w:val="ListParagraph"/>
        <w:numPr>
          <w:ilvl w:val="1"/>
          <w:numId w:val="30"/>
        </w:numPr>
        <w:rPr>
          <w:rFonts w:asciiTheme="minorHAnsi" w:hAnsiTheme="minorHAnsi" w:cstheme="minorHAnsi"/>
        </w:rPr>
      </w:pPr>
      <w:r>
        <w:rPr>
          <w:rFonts w:asciiTheme="minorHAnsi" w:hAnsiTheme="minorHAnsi" w:cstheme="minorHAnsi"/>
        </w:rPr>
        <w:t>A</w:t>
      </w:r>
      <w:r w:rsidR="00CE3B62">
        <w:rPr>
          <w:rFonts w:asciiTheme="minorHAnsi" w:hAnsiTheme="minorHAnsi" w:cstheme="minorHAnsi"/>
        </w:rPr>
        <w:t>ggiorna</w:t>
      </w:r>
      <w:r>
        <w:rPr>
          <w:rFonts w:asciiTheme="minorHAnsi" w:hAnsiTheme="minorHAnsi" w:cstheme="minorHAnsi"/>
        </w:rPr>
        <w:t>re i</w:t>
      </w:r>
      <w:r w:rsidR="00CE3B62">
        <w:rPr>
          <w:rFonts w:asciiTheme="minorHAnsi" w:hAnsiTheme="minorHAnsi" w:cstheme="minorHAnsi"/>
        </w:rPr>
        <w:t>l punteggio della patente a seguito di decurtazioni</w:t>
      </w:r>
    </w:p>
    <w:p w:rsidRPr="00505844" w:rsidR="007A683C" w:rsidP="00842DA3" w:rsidRDefault="007A683C" w14:paraId="3A85621B" w14:textId="77777777">
      <w:pPr>
        <w:pStyle w:val="ListParagraph"/>
        <w:numPr>
          <w:ilvl w:val="0"/>
          <w:numId w:val="30"/>
        </w:numPr>
        <w:rPr>
          <w:rFonts w:asciiTheme="minorHAnsi" w:hAnsiTheme="minorHAnsi" w:cstheme="minorHAnsi"/>
          <w:b/>
          <w:bCs/>
        </w:rPr>
      </w:pPr>
      <w:r w:rsidRPr="00505844">
        <w:rPr>
          <w:rFonts w:asciiTheme="minorHAnsi" w:hAnsiTheme="minorHAnsi" w:cstheme="minorHAnsi"/>
          <w:b/>
          <w:bCs/>
        </w:rPr>
        <w:t>Ambito Recupero Crediti</w:t>
      </w:r>
    </w:p>
    <w:p w:rsidRPr="00D85044" w:rsidR="00D85044" w:rsidP="00842DA3" w:rsidRDefault="007A683C" w14:paraId="460A1032" w14:textId="77777777">
      <w:pPr>
        <w:pStyle w:val="ListParagraph"/>
        <w:numPr>
          <w:ilvl w:val="1"/>
          <w:numId w:val="30"/>
        </w:numPr>
        <w:rPr>
          <w:rFonts w:asciiTheme="minorHAnsi" w:hAnsiTheme="minorHAnsi" w:cstheme="minorHAnsi"/>
        </w:rPr>
      </w:pPr>
      <w:r w:rsidRPr="00D85044">
        <w:rPr>
          <w:rFonts w:asciiTheme="minorHAnsi" w:hAnsiTheme="minorHAnsi" w:cstheme="minorHAnsi"/>
        </w:rPr>
        <w:t>Inserire nuovi Recuperi Credito</w:t>
      </w:r>
      <w:r w:rsidRPr="00D85044" w:rsidR="00E56865">
        <w:rPr>
          <w:rFonts w:asciiTheme="minorHAnsi" w:hAnsiTheme="minorHAnsi" w:cstheme="minorHAnsi"/>
        </w:rPr>
        <w:t xml:space="preserve"> sulla base di punteggi assegnati da specifiche commissioni </w:t>
      </w:r>
      <w:r w:rsidRPr="00D85044" w:rsidR="00D85044">
        <w:rPr>
          <w:rFonts w:asciiTheme="minorHAnsi" w:hAnsiTheme="minorHAnsi" w:cstheme="minorHAnsi"/>
        </w:rPr>
        <w:t>sulla base del percorso formativo intrapreso dall’impresa</w:t>
      </w:r>
    </w:p>
    <w:p w:rsidRPr="00D85044" w:rsidR="007A683C" w:rsidP="00842DA3" w:rsidRDefault="007A683C" w14:paraId="7A722AF5" w14:textId="370F39D1">
      <w:pPr>
        <w:pStyle w:val="ListParagraph"/>
        <w:numPr>
          <w:ilvl w:val="1"/>
          <w:numId w:val="30"/>
        </w:numPr>
        <w:rPr>
          <w:rFonts w:asciiTheme="minorHAnsi" w:hAnsiTheme="minorHAnsi" w:cstheme="minorHAnsi"/>
        </w:rPr>
      </w:pPr>
      <w:r w:rsidRPr="00D85044">
        <w:rPr>
          <w:rFonts w:asciiTheme="minorHAnsi" w:hAnsiTheme="minorHAnsi" w:cstheme="minorHAnsi"/>
        </w:rPr>
        <w:t xml:space="preserve">Annullare </w:t>
      </w:r>
      <w:r w:rsidRPr="00D85044" w:rsidR="00D85044">
        <w:rPr>
          <w:rFonts w:asciiTheme="minorHAnsi" w:hAnsiTheme="minorHAnsi" w:cstheme="minorHAnsi"/>
        </w:rPr>
        <w:t xml:space="preserve">Recuperi Credito </w:t>
      </w:r>
      <w:r w:rsidRPr="00D85044">
        <w:rPr>
          <w:rFonts w:asciiTheme="minorHAnsi" w:hAnsiTheme="minorHAnsi" w:cstheme="minorHAnsi"/>
        </w:rPr>
        <w:t>in caso di errori materiali;</w:t>
      </w:r>
    </w:p>
    <w:p w:rsidR="007A683C" w:rsidP="00842DA3" w:rsidRDefault="007A683C" w14:paraId="08E702CD" w14:textId="2683ED26">
      <w:pPr>
        <w:pStyle w:val="ListParagraph"/>
        <w:numPr>
          <w:ilvl w:val="1"/>
          <w:numId w:val="30"/>
        </w:numPr>
        <w:rPr>
          <w:rFonts w:asciiTheme="minorHAnsi" w:hAnsiTheme="minorHAnsi" w:cstheme="minorHAnsi"/>
        </w:rPr>
      </w:pPr>
      <w:r w:rsidRPr="00D85044">
        <w:rPr>
          <w:rFonts w:asciiTheme="minorHAnsi" w:hAnsiTheme="minorHAnsi" w:cstheme="minorHAnsi"/>
        </w:rPr>
        <w:t>Consultare lo storico de</w:t>
      </w:r>
      <w:r w:rsidRPr="00D85044" w:rsidR="00D85044">
        <w:rPr>
          <w:rFonts w:asciiTheme="minorHAnsi" w:hAnsiTheme="minorHAnsi" w:cstheme="minorHAnsi"/>
        </w:rPr>
        <w:t xml:space="preserve">i recuperi </w:t>
      </w:r>
      <w:r w:rsidRPr="00D85044">
        <w:rPr>
          <w:rFonts w:asciiTheme="minorHAnsi" w:hAnsiTheme="minorHAnsi" w:cstheme="minorHAnsi"/>
        </w:rPr>
        <w:t>applicat</w:t>
      </w:r>
      <w:r w:rsidRPr="00D85044" w:rsidR="00D85044">
        <w:rPr>
          <w:rFonts w:asciiTheme="minorHAnsi" w:hAnsiTheme="minorHAnsi" w:cstheme="minorHAnsi"/>
        </w:rPr>
        <w:t xml:space="preserve">i </w:t>
      </w:r>
      <w:r w:rsidRPr="00D85044">
        <w:rPr>
          <w:rFonts w:asciiTheme="minorHAnsi" w:hAnsiTheme="minorHAnsi" w:cstheme="minorHAnsi"/>
        </w:rPr>
        <w:t>a ciascuna patente</w:t>
      </w:r>
    </w:p>
    <w:p w:rsidRPr="00101F31" w:rsidR="00101F31" w:rsidP="00842DA3" w:rsidRDefault="00101F31" w14:paraId="73CEA088" w14:textId="71C20C70">
      <w:pPr>
        <w:pStyle w:val="ListParagraph"/>
        <w:numPr>
          <w:ilvl w:val="1"/>
          <w:numId w:val="30"/>
        </w:numPr>
        <w:rPr>
          <w:rFonts w:asciiTheme="minorHAnsi" w:hAnsiTheme="minorHAnsi" w:cstheme="minorHAnsi"/>
        </w:rPr>
      </w:pPr>
      <w:r>
        <w:rPr>
          <w:rFonts w:asciiTheme="minorHAnsi" w:hAnsiTheme="minorHAnsi" w:cstheme="minorHAnsi"/>
        </w:rPr>
        <w:t>Ricevere notifiche sull’esito dell’aggiornamento del punteggio della patente a seguito di recuperi</w:t>
      </w:r>
    </w:p>
    <w:p w:rsidRPr="00D85044" w:rsidR="00FC33CB" w:rsidP="00842DA3" w:rsidRDefault="00E0115D" w14:paraId="399E12A6" w14:textId="0013E41A">
      <w:pPr>
        <w:pStyle w:val="ListParagraph"/>
        <w:numPr>
          <w:ilvl w:val="1"/>
          <w:numId w:val="30"/>
        </w:numPr>
        <w:rPr>
          <w:rFonts w:asciiTheme="minorHAnsi" w:hAnsiTheme="minorHAnsi" w:cstheme="minorHAnsi"/>
        </w:rPr>
      </w:pPr>
      <w:r>
        <w:rPr>
          <w:rFonts w:asciiTheme="minorHAnsi" w:hAnsiTheme="minorHAnsi" w:cstheme="minorHAnsi"/>
        </w:rPr>
        <w:t>A</w:t>
      </w:r>
      <w:r w:rsidR="002F55B3">
        <w:rPr>
          <w:rFonts w:asciiTheme="minorHAnsi" w:hAnsiTheme="minorHAnsi" w:cstheme="minorHAnsi"/>
        </w:rPr>
        <w:t>ggiorna</w:t>
      </w:r>
      <w:r>
        <w:rPr>
          <w:rFonts w:asciiTheme="minorHAnsi" w:hAnsiTheme="minorHAnsi" w:cstheme="minorHAnsi"/>
        </w:rPr>
        <w:t>re i</w:t>
      </w:r>
      <w:r w:rsidR="002F55B3">
        <w:rPr>
          <w:rFonts w:asciiTheme="minorHAnsi" w:hAnsiTheme="minorHAnsi" w:cstheme="minorHAnsi"/>
        </w:rPr>
        <w:t>l punteggio della patente a seguito di</w:t>
      </w:r>
      <w:r w:rsidR="007D4603">
        <w:rPr>
          <w:rFonts w:asciiTheme="minorHAnsi" w:hAnsiTheme="minorHAnsi" w:cstheme="minorHAnsi"/>
        </w:rPr>
        <w:t xml:space="preserve"> recuperi</w:t>
      </w:r>
    </w:p>
    <w:p w:rsidR="00505844" w:rsidP="00310D5C" w:rsidRDefault="00505844" w14:paraId="422D566E" w14:textId="77777777">
      <w:pPr>
        <w:rPr>
          <w:rFonts w:asciiTheme="minorHAnsi" w:hAnsiTheme="minorHAnsi" w:cstheme="minorHAnsi"/>
        </w:rPr>
      </w:pPr>
    </w:p>
    <w:p w:rsidR="00A94CA8" w:rsidP="002400CC" w:rsidRDefault="00505844" w14:paraId="76746CE6" w14:textId="66470C78">
      <w:pPr>
        <w:jc w:val="both"/>
        <w:rPr>
          <w:rFonts w:asciiTheme="minorHAnsi" w:hAnsiTheme="minorHAnsi" w:cstheme="minorHAnsi"/>
        </w:rPr>
      </w:pPr>
      <w:r w:rsidRPr="00310D5C">
        <w:rPr>
          <w:rFonts w:asciiTheme="minorHAnsi" w:hAnsiTheme="minorHAnsi" w:cstheme="minorHAnsi"/>
        </w:rPr>
        <w:t>Il sistema</w:t>
      </w:r>
      <w:r>
        <w:rPr>
          <w:rFonts w:asciiTheme="minorHAnsi" w:hAnsiTheme="minorHAnsi" w:cstheme="minorHAnsi"/>
        </w:rPr>
        <w:t xml:space="preserve"> di Decurtazione e Recupero Crediti</w:t>
      </w:r>
      <w:r w:rsidRPr="00310D5C">
        <w:rPr>
          <w:rFonts w:asciiTheme="minorHAnsi" w:hAnsiTheme="minorHAnsi" w:cstheme="minorHAnsi"/>
        </w:rPr>
        <w:t xml:space="preserve"> consente </w:t>
      </w:r>
      <w:r>
        <w:rPr>
          <w:rFonts w:asciiTheme="minorHAnsi" w:hAnsiTheme="minorHAnsi" w:cstheme="minorHAnsi"/>
        </w:rPr>
        <w:t xml:space="preserve">l’acquisizione automatica delle </w:t>
      </w:r>
      <w:r w:rsidR="002400CC">
        <w:rPr>
          <w:rFonts w:asciiTheme="minorHAnsi" w:hAnsiTheme="minorHAnsi" w:cstheme="minorHAnsi"/>
        </w:rPr>
        <w:t xml:space="preserve">decurtazioni a seguito di sanzioni </w:t>
      </w:r>
      <w:r w:rsidR="00CB3DF1">
        <w:rPr>
          <w:rFonts w:asciiTheme="minorHAnsi" w:hAnsiTheme="minorHAnsi" w:cstheme="minorHAnsi"/>
        </w:rPr>
        <w:t xml:space="preserve">notificate </w:t>
      </w:r>
      <w:r w:rsidR="00137DC4">
        <w:rPr>
          <w:rFonts w:asciiTheme="minorHAnsi" w:hAnsiTheme="minorHAnsi" w:cstheme="minorHAnsi"/>
        </w:rPr>
        <w:t xml:space="preserve">da Verbale Unico </w:t>
      </w:r>
      <w:r w:rsidR="002400CC">
        <w:rPr>
          <w:rFonts w:asciiTheme="minorHAnsi" w:hAnsiTheme="minorHAnsi" w:cstheme="minorHAnsi"/>
        </w:rPr>
        <w:t>riconducibili a fattispecie per imprese che hanno una patente emessa non revocata.</w:t>
      </w:r>
    </w:p>
    <w:p w:rsidR="00A94CA8" w:rsidP="002400CC" w:rsidRDefault="00A94CA8" w14:paraId="101D0C77" w14:textId="77777777">
      <w:pPr>
        <w:jc w:val="both"/>
        <w:rPr>
          <w:rFonts w:asciiTheme="minorHAnsi" w:hAnsiTheme="minorHAnsi" w:cstheme="minorHAnsi"/>
        </w:rPr>
      </w:pPr>
    </w:p>
    <w:p w:rsidR="00AE28B2" w:rsidP="00C90B6B" w:rsidRDefault="00C90B6B" w14:paraId="5D28CA7C" w14:textId="77777777">
      <w:pPr>
        <w:jc w:val="both"/>
        <w:rPr>
          <w:rFonts w:asciiTheme="minorHAnsi" w:hAnsiTheme="minorHAnsi" w:cstheme="minorHAnsi"/>
        </w:rPr>
      </w:pPr>
      <w:r w:rsidRPr="00310D5C">
        <w:rPr>
          <w:rFonts w:asciiTheme="minorHAnsi" w:hAnsiTheme="minorHAnsi" w:cstheme="minorHAnsi"/>
        </w:rPr>
        <w:t>Il sistema</w:t>
      </w:r>
      <w:r>
        <w:rPr>
          <w:rFonts w:asciiTheme="minorHAnsi" w:hAnsiTheme="minorHAnsi" w:cstheme="minorHAnsi"/>
        </w:rPr>
        <w:t xml:space="preserve"> di Decurtazione e Recupero Crediti</w:t>
      </w:r>
      <w:r w:rsidRPr="00310D5C">
        <w:rPr>
          <w:rFonts w:asciiTheme="minorHAnsi" w:hAnsiTheme="minorHAnsi" w:cstheme="minorHAnsi"/>
        </w:rPr>
        <w:t xml:space="preserve"> consente </w:t>
      </w:r>
      <w:r>
        <w:rPr>
          <w:rFonts w:asciiTheme="minorHAnsi" w:hAnsiTheme="minorHAnsi" w:cstheme="minorHAnsi"/>
        </w:rPr>
        <w:t>l</w:t>
      </w:r>
      <w:r w:rsidR="00EE2CE1">
        <w:rPr>
          <w:rFonts w:asciiTheme="minorHAnsi" w:hAnsiTheme="minorHAnsi" w:cstheme="minorHAnsi"/>
        </w:rPr>
        <w:t xml:space="preserve">a visualizzazione </w:t>
      </w:r>
      <w:r w:rsidR="00CA2517">
        <w:rPr>
          <w:rFonts w:asciiTheme="minorHAnsi" w:hAnsiTheme="minorHAnsi" w:cstheme="minorHAnsi"/>
        </w:rPr>
        <w:t xml:space="preserve">delle decurtazioni e dei recuperi </w:t>
      </w:r>
      <w:r w:rsidR="00A553A8">
        <w:rPr>
          <w:rFonts w:asciiTheme="minorHAnsi" w:hAnsiTheme="minorHAnsi" w:cstheme="minorHAnsi"/>
        </w:rPr>
        <w:t>e delle informazioni necessarie alla</w:t>
      </w:r>
      <w:r w:rsidR="001B4CB0">
        <w:rPr>
          <w:rFonts w:asciiTheme="minorHAnsi" w:hAnsiTheme="minorHAnsi" w:cstheme="minorHAnsi"/>
        </w:rPr>
        <w:t xml:space="preserve"> determinazione del punteggio della patente per la verifica della patente</w:t>
      </w:r>
      <w:r w:rsidR="00AE28B2">
        <w:rPr>
          <w:rFonts w:asciiTheme="minorHAnsi" w:hAnsiTheme="minorHAnsi" w:cstheme="minorHAnsi"/>
        </w:rPr>
        <w:t>.</w:t>
      </w:r>
    </w:p>
    <w:p w:rsidR="00137DC4" w:rsidP="002400CC" w:rsidRDefault="00A94CA8" w14:paraId="56ADDC47" w14:textId="77777777">
      <w:pPr>
        <w:jc w:val="both"/>
        <w:rPr>
          <w:rFonts w:asciiTheme="minorHAnsi" w:hAnsiTheme="minorHAnsi" w:cstheme="minorHAnsi"/>
        </w:rPr>
      </w:pPr>
      <w:r w:rsidRPr="00310D5C">
        <w:rPr>
          <w:rFonts w:asciiTheme="minorHAnsi" w:hAnsiTheme="minorHAnsi" w:cstheme="minorHAnsi"/>
        </w:rPr>
        <w:t>Il sistema</w:t>
      </w:r>
      <w:r>
        <w:rPr>
          <w:rFonts w:asciiTheme="minorHAnsi" w:hAnsiTheme="minorHAnsi" w:cstheme="minorHAnsi"/>
        </w:rPr>
        <w:t xml:space="preserve"> di Decurtazione e Recupero Crediti</w:t>
      </w:r>
      <w:r w:rsidRPr="00310D5C">
        <w:rPr>
          <w:rFonts w:asciiTheme="minorHAnsi" w:hAnsiTheme="minorHAnsi" w:cstheme="minorHAnsi"/>
        </w:rPr>
        <w:t xml:space="preserve"> </w:t>
      </w:r>
      <w:r w:rsidR="006F7E6F">
        <w:rPr>
          <w:rFonts w:asciiTheme="minorHAnsi" w:hAnsiTheme="minorHAnsi" w:cstheme="minorHAnsi"/>
        </w:rPr>
        <w:t>si integra con il sistema della Patente per</w:t>
      </w:r>
      <w:r w:rsidR="00137DC4">
        <w:rPr>
          <w:rFonts w:asciiTheme="minorHAnsi" w:hAnsiTheme="minorHAnsi" w:cstheme="minorHAnsi"/>
        </w:rPr>
        <w:t>:</w:t>
      </w:r>
    </w:p>
    <w:p w:rsidRPr="0009283F" w:rsidR="00DC5ABE" w:rsidP="00842DA3" w:rsidRDefault="006F7E6F" w14:paraId="6F361C0C" w14:textId="4DEBC60B">
      <w:pPr>
        <w:pStyle w:val="ListParagraph"/>
        <w:numPr>
          <w:ilvl w:val="0"/>
          <w:numId w:val="32"/>
        </w:numPr>
        <w:jc w:val="both"/>
        <w:rPr>
          <w:rFonts w:asciiTheme="minorHAnsi" w:hAnsiTheme="minorHAnsi" w:cstheme="minorHAnsi"/>
        </w:rPr>
      </w:pPr>
      <w:r w:rsidRPr="0009283F">
        <w:rPr>
          <w:rFonts w:asciiTheme="minorHAnsi" w:hAnsiTheme="minorHAnsi" w:cstheme="minorHAnsi"/>
        </w:rPr>
        <w:t xml:space="preserve">consentire la visualizzazione </w:t>
      </w:r>
      <w:r w:rsidRPr="0009283F" w:rsidR="007F3A52">
        <w:rPr>
          <w:rFonts w:asciiTheme="minorHAnsi" w:hAnsiTheme="minorHAnsi" w:cstheme="minorHAnsi"/>
        </w:rPr>
        <w:t xml:space="preserve">del numero di crediti decurtati in relazione a ciascuna </w:t>
      </w:r>
      <w:r w:rsidR="008D1171">
        <w:rPr>
          <w:rFonts w:asciiTheme="minorHAnsi" w:hAnsiTheme="minorHAnsi" w:cstheme="minorHAnsi"/>
        </w:rPr>
        <w:t>fattispecie</w:t>
      </w:r>
      <w:r w:rsidRPr="0009283F" w:rsidR="007F3A52">
        <w:rPr>
          <w:rFonts w:asciiTheme="minorHAnsi" w:hAnsiTheme="minorHAnsi" w:cstheme="minorHAnsi"/>
        </w:rPr>
        <w:t xml:space="preserve"> e data decurtazione </w:t>
      </w:r>
      <w:r w:rsidRPr="0009283F" w:rsidR="008536E6">
        <w:rPr>
          <w:rFonts w:asciiTheme="minorHAnsi" w:hAnsiTheme="minorHAnsi" w:cstheme="minorHAnsi"/>
        </w:rPr>
        <w:t>ai Legali Rappresentanti/Titolari e loro Delegati attraverso la funzione di visualizzazione della patente disponibile nel portale dei servizi INL</w:t>
      </w:r>
      <w:r w:rsidRPr="0009283F" w:rsidR="00DC5ABE">
        <w:rPr>
          <w:rFonts w:asciiTheme="minorHAnsi" w:hAnsiTheme="minorHAnsi" w:cstheme="minorHAnsi"/>
        </w:rPr>
        <w:t>;</w:t>
      </w:r>
    </w:p>
    <w:p w:rsidRPr="0009283F" w:rsidR="0005199E" w:rsidP="00842DA3" w:rsidRDefault="00DC5ABE" w14:paraId="0A836584" w14:textId="5159323E">
      <w:pPr>
        <w:pStyle w:val="ListParagraph"/>
        <w:numPr>
          <w:ilvl w:val="0"/>
          <w:numId w:val="32"/>
        </w:numPr>
        <w:jc w:val="both"/>
        <w:rPr>
          <w:rFonts w:asciiTheme="minorHAnsi" w:hAnsiTheme="minorHAnsi" w:cstheme="minorHAnsi"/>
        </w:rPr>
      </w:pPr>
      <w:r w:rsidRPr="0009283F">
        <w:rPr>
          <w:rFonts w:asciiTheme="minorHAnsi" w:hAnsiTheme="minorHAnsi" w:cstheme="minorHAnsi"/>
        </w:rPr>
        <w:t xml:space="preserve">impedire l’inserimento </w:t>
      </w:r>
      <w:r w:rsidRPr="0009283F" w:rsidR="0009283F">
        <w:rPr>
          <w:rFonts w:asciiTheme="minorHAnsi" w:hAnsiTheme="minorHAnsi" w:cstheme="minorHAnsi"/>
        </w:rPr>
        <w:t xml:space="preserve">o l’estensione temporale </w:t>
      </w:r>
      <w:r w:rsidRPr="0009283F">
        <w:rPr>
          <w:rFonts w:asciiTheme="minorHAnsi" w:hAnsiTheme="minorHAnsi" w:cstheme="minorHAnsi"/>
        </w:rPr>
        <w:t xml:space="preserve">di requisiti aggiuntivi </w:t>
      </w:r>
      <w:r w:rsidRPr="00254A18" w:rsidR="00254A18">
        <w:rPr>
          <w:rFonts w:asciiTheme="minorHAnsi" w:hAnsiTheme="minorHAnsi" w:cstheme="minorHAnsi"/>
        </w:rPr>
        <w:t>qualora la Patente abbia un punteggio inferiore a quello minimo per operare (allo stato definito in 15 punti)</w:t>
      </w:r>
      <w:r w:rsidRPr="0009283F" w:rsidR="008536E6">
        <w:rPr>
          <w:rFonts w:asciiTheme="minorHAnsi" w:hAnsiTheme="minorHAnsi" w:cstheme="minorHAnsi"/>
        </w:rPr>
        <w:t>.</w:t>
      </w:r>
    </w:p>
    <w:p w:rsidRPr="004416A3" w:rsidR="004B3EED" w:rsidP="004B3EED" w:rsidRDefault="00A35506" w14:paraId="0C81377B" w14:textId="0D5A02F7">
      <w:pPr>
        <w:pStyle w:val="Heading2"/>
        <w:tabs>
          <w:tab w:val="num" w:pos="851"/>
        </w:tabs>
        <w:ind w:left="851" w:hanging="567"/>
        <w:rPr>
          <w:rFonts w:asciiTheme="minorHAnsi" w:hAnsiTheme="minorHAnsi" w:cstheme="minorBidi"/>
        </w:rPr>
      </w:pPr>
      <w:bookmarkStart w:name="_Ref213411612" w:id="12"/>
      <w:bookmarkStart w:name="_Toc222417244" w:id="13"/>
      <w:r>
        <w:rPr>
          <w:rFonts w:asciiTheme="minorHAnsi" w:hAnsiTheme="minorHAnsi" w:cstheme="minorBidi"/>
        </w:rPr>
        <w:t>Tipologie di utenti</w:t>
      </w:r>
      <w:bookmarkEnd w:id="12"/>
      <w:bookmarkEnd w:id="13"/>
    </w:p>
    <w:p w:rsidR="00060AE3" w:rsidP="00021C80" w:rsidRDefault="00060AE3" w14:paraId="38728902" w14:textId="43CFB06D">
      <w:pPr>
        <w:pStyle w:val="TestoCarattere"/>
        <w:ind w:firstLine="0"/>
        <w:jc w:val="both"/>
        <w:rPr>
          <w:rFonts w:eastAsia="Calibri" w:asciiTheme="minorHAnsi" w:hAnsiTheme="minorHAnsi" w:cstheme="minorHAnsi"/>
          <w:noProof/>
          <w:szCs w:val="20"/>
          <w:lang w:eastAsia="en-US"/>
        </w:rPr>
      </w:pPr>
      <w:r w:rsidRPr="00183678">
        <w:rPr>
          <w:rFonts w:eastAsia="Calibri" w:asciiTheme="minorHAnsi" w:hAnsiTheme="minorHAnsi" w:cstheme="minorHAnsi"/>
          <w:noProof/>
          <w:szCs w:val="20"/>
          <w:lang w:eastAsia="en-US"/>
        </w:rPr>
        <w:t xml:space="preserve">In questo paragrafo sono elencate le tipologie di utenti che, a vario titolo e per differenti scopi, </w:t>
      </w:r>
      <w:r w:rsidR="00075E02">
        <w:rPr>
          <w:rFonts w:eastAsia="Calibri" w:asciiTheme="minorHAnsi" w:hAnsiTheme="minorHAnsi" w:cstheme="minorHAnsi"/>
          <w:noProof/>
          <w:szCs w:val="20"/>
          <w:lang w:eastAsia="en-US"/>
        </w:rPr>
        <w:t>sono coinvolte nel</w:t>
      </w:r>
      <w:r w:rsidR="00F55A50">
        <w:rPr>
          <w:rFonts w:eastAsia="Calibri" w:asciiTheme="minorHAnsi" w:hAnsiTheme="minorHAnsi" w:cstheme="minorHAnsi"/>
          <w:noProof/>
          <w:szCs w:val="20"/>
          <w:lang w:eastAsia="en-US"/>
        </w:rPr>
        <w:t>la gestione delle decurtazioni e del recupero crediti</w:t>
      </w:r>
      <w:r w:rsidRPr="00183678">
        <w:rPr>
          <w:rFonts w:eastAsia="Calibri" w:asciiTheme="minorHAnsi" w:hAnsiTheme="minorHAnsi" w:cstheme="minorHAnsi"/>
          <w:noProof/>
          <w:szCs w:val="20"/>
          <w:lang w:eastAsia="en-US"/>
        </w:rPr>
        <w:t>.</w:t>
      </w:r>
    </w:p>
    <w:tbl>
      <w:tblPr>
        <w:tblpPr w:leftFromText="141" w:rightFromText="141" w:vertAnchor="text" w:tblpY="209"/>
        <w:tblW w:w="9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A0" w:firstRow="1" w:lastRow="0" w:firstColumn="1" w:lastColumn="0" w:noHBand="0" w:noVBand="0"/>
      </w:tblPr>
      <w:tblGrid>
        <w:gridCol w:w="2917"/>
        <w:gridCol w:w="3408"/>
        <w:gridCol w:w="3134"/>
      </w:tblGrid>
      <w:tr w:rsidRPr="00183678" w:rsidR="00F048C7" w:rsidTr="005A6D41" w14:paraId="14AF4FAC" w14:textId="77777777">
        <w:trPr>
          <w:cantSplit/>
          <w:trHeight w:val="312"/>
          <w:tblHeader/>
        </w:trPr>
        <w:tc>
          <w:tcPr>
            <w:tcW w:w="2917" w:type="dxa"/>
            <w:shd w:val="clear" w:color="auto" w:fill="4472C4" w:themeFill="accent1"/>
            <w:noWrap/>
            <w:vAlign w:val="center"/>
          </w:tcPr>
          <w:p w:rsidRPr="00183678" w:rsidR="00656D6F" w:rsidP="00656D6F" w:rsidRDefault="00656D6F" w14:paraId="242114B6" w14:textId="77777777">
            <w:pPr>
              <w:spacing w:before="60" w:after="60"/>
              <w:jc w:val="center"/>
              <w:rPr>
                <w:rFonts w:asciiTheme="minorHAnsi" w:hAnsiTheme="minorHAnsi" w:cstheme="minorHAnsi"/>
                <w:color w:val="FFFFFF" w:themeColor="background1"/>
                <w:sz w:val="22"/>
              </w:rPr>
            </w:pPr>
            <w:r>
              <w:rPr>
                <w:rFonts w:asciiTheme="minorHAnsi" w:hAnsiTheme="minorHAnsi" w:cstheme="minorHAnsi"/>
                <w:b/>
                <w:color w:val="FFFFFF" w:themeColor="background1"/>
                <w:sz w:val="22"/>
              </w:rPr>
              <w:t>Tipologia Utente</w:t>
            </w:r>
          </w:p>
        </w:tc>
        <w:tc>
          <w:tcPr>
            <w:tcW w:w="3408" w:type="dxa"/>
            <w:shd w:val="clear" w:color="auto" w:fill="4472C4" w:themeFill="accent1"/>
            <w:noWrap/>
            <w:vAlign w:val="center"/>
          </w:tcPr>
          <w:p w:rsidRPr="00183678" w:rsidR="00656D6F" w:rsidP="00656D6F" w:rsidRDefault="00656D6F" w14:paraId="24245A11"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Descrizione</w:t>
            </w:r>
          </w:p>
        </w:tc>
        <w:tc>
          <w:tcPr>
            <w:tcW w:w="3134" w:type="dxa"/>
            <w:shd w:val="clear" w:color="auto" w:fill="4472C4" w:themeFill="accent1"/>
            <w:vAlign w:val="center"/>
          </w:tcPr>
          <w:p w:rsidRPr="00183678" w:rsidR="00656D6F" w:rsidP="00656D6F" w:rsidRDefault="00656D6F" w14:paraId="21A010C0" w14:textId="77777777">
            <w:pPr>
              <w:spacing w:before="60" w:after="60"/>
              <w:jc w:val="center"/>
              <w:rPr>
                <w:rFonts w:asciiTheme="minorHAnsi" w:hAnsiTheme="minorHAnsi" w:cstheme="minorHAnsi"/>
                <w:color w:val="000000"/>
                <w:sz w:val="22"/>
              </w:rPr>
            </w:pPr>
            <w:r>
              <w:rPr>
                <w:rFonts w:asciiTheme="minorHAnsi" w:hAnsiTheme="minorHAnsi" w:cstheme="minorHAnsi"/>
                <w:b/>
                <w:color w:val="FFFFFF" w:themeColor="background1"/>
                <w:sz w:val="22"/>
              </w:rPr>
              <w:t>Applicazione</w:t>
            </w:r>
          </w:p>
        </w:tc>
      </w:tr>
      <w:tr w:rsidRPr="00183678" w:rsidR="00F048C7" w:rsidTr="005A6D41" w14:paraId="782DC6C8" w14:textId="77777777">
        <w:trPr>
          <w:trHeight w:val="312"/>
        </w:trPr>
        <w:tc>
          <w:tcPr>
            <w:tcW w:w="2917" w:type="dxa"/>
            <w:noWrap/>
            <w:vAlign w:val="center"/>
          </w:tcPr>
          <w:p w:rsidRPr="00183678" w:rsidR="00656D6F" w:rsidP="00656D6F" w:rsidRDefault="00656D6F" w14:paraId="24903C9F" w14:textId="77777777">
            <w:pPr>
              <w:spacing w:before="60" w:after="60"/>
              <w:rPr>
                <w:rFonts w:asciiTheme="minorHAnsi" w:hAnsiTheme="minorHAnsi" w:cstheme="minorHAnsi"/>
                <w:color w:val="000000"/>
                <w:sz w:val="22"/>
              </w:rPr>
            </w:pPr>
            <w:r w:rsidRPr="001475A8">
              <w:rPr>
                <w:rFonts w:asciiTheme="minorHAnsi" w:hAnsiTheme="minorHAnsi" w:cstheme="minorHAnsi"/>
                <w:color w:val="000000"/>
                <w:sz w:val="22"/>
              </w:rPr>
              <w:t>Operatore decurtazione</w:t>
            </w:r>
          </w:p>
        </w:tc>
        <w:tc>
          <w:tcPr>
            <w:tcW w:w="3408" w:type="dxa"/>
            <w:noWrap/>
            <w:vAlign w:val="center"/>
          </w:tcPr>
          <w:p w:rsidRPr="003F72B0" w:rsidR="00656D6F" w:rsidP="00656D6F" w:rsidRDefault="004E776C" w14:paraId="4C727002" w14:textId="0A7FE020">
            <w:pPr>
              <w:spacing w:before="60" w:after="60"/>
              <w:rPr>
                <w:rFonts w:asciiTheme="minorHAnsi" w:hAnsiTheme="minorHAnsi" w:cstheme="minorHAnsi"/>
                <w:color w:val="000000"/>
                <w:sz w:val="22"/>
                <w:szCs w:val="18"/>
              </w:rPr>
            </w:pPr>
            <w:r>
              <w:rPr>
                <w:rFonts w:asciiTheme="minorHAnsi" w:hAnsiTheme="minorHAnsi" w:cstheme="minorHAnsi"/>
                <w:color w:val="000000"/>
                <w:sz w:val="22"/>
              </w:rPr>
              <w:t xml:space="preserve">Potrà inserire </w:t>
            </w:r>
            <w:r w:rsidRPr="00D00952">
              <w:rPr>
                <w:rFonts w:asciiTheme="minorHAnsi" w:hAnsiTheme="minorHAnsi" w:cstheme="minorHAnsi"/>
                <w:color w:val="000000"/>
                <w:sz w:val="22"/>
              </w:rPr>
              <w:t>decurtazioni</w:t>
            </w:r>
          </w:p>
        </w:tc>
        <w:tc>
          <w:tcPr>
            <w:tcW w:w="3134" w:type="dxa"/>
          </w:tcPr>
          <w:p w:rsidRPr="00183678" w:rsidR="00656D6F" w:rsidP="00656D6F" w:rsidRDefault="00287DB4" w14:paraId="5D3FEB2B" w14:textId="7105B007">
            <w:pPr>
              <w:spacing w:before="60" w:after="60"/>
              <w:rPr>
                <w:rFonts w:asciiTheme="minorHAnsi" w:hAnsiTheme="minorHAnsi" w:cstheme="minorHAnsi"/>
                <w:color w:val="000000"/>
                <w:sz w:val="22"/>
              </w:rPr>
            </w:pPr>
            <w:r>
              <w:rPr>
                <w:rFonts w:asciiTheme="minorHAnsi" w:hAnsiTheme="minorHAnsi" w:cstheme="minorHAnsi"/>
                <w:color w:val="000000"/>
                <w:sz w:val="22"/>
              </w:rPr>
              <w:t>Gestione Decurtazion</w:t>
            </w:r>
            <w:r w:rsidR="005748A4">
              <w:rPr>
                <w:rFonts w:asciiTheme="minorHAnsi" w:hAnsiTheme="minorHAnsi" w:cstheme="minorHAnsi"/>
                <w:color w:val="000000"/>
                <w:sz w:val="22"/>
              </w:rPr>
              <w:t>i</w:t>
            </w:r>
            <w:r>
              <w:rPr>
                <w:rFonts w:asciiTheme="minorHAnsi" w:hAnsiTheme="minorHAnsi" w:cstheme="minorHAnsi"/>
                <w:color w:val="000000"/>
                <w:sz w:val="22"/>
              </w:rPr>
              <w:t xml:space="preserve"> </w:t>
            </w:r>
          </w:p>
        </w:tc>
      </w:tr>
      <w:tr w:rsidRPr="00183678" w:rsidR="00F048C7" w:rsidTr="005A6D41" w14:paraId="006FF485" w14:textId="77777777">
        <w:trPr>
          <w:trHeight w:val="312"/>
        </w:trPr>
        <w:tc>
          <w:tcPr>
            <w:tcW w:w="2917" w:type="dxa"/>
            <w:noWrap/>
            <w:vAlign w:val="center"/>
          </w:tcPr>
          <w:p w:rsidRPr="00183678" w:rsidR="005748A4" w:rsidP="005748A4" w:rsidRDefault="0051442C" w14:paraId="0F2FD1A8" w14:textId="37398AB9">
            <w:pPr>
              <w:spacing w:before="60" w:after="60"/>
              <w:rPr>
                <w:rFonts w:asciiTheme="minorHAnsi" w:hAnsiTheme="minorHAnsi" w:cstheme="minorHAnsi"/>
                <w:color w:val="000000"/>
                <w:sz w:val="22"/>
              </w:rPr>
            </w:pPr>
            <w:r>
              <w:rPr>
                <w:rFonts w:asciiTheme="minorHAnsi" w:hAnsiTheme="minorHAnsi" w:cstheme="minorHAnsi"/>
                <w:color w:val="000000"/>
                <w:sz w:val="22"/>
              </w:rPr>
              <w:t>Supervisore</w:t>
            </w:r>
            <w:r w:rsidRPr="001475A8">
              <w:rPr>
                <w:rFonts w:asciiTheme="minorHAnsi" w:hAnsiTheme="minorHAnsi" w:cstheme="minorHAnsi"/>
                <w:color w:val="000000"/>
                <w:sz w:val="22"/>
              </w:rPr>
              <w:t xml:space="preserve"> </w:t>
            </w:r>
            <w:r w:rsidRPr="001475A8" w:rsidR="005748A4">
              <w:rPr>
                <w:rFonts w:asciiTheme="minorHAnsi" w:hAnsiTheme="minorHAnsi" w:cstheme="minorHAnsi"/>
                <w:color w:val="000000"/>
                <w:sz w:val="22"/>
              </w:rPr>
              <w:t>decurtazione</w:t>
            </w:r>
            <w:r w:rsidR="00AF5C4D">
              <w:rPr>
                <w:rFonts w:asciiTheme="minorHAnsi" w:hAnsiTheme="minorHAnsi" w:cstheme="minorHAnsi"/>
                <w:color w:val="000000"/>
                <w:sz w:val="22"/>
              </w:rPr>
              <w:t xml:space="preserve"> Nazionale</w:t>
            </w:r>
          </w:p>
        </w:tc>
        <w:tc>
          <w:tcPr>
            <w:tcW w:w="3408" w:type="dxa"/>
            <w:noWrap/>
            <w:vAlign w:val="center"/>
          </w:tcPr>
          <w:p w:rsidRPr="00183678" w:rsidR="005748A4" w:rsidP="005748A4" w:rsidRDefault="005748A4" w14:paraId="388ADC32" w14:textId="234831E3">
            <w:pPr>
              <w:spacing w:before="60" w:after="60"/>
              <w:rPr>
                <w:rFonts w:asciiTheme="minorHAnsi" w:hAnsiTheme="minorHAnsi" w:cstheme="minorHAnsi"/>
                <w:color w:val="000000"/>
                <w:sz w:val="22"/>
              </w:rPr>
            </w:pPr>
            <w:r>
              <w:rPr>
                <w:rFonts w:asciiTheme="minorHAnsi" w:hAnsiTheme="minorHAnsi" w:cstheme="minorHAnsi"/>
                <w:color w:val="000000"/>
                <w:sz w:val="22"/>
              </w:rPr>
              <w:t>Potrà  annullare le</w:t>
            </w:r>
            <w:r w:rsidRPr="00D00952">
              <w:rPr>
                <w:rFonts w:asciiTheme="minorHAnsi" w:hAnsiTheme="minorHAnsi" w:cstheme="minorHAnsi"/>
                <w:color w:val="000000"/>
                <w:sz w:val="22"/>
              </w:rPr>
              <w:t xml:space="preserve"> decurtazioni</w:t>
            </w:r>
          </w:p>
        </w:tc>
        <w:tc>
          <w:tcPr>
            <w:tcW w:w="3134" w:type="dxa"/>
          </w:tcPr>
          <w:p w:rsidRPr="00183678" w:rsidR="005748A4" w:rsidP="005748A4" w:rsidRDefault="005748A4" w14:paraId="422E2C8D" w14:textId="5C84D333">
            <w:pPr>
              <w:spacing w:before="60" w:after="60"/>
              <w:rPr>
                <w:rFonts w:asciiTheme="minorHAnsi" w:hAnsiTheme="minorHAnsi" w:cstheme="minorHAnsi"/>
                <w:color w:val="000000"/>
                <w:sz w:val="22"/>
              </w:rPr>
            </w:pPr>
            <w:r w:rsidRPr="00DA4A35">
              <w:rPr>
                <w:rFonts w:asciiTheme="minorHAnsi" w:hAnsiTheme="minorHAnsi" w:cstheme="minorHAnsi"/>
                <w:color w:val="000000"/>
                <w:sz w:val="22"/>
              </w:rPr>
              <w:t xml:space="preserve">Gestione Decurtazioni </w:t>
            </w:r>
          </w:p>
        </w:tc>
      </w:tr>
      <w:tr w:rsidRPr="00183678" w:rsidR="00F048C7" w:rsidTr="005A6D41" w14:paraId="1114C446" w14:textId="77777777">
        <w:trPr>
          <w:trHeight w:val="312"/>
        </w:trPr>
        <w:tc>
          <w:tcPr>
            <w:tcW w:w="2917" w:type="dxa"/>
            <w:noWrap/>
            <w:vAlign w:val="center"/>
          </w:tcPr>
          <w:p w:rsidRPr="001475A8" w:rsidR="00AF5C4D" w:rsidP="00AF5C4D" w:rsidRDefault="0051442C" w14:paraId="60558F40" w14:textId="2F79FD42">
            <w:pPr>
              <w:spacing w:before="60" w:after="60"/>
              <w:rPr>
                <w:rFonts w:asciiTheme="minorHAnsi" w:hAnsiTheme="minorHAnsi" w:cstheme="minorHAnsi"/>
                <w:color w:val="000000"/>
                <w:sz w:val="22"/>
              </w:rPr>
            </w:pPr>
            <w:r>
              <w:rPr>
                <w:rFonts w:asciiTheme="minorHAnsi" w:hAnsiTheme="minorHAnsi" w:cstheme="minorHAnsi"/>
                <w:color w:val="000000"/>
                <w:sz w:val="22"/>
              </w:rPr>
              <w:t>Supervisore</w:t>
            </w:r>
            <w:r w:rsidRPr="001475A8" w:rsidR="00AF5C4D">
              <w:rPr>
                <w:rFonts w:asciiTheme="minorHAnsi" w:hAnsiTheme="minorHAnsi" w:cstheme="minorHAnsi"/>
                <w:color w:val="000000"/>
                <w:sz w:val="22"/>
              </w:rPr>
              <w:t xml:space="preserve"> decurtazione</w:t>
            </w:r>
            <w:r w:rsidR="00AF5C4D">
              <w:rPr>
                <w:rFonts w:asciiTheme="minorHAnsi" w:hAnsiTheme="minorHAnsi" w:cstheme="minorHAnsi"/>
                <w:color w:val="000000"/>
                <w:sz w:val="22"/>
              </w:rPr>
              <w:t xml:space="preserve">  Territoriale</w:t>
            </w:r>
          </w:p>
        </w:tc>
        <w:tc>
          <w:tcPr>
            <w:tcW w:w="3408" w:type="dxa"/>
            <w:noWrap/>
            <w:vAlign w:val="center"/>
          </w:tcPr>
          <w:p w:rsidR="00AF5C4D" w:rsidP="00AF5C4D" w:rsidRDefault="00AF5C4D" w14:paraId="4D65770C" w14:textId="137951F1">
            <w:pPr>
              <w:spacing w:before="60" w:after="60"/>
              <w:rPr>
                <w:rFonts w:asciiTheme="minorHAnsi" w:hAnsiTheme="minorHAnsi" w:cstheme="minorHAnsi"/>
                <w:color w:val="000000"/>
                <w:sz w:val="22"/>
              </w:rPr>
            </w:pPr>
            <w:r>
              <w:rPr>
                <w:rFonts w:asciiTheme="minorHAnsi" w:hAnsiTheme="minorHAnsi" w:cstheme="minorHAnsi"/>
                <w:color w:val="000000"/>
                <w:sz w:val="22"/>
              </w:rPr>
              <w:t>Potrà  annullare solo le</w:t>
            </w:r>
            <w:r w:rsidRPr="00D00952">
              <w:rPr>
                <w:rFonts w:asciiTheme="minorHAnsi" w:hAnsiTheme="minorHAnsi" w:cstheme="minorHAnsi"/>
                <w:color w:val="000000"/>
                <w:sz w:val="22"/>
              </w:rPr>
              <w:t xml:space="preserve"> decurtazioni</w:t>
            </w:r>
            <w:r>
              <w:rPr>
                <w:rFonts w:asciiTheme="minorHAnsi" w:hAnsiTheme="minorHAnsi" w:cstheme="minorHAnsi"/>
                <w:color w:val="000000"/>
                <w:sz w:val="22"/>
              </w:rPr>
              <w:t xml:space="preserve">  inserite a sistema da operatori presenti come suoi utenti target</w:t>
            </w:r>
          </w:p>
        </w:tc>
        <w:tc>
          <w:tcPr>
            <w:tcW w:w="3134" w:type="dxa"/>
          </w:tcPr>
          <w:p w:rsidRPr="00DA4A35" w:rsidR="00AF5C4D" w:rsidP="00AF5C4D" w:rsidRDefault="00AF5C4D" w14:paraId="4894D74F" w14:textId="63513538">
            <w:pPr>
              <w:spacing w:before="60" w:after="60"/>
              <w:rPr>
                <w:rFonts w:asciiTheme="minorHAnsi" w:hAnsiTheme="minorHAnsi" w:cstheme="minorHAnsi"/>
                <w:color w:val="000000"/>
                <w:sz w:val="22"/>
              </w:rPr>
            </w:pPr>
            <w:r w:rsidRPr="00DA4A35">
              <w:rPr>
                <w:rFonts w:asciiTheme="minorHAnsi" w:hAnsiTheme="minorHAnsi" w:cstheme="minorHAnsi"/>
                <w:color w:val="000000"/>
                <w:sz w:val="22"/>
              </w:rPr>
              <w:t xml:space="preserve">Gestione Decurtazioni </w:t>
            </w:r>
          </w:p>
        </w:tc>
      </w:tr>
      <w:tr w:rsidRPr="00183678" w:rsidR="00F048C7" w:rsidTr="005A6D41" w14:paraId="127FA46E" w14:textId="77777777">
        <w:trPr>
          <w:trHeight w:val="312"/>
        </w:trPr>
        <w:tc>
          <w:tcPr>
            <w:tcW w:w="2917" w:type="dxa"/>
            <w:noWrap/>
            <w:vAlign w:val="center"/>
          </w:tcPr>
          <w:p w:rsidRPr="001475A8" w:rsidR="005748A4" w:rsidP="005748A4" w:rsidRDefault="005748A4" w14:paraId="620436E1" w14:textId="77777777">
            <w:pPr>
              <w:spacing w:before="60" w:after="60"/>
              <w:rPr>
                <w:rFonts w:asciiTheme="minorHAnsi" w:hAnsiTheme="minorHAnsi" w:cstheme="minorHAnsi"/>
                <w:color w:val="000000"/>
                <w:sz w:val="22"/>
              </w:rPr>
            </w:pPr>
            <w:r w:rsidRPr="00D00952">
              <w:rPr>
                <w:rFonts w:asciiTheme="minorHAnsi" w:hAnsiTheme="minorHAnsi" w:cstheme="minorHAnsi"/>
                <w:color w:val="000000"/>
                <w:sz w:val="22"/>
              </w:rPr>
              <w:t>Visualizzatore decurtazioni INL</w:t>
            </w:r>
          </w:p>
        </w:tc>
        <w:tc>
          <w:tcPr>
            <w:tcW w:w="3408" w:type="dxa"/>
            <w:noWrap/>
            <w:vAlign w:val="center"/>
          </w:tcPr>
          <w:p w:rsidR="005748A4" w:rsidP="005748A4" w:rsidRDefault="005748A4" w14:paraId="56BA4827" w14:textId="7171B4BB">
            <w:pPr>
              <w:spacing w:before="60" w:after="60"/>
              <w:rPr>
                <w:rFonts w:asciiTheme="minorHAnsi" w:hAnsiTheme="minorHAnsi" w:cstheme="minorHAnsi"/>
                <w:color w:val="000000"/>
                <w:sz w:val="22"/>
              </w:rPr>
            </w:pPr>
            <w:r>
              <w:rPr>
                <w:rFonts w:asciiTheme="minorHAnsi" w:hAnsiTheme="minorHAnsi" w:cstheme="minorHAnsi"/>
                <w:color w:val="000000"/>
                <w:sz w:val="22"/>
              </w:rPr>
              <w:t>Potrà visualizzare le</w:t>
            </w:r>
            <w:r w:rsidRPr="00D00952">
              <w:rPr>
                <w:rFonts w:asciiTheme="minorHAnsi" w:hAnsiTheme="minorHAnsi" w:cstheme="minorHAnsi"/>
                <w:color w:val="000000"/>
                <w:sz w:val="22"/>
              </w:rPr>
              <w:t xml:space="preserve"> decurtazioni</w:t>
            </w:r>
          </w:p>
        </w:tc>
        <w:tc>
          <w:tcPr>
            <w:tcW w:w="3134" w:type="dxa"/>
          </w:tcPr>
          <w:p w:rsidR="005748A4" w:rsidP="005748A4" w:rsidRDefault="005748A4" w14:paraId="436EF37C" w14:textId="6EA7309A">
            <w:pPr>
              <w:spacing w:before="60" w:after="60"/>
              <w:rPr>
                <w:rFonts w:asciiTheme="minorHAnsi" w:hAnsiTheme="minorHAnsi" w:cstheme="minorHAnsi"/>
                <w:color w:val="000000"/>
                <w:sz w:val="22"/>
              </w:rPr>
            </w:pPr>
            <w:r w:rsidRPr="00DA4A35">
              <w:rPr>
                <w:rFonts w:asciiTheme="minorHAnsi" w:hAnsiTheme="minorHAnsi" w:cstheme="minorHAnsi"/>
                <w:color w:val="000000"/>
                <w:sz w:val="22"/>
              </w:rPr>
              <w:t xml:space="preserve">Gestione Decurtazioni </w:t>
            </w:r>
          </w:p>
        </w:tc>
      </w:tr>
      <w:tr w:rsidRPr="00183678" w:rsidR="00F048C7" w:rsidTr="005A6D41" w14:paraId="765DC400" w14:textId="77777777">
        <w:trPr>
          <w:trHeight w:val="312"/>
        </w:trPr>
        <w:tc>
          <w:tcPr>
            <w:tcW w:w="2917" w:type="dxa"/>
            <w:noWrap/>
            <w:vAlign w:val="center"/>
          </w:tcPr>
          <w:p w:rsidRPr="00D00952" w:rsidR="00A15D3F" w:rsidP="005748A4" w:rsidRDefault="00D47550" w14:paraId="074A05D8" w14:textId="34348172">
            <w:pPr>
              <w:spacing w:before="60" w:after="60"/>
              <w:rPr>
                <w:rFonts w:asciiTheme="minorHAnsi" w:hAnsiTheme="minorHAnsi" w:cstheme="minorHAnsi"/>
                <w:color w:val="000000"/>
                <w:sz w:val="22"/>
              </w:rPr>
            </w:pPr>
            <w:r>
              <w:rPr>
                <w:rFonts w:asciiTheme="minorHAnsi" w:hAnsiTheme="minorHAnsi" w:cstheme="minorHAnsi"/>
                <w:color w:val="000000"/>
                <w:sz w:val="22"/>
              </w:rPr>
              <w:t>Auditor Decurtazioni</w:t>
            </w:r>
          </w:p>
        </w:tc>
        <w:tc>
          <w:tcPr>
            <w:tcW w:w="3408" w:type="dxa"/>
            <w:noWrap/>
            <w:vAlign w:val="center"/>
          </w:tcPr>
          <w:p w:rsidR="00A15D3F" w:rsidP="005748A4" w:rsidRDefault="00685AC3" w14:paraId="3DCED9F4" w14:textId="61ECC67F">
            <w:pPr>
              <w:spacing w:before="60" w:after="60"/>
              <w:rPr>
                <w:rFonts w:asciiTheme="minorHAnsi" w:hAnsiTheme="minorHAnsi" w:cstheme="minorHAnsi"/>
                <w:color w:val="000000"/>
                <w:sz w:val="22"/>
              </w:rPr>
            </w:pPr>
            <w:r>
              <w:rPr>
                <w:rFonts w:asciiTheme="minorHAnsi" w:hAnsiTheme="minorHAnsi" w:cstheme="minorHAnsi"/>
                <w:color w:val="000000"/>
                <w:sz w:val="22"/>
              </w:rPr>
              <w:t>Potrà  visualizzare le</w:t>
            </w:r>
            <w:r w:rsidRPr="00D00952">
              <w:rPr>
                <w:rFonts w:asciiTheme="minorHAnsi" w:hAnsiTheme="minorHAnsi" w:cstheme="minorHAnsi"/>
                <w:color w:val="000000"/>
                <w:sz w:val="22"/>
              </w:rPr>
              <w:t xml:space="preserve"> decurtazioni</w:t>
            </w:r>
            <w:r>
              <w:rPr>
                <w:rFonts w:asciiTheme="minorHAnsi" w:hAnsiTheme="minorHAnsi" w:cstheme="minorHAnsi"/>
                <w:color w:val="000000"/>
                <w:sz w:val="22"/>
              </w:rPr>
              <w:t xml:space="preserve"> che non hanno prodo</w:t>
            </w:r>
            <w:r w:rsidR="00BF3508">
              <w:rPr>
                <w:rFonts w:asciiTheme="minorHAnsi" w:hAnsiTheme="minorHAnsi" w:cstheme="minorHAnsi"/>
                <w:color w:val="000000"/>
                <w:sz w:val="22"/>
              </w:rPr>
              <w:t xml:space="preserve">tto variazioni </w:t>
            </w:r>
            <w:r w:rsidR="005A52D3">
              <w:rPr>
                <w:rFonts w:asciiTheme="minorHAnsi" w:hAnsiTheme="minorHAnsi" w:cstheme="minorHAnsi"/>
                <w:color w:val="000000"/>
                <w:sz w:val="22"/>
              </w:rPr>
              <w:t>al punteggio della patente</w:t>
            </w:r>
          </w:p>
        </w:tc>
        <w:tc>
          <w:tcPr>
            <w:tcW w:w="3134" w:type="dxa"/>
          </w:tcPr>
          <w:p w:rsidRPr="00DA4A35" w:rsidR="00A15D3F" w:rsidP="005748A4" w:rsidRDefault="005A52D3" w14:paraId="438C3F1B" w14:textId="3798A756">
            <w:pPr>
              <w:spacing w:before="60" w:after="60"/>
              <w:rPr>
                <w:rFonts w:asciiTheme="minorHAnsi" w:hAnsiTheme="minorHAnsi" w:cstheme="minorHAnsi"/>
                <w:color w:val="000000"/>
                <w:sz w:val="22"/>
              </w:rPr>
            </w:pPr>
            <w:r>
              <w:rPr>
                <w:rFonts w:asciiTheme="minorHAnsi" w:hAnsiTheme="minorHAnsi" w:cstheme="minorHAnsi"/>
                <w:color w:val="000000"/>
                <w:sz w:val="22"/>
              </w:rPr>
              <w:t>Cruscotto Au</w:t>
            </w:r>
            <w:r w:rsidR="00F46465">
              <w:rPr>
                <w:rFonts w:asciiTheme="minorHAnsi" w:hAnsiTheme="minorHAnsi" w:cstheme="minorHAnsi"/>
                <w:color w:val="000000"/>
                <w:sz w:val="22"/>
              </w:rPr>
              <w:t>dit Motore PAC</w:t>
            </w:r>
          </w:p>
        </w:tc>
      </w:tr>
      <w:tr w:rsidRPr="00183678" w:rsidR="00F048C7" w:rsidTr="005A6D41" w14:paraId="0A421D0D" w14:textId="77777777">
        <w:trPr>
          <w:trHeight w:val="312"/>
        </w:trPr>
        <w:tc>
          <w:tcPr>
            <w:tcW w:w="2917" w:type="dxa"/>
            <w:noWrap/>
            <w:vAlign w:val="center"/>
          </w:tcPr>
          <w:p w:rsidRPr="001475A8" w:rsidR="00656D6F" w:rsidP="00656D6F" w:rsidRDefault="00656D6F" w14:paraId="45D3D545" w14:textId="77777777">
            <w:pPr>
              <w:spacing w:before="60" w:after="60"/>
              <w:rPr>
                <w:rFonts w:asciiTheme="minorHAnsi" w:hAnsiTheme="minorHAnsi" w:cstheme="minorHAnsi"/>
                <w:color w:val="000000"/>
                <w:sz w:val="22"/>
              </w:rPr>
            </w:pPr>
            <w:r w:rsidRPr="00D00952">
              <w:rPr>
                <w:rFonts w:asciiTheme="minorHAnsi" w:hAnsiTheme="minorHAnsi" w:cstheme="minorHAnsi"/>
                <w:color w:val="000000"/>
                <w:sz w:val="22"/>
              </w:rPr>
              <w:t>Ispettore INL</w:t>
            </w:r>
          </w:p>
        </w:tc>
        <w:tc>
          <w:tcPr>
            <w:tcW w:w="3408" w:type="dxa"/>
            <w:noWrap/>
            <w:vAlign w:val="center"/>
          </w:tcPr>
          <w:p w:rsidR="00E70C4C" w:rsidP="00656D6F" w:rsidRDefault="004E776C" w14:paraId="6AA99294" w14:textId="50E1F955">
            <w:pPr>
              <w:spacing w:before="60" w:after="60"/>
              <w:rPr>
                <w:rFonts w:asciiTheme="minorHAnsi" w:hAnsiTheme="minorHAnsi" w:cstheme="minorHAnsi"/>
                <w:color w:val="000000"/>
                <w:sz w:val="22"/>
              </w:rPr>
            </w:pPr>
            <w:r>
              <w:rPr>
                <w:rFonts w:asciiTheme="minorHAnsi" w:hAnsiTheme="minorHAnsi" w:cstheme="minorHAnsi"/>
                <w:color w:val="000000"/>
                <w:sz w:val="22"/>
              </w:rPr>
              <w:t>Gestisce il verbale unico</w:t>
            </w:r>
            <w:r w:rsidR="00E70C4C">
              <w:rPr>
                <w:rFonts w:asciiTheme="minorHAnsi" w:hAnsiTheme="minorHAnsi" w:cstheme="minorHAnsi"/>
                <w:color w:val="000000"/>
                <w:sz w:val="22"/>
              </w:rPr>
              <w:t xml:space="preserve"> e verifica patente</w:t>
            </w:r>
          </w:p>
        </w:tc>
        <w:tc>
          <w:tcPr>
            <w:tcW w:w="3134" w:type="dxa"/>
          </w:tcPr>
          <w:p w:rsidR="00656D6F" w:rsidP="00656D6F" w:rsidRDefault="00E70C4C" w14:paraId="066921CB" w14:textId="73B25A0B">
            <w:pPr>
              <w:spacing w:before="60" w:after="60"/>
              <w:rPr>
                <w:rFonts w:asciiTheme="minorHAnsi" w:hAnsiTheme="minorHAnsi" w:cstheme="minorHAnsi"/>
                <w:color w:val="000000"/>
                <w:sz w:val="22"/>
              </w:rPr>
            </w:pPr>
            <w:r>
              <w:rPr>
                <w:rFonts w:asciiTheme="minorHAnsi" w:hAnsiTheme="minorHAnsi" w:cstheme="minorHAnsi"/>
                <w:color w:val="000000"/>
                <w:sz w:val="22"/>
              </w:rPr>
              <w:t>Verifica Patente e VU</w:t>
            </w:r>
          </w:p>
        </w:tc>
      </w:tr>
      <w:tr w:rsidRPr="00183678" w:rsidR="00F048C7" w:rsidTr="005A6D41" w14:paraId="5E31894A" w14:textId="77777777">
        <w:trPr>
          <w:trHeight w:val="312"/>
        </w:trPr>
        <w:tc>
          <w:tcPr>
            <w:tcW w:w="2917" w:type="dxa"/>
            <w:noWrap/>
            <w:vAlign w:val="center"/>
          </w:tcPr>
          <w:p w:rsidRPr="001475A8" w:rsidR="00656D6F" w:rsidP="00656D6F" w:rsidRDefault="00656D6F" w14:paraId="256126F5" w14:textId="77777777">
            <w:pPr>
              <w:spacing w:before="60" w:after="60"/>
              <w:rPr>
                <w:rFonts w:asciiTheme="minorHAnsi" w:hAnsiTheme="minorHAnsi" w:cstheme="minorHAnsi"/>
                <w:color w:val="000000"/>
                <w:sz w:val="22"/>
              </w:rPr>
            </w:pPr>
            <w:r w:rsidRPr="008602DB">
              <w:rPr>
                <w:rFonts w:asciiTheme="minorHAnsi" w:hAnsiTheme="minorHAnsi" w:cstheme="minorHAnsi"/>
                <w:color w:val="000000"/>
                <w:sz w:val="22"/>
              </w:rPr>
              <w:t>Operatore Recupero Crediti</w:t>
            </w:r>
          </w:p>
        </w:tc>
        <w:tc>
          <w:tcPr>
            <w:tcW w:w="3408" w:type="dxa"/>
            <w:noWrap/>
            <w:vAlign w:val="center"/>
          </w:tcPr>
          <w:p w:rsidR="00656D6F" w:rsidP="00656D6F" w:rsidRDefault="004E776C" w14:paraId="1B20576D" w14:textId="7D8E13CE">
            <w:pPr>
              <w:spacing w:before="60" w:after="60"/>
              <w:rPr>
                <w:rFonts w:asciiTheme="minorHAnsi" w:hAnsiTheme="minorHAnsi" w:cstheme="minorHAnsi"/>
                <w:color w:val="000000"/>
                <w:sz w:val="22"/>
              </w:rPr>
            </w:pPr>
            <w:r>
              <w:rPr>
                <w:rFonts w:asciiTheme="minorHAnsi" w:hAnsiTheme="minorHAnsi" w:cstheme="minorHAnsi"/>
                <w:color w:val="000000"/>
                <w:sz w:val="22"/>
              </w:rPr>
              <w:t>Potrà inserire i recuperi</w:t>
            </w:r>
          </w:p>
        </w:tc>
        <w:tc>
          <w:tcPr>
            <w:tcW w:w="3134" w:type="dxa"/>
          </w:tcPr>
          <w:p w:rsidR="00656D6F" w:rsidP="00656D6F" w:rsidRDefault="005748A4" w14:paraId="42C6C2F2" w14:textId="04E3B9F5">
            <w:pPr>
              <w:spacing w:before="60" w:after="60"/>
              <w:rPr>
                <w:rFonts w:asciiTheme="minorHAnsi" w:hAnsiTheme="minorHAnsi" w:cstheme="minorHAnsi"/>
                <w:color w:val="000000"/>
                <w:sz w:val="22"/>
              </w:rPr>
            </w:pPr>
            <w:r w:rsidRPr="00DA4A35">
              <w:rPr>
                <w:rFonts w:asciiTheme="minorHAnsi" w:hAnsiTheme="minorHAnsi" w:cstheme="minorHAnsi"/>
                <w:color w:val="000000"/>
                <w:sz w:val="22"/>
              </w:rPr>
              <w:t>Gestione</w:t>
            </w:r>
            <w:r>
              <w:rPr>
                <w:rFonts w:asciiTheme="minorHAnsi" w:hAnsiTheme="minorHAnsi" w:cstheme="minorHAnsi"/>
                <w:color w:val="000000"/>
                <w:sz w:val="22"/>
              </w:rPr>
              <w:t xml:space="preserve"> </w:t>
            </w:r>
            <w:r w:rsidRPr="008602DB" w:rsidR="008F57AE">
              <w:rPr>
                <w:rFonts w:asciiTheme="minorHAnsi" w:hAnsiTheme="minorHAnsi" w:cstheme="minorHAnsi"/>
                <w:color w:val="000000"/>
                <w:sz w:val="22"/>
              </w:rPr>
              <w:t xml:space="preserve"> Recupero Crediti</w:t>
            </w:r>
          </w:p>
        </w:tc>
      </w:tr>
      <w:tr w:rsidRPr="00183678" w:rsidR="00F048C7" w:rsidTr="005A6D41" w14:paraId="6C3D7C0C" w14:textId="77777777">
        <w:trPr>
          <w:trHeight w:val="312"/>
        </w:trPr>
        <w:tc>
          <w:tcPr>
            <w:tcW w:w="2917" w:type="dxa"/>
            <w:noWrap/>
            <w:vAlign w:val="center"/>
          </w:tcPr>
          <w:p w:rsidRPr="008602DB" w:rsidR="008F57AE" w:rsidP="008F57AE" w:rsidRDefault="008F57AE" w14:paraId="2D6CD1BF" w14:textId="77777777">
            <w:pPr>
              <w:spacing w:before="60" w:after="60"/>
              <w:rPr>
                <w:rFonts w:asciiTheme="minorHAnsi" w:hAnsiTheme="minorHAnsi" w:cstheme="minorHAnsi"/>
                <w:color w:val="000000"/>
                <w:sz w:val="22"/>
              </w:rPr>
            </w:pPr>
            <w:r w:rsidRPr="008602DB">
              <w:rPr>
                <w:rFonts w:asciiTheme="minorHAnsi" w:hAnsiTheme="minorHAnsi" w:cstheme="minorHAnsi"/>
                <w:color w:val="000000"/>
                <w:sz w:val="22"/>
              </w:rPr>
              <w:t>Visualizzatore Recupero Crediti</w:t>
            </w:r>
          </w:p>
        </w:tc>
        <w:tc>
          <w:tcPr>
            <w:tcW w:w="3408" w:type="dxa"/>
            <w:noWrap/>
            <w:vAlign w:val="center"/>
          </w:tcPr>
          <w:p w:rsidR="008F57AE" w:rsidP="008F57AE" w:rsidRDefault="008F57AE" w14:paraId="42B75B83" w14:textId="7CD56716">
            <w:pPr>
              <w:spacing w:before="60" w:after="60"/>
              <w:rPr>
                <w:rFonts w:asciiTheme="minorHAnsi" w:hAnsiTheme="minorHAnsi" w:cstheme="minorHAnsi"/>
                <w:color w:val="000000"/>
                <w:sz w:val="22"/>
              </w:rPr>
            </w:pPr>
            <w:r>
              <w:rPr>
                <w:rFonts w:asciiTheme="minorHAnsi" w:hAnsiTheme="minorHAnsi" w:cstheme="minorHAnsi"/>
                <w:color w:val="000000"/>
                <w:sz w:val="22"/>
              </w:rPr>
              <w:t>Potrà visualizzare i recuperi</w:t>
            </w:r>
          </w:p>
        </w:tc>
        <w:tc>
          <w:tcPr>
            <w:tcW w:w="3134" w:type="dxa"/>
          </w:tcPr>
          <w:p w:rsidR="008F57AE" w:rsidP="008F57AE" w:rsidRDefault="008F57AE" w14:paraId="0F3E833D" w14:textId="2B918D10">
            <w:pPr>
              <w:spacing w:before="60" w:after="60"/>
              <w:rPr>
                <w:rFonts w:asciiTheme="minorHAnsi" w:hAnsiTheme="minorHAnsi" w:cstheme="minorHAnsi"/>
                <w:color w:val="000000"/>
                <w:sz w:val="22"/>
              </w:rPr>
            </w:pPr>
            <w:r w:rsidRPr="00581F5D">
              <w:rPr>
                <w:rFonts w:asciiTheme="minorHAnsi" w:hAnsiTheme="minorHAnsi" w:cstheme="minorHAnsi"/>
                <w:color w:val="000000"/>
                <w:sz w:val="22"/>
              </w:rPr>
              <w:t>Gestione  Recupero Crediti</w:t>
            </w:r>
          </w:p>
        </w:tc>
      </w:tr>
      <w:tr w:rsidRPr="00183678" w:rsidR="00F048C7" w:rsidTr="005A6D41" w14:paraId="349C37B7" w14:textId="77777777">
        <w:trPr>
          <w:trHeight w:val="312"/>
        </w:trPr>
        <w:tc>
          <w:tcPr>
            <w:tcW w:w="2917" w:type="dxa"/>
            <w:noWrap/>
            <w:vAlign w:val="center"/>
          </w:tcPr>
          <w:p w:rsidRPr="001475A8" w:rsidR="008F57AE" w:rsidP="008F57AE" w:rsidRDefault="0051442C" w14:paraId="0DCCBDBE" w14:textId="49013DCF">
            <w:pPr>
              <w:spacing w:before="60" w:after="60"/>
              <w:rPr>
                <w:rFonts w:asciiTheme="minorHAnsi" w:hAnsiTheme="minorHAnsi" w:cstheme="minorHAnsi"/>
                <w:color w:val="000000"/>
                <w:sz w:val="22"/>
              </w:rPr>
            </w:pPr>
            <w:r>
              <w:rPr>
                <w:rFonts w:asciiTheme="minorHAnsi" w:hAnsiTheme="minorHAnsi" w:cstheme="minorHAnsi"/>
                <w:color w:val="000000"/>
                <w:sz w:val="22"/>
              </w:rPr>
              <w:t>Supervisore</w:t>
            </w:r>
            <w:r w:rsidRPr="001475A8">
              <w:rPr>
                <w:rFonts w:asciiTheme="minorHAnsi" w:hAnsiTheme="minorHAnsi" w:cstheme="minorHAnsi"/>
                <w:color w:val="000000"/>
                <w:sz w:val="22"/>
              </w:rPr>
              <w:t xml:space="preserve"> </w:t>
            </w:r>
            <w:r w:rsidRPr="008602DB" w:rsidR="008F57AE">
              <w:rPr>
                <w:rFonts w:asciiTheme="minorHAnsi" w:hAnsiTheme="minorHAnsi" w:cstheme="minorHAnsi"/>
                <w:color w:val="000000"/>
                <w:sz w:val="22"/>
              </w:rPr>
              <w:t>Recupero Crediti</w:t>
            </w:r>
            <w:r w:rsidR="008F57AE">
              <w:rPr>
                <w:rFonts w:asciiTheme="minorHAnsi" w:hAnsiTheme="minorHAnsi" w:cstheme="minorHAnsi"/>
                <w:color w:val="000000"/>
                <w:sz w:val="22"/>
              </w:rPr>
              <w:t xml:space="preserve"> Nazionale</w:t>
            </w:r>
          </w:p>
        </w:tc>
        <w:tc>
          <w:tcPr>
            <w:tcW w:w="3408" w:type="dxa"/>
            <w:noWrap/>
            <w:vAlign w:val="center"/>
          </w:tcPr>
          <w:p w:rsidR="008F57AE" w:rsidP="008F57AE" w:rsidRDefault="008F57AE" w14:paraId="0297CC5D" w14:textId="1B1762AF">
            <w:pPr>
              <w:spacing w:before="60" w:after="60"/>
              <w:rPr>
                <w:rFonts w:asciiTheme="minorHAnsi" w:hAnsiTheme="minorHAnsi" w:cstheme="minorHAnsi"/>
                <w:color w:val="000000"/>
                <w:sz w:val="22"/>
              </w:rPr>
            </w:pPr>
            <w:r>
              <w:rPr>
                <w:rFonts w:asciiTheme="minorHAnsi" w:hAnsiTheme="minorHAnsi" w:cstheme="minorHAnsi"/>
                <w:color w:val="000000"/>
                <w:sz w:val="22"/>
              </w:rPr>
              <w:t>Potrà annullare i recuperi</w:t>
            </w:r>
          </w:p>
        </w:tc>
        <w:tc>
          <w:tcPr>
            <w:tcW w:w="3134" w:type="dxa"/>
          </w:tcPr>
          <w:p w:rsidR="008F57AE" w:rsidP="008F57AE" w:rsidRDefault="008F57AE" w14:paraId="1487B0F4" w14:textId="09DD6792">
            <w:pPr>
              <w:spacing w:before="60" w:after="60"/>
              <w:rPr>
                <w:rFonts w:asciiTheme="minorHAnsi" w:hAnsiTheme="minorHAnsi" w:cstheme="minorHAnsi"/>
                <w:color w:val="000000"/>
                <w:sz w:val="22"/>
              </w:rPr>
            </w:pPr>
            <w:r w:rsidRPr="00581F5D">
              <w:rPr>
                <w:rFonts w:asciiTheme="minorHAnsi" w:hAnsiTheme="minorHAnsi" w:cstheme="minorHAnsi"/>
                <w:color w:val="000000"/>
                <w:sz w:val="22"/>
              </w:rPr>
              <w:t>Gestione  Recupero Crediti</w:t>
            </w:r>
          </w:p>
        </w:tc>
      </w:tr>
      <w:tr w:rsidRPr="00183678" w:rsidR="00F048C7" w:rsidTr="005A6D41" w14:paraId="50F5DC41" w14:textId="77777777">
        <w:trPr>
          <w:trHeight w:val="312"/>
        </w:trPr>
        <w:tc>
          <w:tcPr>
            <w:tcW w:w="2917" w:type="dxa"/>
            <w:noWrap/>
            <w:vAlign w:val="center"/>
          </w:tcPr>
          <w:p w:rsidRPr="008602DB" w:rsidR="008F57AE" w:rsidP="008F57AE" w:rsidRDefault="0051442C" w14:paraId="0700932B" w14:textId="3F4A9494">
            <w:pPr>
              <w:spacing w:before="60" w:after="60"/>
              <w:rPr>
                <w:rFonts w:asciiTheme="minorHAnsi" w:hAnsiTheme="minorHAnsi" w:cstheme="minorHAnsi"/>
                <w:color w:val="000000"/>
                <w:sz w:val="22"/>
              </w:rPr>
            </w:pPr>
            <w:r>
              <w:rPr>
                <w:rFonts w:asciiTheme="minorHAnsi" w:hAnsiTheme="minorHAnsi" w:cstheme="minorHAnsi"/>
                <w:color w:val="000000"/>
                <w:sz w:val="22"/>
              </w:rPr>
              <w:t>Supervisore</w:t>
            </w:r>
            <w:r w:rsidRPr="001475A8">
              <w:rPr>
                <w:rFonts w:asciiTheme="minorHAnsi" w:hAnsiTheme="minorHAnsi" w:cstheme="minorHAnsi"/>
                <w:color w:val="000000"/>
                <w:sz w:val="22"/>
              </w:rPr>
              <w:t xml:space="preserve"> </w:t>
            </w:r>
            <w:r w:rsidRPr="008602DB" w:rsidR="008F57AE">
              <w:rPr>
                <w:rFonts w:asciiTheme="minorHAnsi" w:hAnsiTheme="minorHAnsi" w:cstheme="minorHAnsi"/>
                <w:color w:val="000000"/>
                <w:sz w:val="22"/>
              </w:rPr>
              <w:t>Recupero Crediti</w:t>
            </w:r>
            <w:r w:rsidR="008F57AE">
              <w:rPr>
                <w:rFonts w:asciiTheme="minorHAnsi" w:hAnsiTheme="minorHAnsi" w:cstheme="minorHAnsi"/>
                <w:color w:val="000000"/>
                <w:sz w:val="22"/>
              </w:rPr>
              <w:t xml:space="preserve"> Territoriale</w:t>
            </w:r>
          </w:p>
        </w:tc>
        <w:tc>
          <w:tcPr>
            <w:tcW w:w="3408" w:type="dxa"/>
            <w:noWrap/>
            <w:vAlign w:val="center"/>
          </w:tcPr>
          <w:p w:rsidR="008F57AE" w:rsidP="008F57AE" w:rsidRDefault="008F57AE" w14:paraId="3C1A8FB2" w14:textId="1348A666">
            <w:pPr>
              <w:spacing w:before="60" w:after="60"/>
              <w:rPr>
                <w:rFonts w:asciiTheme="minorHAnsi" w:hAnsiTheme="minorHAnsi" w:cstheme="minorHAnsi"/>
                <w:color w:val="000000"/>
                <w:sz w:val="22"/>
              </w:rPr>
            </w:pPr>
            <w:r>
              <w:rPr>
                <w:rFonts w:asciiTheme="minorHAnsi" w:hAnsiTheme="minorHAnsi" w:cstheme="minorHAnsi"/>
                <w:color w:val="000000"/>
                <w:sz w:val="22"/>
              </w:rPr>
              <w:t>Potrà annullare solo i recuperi inseriti a sistema da operatori presenti come suoi utenti target</w:t>
            </w:r>
          </w:p>
        </w:tc>
        <w:tc>
          <w:tcPr>
            <w:tcW w:w="3134" w:type="dxa"/>
          </w:tcPr>
          <w:p w:rsidR="008F57AE" w:rsidP="008F57AE" w:rsidRDefault="008F57AE" w14:paraId="6207668B" w14:textId="0DDB0DD4">
            <w:pPr>
              <w:spacing w:before="60" w:after="60"/>
              <w:rPr>
                <w:rFonts w:asciiTheme="minorHAnsi" w:hAnsiTheme="minorHAnsi" w:cstheme="minorHAnsi"/>
                <w:color w:val="000000"/>
                <w:sz w:val="22"/>
              </w:rPr>
            </w:pPr>
            <w:r w:rsidRPr="00581F5D">
              <w:rPr>
                <w:rFonts w:asciiTheme="minorHAnsi" w:hAnsiTheme="minorHAnsi" w:cstheme="minorHAnsi"/>
                <w:color w:val="000000"/>
                <w:sz w:val="22"/>
              </w:rPr>
              <w:t>Gestione  Recupero Crediti</w:t>
            </w:r>
          </w:p>
        </w:tc>
      </w:tr>
      <w:tr w:rsidRPr="00183678" w:rsidR="00F048C7" w:rsidTr="005A6D41" w14:paraId="023F7D28" w14:textId="77777777">
        <w:trPr>
          <w:trHeight w:val="312"/>
        </w:trPr>
        <w:tc>
          <w:tcPr>
            <w:tcW w:w="2917" w:type="dxa"/>
            <w:noWrap/>
            <w:vAlign w:val="center"/>
          </w:tcPr>
          <w:p w:rsidRPr="008602DB" w:rsidR="00656D6F" w:rsidP="00656D6F" w:rsidRDefault="00656D6F" w14:paraId="6812455D" w14:textId="77777777">
            <w:pPr>
              <w:spacing w:before="60" w:after="60"/>
              <w:rPr>
                <w:rFonts w:asciiTheme="minorHAnsi" w:hAnsiTheme="minorHAnsi" w:cstheme="minorHAnsi"/>
                <w:color w:val="000000"/>
                <w:sz w:val="22"/>
              </w:rPr>
            </w:pPr>
            <w:r w:rsidRPr="00550E51">
              <w:rPr>
                <w:rFonts w:asciiTheme="minorHAnsi" w:hAnsiTheme="minorHAnsi" w:cstheme="minorHAnsi"/>
                <w:color w:val="000000"/>
                <w:sz w:val="22"/>
              </w:rPr>
              <w:t>LR/Titolare e delegati</w:t>
            </w:r>
          </w:p>
        </w:tc>
        <w:tc>
          <w:tcPr>
            <w:tcW w:w="3408" w:type="dxa"/>
            <w:noWrap/>
            <w:vAlign w:val="center"/>
          </w:tcPr>
          <w:p w:rsidR="00656D6F" w:rsidP="00656D6F" w:rsidRDefault="001C681C" w14:paraId="1FFBF17B" w14:textId="239090DC">
            <w:pPr>
              <w:spacing w:before="60" w:after="60"/>
              <w:rPr>
                <w:rFonts w:asciiTheme="minorHAnsi" w:hAnsiTheme="minorHAnsi" w:cstheme="minorHAnsi"/>
                <w:color w:val="000000"/>
                <w:sz w:val="22"/>
              </w:rPr>
            </w:pPr>
            <w:r>
              <w:rPr>
                <w:rFonts w:asciiTheme="minorHAnsi" w:hAnsiTheme="minorHAnsi" w:cstheme="minorHAnsi"/>
                <w:color w:val="000000"/>
                <w:sz w:val="22"/>
              </w:rPr>
              <w:t xml:space="preserve">Potrà </w:t>
            </w:r>
            <w:r w:rsidRPr="001C681C">
              <w:rPr>
                <w:rFonts w:asciiTheme="minorHAnsi" w:hAnsiTheme="minorHAnsi" w:cstheme="minorHAnsi"/>
                <w:color w:val="000000"/>
                <w:sz w:val="22"/>
              </w:rPr>
              <w:t xml:space="preserve">visualizzare il numero di crediti decurtati in relazione a ciascuna </w:t>
            </w:r>
            <w:r w:rsidR="00775F16">
              <w:rPr>
                <w:rFonts w:asciiTheme="minorHAnsi" w:hAnsiTheme="minorHAnsi" w:cstheme="minorHAnsi"/>
                <w:color w:val="000000"/>
                <w:sz w:val="22"/>
              </w:rPr>
              <w:t>fattispecie</w:t>
            </w:r>
            <w:r w:rsidRPr="001C681C">
              <w:rPr>
                <w:rFonts w:asciiTheme="minorHAnsi" w:hAnsiTheme="minorHAnsi" w:cstheme="minorHAnsi"/>
                <w:color w:val="000000"/>
                <w:sz w:val="22"/>
              </w:rPr>
              <w:t xml:space="preserve"> e data decurtazione</w:t>
            </w:r>
          </w:p>
        </w:tc>
        <w:tc>
          <w:tcPr>
            <w:tcW w:w="3134" w:type="dxa"/>
          </w:tcPr>
          <w:p w:rsidR="00656D6F" w:rsidP="00656D6F" w:rsidRDefault="00677450" w14:paraId="1F6BB65B" w14:textId="2B897F01">
            <w:pPr>
              <w:spacing w:before="60" w:after="60"/>
              <w:rPr>
                <w:rFonts w:asciiTheme="minorHAnsi" w:hAnsiTheme="minorHAnsi" w:cstheme="minorHAnsi"/>
                <w:color w:val="000000"/>
                <w:sz w:val="22"/>
              </w:rPr>
            </w:pPr>
            <w:r>
              <w:rPr>
                <w:rFonts w:asciiTheme="minorHAnsi" w:hAnsiTheme="minorHAnsi" w:cstheme="minorHAnsi"/>
                <w:color w:val="000000"/>
                <w:sz w:val="22"/>
              </w:rPr>
              <w:t>Visualizza Patente per LR/Titolare o Delegati</w:t>
            </w:r>
          </w:p>
        </w:tc>
      </w:tr>
    </w:tbl>
    <w:p w:rsidRPr="00183678" w:rsidR="00656D6F" w:rsidP="00656D6F" w:rsidRDefault="00656D6F" w14:paraId="4E2E7E83" w14:textId="15D2E537">
      <w:pPr>
        <w:pStyle w:val="Caption"/>
        <w:rPr>
          <w:rFonts w:asciiTheme="minorHAnsi" w:hAnsiTheme="minorHAnsi" w:cstheme="minorHAnsi"/>
        </w:rPr>
      </w:pPr>
      <w:r w:rsidRPr="00183678">
        <w:rPr>
          <w:rFonts w:asciiTheme="minorHAnsi" w:hAnsiTheme="minorHAnsi" w:cstheme="minorHAnsi"/>
        </w:rPr>
        <w:t xml:space="preserve">Tabella </w:t>
      </w:r>
      <w:r w:rsidRPr="00183678">
        <w:rPr>
          <w:rFonts w:asciiTheme="minorHAnsi" w:hAnsiTheme="minorHAnsi" w:cstheme="minorHAnsi"/>
          <w:noProof/>
        </w:rPr>
        <w:fldChar w:fldCharType="begin"/>
      </w:r>
      <w:r w:rsidRPr="00183678">
        <w:rPr>
          <w:rFonts w:asciiTheme="minorHAnsi" w:hAnsiTheme="minorHAnsi" w:cstheme="minorHAnsi"/>
          <w:noProof/>
        </w:rPr>
        <w:instrText xml:space="preserve"> SEQ Tabella \* ARABIC </w:instrText>
      </w:r>
      <w:r w:rsidRPr="00183678">
        <w:rPr>
          <w:rFonts w:asciiTheme="minorHAnsi" w:hAnsiTheme="minorHAnsi" w:cstheme="minorHAnsi"/>
          <w:noProof/>
        </w:rPr>
        <w:fldChar w:fldCharType="separate"/>
      </w:r>
      <w:r w:rsidR="00A35506">
        <w:rPr>
          <w:rFonts w:asciiTheme="minorHAnsi" w:hAnsiTheme="minorHAnsi" w:cstheme="minorHAnsi"/>
          <w:noProof/>
        </w:rPr>
        <w:t>3</w:t>
      </w:r>
      <w:r w:rsidRPr="00183678">
        <w:rPr>
          <w:rFonts w:asciiTheme="minorHAnsi" w:hAnsiTheme="minorHAnsi" w:cstheme="minorHAnsi"/>
          <w:noProof/>
        </w:rPr>
        <w:fldChar w:fldCharType="end"/>
      </w:r>
      <w:r w:rsidRPr="00183678">
        <w:rPr>
          <w:rFonts w:asciiTheme="minorHAnsi" w:hAnsiTheme="minorHAnsi" w:cstheme="minorHAnsi"/>
        </w:rPr>
        <w:t xml:space="preserve"> – </w:t>
      </w:r>
      <w:r w:rsidR="00A35506">
        <w:rPr>
          <w:rFonts w:asciiTheme="minorHAnsi" w:hAnsiTheme="minorHAnsi" w:cstheme="minorHAnsi"/>
        </w:rPr>
        <w:t>Tipologie Utenti</w:t>
      </w:r>
    </w:p>
    <w:p w:rsidRPr="00E06E8C" w:rsidR="0004777C" w:rsidP="0004777C" w:rsidRDefault="0004777C" w14:paraId="52E27F67" w14:textId="77777777">
      <w:pPr>
        <w:pStyle w:val="Heading2"/>
        <w:rPr>
          <w:rFonts w:asciiTheme="minorHAnsi" w:hAnsiTheme="minorHAnsi" w:cstheme="minorHAnsi"/>
        </w:rPr>
      </w:pPr>
      <w:bookmarkStart w:name="_Toc222417245" w:id="14"/>
      <w:r w:rsidRPr="00E06E8C">
        <w:rPr>
          <w:rFonts w:asciiTheme="minorHAnsi" w:hAnsiTheme="minorHAnsi" w:cstheme="minorHAnsi"/>
        </w:rPr>
        <w:t>Criteri di Riservatezza delle Informazioni</w:t>
      </w:r>
      <w:bookmarkEnd w:id="14"/>
    </w:p>
    <w:p w:rsidR="0004777C" w:rsidP="0004777C" w:rsidRDefault="0004777C" w14:paraId="563E862E" w14:textId="77777777">
      <w:pPr>
        <w:jc w:val="both"/>
        <w:rPr>
          <w:rFonts w:asciiTheme="minorHAnsi" w:hAnsiTheme="minorHAnsi" w:cstheme="minorHAnsi"/>
        </w:rPr>
      </w:pPr>
      <w:r>
        <w:rPr>
          <w:rFonts w:asciiTheme="minorHAnsi" w:hAnsiTheme="minorHAnsi" w:cstheme="minorHAnsi"/>
        </w:rPr>
        <w:t xml:space="preserve">Ogni legale rappresentante/Titolare o delegato in possesso di un’attestazione o delega in corso di validità può visualizzare le decurtazioni riferite ad atti che coinvolgono l’impresa di cui sono LR/Titolari o Delegati. </w:t>
      </w:r>
    </w:p>
    <w:p w:rsidRPr="00322A7D" w:rsidR="00322A7D" w:rsidP="00322A7D" w:rsidRDefault="00322A7D" w14:paraId="56D5D9B3" w14:textId="77777777">
      <w:pPr>
        <w:pStyle w:val="Heading2"/>
        <w:rPr>
          <w:rFonts w:asciiTheme="minorHAnsi" w:hAnsiTheme="minorHAnsi" w:cstheme="minorHAnsi"/>
        </w:rPr>
      </w:pPr>
      <w:bookmarkStart w:name="_Toc222417246" w:id="15"/>
      <w:r w:rsidRPr="00322A7D">
        <w:rPr>
          <w:rFonts w:asciiTheme="minorHAnsi" w:hAnsiTheme="minorHAnsi" w:cstheme="minorHAnsi"/>
        </w:rPr>
        <w:t>Stakeholder</w:t>
      </w:r>
      <w:bookmarkEnd w:id="15"/>
    </w:p>
    <w:p w:rsidR="00322A7D" w:rsidP="00322A7D" w:rsidRDefault="00322A7D" w14:paraId="650D957F" w14:textId="43B3C229">
      <w:pPr>
        <w:jc w:val="both"/>
        <w:rPr>
          <w:rFonts w:asciiTheme="minorHAnsi" w:hAnsiTheme="minorHAnsi" w:cstheme="minorHAnsi"/>
        </w:rPr>
      </w:pPr>
      <w:r>
        <w:rPr>
          <w:rFonts w:asciiTheme="minorHAnsi" w:hAnsiTheme="minorHAnsi" w:cstheme="minorHAnsi"/>
        </w:rPr>
        <w:t xml:space="preserve"> </w:t>
      </w:r>
      <w:r w:rsidRPr="00183678" w:rsidR="001372A5">
        <w:rPr>
          <w:rFonts w:eastAsia="Calibri" w:asciiTheme="minorHAnsi" w:hAnsiTheme="minorHAnsi" w:cstheme="minorHAnsi"/>
          <w:noProof/>
          <w:szCs w:val="20"/>
          <w:lang w:eastAsia="en-US"/>
        </w:rPr>
        <w:t>In questo paragrafo sono elencat</w:t>
      </w:r>
      <w:r w:rsidR="001372A5">
        <w:rPr>
          <w:rFonts w:eastAsia="Calibri" w:asciiTheme="minorHAnsi" w:hAnsiTheme="minorHAnsi" w:cstheme="minorHAnsi"/>
          <w:noProof/>
          <w:szCs w:val="20"/>
          <w:lang w:eastAsia="en-US"/>
        </w:rPr>
        <w:t>i</w:t>
      </w:r>
      <w:r w:rsidR="003F5551">
        <w:rPr>
          <w:rFonts w:eastAsia="Calibri" w:asciiTheme="minorHAnsi" w:hAnsiTheme="minorHAnsi" w:cstheme="minorHAnsi"/>
          <w:noProof/>
          <w:szCs w:val="20"/>
          <w:lang w:eastAsia="en-US"/>
        </w:rPr>
        <w:t xml:space="preserve"> gli </w:t>
      </w:r>
      <w:r w:rsidRPr="00183678" w:rsidR="001372A5">
        <w:rPr>
          <w:rFonts w:eastAsia="Calibri" w:asciiTheme="minorHAnsi" w:hAnsiTheme="minorHAnsi" w:cstheme="minorHAnsi"/>
          <w:noProof/>
          <w:szCs w:val="20"/>
          <w:lang w:eastAsia="en-US"/>
        </w:rPr>
        <w:t xml:space="preserve"> </w:t>
      </w:r>
      <w:r w:rsidR="00E31B89">
        <w:rPr>
          <w:rFonts w:eastAsia="Calibri" w:asciiTheme="minorHAnsi" w:hAnsiTheme="minorHAnsi" w:cstheme="minorHAnsi"/>
          <w:noProof/>
          <w:szCs w:val="20"/>
          <w:lang w:eastAsia="en-US"/>
        </w:rPr>
        <w:t>stakeholder</w:t>
      </w:r>
      <w:r w:rsidRPr="00183678" w:rsidR="001372A5">
        <w:rPr>
          <w:rFonts w:eastAsia="Calibri" w:asciiTheme="minorHAnsi" w:hAnsiTheme="minorHAnsi" w:cstheme="minorHAnsi"/>
          <w:noProof/>
          <w:szCs w:val="20"/>
          <w:lang w:eastAsia="en-US"/>
        </w:rPr>
        <w:t xml:space="preserve"> che, a vario titolo e per differenti scopi, </w:t>
      </w:r>
      <w:r w:rsidR="001372A5">
        <w:rPr>
          <w:rFonts w:eastAsia="Calibri" w:asciiTheme="minorHAnsi" w:hAnsiTheme="minorHAnsi" w:cstheme="minorHAnsi"/>
          <w:noProof/>
          <w:szCs w:val="20"/>
          <w:lang w:eastAsia="en-US"/>
        </w:rPr>
        <w:t>sono coinvolte nella gestione delle decurtazioni e del recupero crediti</w:t>
      </w:r>
    </w:p>
    <w:tbl>
      <w:tblPr>
        <w:tblpPr w:leftFromText="141" w:rightFromText="141" w:vertAnchor="text" w:horzAnchor="margin" w:tblpY="33"/>
        <w:tblW w:w="90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A0" w:firstRow="1" w:lastRow="0" w:firstColumn="1" w:lastColumn="0" w:noHBand="0" w:noVBand="0"/>
      </w:tblPr>
      <w:tblGrid>
        <w:gridCol w:w="2917"/>
        <w:gridCol w:w="6095"/>
      </w:tblGrid>
      <w:tr w:rsidRPr="00183678" w:rsidR="00F048C7" w14:paraId="2EFA4A10" w14:textId="77777777">
        <w:trPr>
          <w:cantSplit/>
          <w:trHeight w:val="312"/>
          <w:tblHeader/>
        </w:trPr>
        <w:tc>
          <w:tcPr>
            <w:tcW w:w="2917" w:type="dxa"/>
            <w:shd w:val="clear" w:color="auto" w:fill="4472C4" w:themeFill="accent1"/>
            <w:noWrap/>
            <w:vAlign w:val="center"/>
          </w:tcPr>
          <w:p w:rsidRPr="00183678" w:rsidR="00322A7D" w:rsidRDefault="00322A7D" w14:paraId="552D1170" w14:textId="77777777">
            <w:pPr>
              <w:spacing w:before="60" w:after="60"/>
              <w:jc w:val="center"/>
              <w:rPr>
                <w:rFonts w:asciiTheme="minorHAnsi" w:hAnsiTheme="minorHAnsi" w:cstheme="minorHAnsi"/>
                <w:color w:val="FFFFFF" w:themeColor="background1"/>
                <w:sz w:val="22"/>
              </w:rPr>
            </w:pPr>
            <w:r>
              <w:rPr>
                <w:rFonts w:asciiTheme="minorHAnsi" w:hAnsiTheme="minorHAnsi" w:cstheme="minorHAnsi"/>
                <w:b/>
                <w:color w:val="FFFFFF" w:themeColor="background1"/>
                <w:sz w:val="22"/>
              </w:rPr>
              <w:t>Stakeholder</w:t>
            </w:r>
          </w:p>
        </w:tc>
        <w:tc>
          <w:tcPr>
            <w:tcW w:w="6095" w:type="dxa"/>
            <w:shd w:val="clear" w:color="auto" w:fill="4472C4" w:themeFill="accent1"/>
            <w:noWrap/>
            <w:vAlign w:val="center"/>
          </w:tcPr>
          <w:p w:rsidRPr="00183678" w:rsidR="00322A7D" w:rsidRDefault="00322A7D" w14:paraId="3D02C988"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Ruoli e Responsabilità</w:t>
            </w:r>
          </w:p>
        </w:tc>
      </w:tr>
      <w:tr w:rsidRPr="00183678" w:rsidR="00F048C7" w14:paraId="5B3BBF64" w14:textId="77777777">
        <w:trPr>
          <w:trHeight w:val="312"/>
        </w:trPr>
        <w:tc>
          <w:tcPr>
            <w:tcW w:w="2917" w:type="dxa"/>
            <w:noWrap/>
            <w:vAlign w:val="center"/>
          </w:tcPr>
          <w:p w:rsidRPr="00183678" w:rsidR="00322A7D" w:rsidRDefault="00322A7D" w14:paraId="52F8119E" w14:textId="77777777">
            <w:pPr>
              <w:spacing w:before="60" w:after="60"/>
              <w:rPr>
                <w:rFonts w:asciiTheme="minorHAnsi" w:hAnsiTheme="minorHAnsi" w:cstheme="minorHAnsi"/>
                <w:color w:val="000000"/>
                <w:sz w:val="22"/>
              </w:rPr>
            </w:pPr>
            <w:r>
              <w:rPr>
                <w:rFonts w:ascii="Calibri" w:hAnsi="Calibri" w:cs="Calibri"/>
                <w:color w:val="000000"/>
                <w:sz w:val="22"/>
                <w:szCs w:val="22"/>
              </w:rPr>
              <w:t>Tipologie Utenti</w:t>
            </w:r>
          </w:p>
        </w:tc>
        <w:tc>
          <w:tcPr>
            <w:tcW w:w="6095" w:type="dxa"/>
            <w:noWrap/>
            <w:vAlign w:val="center"/>
          </w:tcPr>
          <w:p w:rsidRPr="003F72B0" w:rsidR="00322A7D" w:rsidRDefault="00322A7D" w14:paraId="11C8B105" w14:textId="77777777">
            <w:pPr>
              <w:spacing w:before="60" w:after="60"/>
              <w:rPr>
                <w:rFonts w:asciiTheme="minorHAnsi" w:hAnsiTheme="minorHAnsi" w:cstheme="minorHAnsi"/>
                <w:color w:val="000000"/>
                <w:sz w:val="22"/>
                <w:szCs w:val="18"/>
              </w:rPr>
            </w:pPr>
            <w:r>
              <w:rPr>
                <w:rFonts w:ascii="Calibri" w:hAnsi="Calibri" w:cs="Calibri"/>
                <w:color w:val="000000"/>
                <w:sz w:val="22"/>
                <w:szCs w:val="22"/>
              </w:rPr>
              <w:t>Fruitori dei sistemi (Rif.§</w:t>
            </w:r>
            <w:r>
              <w:rPr>
                <w:rFonts w:ascii="Calibri" w:hAnsi="Calibri" w:cs="Calibri"/>
                <w:color w:val="000000"/>
                <w:sz w:val="22"/>
                <w:szCs w:val="22"/>
              </w:rPr>
              <w:fldChar w:fldCharType="begin"/>
            </w:r>
            <w:r>
              <w:rPr>
                <w:rFonts w:ascii="Calibri" w:hAnsi="Calibri" w:cs="Calibri"/>
                <w:color w:val="000000"/>
                <w:sz w:val="22"/>
                <w:szCs w:val="22"/>
              </w:rPr>
              <w:instrText xml:space="preserve"> REF _Ref213411612 \r \h </w:instrText>
            </w:r>
            <w:r>
              <w:rPr>
                <w:rFonts w:ascii="Calibri" w:hAnsi="Calibri" w:cs="Calibri"/>
                <w:color w:val="000000"/>
                <w:sz w:val="22"/>
                <w:szCs w:val="22"/>
              </w:rPr>
            </w:r>
            <w:r>
              <w:rPr>
                <w:rFonts w:ascii="Calibri" w:hAnsi="Calibri" w:cs="Calibri"/>
                <w:color w:val="000000"/>
                <w:sz w:val="22"/>
                <w:szCs w:val="22"/>
              </w:rPr>
              <w:fldChar w:fldCharType="separate"/>
            </w:r>
            <w:r>
              <w:rPr>
                <w:rFonts w:ascii="Calibri" w:hAnsi="Calibri" w:cs="Calibri"/>
                <w:color w:val="000000"/>
                <w:sz w:val="22"/>
                <w:szCs w:val="22"/>
              </w:rPr>
              <w:t>2.1</w:t>
            </w:r>
            <w:r>
              <w:rPr>
                <w:rFonts w:ascii="Calibri" w:hAnsi="Calibri" w:cs="Calibri"/>
                <w:color w:val="000000"/>
                <w:sz w:val="22"/>
                <w:szCs w:val="22"/>
              </w:rPr>
              <w:fldChar w:fldCharType="end"/>
            </w:r>
            <w:r>
              <w:rPr>
                <w:rFonts w:ascii="Calibri" w:hAnsi="Calibri" w:cs="Calibri"/>
                <w:color w:val="000000"/>
                <w:sz w:val="22"/>
                <w:szCs w:val="22"/>
              </w:rPr>
              <w:t>)</w:t>
            </w:r>
          </w:p>
        </w:tc>
      </w:tr>
      <w:tr w:rsidRPr="00183678" w:rsidR="00F048C7" w14:paraId="26CFD2A2" w14:textId="77777777">
        <w:trPr>
          <w:trHeight w:val="312"/>
        </w:trPr>
        <w:tc>
          <w:tcPr>
            <w:tcW w:w="2917" w:type="dxa"/>
            <w:noWrap/>
            <w:vAlign w:val="center"/>
          </w:tcPr>
          <w:p w:rsidRPr="00183678" w:rsidR="00322A7D" w:rsidRDefault="00322A7D" w14:paraId="1E2A5079" w14:textId="77777777">
            <w:pPr>
              <w:spacing w:before="60" w:after="60"/>
              <w:rPr>
                <w:rFonts w:asciiTheme="minorHAnsi" w:hAnsiTheme="minorHAnsi" w:cstheme="minorHAnsi"/>
                <w:color w:val="000000"/>
                <w:sz w:val="22"/>
              </w:rPr>
            </w:pPr>
            <w:r>
              <w:rPr>
                <w:rFonts w:ascii="Calibri" w:hAnsi="Calibri" w:cs="Calibri"/>
                <w:color w:val="000000"/>
                <w:sz w:val="22"/>
                <w:szCs w:val="22"/>
              </w:rPr>
              <w:t>Ufficio III</w:t>
            </w:r>
          </w:p>
        </w:tc>
        <w:tc>
          <w:tcPr>
            <w:tcW w:w="6095" w:type="dxa"/>
            <w:noWrap/>
            <w:vAlign w:val="center"/>
          </w:tcPr>
          <w:p w:rsidRPr="00183678" w:rsidR="00322A7D" w:rsidRDefault="00322A7D" w14:paraId="585DF012" w14:textId="77777777">
            <w:pPr>
              <w:spacing w:before="60" w:after="60"/>
              <w:rPr>
                <w:rFonts w:asciiTheme="minorHAnsi" w:hAnsiTheme="minorHAnsi" w:cstheme="minorHAnsi"/>
                <w:color w:val="000000"/>
                <w:sz w:val="22"/>
              </w:rPr>
            </w:pPr>
            <w:r>
              <w:rPr>
                <w:rFonts w:ascii="Calibri" w:hAnsi="Calibri" w:cs="Calibri"/>
                <w:color w:val="000000"/>
                <w:sz w:val="22"/>
                <w:szCs w:val="22"/>
              </w:rPr>
              <w:t xml:space="preserve">Definisce le caratteristiche funzionali e tecniche del sistema </w:t>
            </w:r>
          </w:p>
        </w:tc>
      </w:tr>
      <w:tr w:rsidRPr="00183678" w:rsidR="00F048C7" w14:paraId="06E3BDB8" w14:textId="77777777">
        <w:trPr>
          <w:trHeight w:val="312"/>
        </w:trPr>
        <w:tc>
          <w:tcPr>
            <w:tcW w:w="2917" w:type="dxa"/>
            <w:noWrap/>
            <w:vAlign w:val="center"/>
          </w:tcPr>
          <w:p w:rsidRPr="001475A8" w:rsidR="00322A7D" w:rsidRDefault="00322A7D" w14:paraId="0DD06081" w14:textId="77777777">
            <w:pPr>
              <w:spacing w:before="60" w:after="60"/>
              <w:rPr>
                <w:rFonts w:asciiTheme="minorHAnsi" w:hAnsiTheme="minorHAnsi" w:cstheme="minorHAnsi"/>
                <w:color w:val="000000"/>
                <w:sz w:val="22"/>
              </w:rPr>
            </w:pPr>
            <w:r>
              <w:rPr>
                <w:rFonts w:ascii="Calibri" w:hAnsi="Calibri" w:cs="Calibri"/>
                <w:color w:val="000000"/>
                <w:sz w:val="22"/>
                <w:szCs w:val="22"/>
              </w:rPr>
              <w:t>Titolare/DPO del trattamento dei dati</w:t>
            </w:r>
          </w:p>
        </w:tc>
        <w:tc>
          <w:tcPr>
            <w:tcW w:w="6095" w:type="dxa"/>
            <w:noWrap/>
            <w:vAlign w:val="center"/>
          </w:tcPr>
          <w:p w:rsidR="00322A7D" w:rsidRDefault="00322A7D" w14:paraId="0E12EB90" w14:textId="77777777">
            <w:pPr>
              <w:spacing w:before="60" w:after="60"/>
              <w:rPr>
                <w:rFonts w:asciiTheme="minorHAnsi" w:hAnsiTheme="minorHAnsi" w:cstheme="minorHAnsi"/>
                <w:color w:val="000000"/>
                <w:sz w:val="22"/>
              </w:rPr>
            </w:pPr>
            <w:r>
              <w:rPr>
                <w:rFonts w:ascii="Calibri" w:hAnsi="Calibri" w:cs="Calibri"/>
                <w:color w:val="000000"/>
                <w:sz w:val="22"/>
                <w:szCs w:val="22"/>
              </w:rPr>
              <w:t>Responsabile del rispetto di quanto previsto dal GDPR</w:t>
            </w:r>
          </w:p>
        </w:tc>
      </w:tr>
      <w:tr w:rsidRPr="00183678" w:rsidR="00F048C7" w14:paraId="34A32B98" w14:textId="77777777">
        <w:trPr>
          <w:trHeight w:val="312"/>
        </w:trPr>
        <w:tc>
          <w:tcPr>
            <w:tcW w:w="2917" w:type="dxa"/>
            <w:noWrap/>
            <w:vAlign w:val="center"/>
          </w:tcPr>
          <w:p w:rsidRPr="001475A8" w:rsidR="00322A7D" w:rsidRDefault="00322A7D" w14:paraId="69F1FD7B" w14:textId="77777777">
            <w:pPr>
              <w:spacing w:before="60" w:after="60"/>
              <w:rPr>
                <w:rFonts w:asciiTheme="minorHAnsi" w:hAnsiTheme="minorHAnsi" w:cstheme="minorHAnsi"/>
                <w:color w:val="000000"/>
                <w:sz w:val="22"/>
              </w:rPr>
            </w:pPr>
            <w:r>
              <w:rPr>
                <w:rFonts w:ascii="Calibri" w:hAnsi="Calibri" w:cs="Calibri"/>
                <w:color w:val="000000"/>
                <w:sz w:val="22"/>
                <w:szCs w:val="22"/>
              </w:rPr>
              <w:t>Direzione Vigilanza</w:t>
            </w:r>
          </w:p>
        </w:tc>
        <w:tc>
          <w:tcPr>
            <w:tcW w:w="6095" w:type="dxa"/>
            <w:noWrap/>
            <w:vAlign w:val="center"/>
          </w:tcPr>
          <w:p w:rsidR="00322A7D" w:rsidRDefault="00322A7D" w14:paraId="03963606" w14:textId="77777777">
            <w:pPr>
              <w:spacing w:before="60" w:after="60"/>
              <w:rPr>
                <w:rFonts w:asciiTheme="minorHAnsi" w:hAnsiTheme="minorHAnsi" w:cstheme="minorHAnsi"/>
                <w:color w:val="000000"/>
                <w:sz w:val="22"/>
              </w:rPr>
            </w:pPr>
            <w:r>
              <w:rPr>
                <w:rFonts w:ascii="Calibri" w:hAnsi="Calibri" w:cs="Calibri"/>
                <w:color w:val="000000"/>
                <w:sz w:val="22"/>
                <w:szCs w:val="22"/>
              </w:rPr>
              <w:t>Responsabile del processo di business</w:t>
            </w:r>
          </w:p>
        </w:tc>
      </w:tr>
      <w:tr w:rsidRPr="00183678" w:rsidR="00F048C7" w14:paraId="0D52213D" w14:textId="77777777">
        <w:trPr>
          <w:trHeight w:val="312"/>
        </w:trPr>
        <w:tc>
          <w:tcPr>
            <w:tcW w:w="2917" w:type="dxa"/>
            <w:noWrap/>
            <w:vAlign w:val="center"/>
          </w:tcPr>
          <w:p w:rsidRPr="001475A8" w:rsidR="00322A7D" w:rsidRDefault="00322A7D" w14:paraId="72CC2E86" w14:textId="77777777">
            <w:pPr>
              <w:spacing w:before="60" w:after="60"/>
              <w:rPr>
                <w:rFonts w:asciiTheme="minorHAnsi" w:hAnsiTheme="minorHAnsi" w:cstheme="minorHAnsi"/>
                <w:color w:val="000000"/>
                <w:sz w:val="22"/>
              </w:rPr>
            </w:pPr>
            <w:r>
              <w:rPr>
                <w:rFonts w:ascii="Calibri" w:hAnsi="Calibri" w:cs="Calibri"/>
                <w:color w:val="000000"/>
                <w:sz w:val="22"/>
                <w:szCs w:val="22"/>
              </w:rPr>
              <w:t>Ufficio II - Security</w:t>
            </w:r>
          </w:p>
        </w:tc>
        <w:tc>
          <w:tcPr>
            <w:tcW w:w="6095" w:type="dxa"/>
            <w:noWrap/>
            <w:vAlign w:val="center"/>
          </w:tcPr>
          <w:p w:rsidR="00322A7D" w:rsidRDefault="00322A7D" w14:paraId="1E21AF63" w14:textId="77777777">
            <w:pPr>
              <w:spacing w:before="60" w:after="60"/>
              <w:rPr>
                <w:rFonts w:asciiTheme="minorHAnsi" w:hAnsiTheme="minorHAnsi" w:cstheme="minorHAnsi"/>
                <w:color w:val="000000"/>
                <w:sz w:val="22"/>
              </w:rPr>
            </w:pPr>
            <w:r>
              <w:rPr>
                <w:rFonts w:ascii="Calibri" w:hAnsi="Calibri" w:cs="Calibri"/>
                <w:color w:val="000000"/>
                <w:sz w:val="22"/>
                <w:szCs w:val="22"/>
              </w:rPr>
              <w:t>Gestione della sicurezza infrastrutturale</w:t>
            </w:r>
          </w:p>
        </w:tc>
      </w:tr>
      <w:tr w:rsidRPr="00183678" w:rsidR="00F048C7" w14:paraId="4F371EC9" w14:textId="77777777">
        <w:trPr>
          <w:trHeight w:val="312"/>
        </w:trPr>
        <w:tc>
          <w:tcPr>
            <w:tcW w:w="2917" w:type="dxa"/>
            <w:noWrap/>
            <w:vAlign w:val="center"/>
          </w:tcPr>
          <w:p w:rsidRPr="008602DB" w:rsidR="00322A7D" w:rsidRDefault="00322A7D" w14:paraId="22D1E473" w14:textId="77777777">
            <w:pPr>
              <w:spacing w:before="60" w:after="60"/>
              <w:rPr>
                <w:rFonts w:asciiTheme="minorHAnsi" w:hAnsiTheme="minorHAnsi" w:cstheme="minorHAnsi"/>
                <w:color w:val="000000"/>
                <w:sz w:val="22"/>
              </w:rPr>
            </w:pPr>
            <w:r w:rsidRPr="00D813CC">
              <w:rPr>
                <w:rFonts w:asciiTheme="minorHAnsi" w:hAnsiTheme="minorHAnsi" w:cstheme="minorHAnsi"/>
                <w:color w:val="000000"/>
                <w:sz w:val="22"/>
              </w:rPr>
              <w:t>Ufficio II - Operation</w:t>
            </w:r>
          </w:p>
        </w:tc>
        <w:tc>
          <w:tcPr>
            <w:tcW w:w="6095" w:type="dxa"/>
            <w:noWrap/>
            <w:vAlign w:val="center"/>
          </w:tcPr>
          <w:p w:rsidR="00322A7D" w:rsidRDefault="00322A7D" w14:paraId="6935C799" w14:textId="77777777">
            <w:pPr>
              <w:spacing w:before="60" w:after="60"/>
              <w:rPr>
                <w:rFonts w:asciiTheme="minorHAnsi" w:hAnsiTheme="minorHAnsi" w:cstheme="minorHAnsi"/>
                <w:color w:val="000000"/>
                <w:sz w:val="22"/>
              </w:rPr>
            </w:pPr>
            <w:r w:rsidRPr="006D1FE9">
              <w:rPr>
                <w:rFonts w:asciiTheme="minorHAnsi" w:hAnsiTheme="minorHAnsi" w:cstheme="minorHAnsi"/>
                <w:color w:val="000000"/>
                <w:sz w:val="22"/>
              </w:rPr>
              <w:t>Gestione dell'infrastruttura</w:t>
            </w:r>
          </w:p>
        </w:tc>
      </w:tr>
      <w:tr w:rsidRPr="00183678" w:rsidR="00F048C7" w14:paraId="47D8A92A" w14:textId="77777777">
        <w:trPr>
          <w:trHeight w:val="312"/>
        </w:trPr>
        <w:tc>
          <w:tcPr>
            <w:tcW w:w="2917" w:type="dxa"/>
            <w:noWrap/>
            <w:vAlign w:val="center"/>
          </w:tcPr>
          <w:p w:rsidRPr="001475A8" w:rsidR="00322A7D" w:rsidRDefault="00322A7D" w14:paraId="10A4D592" w14:textId="77777777">
            <w:pPr>
              <w:spacing w:before="60" w:after="60"/>
              <w:rPr>
                <w:rFonts w:asciiTheme="minorHAnsi" w:hAnsiTheme="minorHAnsi" w:cstheme="minorHAnsi"/>
                <w:color w:val="000000"/>
                <w:sz w:val="22"/>
              </w:rPr>
            </w:pPr>
          </w:p>
        </w:tc>
        <w:tc>
          <w:tcPr>
            <w:tcW w:w="6095" w:type="dxa"/>
            <w:noWrap/>
            <w:vAlign w:val="center"/>
          </w:tcPr>
          <w:p w:rsidR="00322A7D" w:rsidRDefault="00322A7D" w14:paraId="1EA1FFA2" w14:textId="77777777">
            <w:pPr>
              <w:spacing w:before="60" w:after="60"/>
              <w:rPr>
                <w:rFonts w:asciiTheme="minorHAnsi" w:hAnsiTheme="minorHAnsi" w:cstheme="minorHAnsi"/>
                <w:color w:val="000000"/>
                <w:sz w:val="22"/>
              </w:rPr>
            </w:pPr>
          </w:p>
        </w:tc>
      </w:tr>
    </w:tbl>
    <w:p w:rsidR="00322A7D" w:rsidP="00322A7D" w:rsidRDefault="00322A7D" w14:paraId="08EEBB27" w14:textId="77777777">
      <w:pPr>
        <w:jc w:val="both"/>
        <w:rPr>
          <w:rFonts w:asciiTheme="minorHAnsi" w:hAnsiTheme="minorHAnsi" w:cstheme="minorHAnsi"/>
        </w:rPr>
      </w:pPr>
    </w:p>
    <w:p w:rsidR="00322A7D" w:rsidP="00322A7D" w:rsidRDefault="00322A7D" w14:paraId="498E6A4F" w14:textId="77777777">
      <w:pPr>
        <w:jc w:val="both"/>
        <w:rPr>
          <w:rFonts w:asciiTheme="minorHAnsi" w:hAnsiTheme="minorHAnsi" w:cstheme="minorHAnsi"/>
        </w:rPr>
      </w:pPr>
    </w:p>
    <w:p w:rsidR="00322A7D" w:rsidP="00322A7D" w:rsidRDefault="00322A7D" w14:paraId="779139CE" w14:textId="77777777">
      <w:pPr>
        <w:pStyle w:val="Caption"/>
        <w:rPr>
          <w:rFonts w:asciiTheme="minorHAnsi" w:hAnsiTheme="minorHAnsi" w:cstheme="minorHAnsi"/>
        </w:rPr>
      </w:pPr>
    </w:p>
    <w:p w:rsidR="00322A7D" w:rsidP="00322A7D" w:rsidRDefault="00322A7D" w14:paraId="19637D43" w14:textId="77777777">
      <w:pPr>
        <w:pStyle w:val="Caption"/>
        <w:rPr>
          <w:rFonts w:asciiTheme="minorHAnsi" w:hAnsiTheme="minorHAnsi" w:cstheme="minorHAnsi"/>
        </w:rPr>
      </w:pPr>
    </w:p>
    <w:p w:rsidRPr="00183678" w:rsidR="00322A7D" w:rsidP="00322A7D" w:rsidRDefault="00322A7D" w14:paraId="35439DF2" w14:textId="1A1E39A7">
      <w:pPr>
        <w:pStyle w:val="Caption"/>
        <w:rPr>
          <w:rFonts w:asciiTheme="minorHAnsi" w:hAnsiTheme="minorHAnsi" w:cstheme="minorHAnsi"/>
        </w:rPr>
      </w:pPr>
      <w:bookmarkStart w:name="_Ref213921498" w:id="16"/>
      <w:r w:rsidRPr="00183678">
        <w:rPr>
          <w:rFonts w:asciiTheme="minorHAnsi" w:hAnsiTheme="minorHAnsi" w:cstheme="minorHAnsi"/>
        </w:rPr>
        <w:t xml:space="preserve">Tabella </w:t>
      </w:r>
      <w:r w:rsidRPr="00183678">
        <w:rPr>
          <w:rFonts w:asciiTheme="minorHAnsi" w:hAnsiTheme="minorHAnsi" w:cstheme="minorHAnsi"/>
          <w:noProof/>
        </w:rPr>
        <w:fldChar w:fldCharType="begin"/>
      </w:r>
      <w:r w:rsidRPr="00183678">
        <w:rPr>
          <w:rFonts w:asciiTheme="minorHAnsi" w:hAnsiTheme="minorHAnsi" w:cstheme="minorHAnsi"/>
          <w:noProof/>
        </w:rPr>
        <w:instrText xml:space="preserve"> SEQ Tabella \* ARABIC </w:instrText>
      </w:r>
      <w:r w:rsidRPr="00183678">
        <w:rPr>
          <w:rFonts w:asciiTheme="minorHAnsi" w:hAnsiTheme="minorHAnsi" w:cstheme="minorHAnsi"/>
          <w:noProof/>
        </w:rPr>
        <w:fldChar w:fldCharType="separate"/>
      </w:r>
      <w:r w:rsidR="00E31B89">
        <w:rPr>
          <w:rFonts w:asciiTheme="minorHAnsi" w:hAnsiTheme="minorHAnsi" w:cstheme="minorHAnsi"/>
          <w:noProof/>
        </w:rPr>
        <w:t>4</w:t>
      </w:r>
      <w:r w:rsidRPr="00183678">
        <w:rPr>
          <w:rFonts w:asciiTheme="minorHAnsi" w:hAnsiTheme="minorHAnsi" w:cstheme="minorHAnsi"/>
          <w:noProof/>
        </w:rPr>
        <w:fldChar w:fldCharType="end"/>
      </w:r>
      <w:r w:rsidRPr="00183678">
        <w:rPr>
          <w:rFonts w:asciiTheme="minorHAnsi" w:hAnsiTheme="minorHAnsi" w:cstheme="minorHAnsi"/>
        </w:rPr>
        <w:t xml:space="preserve"> – </w:t>
      </w:r>
      <w:r w:rsidR="00E31B89">
        <w:rPr>
          <w:rFonts w:asciiTheme="minorHAnsi" w:hAnsiTheme="minorHAnsi" w:cstheme="minorHAnsi"/>
        </w:rPr>
        <w:t>Stakeholder</w:t>
      </w:r>
      <w:bookmarkEnd w:id="16"/>
    </w:p>
    <w:p w:rsidRPr="00AB61CB" w:rsidR="00AB61CB" w:rsidP="00AB61CB" w:rsidRDefault="00FB3A74" w14:paraId="454B63CC" w14:textId="698D4361">
      <w:pPr>
        <w:pStyle w:val="Heading2"/>
        <w:rPr>
          <w:rFonts w:asciiTheme="minorHAnsi" w:hAnsiTheme="minorHAnsi" w:cstheme="minorHAnsi"/>
        </w:rPr>
      </w:pPr>
      <w:bookmarkStart w:name="_Toc222417247" w:id="17"/>
      <w:r>
        <w:rPr>
          <w:rFonts w:asciiTheme="minorHAnsi" w:hAnsiTheme="minorHAnsi" w:cstheme="minorHAnsi"/>
        </w:rPr>
        <w:t>Vincoli di Progettazione</w:t>
      </w:r>
      <w:bookmarkEnd w:id="17"/>
    </w:p>
    <w:p w:rsidRPr="00AB61CB" w:rsidR="00AB61CB" w:rsidP="007B1F15" w:rsidRDefault="00AB61CB" w14:paraId="4CB65A26" w14:textId="29B60961">
      <w:pPr>
        <w:jc w:val="both"/>
        <w:rPr>
          <w:rFonts w:asciiTheme="minorHAnsi" w:hAnsiTheme="minorHAnsi" w:cstheme="minorHAnsi"/>
        </w:rPr>
      </w:pPr>
      <w:r w:rsidRPr="00AB61CB">
        <w:rPr>
          <w:rFonts w:asciiTheme="minorHAnsi" w:hAnsiTheme="minorHAnsi" w:cstheme="minorHAnsi"/>
        </w:rPr>
        <w:t>I vincoli di progettazione (DC) sono limitazioni imposte sul "come" il sistema deve essere costruito.</w:t>
      </w:r>
    </w:p>
    <w:p w:rsidRPr="003B3DF2" w:rsidR="00AB61CB" w:rsidP="00842DA3" w:rsidRDefault="00AB61CB" w14:paraId="0AAD3794" w14:textId="43A5FDF2">
      <w:pPr>
        <w:pStyle w:val="ListParagraph"/>
        <w:numPr>
          <w:ilvl w:val="0"/>
          <w:numId w:val="31"/>
        </w:numPr>
        <w:rPr>
          <w:rFonts w:asciiTheme="minorHAnsi" w:hAnsiTheme="minorHAnsi" w:cstheme="minorHAnsi"/>
        </w:rPr>
      </w:pPr>
      <w:r w:rsidRPr="003B3DF2">
        <w:rPr>
          <w:rFonts w:asciiTheme="minorHAnsi" w:hAnsiTheme="minorHAnsi" w:cstheme="minorHAnsi"/>
        </w:rPr>
        <w:t>Vincoli di standard e compliance: Conformità a standard (es. WCAG 2.1 livello AA, OpenAPI v3, GDPR).</w:t>
      </w:r>
    </w:p>
    <w:p w:rsidRPr="003B3DF2" w:rsidR="00AB61CB" w:rsidP="00842DA3" w:rsidRDefault="00AB61CB" w14:paraId="3239DF17" w14:textId="2F9D4C1E">
      <w:pPr>
        <w:pStyle w:val="ListParagraph"/>
        <w:numPr>
          <w:ilvl w:val="1"/>
          <w:numId w:val="31"/>
        </w:numPr>
        <w:rPr>
          <w:rFonts w:asciiTheme="minorHAnsi" w:hAnsiTheme="minorHAnsi" w:cstheme="minorHAnsi"/>
        </w:rPr>
      </w:pPr>
      <w:r w:rsidRPr="00083A46">
        <w:rPr>
          <w:rFonts w:asciiTheme="minorHAnsi" w:hAnsiTheme="minorHAnsi" w:cstheme="minorHAnsi"/>
          <w:b/>
          <w:bCs/>
        </w:rPr>
        <w:t>DC.01</w:t>
      </w:r>
      <w:r w:rsidRPr="003B3DF2">
        <w:rPr>
          <w:rFonts w:asciiTheme="minorHAnsi" w:hAnsiTheme="minorHAnsi" w:cstheme="minorHAnsi"/>
        </w:rPr>
        <w:t xml:space="preserve"> - Accessibilità conforme a WCAG 2.1 livello AA</w:t>
      </w:r>
    </w:p>
    <w:p w:rsidRPr="003B3DF2" w:rsidR="00AB61CB" w:rsidP="00842DA3" w:rsidRDefault="00AB61CB" w14:paraId="71304347" w14:textId="782AC40F">
      <w:pPr>
        <w:pStyle w:val="ListParagraph"/>
        <w:numPr>
          <w:ilvl w:val="1"/>
          <w:numId w:val="31"/>
        </w:numPr>
        <w:rPr>
          <w:rFonts w:asciiTheme="minorHAnsi" w:hAnsiTheme="minorHAnsi" w:cstheme="minorHAnsi"/>
        </w:rPr>
      </w:pPr>
      <w:r w:rsidRPr="00083A46">
        <w:rPr>
          <w:rFonts w:asciiTheme="minorHAnsi" w:hAnsiTheme="minorHAnsi" w:cstheme="minorHAnsi"/>
          <w:b/>
          <w:bCs/>
        </w:rPr>
        <w:t>DC.02</w:t>
      </w:r>
      <w:r w:rsidRPr="003B3DF2">
        <w:rPr>
          <w:rFonts w:asciiTheme="minorHAnsi" w:hAnsiTheme="minorHAnsi" w:cstheme="minorHAnsi"/>
        </w:rPr>
        <w:t xml:space="preserve"> - Il sistema deve rispettare i vincoli imposti dal GDPR</w:t>
      </w:r>
    </w:p>
    <w:p w:rsidRPr="003B3DF2" w:rsidR="00AB61CB" w:rsidP="00842DA3" w:rsidRDefault="00AB61CB" w14:paraId="6391F766" w14:textId="581E6459">
      <w:pPr>
        <w:pStyle w:val="ListParagraph"/>
        <w:numPr>
          <w:ilvl w:val="0"/>
          <w:numId w:val="31"/>
        </w:numPr>
        <w:rPr>
          <w:rFonts w:asciiTheme="minorHAnsi" w:hAnsiTheme="minorHAnsi" w:cstheme="minorHAnsi"/>
        </w:rPr>
      </w:pPr>
      <w:r w:rsidRPr="003B3DF2">
        <w:rPr>
          <w:rFonts w:asciiTheme="minorHAnsi" w:hAnsiTheme="minorHAnsi" w:cstheme="minorHAnsi"/>
        </w:rPr>
        <w:t>Vincoli tecnologici: Linguaggi, framework, DBMS obbligatori (es. Java (JDK ≥11) con Spring Boot 3.x, DB2 LUW v11.5).</w:t>
      </w:r>
    </w:p>
    <w:p w:rsidRPr="003B3DF2" w:rsidR="00AB61CB" w:rsidP="00842DA3" w:rsidRDefault="00AB61CB" w14:paraId="71CCE097" w14:textId="12367FDC">
      <w:pPr>
        <w:pStyle w:val="ListParagraph"/>
        <w:numPr>
          <w:ilvl w:val="1"/>
          <w:numId w:val="31"/>
        </w:numPr>
        <w:rPr>
          <w:rFonts w:asciiTheme="minorHAnsi" w:hAnsiTheme="minorHAnsi" w:cstheme="minorHAnsi"/>
        </w:rPr>
      </w:pPr>
      <w:r w:rsidRPr="00083A46">
        <w:rPr>
          <w:rFonts w:asciiTheme="minorHAnsi" w:hAnsiTheme="minorHAnsi" w:cstheme="minorHAnsi"/>
          <w:b/>
          <w:bCs/>
        </w:rPr>
        <w:t>DC.03</w:t>
      </w:r>
      <w:r w:rsidRPr="003B3DF2">
        <w:rPr>
          <w:rFonts w:asciiTheme="minorHAnsi" w:hAnsiTheme="minorHAnsi" w:cstheme="minorHAnsi"/>
        </w:rPr>
        <w:t xml:space="preserve"> - Il sistema deve essere sviluppato in Java 11+</w:t>
      </w:r>
    </w:p>
    <w:p w:rsidRPr="003B3DF2" w:rsidR="00AB61CB" w:rsidP="00842DA3" w:rsidRDefault="00AB61CB" w14:paraId="5BD0E735" w14:textId="0A90DD04">
      <w:pPr>
        <w:pStyle w:val="ListParagraph"/>
        <w:numPr>
          <w:ilvl w:val="1"/>
          <w:numId w:val="31"/>
        </w:numPr>
        <w:rPr>
          <w:rFonts w:asciiTheme="minorHAnsi" w:hAnsiTheme="minorHAnsi" w:cstheme="minorHAnsi"/>
        </w:rPr>
      </w:pPr>
      <w:r w:rsidRPr="00083A46">
        <w:rPr>
          <w:rFonts w:asciiTheme="minorHAnsi" w:hAnsiTheme="minorHAnsi" w:cstheme="minorHAnsi"/>
          <w:b/>
          <w:bCs/>
        </w:rPr>
        <w:t>DC.04</w:t>
      </w:r>
      <w:r w:rsidRPr="003B3DF2">
        <w:rPr>
          <w:rFonts w:asciiTheme="minorHAnsi" w:hAnsiTheme="minorHAnsi" w:cstheme="minorHAnsi"/>
        </w:rPr>
        <w:t xml:space="preserve"> - Le componenti di front-end devono essere sviluppate con il framework Angular 14</w:t>
      </w:r>
    </w:p>
    <w:p w:rsidRPr="003B3DF2" w:rsidR="00AB61CB" w:rsidP="00842DA3" w:rsidRDefault="00AB61CB" w14:paraId="7842BAE3" w14:textId="0B503055">
      <w:pPr>
        <w:pStyle w:val="ListParagraph"/>
        <w:numPr>
          <w:ilvl w:val="1"/>
          <w:numId w:val="31"/>
        </w:numPr>
        <w:rPr>
          <w:rFonts w:asciiTheme="minorHAnsi" w:hAnsiTheme="minorHAnsi" w:cstheme="minorHAnsi"/>
        </w:rPr>
      </w:pPr>
      <w:r w:rsidRPr="00083A46">
        <w:rPr>
          <w:rFonts w:asciiTheme="minorHAnsi" w:hAnsiTheme="minorHAnsi" w:cstheme="minorHAnsi"/>
          <w:b/>
          <w:bCs/>
        </w:rPr>
        <w:t>DC.05</w:t>
      </w:r>
      <w:r w:rsidRPr="003B3DF2">
        <w:rPr>
          <w:rFonts w:asciiTheme="minorHAnsi" w:hAnsiTheme="minorHAnsi" w:cstheme="minorHAnsi"/>
        </w:rPr>
        <w:t xml:space="preserve"> - Il sistema deve essere sviluppato in Java (JDK ≥11) utilizzando il framework Spring Boot 3.x per i microservizi backend</w:t>
      </w:r>
    </w:p>
    <w:p w:rsidR="00AB61CB" w:rsidP="00842DA3" w:rsidRDefault="00AB61CB" w14:paraId="3308801D" w14:textId="2168FD32">
      <w:pPr>
        <w:pStyle w:val="ListParagraph"/>
        <w:numPr>
          <w:ilvl w:val="1"/>
          <w:numId w:val="31"/>
        </w:numPr>
        <w:rPr>
          <w:rFonts w:asciiTheme="minorHAnsi" w:hAnsiTheme="minorHAnsi" w:cstheme="minorHAnsi"/>
        </w:rPr>
      </w:pPr>
      <w:r w:rsidRPr="00083A46">
        <w:rPr>
          <w:rFonts w:asciiTheme="minorHAnsi" w:hAnsiTheme="minorHAnsi" w:cstheme="minorHAnsi"/>
          <w:b/>
          <w:bCs/>
        </w:rPr>
        <w:t>DC.06</w:t>
      </w:r>
      <w:r w:rsidRPr="003B3DF2">
        <w:rPr>
          <w:rFonts w:asciiTheme="minorHAnsi" w:hAnsiTheme="minorHAnsi" w:cstheme="minorHAnsi"/>
        </w:rPr>
        <w:t xml:space="preserve"> - Il sistema deve esporre API REST documentate in formato OpenAPI v3, in conformità agli standard di interoperabilità AgID</w:t>
      </w:r>
    </w:p>
    <w:p w:rsidRPr="00AF1891" w:rsidR="00636CAC" w:rsidP="00842DA3" w:rsidRDefault="006E6CC9" w14:paraId="6F300F8D" w14:textId="00FFE81A">
      <w:pPr>
        <w:pStyle w:val="ListParagraph"/>
        <w:numPr>
          <w:ilvl w:val="1"/>
          <w:numId w:val="31"/>
        </w:numPr>
        <w:rPr>
          <w:rFonts w:asciiTheme="minorHAnsi" w:hAnsiTheme="minorHAnsi" w:cstheme="minorHAnsi"/>
        </w:rPr>
      </w:pPr>
      <w:r w:rsidRPr="00083A46">
        <w:rPr>
          <w:rFonts w:asciiTheme="minorHAnsi" w:hAnsiTheme="minorHAnsi" w:cstheme="minorHAnsi"/>
          <w:b/>
          <w:bCs/>
        </w:rPr>
        <w:t>DC.</w:t>
      </w:r>
      <w:r>
        <w:rPr>
          <w:rFonts w:asciiTheme="minorHAnsi" w:hAnsiTheme="minorHAnsi" w:cstheme="minorHAnsi"/>
          <w:b/>
          <w:bCs/>
        </w:rPr>
        <w:t>13</w:t>
      </w:r>
      <w:r w:rsidRPr="003B3DF2">
        <w:rPr>
          <w:rFonts w:asciiTheme="minorHAnsi" w:hAnsiTheme="minorHAnsi" w:cstheme="minorHAnsi"/>
        </w:rPr>
        <w:t xml:space="preserve"> - </w:t>
      </w:r>
      <w:r>
        <w:rPr>
          <w:rFonts w:ascii="Calibri" w:hAnsi="Calibri" w:eastAsia="Calibri"/>
          <w:noProof/>
          <w:szCs w:val="20"/>
          <w:lang w:eastAsia="en-US"/>
        </w:rPr>
        <w:t>Le funzionalità esposte sul portale dei servizi devono essere realizzate con il framework “Bootstrap Italia”</w:t>
      </w:r>
    </w:p>
    <w:p w:rsidRPr="00AF1891" w:rsidR="00AF1891" w:rsidP="00842DA3" w:rsidRDefault="00AF1891" w14:paraId="606FC6EA" w14:textId="33F52328">
      <w:pPr>
        <w:pStyle w:val="ListParagraph"/>
        <w:numPr>
          <w:ilvl w:val="1"/>
          <w:numId w:val="31"/>
        </w:numPr>
        <w:rPr>
          <w:rFonts w:asciiTheme="minorHAnsi" w:hAnsiTheme="minorHAnsi" w:cstheme="minorHAnsi"/>
        </w:rPr>
      </w:pPr>
      <w:r w:rsidRPr="00083A46">
        <w:rPr>
          <w:rFonts w:asciiTheme="minorHAnsi" w:hAnsiTheme="minorHAnsi" w:cstheme="minorHAnsi"/>
          <w:b/>
          <w:bCs/>
        </w:rPr>
        <w:t>DC.</w:t>
      </w:r>
      <w:r>
        <w:rPr>
          <w:rFonts w:asciiTheme="minorHAnsi" w:hAnsiTheme="minorHAnsi" w:cstheme="minorHAnsi"/>
          <w:b/>
          <w:bCs/>
        </w:rPr>
        <w:t>13</w:t>
      </w:r>
      <w:r w:rsidRPr="003B3DF2">
        <w:rPr>
          <w:rFonts w:asciiTheme="minorHAnsi" w:hAnsiTheme="minorHAnsi" w:cstheme="minorHAnsi"/>
        </w:rPr>
        <w:t xml:space="preserve"> - </w:t>
      </w:r>
      <w:r>
        <w:rPr>
          <w:rFonts w:ascii="Calibri" w:hAnsi="Calibri" w:eastAsia="Calibri"/>
          <w:noProof/>
          <w:szCs w:val="20"/>
          <w:lang w:eastAsia="en-US"/>
        </w:rPr>
        <w:t xml:space="preserve">Le </w:t>
      </w:r>
      <w:r w:rsidR="00517C64">
        <w:rPr>
          <w:rFonts w:ascii="Calibri" w:hAnsi="Calibri" w:eastAsia="Calibri"/>
          <w:noProof/>
          <w:szCs w:val="20"/>
          <w:lang w:eastAsia="en-US"/>
        </w:rPr>
        <w:t>pagine web</w:t>
      </w:r>
      <w:r>
        <w:rPr>
          <w:rFonts w:ascii="Calibri" w:hAnsi="Calibri" w:eastAsia="Calibri"/>
          <w:noProof/>
          <w:szCs w:val="20"/>
          <w:lang w:eastAsia="en-US"/>
        </w:rPr>
        <w:t xml:space="preserve"> devono essere re</w:t>
      </w:r>
      <w:r w:rsidR="00517C64">
        <w:rPr>
          <w:rFonts w:ascii="Calibri" w:hAnsi="Calibri" w:eastAsia="Calibri"/>
          <w:noProof/>
          <w:szCs w:val="20"/>
          <w:lang w:eastAsia="en-US"/>
        </w:rPr>
        <w:t xml:space="preserve">sponsive </w:t>
      </w:r>
    </w:p>
    <w:p w:rsidRPr="003B3DF2" w:rsidR="00AB61CB" w:rsidP="00842DA3" w:rsidRDefault="00AB61CB" w14:paraId="6827B6DE" w14:textId="747CBA47">
      <w:pPr>
        <w:pStyle w:val="ListParagraph"/>
        <w:numPr>
          <w:ilvl w:val="0"/>
          <w:numId w:val="31"/>
        </w:numPr>
        <w:rPr>
          <w:rFonts w:asciiTheme="minorHAnsi" w:hAnsiTheme="minorHAnsi" w:cstheme="minorHAnsi"/>
        </w:rPr>
      </w:pPr>
      <w:r w:rsidRPr="003B3DF2">
        <w:rPr>
          <w:rFonts w:asciiTheme="minorHAnsi" w:hAnsiTheme="minorHAnsi" w:cstheme="minorHAnsi"/>
        </w:rPr>
        <w:t>Vincoli architetturali: Stili imposti (es. microservizi orchestrati su AKS).</w:t>
      </w:r>
    </w:p>
    <w:p w:rsidRPr="003B3DF2" w:rsidR="00AB61CB" w:rsidP="00842DA3" w:rsidRDefault="00AB61CB" w14:paraId="569F56C9" w14:textId="45CE0E4C">
      <w:pPr>
        <w:pStyle w:val="ListParagraph"/>
        <w:numPr>
          <w:ilvl w:val="1"/>
          <w:numId w:val="31"/>
        </w:numPr>
        <w:rPr>
          <w:rFonts w:asciiTheme="minorHAnsi" w:hAnsiTheme="minorHAnsi" w:cstheme="minorHAnsi"/>
        </w:rPr>
      </w:pPr>
      <w:r w:rsidRPr="00083A46">
        <w:rPr>
          <w:rFonts w:asciiTheme="minorHAnsi" w:hAnsiTheme="minorHAnsi" w:cstheme="minorHAnsi"/>
          <w:b/>
          <w:bCs/>
        </w:rPr>
        <w:t>DC.07</w:t>
      </w:r>
      <w:r w:rsidRPr="003B3DF2">
        <w:rPr>
          <w:rFonts w:asciiTheme="minorHAnsi" w:hAnsiTheme="minorHAnsi" w:cstheme="minorHAnsi"/>
        </w:rPr>
        <w:t xml:space="preserve"> - L’architettura del sistema deve essere conforme al modello a microservizi orchestrati su AKS</w:t>
      </w:r>
    </w:p>
    <w:p w:rsidRPr="003B3DF2" w:rsidR="00AB61CB" w:rsidP="00842DA3" w:rsidRDefault="00AB61CB" w14:paraId="39D14BB0" w14:textId="6E8EE3A2">
      <w:pPr>
        <w:pStyle w:val="ListParagraph"/>
        <w:numPr>
          <w:ilvl w:val="0"/>
          <w:numId w:val="31"/>
        </w:numPr>
        <w:rPr>
          <w:rFonts w:asciiTheme="minorHAnsi" w:hAnsiTheme="minorHAnsi" w:cstheme="minorHAnsi"/>
        </w:rPr>
      </w:pPr>
      <w:r w:rsidRPr="003B3DF2">
        <w:rPr>
          <w:rFonts w:asciiTheme="minorHAnsi" w:hAnsiTheme="minorHAnsi" w:cstheme="minorHAnsi"/>
        </w:rPr>
        <w:t>Vincoli organizzativi e di processo: Policy interne (es. versionamento su Azure DevOps Git).</w:t>
      </w:r>
    </w:p>
    <w:p w:rsidRPr="003B3DF2" w:rsidR="00AB61CB" w:rsidP="00842DA3" w:rsidRDefault="00AB61CB" w14:paraId="2D5183A5" w14:textId="290D6F48">
      <w:pPr>
        <w:pStyle w:val="ListParagraph"/>
        <w:numPr>
          <w:ilvl w:val="1"/>
          <w:numId w:val="31"/>
        </w:numPr>
        <w:rPr>
          <w:rFonts w:asciiTheme="minorHAnsi" w:hAnsiTheme="minorHAnsi" w:cstheme="minorHAnsi"/>
        </w:rPr>
      </w:pPr>
      <w:r w:rsidRPr="00083A46">
        <w:rPr>
          <w:rFonts w:asciiTheme="minorHAnsi" w:hAnsiTheme="minorHAnsi" w:cstheme="minorHAnsi"/>
          <w:b/>
          <w:bCs/>
        </w:rPr>
        <w:t>DC.08</w:t>
      </w:r>
      <w:r w:rsidRPr="003B3DF2">
        <w:rPr>
          <w:rFonts w:asciiTheme="minorHAnsi" w:hAnsiTheme="minorHAnsi" w:cstheme="minorHAnsi"/>
        </w:rPr>
        <w:t xml:space="preserve"> - Il codice deve essere versionato su Azure DevOps Git e rilasciato tramite pipeline YAML standard.</w:t>
      </w:r>
    </w:p>
    <w:p w:rsidRPr="003B3DF2" w:rsidR="00AB61CB" w:rsidP="00842DA3" w:rsidRDefault="00AB61CB" w14:paraId="2B340937" w14:textId="6BCDEE11">
      <w:pPr>
        <w:pStyle w:val="ListParagraph"/>
        <w:numPr>
          <w:ilvl w:val="0"/>
          <w:numId w:val="31"/>
        </w:numPr>
        <w:rPr>
          <w:rFonts w:asciiTheme="minorHAnsi" w:hAnsiTheme="minorHAnsi" w:cstheme="minorHAnsi"/>
        </w:rPr>
      </w:pPr>
      <w:r w:rsidRPr="003B3DF2">
        <w:rPr>
          <w:rFonts w:asciiTheme="minorHAnsi" w:hAnsiTheme="minorHAnsi" w:cstheme="minorHAnsi"/>
        </w:rPr>
        <w:t>Vincoli di interoperabilità: Obbligo di utilizzo di specifici sistemi esterni (SPID/CIE/eIDAS).</w:t>
      </w:r>
    </w:p>
    <w:p w:rsidRPr="003B3DF2" w:rsidR="00AB61CB" w:rsidP="00842DA3" w:rsidRDefault="00AB61CB" w14:paraId="06524645" w14:textId="7AAD7A7C">
      <w:pPr>
        <w:pStyle w:val="ListParagraph"/>
        <w:numPr>
          <w:ilvl w:val="1"/>
          <w:numId w:val="31"/>
        </w:numPr>
        <w:rPr>
          <w:rFonts w:asciiTheme="minorHAnsi" w:hAnsiTheme="minorHAnsi" w:cstheme="minorHAnsi"/>
        </w:rPr>
      </w:pPr>
      <w:r w:rsidRPr="00083A46">
        <w:rPr>
          <w:rFonts w:asciiTheme="minorHAnsi" w:hAnsiTheme="minorHAnsi" w:cstheme="minorHAnsi"/>
          <w:b/>
          <w:bCs/>
        </w:rPr>
        <w:t>DC.09</w:t>
      </w:r>
      <w:r w:rsidRPr="003B3DF2">
        <w:rPr>
          <w:rFonts w:asciiTheme="minorHAnsi" w:hAnsiTheme="minorHAnsi" w:cstheme="minorHAnsi"/>
        </w:rPr>
        <w:t xml:space="preserve"> – Il sistema deve integrarsi con le modalità di autenticazione in uso sul Portale dei Servizi e sul Portale delle Applicazioni di INL.</w:t>
      </w:r>
    </w:p>
    <w:p w:rsidRPr="003B3DF2" w:rsidR="00AB61CB" w:rsidP="00842DA3" w:rsidRDefault="00AB61CB" w14:paraId="1D5E7CE4" w14:textId="12CE9E96">
      <w:pPr>
        <w:pStyle w:val="ListParagraph"/>
        <w:numPr>
          <w:ilvl w:val="0"/>
          <w:numId w:val="31"/>
        </w:numPr>
        <w:rPr>
          <w:rFonts w:asciiTheme="minorHAnsi" w:hAnsiTheme="minorHAnsi" w:cstheme="minorHAnsi"/>
        </w:rPr>
      </w:pPr>
      <w:r w:rsidRPr="003B3DF2">
        <w:rPr>
          <w:rFonts w:asciiTheme="minorHAnsi" w:hAnsiTheme="minorHAnsi" w:cstheme="minorHAnsi"/>
        </w:rPr>
        <w:t xml:space="preserve">Vincoli di Conformità Tecnica: </w:t>
      </w:r>
    </w:p>
    <w:p w:rsidRPr="003B3DF2" w:rsidR="00AB61CB" w:rsidP="00842DA3" w:rsidRDefault="00AB61CB" w14:paraId="4CE9F6AB" w14:textId="620E512D">
      <w:pPr>
        <w:pStyle w:val="ListParagraph"/>
        <w:numPr>
          <w:ilvl w:val="1"/>
          <w:numId w:val="31"/>
        </w:numPr>
        <w:rPr>
          <w:rFonts w:asciiTheme="minorHAnsi" w:hAnsiTheme="minorHAnsi" w:cstheme="minorHAnsi"/>
        </w:rPr>
      </w:pPr>
      <w:r w:rsidRPr="00083A46">
        <w:rPr>
          <w:rFonts w:asciiTheme="minorHAnsi" w:hAnsiTheme="minorHAnsi" w:cstheme="minorHAnsi"/>
          <w:b/>
          <w:bCs/>
        </w:rPr>
        <w:t>DC.10</w:t>
      </w:r>
      <w:r w:rsidRPr="003B3DF2">
        <w:rPr>
          <w:rFonts w:asciiTheme="minorHAnsi" w:hAnsiTheme="minorHAnsi" w:cstheme="minorHAnsi"/>
        </w:rPr>
        <w:t xml:space="preserve"> – Il motore di calcolo deve essere configurabile.</w:t>
      </w:r>
    </w:p>
    <w:p w:rsidRPr="003B3DF2" w:rsidR="00AB61CB" w:rsidP="00842DA3" w:rsidRDefault="00AB61CB" w14:paraId="46A8CEAB" w14:textId="59FA7B05">
      <w:pPr>
        <w:pStyle w:val="ListParagraph"/>
        <w:numPr>
          <w:ilvl w:val="1"/>
          <w:numId w:val="31"/>
        </w:numPr>
        <w:rPr>
          <w:rFonts w:asciiTheme="minorHAnsi" w:hAnsiTheme="minorHAnsi" w:cstheme="minorHAnsi"/>
        </w:rPr>
      </w:pPr>
      <w:r w:rsidRPr="00083A46">
        <w:rPr>
          <w:rFonts w:asciiTheme="minorHAnsi" w:hAnsiTheme="minorHAnsi" w:cstheme="minorHAnsi"/>
          <w:b/>
          <w:bCs/>
        </w:rPr>
        <w:t>DC.11</w:t>
      </w:r>
      <w:r w:rsidRPr="003B3DF2">
        <w:rPr>
          <w:rFonts w:asciiTheme="minorHAnsi" w:hAnsiTheme="minorHAnsi" w:cstheme="minorHAnsi"/>
        </w:rPr>
        <w:t xml:space="preserve"> – Il sistema deve tracciare tutte le operazioni in modalità immutabile</w:t>
      </w:r>
    </w:p>
    <w:p w:rsidRPr="003B3DF2" w:rsidR="003664BC" w:rsidP="00842DA3" w:rsidRDefault="00AB61CB" w14:paraId="6CAD6DB9" w14:textId="4C209CE0">
      <w:pPr>
        <w:pStyle w:val="ListParagraph"/>
        <w:numPr>
          <w:ilvl w:val="1"/>
          <w:numId w:val="31"/>
        </w:numPr>
        <w:rPr>
          <w:rFonts w:asciiTheme="minorHAnsi" w:hAnsiTheme="minorHAnsi" w:cstheme="minorHAnsi"/>
        </w:rPr>
      </w:pPr>
      <w:r w:rsidRPr="00083A46">
        <w:rPr>
          <w:rFonts w:asciiTheme="minorHAnsi" w:hAnsiTheme="minorHAnsi" w:cstheme="minorHAnsi"/>
          <w:b/>
          <w:bCs/>
        </w:rPr>
        <w:t>DC.12</w:t>
      </w:r>
      <w:r w:rsidRPr="003B3DF2">
        <w:rPr>
          <w:rFonts w:asciiTheme="minorHAnsi" w:hAnsiTheme="minorHAnsi" w:cstheme="minorHAnsi"/>
        </w:rPr>
        <w:t xml:space="preserve"> – Il sistema deve utilizzare servizi esistenti ove possibile</w:t>
      </w:r>
    </w:p>
    <w:p w:rsidRPr="00183678" w:rsidR="00322A7D" w:rsidP="00322A7D" w:rsidRDefault="00322A7D" w14:paraId="7E0F1B10" w14:textId="2BE4340C">
      <w:pPr>
        <w:pStyle w:val="Caption"/>
        <w:rPr>
          <w:rFonts w:asciiTheme="minorHAnsi" w:hAnsiTheme="minorHAnsi" w:cstheme="minorHAnsi"/>
        </w:rPr>
      </w:pPr>
      <w:r w:rsidRPr="001F6C66">
        <w:rPr>
          <w:rFonts w:asciiTheme="minorHAnsi" w:hAnsiTheme="minorHAnsi" w:cstheme="minorHAnsi"/>
        </w:rPr>
        <w:br w:type="page"/>
      </w:r>
    </w:p>
    <w:p w:rsidRPr="00183678" w:rsidR="0074097C" w:rsidP="00C208C3" w:rsidRDefault="00E42C26" w14:paraId="11421495" w14:textId="77777777">
      <w:pPr>
        <w:pStyle w:val="Heading1"/>
        <w:ind w:left="450" w:hanging="360"/>
        <w:rPr>
          <w:rFonts w:asciiTheme="minorHAnsi" w:hAnsiTheme="minorHAnsi" w:cstheme="minorHAnsi"/>
        </w:rPr>
      </w:pPr>
      <w:bookmarkStart w:name="_Toc222417248" w:id="18"/>
      <w:r>
        <w:rPr>
          <w:rFonts w:asciiTheme="minorHAnsi" w:hAnsiTheme="minorHAnsi" w:cstheme="minorHAnsi"/>
        </w:rPr>
        <w:t>Ambienti e Strumenti</w:t>
      </w:r>
      <w:bookmarkEnd w:id="18"/>
    </w:p>
    <w:p w:rsidR="007D05B8" w:rsidP="0074097C" w:rsidRDefault="007D05B8" w14:paraId="1F2F6158" w14:textId="77B61F78">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Di seguito sono definiti gli strumenti e gli ambienti in cui è stata realizzata la soluzione applicativa.</w:t>
      </w:r>
    </w:p>
    <w:p w:rsidRPr="004416A3" w:rsidR="00EB2B11" w:rsidP="00EB2B11" w:rsidRDefault="00EB2B11" w14:paraId="7A388897" w14:textId="77777777">
      <w:pPr>
        <w:pStyle w:val="Heading2"/>
        <w:tabs>
          <w:tab w:val="num" w:pos="851"/>
        </w:tabs>
        <w:ind w:left="851" w:hanging="567"/>
        <w:rPr>
          <w:rFonts w:asciiTheme="minorHAnsi" w:hAnsiTheme="minorHAnsi" w:cstheme="minorBidi"/>
        </w:rPr>
      </w:pPr>
      <w:bookmarkStart w:name="_Toc222417249" w:id="19"/>
      <w:bookmarkStart w:name="_Hlk138441671" w:id="20"/>
      <w:r w:rsidRPr="004416A3">
        <w:rPr>
          <w:rFonts w:asciiTheme="minorHAnsi" w:hAnsiTheme="minorHAnsi" w:cstheme="minorBidi"/>
        </w:rPr>
        <w:t xml:space="preserve">Caratteristiche della Funzione </w:t>
      </w:r>
      <w:r>
        <w:rPr>
          <w:rFonts w:asciiTheme="minorHAnsi" w:hAnsiTheme="minorHAnsi" w:cstheme="minorBidi"/>
        </w:rPr>
        <w:t>IAM</w:t>
      </w:r>
      <w:bookmarkEnd w:id="19"/>
    </w:p>
    <w:p w:rsidR="00D74D70" w:rsidP="008C4E70" w:rsidRDefault="00BF60F9" w14:paraId="25B89569" w14:textId="77777777">
      <w:pPr>
        <w:pStyle w:val="NormalWeb"/>
        <w:rPr>
          <w:rFonts w:asciiTheme="minorHAnsi" w:hAnsiTheme="minorHAnsi" w:cstheme="minorHAnsi"/>
        </w:rPr>
      </w:pPr>
      <w:r>
        <w:rPr>
          <w:rFonts w:asciiTheme="minorHAnsi" w:hAnsiTheme="minorHAnsi" w:cstheme="minorHAnsi"/>
        </w:rPr>
        <w:t>Nel</w:t>
      </w:r>
      <w:r w:rsidR="00636986">
        <w:rPr>
          <w:rFonts w:asciiTheme="minorHAnsi" w:hAnsiTheme="minorHAnsi" w:cstheme="minorHAnsi"/>
        </w:rPr>
        <w:t xml:space="preserve"> hub “Gestione Patente a Crediti”</w:t>
      </w:r>
      <w:r w:rsidR="00D74D70">
        <w:rPr>
          <w:rFonts w:asciiTheme="minorHAnsi" w:hAnsiTheme="minorHAnsi" w:cstheme="minorHAnsi"/>
        </w:rPr>
        <w:t xml:space="preserve"> saranno disponibili le seguenti funzioni:</w:t>
      </w:r>
    </w:p>
    <w:p w:rsidRPr="008C4E70" w:rsidR="008C4E70" w:rsidP="00842DA3" w:rsidRDefault="008C4E70" w14:paraId="155019CC" w14:textId="4D648E6C">
      <w:pPr>
        <w:pStyle w:val="NormalWeb"/>
        <w:numPr>
          <w:ilvl w:val="0"/>
          <w:numId w:val="43"/>
        </w:numPr>
        <w:rPr>
          <w:rFonts w:asciiTheme="minorHAnsi" w:hAnsiTheme="minorHAnsi" w:cstheme="minorHAnsi"/>
        </w:rPr>
      </w:pPr>
      <w:r w:rsidRPr="008C4E70">
        <w:rPr>
          <w:rFonts w:asciiTheme="minorHAnsi" w:hAnsiTheme="minorHAnsi" w:cstheme="minorHAnsi"/>
        </w:rPr>
        <w:t>Decurtazione: (voce menù unica)</w:t>
      </w:r>
    </w:p>
    <w:p w:rsidR="00D74D70" w:rsidP="00842DA3" w:rsidRDefault="008C4E70" w14:paraId="306F633F" w14:textId="77777777">
      <w:pPr>
        <w:pStyle w:val="NormalWeb"/>
        <w:numPr>
          <w:ilvl w:val="1"/>
          <w:numId w:val="43"/>
        </w:numPr>
        <w:rPr>
          <w:rFonts w:asciiTheme="minorHAnsi" w:hAnsiTheme="minorHAnsi" w:cstheme="minorHAnsi"/>
        </w:rPr>
      </w:pPr>
      <w:r w:rsidRPr="008C4E70">
        <w:rPr>
          <w:rFonts w:asciiTheme="minorHAnsi" w:hAnsiTheme="minorHAnsi" w:cstheme="minorHAnsi"/>
        </w:rPr>
        <w:t>decurtazione_visualizzazione</w:t>
      </w:r>
    </w:p>
    <w:p w:rsidR="00CE6B2F" w:rsidP="00842DA3" w:rsidRDefault="008C4E70" w14:paraId="480CACC5" w14:textId="5B9A8314">
      <w:pPr>
        <w:pStyle w:val="NormalWeb"/>
        <w:numPr>
          <w:ilvl w:val="1"/>
          <w:numId w:val="43"/>
        </w:numPr>
        <w:rPr>
          <w:rFonts w:asciiTheme="minorHAnsi" w:hAnsiTheme="minorHAnsi" w:cstheme="minorHAnsi"/>
        </w:rPr>
      </w:pPr>
      <w:r w:rsidRPr="008C4E70">
        <w:rPr>
          <w:rFonts w:asciiTheme="minorHAnsi" w:hAnsiTheme="minorHAnsi" w:cstheme="minorHAnsi"/>
        </w:rPr>
        <w:t>decurtazione_inserimento</w:t>
      </w:r>
    </w:p>
    <w:p w:rsidR="00CE6B2F" w:rsidP="00842DA3" w:rsidRDefault="008C4E70" w14:paraId="27A3AAEE" w14:textId="77777777">
      <w:pPr>
        <w:pStyle w:val="NormalWeb"/>
        <w:numPr>
          <w:ilvl w:val="1"/>
          <w:numId w:val="43"/>
        </w:numPr>
        <w:rPr>
          <w:rFonts w:asciiTheme="minorHAnsi" w:hAnsiTheme="minorHAnsi" w:cstheme="minorHAnsi"/>
        </w:rPr>
      </w:pPr>
      <w:r w:rsidRPr="008C4E70">
        <w:rPr>
          <w:rFonts w:asciiTheme="minorHAnsi" w:hAnsiTheme="minorHAnsi" w:cstheme="minorHAnsi"/>
        </w:rPr>
        <w:t>decurtazione_annullamento_nazionale</w:t>
      </w:r>
    </w:p>
    <w:p w:rsidRPr="008C4E70" w:rsidR="008C4E70" w:rsidP="00842DA3" w:rsidRDefault="008C4E70" w14:paraId="6EFE554B" w14:textId="43C382F4">
      <w:pPr>
        <w:pStyle w:val="NormalWeb"/>
        <w:numPr>
          <w:ilvl w:val="1"/>
          <w:numId w:val="43"/>
        </w:numPr>
        <w:rPr>
          <w:rFonts w:asciiTheme="minorHAnsi" w:hAnsiTheme="minorHAnsi" w:cstheme="minorHAnsi"/>
        </w:rPr>
      </w:pPr>
      <w:r w:rsidRPr="008C4E70">
        <w:rPr>
          <w:rFonts w:asciiTheme="minorHAnsi" w:hAnsiTheme="minorHAnsi" w:cstheme="minorHAnsi"/>
        </w:rPr>
        <w:t>decurtazione_annullamento_territoriale (</w:t>
      </w:r>
      <w:r w:rsidR="002B14D1">
        <w:rPr>
          <w:rFonts w:asciiTheme="minorHAnsi" w:hAnsiTheme="minorHAnsi" w:cstheme="minorHAnsi"/>
        </w:rPr>
        <w:t xml:space="preserve">utenti </w:t>
      </w:r>
      <w:r w:rsidRPr="008C4E70">
        <w:rPr>
          <w:rFonts w:asciiTheme="minorHAnsi" w:hAnsiTheme="minorHAnsi" w:cstheme="minorHAnsi"/>
        </w:rPr>
        <w:t>target)</w:t>
      </w:r>
    </w:p>
    <w:p w:rsidRPr="008C4E70" w:rsidR="008C4E70" w:rsidP="00842DA3" w:rsidRDefault="008C4E70" w14:paraId="7F7755A1" w14:textId="2643C4D1">
      <w:pPr>
        <w:pStyle w:val="NormalWeb"/>
        <w:numPr>
          <w:ilvl w:val="0"/>
          <w:numId w:val="43"/>
        </w:numPr>
        <w:rPr>
          <w:rFonts w:asciiTheme="minorHAnsi" w:hAnsiTheme="minorHAnsi" w:cstheme="minorHAnsi"/>
        </w:rPr>
      </w:pPr>
      <w:r w:rsidRPr="008C4E70">
        <w:rPr>
          <w:rFonts w:asciiTheme="minorHAnsi" w:hAnsiTheme="minorHAnsi" w:cstheme="minorHAnsi"/>
        </w:rPr>
        <w:t>Recupero: (voce menù unica)</w:t>
      </w:r>
    </w:p>
    <w:p w:rsidR="00CE6B2F" w:rsidP="00842DA3" w:rsidRDefault="008C4E70" w14:paraId="3534423C" w14:textId="77777777">
      <w:pPr>
        <w:pStyle w:val="NormalWeb"/>
        <w:numPr>
          <w:ilvl w:val="1"/>
          <w:numId w:val="43"/>
        </w:numPr>
        <w:rPr>
          <w:rFonts w:asciiTheme="minorHAnsi" w:hAnsiTheme="minorHAnsi" w:cstheme="minorHAnsi"/>
        </w:rPr>
      </w:pPr>
      <w:r w:rsidRPr="008C4E70">
        <w:rPr>
          <w:rFonts w:asciiTheme="minorHAnsi" w:hAnsiTheme="minorHAnsi" w:cstheme="minorHAnsi"/>
        </w:rPr>
        <w:t>recupero_visualizzazione</w:t>
      </w:r>
    </w:p>
    <w:p w:rsidR="00CE6B2F" w:rsidP="00842DA3" w:rsidRDefault="008C4E70" w14:paraId="7794E33B" w14:textId="77777777">
      <w:pPr>
        <w:pStyle w:val="NormalWeb"/>
        <w:numPr>
          <w:ilvl w:val="1"/>
          <w:numId w:val="43"/>
        </w:numPr>
        <w:rPr>
          <w:rFonts w:asciiTheme="minorHAnsi" w:hAnsiTheme="minorHAnsi" w:cstheme="minorHAnsi"/>
        </w:rPr>
      </w:pPr>
      <w:r w:rsidRPr="008C4E70">
        <w:rPr>
          <w:rFonts w:asciiTheme="minorHAnsi" w:hAnsiTheme="minorHAnsi" w:cstheme="minorHAnsi"/>
        </w:rPr>
        <w:t>recupero_inserimento</w:t>
      </w:r>
    </w:p>
    <w:p w:rsidR="00CE6B2F" w:rsidP="00842DA3" w:rsidRDefault="008C4E70" w14:paraId="439BBCAD" w14:textId="77777777">
      <w:pPr>
        <w:pStyle w:val="NormalWeb"/>
        <w:numPr>
          <w:ilvl w:val="1"/>
          <w:numId w:val="43"/>
        </w:numPr>
        <w:rPr>
          <w:rFonts w:asciiTheme="minorHAnsi" w:hAnsiTheme="minorHAnsi" w:cstheme="minorHAnsi"/>
        </w:rPr>
      </w:pPr>
      <w:r w:rsidRPr="008C4E70">
        <w:rPr>
          <w:rFonts w:asciiTheme="minorHAnsi" w:hAnsiTheme="minorHAnsi" w:cstheme="minorHAnsi"/>
        </w:rPr>
        <w:t>recupero_annullamento_nazionale</w:t>
      </w:r>
    </w:p>
    <w:p w:rsidRPr="008C4E70" w:rsidR="008C4E70" w:rsidP="00842DA3" w:rsidRDefault="008C4E70" w14:paraId="12B741FC" w14:textId="7FA5831C">
      <w:pPr>
        <w:pStyle w:val="NormalWeb"/>
        <w:numPr>
          <w:ilvl w:val="1"/>
          <w:numId w:val="43"/>
        </w:numPr>
        <w:rPr>
          <w:rFonts w:asciiTheme="minorHAnsi" w:hAnsiTheme="minorHAnsi" w:cstheme="minorHAnsi"/>
        </w:rPr>
      </w:pPr>
      <w:r w:rsidRPr="008C4E70">
        <w:rPr>
          <w:rFonts w:asciiTheme="minorHAnsi" w:hAnsiTheme="minorHAnsi" w:cstheme="minorHAnsi"/>
        </w:rPr>
        <w:t>recupero_annullamento_territoriale (</w:t>
      </w:r>
      <w:r w:rsidR="002B14D1">
        <w:rPr>
          <w:rFonts w:asciiTheme="minorHAnsi" w:hAnsiTheme="minorHAnsi" w:cstheme="minorHAnsi"/>
        </w:rPr>
        <w:t xml:space="preserve">utenti </w:t>
      </w:r>
      <w:r w:rsidRPr="008C4E70">
        <w:rPr>
          <w:rFonts w:asciiTheme="minorHAnsi" w:hAnsiTheme="minorHAnsi" w:cstheme="minorHAnsi"/>
        </w:rPr>
        <w:t>target)</w:t>
      </w:r>
    </w:p>
    <w:p w:rsidR="00CE6B2F" w:rsidP="00842DA3" w:rsidRDefault="0076638B" w14:paraId="51072225" w14:textId="77777777">
      <w:pPr>
        <w:pStyle w:val="NormalWeb"/>
        <w:numPr>
          <w:ilvl w:val="0"/>
          <w:numId w:val="43"/>
        </w:numPr>
        <w:rPr>
          <w:rFonts w:asciiTheme="minorHAnsi" w:hAnsiTheme="minorHAnsi" w:cstheme="minorHAnsi"/>
        </w:rPr>
      </w:pPr>
      <w:r w:rsidRPr="008C4E70">
        <w:rPr>
          <w:rFonts w:asciiTheme="minorHAnsi" w:hAnsiTheme="minorHAnsi" w:cstheme="minorHAnsi"/>
        </w:rPr>
        <w:t>Verifica Patente</w:t>
      </w:r>
      <w:r w:rsidRPr="008C4E70" w:rsidR="008C4E70">
        <w:rPr>
          <w:rFonts w:asciiTheme="minorHAnsi" w:hAnsiTheme="minorHAnsi" w:cstheme="minorHAnsi"/>
        </w:rPr>
        <w:t>: </w:t>
      </w:r>
    </w:p>
    <w:p w:rsidRPr="008C4E70" w:rsidR="008C4E70" w:rsidP="00842DA3" w:rsidRDefault="008C4E70" w14:paraId="16C91682" w14:textId="09B71E03">
      <w:pPr>
        <w:pStyle w:val="NormalWeb"/>
        <w:numPr>
          <w:ilvl w:val="1"/>
          <w:numId w:val="43"/>
        </w:numPr>
        <w:rPr>
          <w:rFonts w:asciiTheme="minorHAnsi" w:hAnsiTheme="minorHAnsi" w:cstheme="minorHAnsi"/>
        </w:rPr>
      </w:pPr>
      <w:r w:rsidRPr="008C4E70">
        <w:rPr>
          <w:rFonts w:asciiTheme="minorHAnsi" w:hAnsiTheme="minorHAnsi" w:cstheme="minorHAnsi"/>
        </w:rPr>
        <w:t>gestione_patente.visualizzazione</w:t>
      </w:r>
    </w:p>
    <w:p w:rsidRPr="006823CA" w:rsidR="00EB2B11" w:rsidP="00EB2B11" w:rsidRDefault="00EB2B11" w14:paraId="40BF3C99" w14:textId="77777777">
      <w:pPr>
        <w:pStyle w:val="Heading2"/>
        <w:rPr>
          <w:rFonts w:asciiTheme="minorHAnsi" w:hAnsiTheme="minorHAnsi" w:cstheme="minorHAnsi"/>
        </w:rPr>
      </w:pPr>
      <w:bookmarkStart w:name="_Toc222417250" w:id="21"/>
      <w:r w:rsidRPr="006823CA">
        <w:rPr>
          <w:rFonts w:asciiTheme="minorHAnsi" w:hAnsiTheme="minorHAnsi" w:cstheme="minorHAnsi"/>
        </w:rPr>
        <w:t>Caratteristiche della Card</w:t>
      </w:r>
      <w:bookmarkEnd w:id="21"/>
    </w:p>
    <w:p w:rsidRPr="001E6D2A" w:rsidR="00EB2B11" w:rsidP="00EB2B11" w:rsidRDefault="00EB2B11" w14:paraId="03848B2F" w14:textId="77777777">
      <w:pPr>
        <w:pStyle w:val="ListParagraph"/>
        <w:numPr>
          <w:ilvl w:val="0"/>
          <w:numId w:val="0"/>
        </w:numPr>
        <w:jc w:val="both"/>
        <w:rPr>
          <w:rFonts w:asciiTheme="minorHAnsi" w:hAnsiTheme="minorHAnsi" w:cstheme="minorBidi"/>
        </w:rPr>
      </w:pPr>
    </w:p>
    <w:p w:rsidRPr="0007228B" w:rsidR="0007228B" w:rsidP="0007228B" w:rsidRDefault="00B82A4E" w14:paraId="767C60C1" w14:textId="77777777">
      <w:pPr>
        <w:pStyle w:val="Heading2"/>
        <w:tabs>
          <w:tab w:val="num" w:pos="851"/>
        </w:tabs>
        <w:ind w:left="851" w:hanging="567"/>
        <w:rPr>
          <w:rFonts w:asciiTheme="minorHAnsi" w:hAnsiTheme="minorHAnsi" w:cstheme="minorHAnsi"/>
        </w:rPr>
      </w:pPr>
      <w:bookmarkStart w:name="_Toc222417251" w:id="22"/>
      <w:r w:rsidRPr="0007228B">
        <w:rPr>
          <w:rFonts w:asciiTheme="minorHAnsi" w:hAnsiTheme="minorHAnsi" w:cstheme="minorHAnsi"/>
        </w:rPr>
        <w:t>D</w:t>
      </w:r>
      <w:r>
        <w:rPr>
          <w:rFonts w:asciiTheme="minorHAnsi" w:hAnsiTheme="minorHAnsi" w:cstheme="minorHAnsi"/>
        </w:rPr>
        <w:t>atab</w:t>
      </w:r>
      <w:r w:rsidR="004B75A4">
        <w:rPr>
          <w:rFonts w:asciiTheme="minorHAnsi" w:hAnsiTheme="minorHAnsi" w:cstheme="minorHAnsi"/>
        </w:rPr>
        <w:t>a</w:t>
      </w:r>
      <w:r>
        <w:rPr>
          <w:rFonts w:asciiTheme="minorHAnsi" w:hAnsiTheme="minorHAnsi" w:cstheme="minorHAnsi"/>
        </w:rPr>
        <w:t>se</w:t>
      </w:r>
      <w:bookmarkEnd w:id="22"/>
    </w:p>
    <w:p w:rsidR="0007228B" w:rsidP="0007228B" w:rsidRDefault="0007228B" w14:paraId="1C98D3F6" w14:textId="0CEE6EA7">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Di seguito l’elenco dei database coinvolti.</w:t>
      </w:r>
      <w:r w:rsidR="00BB3AE5">
        <w:rPr>
          <w:rFonts w:eastAsia="Calibri" w:asciiTheme="minorHAnsi" w:hAnsiTheme="minorHAnsi" w:cstheme="minorHAnsi"/>
          <w:noProof/>
          <w:szCs w:val="20"/>
          <w:lang w:eastAsia="en-US"/>
        </w:rPr>
        <w:t xml:space="preserve"> </w:t>
      </w:r>
    </w:p>
    <w:bookmarkEnd w:id="20"/>
    <w:p w:rsidR="0007228B" w:rsidP="0007228B" w:rsidRDefault="0007228B" w14:paraId="2E0843FC" w14:textId="77777777">
      <w:pPr>
        <w:rPr>
          <w:rFonts w:asciiTheme="minorHAnsi" w:hAnsiTheme="minorHAnsi" w:cstheme="minorHAnsi"/>
        </w:rPr>
      </w:pPr>
    </w:p>
    <w:tbl>
      <w:tblPr>
        <w:tblW w:w="9634" w:type="dxa"/>
        <w:tblCellMar>
          <w:left w:w="0" w:type="dxa"/>
          <w:right w:w="0" w:type="dxa"/>
        </w:tblCellMar>
        <w:tblLook w:val="04A0" w:firstRow="1" w:lastRow="0" w:firstColumn="1" w:lastColumn="0" w:noHBand="0" w:noVBand="1"/>
      </w:tblPr>
      <w:tblGrid>
        <w:gridCol w:w="2689"/>
        <w:gridCol w:w="6945"/>
      </w:tblGrid>
      <w:tr w:rsidRPr="00AC6C8E" w:rsidR="00EA374D" w:rsidTr="009A369A" w14:paraId="6549D3AA" w14:textId="77777777">
        <w:trPr>
          <w:trHeight w:val="260"/>
        </w:trPr>
        <w:tc>
          <w:tcPr>
            <w:tcW w:w="2689" w:type="dxa"/>
            <w:tcBorders>
              <w:top w:val="single" w:color="auto" w:sz="4" w:space="0"/>
              <w:left w:val="single" w:color="auto" w:sz="4" w:space="0"/>
              <w:bottom w:val="single" w:color="auto" w:sz="4" w:space="0"/>
              <w:right w:val="single" w:color="auto" w:sz="4" w:space="0"/>
            </w:tcBorders>
            <w:shd w:val="clear" w:color="000000" w:fill="244062"/>
            <w:noWrap/>
            <w:vAlign w:val="bottom"/>
            <w:hideMark/>
          </w:tcPr>
          <w:p w:rsidRPr="009A369A" w:rsidR="0007228B" w:rsidP="009A369A" w:rsidRDefault="0007228B" w14:paraId="0E24D631" w14:textId="77777777">
            <w:pPr>
              <w:spacing w:before="60" w:after="60"/>
              <w:jc w:val="center"/>
              <w:rPr>
                <w:rFonts w:asciiTheme="minorHAnsi" w:hAnsiTheme="minorHAnsi" w:cstheme="minorHAnsi"/>
                <w:b/>
                <w:color w:val="FFFFFF" w:themeColor="background1"/>
                <w:sz w:val="22"/>
              </w:rPr>
            </w:pPr>
            <w:r w:rsidRPr="009A369A">
              <w:rPr>
                <w:rFonts w:asciiTheme="minorHAnsi" w:hAnsiTheme="minorHAnsi" w:cstheme="minorHAnsi"/>
                <w:b/>
                <w:color w:val="FFFFFF" w:themeColor="background1"/>
                <w:sz w:val="22"/>
              </w:rPr>
              <w:t>Tipo</w:t>
            </w:r>
          </w:p>
        </w:tc>
        <w:tc>
          <w:tcPr>
            <w:tcW w:w="6945" w:type="dxa"/>
            <w:tcBorders>
              <w:top w:val="single" w:color="auto" w:sz="4" w:space="0"/>
              <w:left w:val="nil"/>
              <w:bottom w:val="single" w:color="auto" w:sz="4" w:space="0"/>
              <w:right w:val="single" w:color="auto" w:sz="4" w:space="0"/>
            </w:tcBorders>
            <w:shd w:val="clear" w:color="000000" w:fill="244062"/>
            <w:noWrap/>
            <w:vAlign w:val="bottom"/>
            <w:hideMark/>
          </w:tcPr>
          <w:p w:rsidRPr="009A369A" w:rsidR="0007228B" w:rsidP="009A369A" w:rsidRDefault="0007228B" w14:paraId="3639DFC2" w14:textId="77777777">
            <w:pPr>
              <w:spacing w:before="60" w:after="60"/>
              <w:jc w:val="center"/>
              <w:rPr>
                <w:rFonts w:asciiTheme="minorHAnsi" w:hAnsiTheme="minorHAnsi" w:cstheme="minorHAnsi"/>
                <w:b/>
                <w:color w:val="FFFFFF" w:themeColor="background1"/>
                <w:sz w:val="22"/>
              </w:rPr>
            </w:pPr>
            <w:r w:rsidRPr="009A369A">
              <w:rPr>
                <w:rFonts w:asciiTheme="minorHAnsi" w:hAnsiTheme="minorHAnsi" w:cstheme="minorHAnsi"/>
                <w:b/>
                <w:color w:val="FFFFFF" w:themeColor="background1"/>
                <w:sz w:val="22"/>
              </w:rPr>
              <w:t>Parametri di connessione</w:t>
            </w:r>
          </w:p>
        </w:tc>
      </w:tr>
      <w:tr w:rsidRPr="00AC6C8E" w:rsidR="00EA374D" w:rsidTr="009A369A" w14:paraId="2DC3D7AB" w14:textId="77777777">
        <w:trPr>
          <w:trHeight w:val="260"/>
        </w:trPr>
        <w:tc>
          <w:tcPr>
            <w:tcW w:w="2689" w:type="dxa"/>
            <w:tcBorders>
              <w:top w:val="nil"/>
              <w:left w:val="single" w:color="auto" w:sz="4" w:space="0"/>
              <w:bottom w:val="single" w:color="auto" w:sz="4" w:space="0"/>
              <w:right w:val="single" w:color="auto" w:sz="4" w:space="0"/>
            </w:tcBorders>
            <w:noWrap/>
            <w:vAlign w:val="bottom"/>
          </w:tcPr>
          <w:p w:rsidRPr="009A369A" w:rsidR="0007228B" w:rsidP="009A369A" w:rsidRDefault="001717A0" w14:paraId="5C4A17D1" w14:textId="29957DFE">
            <w:pPr>
              <w:spacing w:before="60" w:after="60"/>
              <w:rPr>
                <w:rFonts w:asciiTheme="minorHAnsi" w:hAnsiTheme="minorHAnsi" w:cstheme="minorHAnsi"/>
                <w:color w:val="000000"/>
                <w:sz w:val="22"/>
              </w:rPr>
            </w:pPr>
            <w:r>
              <w:rPr>
                <w:rFonts w:asciiTheme="minorHAnsi" w:hAnsiTheme="minorHAnsi" w:cstheme="minorHAnsi"/>
                <w:color w:val="000000"/>
                <w:sz w:val="22"/>
              </w:rPr>
              <w:t>SqlServer</w:t>
            </w:r>
            <w:r w:rsidR="00FB25FC">
              <w:rPr>
                <w:rFonts w:asciiTheme="minorHAnsi" w:hAnsiTheme="minorHAnsi" w:cstheme="minorHAnsi"/>
                <w:color w:val="000000"/>
                <w:sz w:val="22"/>
              </w:rPr>
              <w:t xml:space="preserve"> (Produzione)</w:t>
            </w:r>
          </w:p>
        </w:tc>
        <w:tc>
          <w:tcPr>
            <w:tcW w:w="6945" w:type="dxa"/>
            <w:tcBorders>
              <w:top w:val="nil"/>
              <w:left w:val="nil"/>
              <w:bottom w:val="single" w:color="auto" w:sz="4" w:space="0"/>
              <w:right w:val="single" w:color="auto" w:sz="4" w:space="0"/>
            </w:tcBorders>
            <w:noWrap/>
            <w:vAlign w:val="bottom"/>
          </w:tcPr>
          <w:p w:rsidRPr="009A369A" w:rsidR="0007228B" w:rsidP="009A369A" w:rsidRDefault="00FB25FC" w14:paraId="5E59955C" w14:textId="46F44114">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Patente_a_Crediti</w:t>
            </w:r>
          </w:p>
        </w:tc>
      </w:tr>
      <w:tr w:rsidRPr="00AC6C8E" w:rsidR="00EA374D" w14:paraId="6AD52D9D" w14:textId="77777777">
        <w:trPr>
          <w:trHeight w:val="260"/>
        </w:trPr>
        <w:tc>
          <w:tcPr>
            <w:tcW w:w="2689" w:type="dxa"/>
            <w:tcBorders>
              <w:top w:val="nil"/>
              <w:left w:val="single" w:color="auto" w:sz="4" w:space="0"/>
              <w:bottom w:val="single" w:color="auto" w:sz="4" w:space="0"/>
              <w:right w:val="single" w:color="auto" w:sz="4" w:space="0"/>
            </w:tcBorders>
            <w:noWrap/>
            <w:vAlign w:val="bottom"/>
          </w:tcPr>
          <w:p w:rsidRPr="009A369A" w:rsidR="00FB25FC" w:rsidRDefault="00FB25FC" w14:paraId="76F221D5" w14:textId="606FC4BD">
            <w:pPr>
              <w:spacing w:before="60" w:after="60"/>
              <w:rPr>
                <w:rFonts w:asciiTheme="minorHAnsi" w:hAnsiTheme="minorHAnsi" w:cstheme="minorHAnsi"/>
                <w:color w:val="000000"/>
                <w:sz w:val="22"/>
              </w:rPr>
            </w:pPr>
            <w:r>
              <w:rPr>
                <w:rFonts w:asciiTheme="minorHAnsi" w:hAnsiTheme="minorHAnsi" w:cstheme="minorHAnsi"/>
                <w:color w:val="000000"/>
                <w:sz w:val="22"/>
              </w:rPr>
              <w:t>SqlServer (Collaudo)</w:t>
            </w:r>
          </w:p>
        </w:tc>
        <w:tc>
          <w:tcPr>
            <w:tcW w:w="6945" w:type="dxa"/>
            <w:tcBorders>
              <w:top w:val="nil"/>
              <w:left w:val="nil"/>
              <w:bottom w:val="single" w:color="auto" w:sz="4" w:space="0"/>
              <w:right w:val="single" w:color="auto" w:sz="4" w:space="0"/>
            </w:tcBorders>
            <w:noWrap/>
            <w:vAlign w:val="bottom"/>
          </w:tcPr>
          <w:p w:rsidRPr="009A369A" w:rsidR="00FB25FC" w:rsidRDefault="00FB25FC" w14:paraId="4208E8BB" w14:textId="7C4A3EE1">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Patente_a_Crediti_v2</w:t>
            </w:r>
          </w:p>
        </w:tc>
      </w:tr>
      <w:tr w:rsidRPr="00AC6C8E" w:rsidR="00EA374D" w14:paraId="04DC2249" w14:textId="77777777">
        <w:trPr>
          <w:trHeight w:val="260"/>
        </w:trPr>
        <w:tc>
          <w:tcPr>
            <w:tcW w:w="2689" w:type="dxa"/>
            <w:tcBorders>
              <w:top w:val="nil"/>
              <w:left w:val="single" w:color="auto" w:sz="4" w:space="0"/>
              <w:bottom w:val="single" w:color="auto" w:sz="4" w:space="0"/>
              <w:right w:val="single" w:color="auto" w:sz="4" w:space="0"/>
            </w:tcBorders>
            <w:noWrap/>
            <w:vAlign w:val="bottom"/>
          </w:tcPr>
          <w:p w:rsidRPr="009A369A" w:rsidR="00FB25FC" w:rsidRDefault="00FB25FC" w14:paraId="0F43DE84" w14:textId="66AD6513">
            <w:pPr>
              <w:spacing w:before="60" w:after="60"/>
              <w:rPr>
                <w:rFonts w:asciiTheme="minorHAnsi" w:hAnsiTheme="minorHAnsi" w:cstheme="minorHAnsi"/>
                <w:color w:val="000000"/>
                <w:sz w:val="22"/>
              </w:rPr>
            </w:pPr>
            <w:r>
              <w:rPr>
                <w:rFonts w:asciiTheme="minorHAnsi" w:hAnsiTheme="minorHAnsi" w:cstheme="minorHAnsi"/>
                <w:color w:val="000000"/>
                <w:sz w:val="22"/>
              </w:rPr>
              <w:t>SqlServer (Integrazione)</w:t>
            </w:r>
          </w:p>
        </w:tc>
        <w:tc>
          <w:tcPr>
            <w:tcW w:w="6945" w:type="dxa"/>
            <w:tcBorders>
              <w:top w:val="nil"/>
              <w:left w:val="nil"/>
              <w:bottom w:val="single" w:color="auto" w:sz="4" w:space="0"/>
              <w:right w:val="single" w:color="auto" w:sz="4" w:space="0"/>
            </w:tcBorders>
            <w:noWrap/>
            <w:vAlign w:val="bottom"/>
          </w:tcPr>
          <w:p w:rsidRPr="009A369A" w:rsidR="00FB25FC" w:rsidRDefault="00FB25FC" w14:paraId="39BC38CF" w14:textId="50AC6A1B">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Patente_a_Crediti_v2</w:t>
            </w:r>
          </w:p>
        </w:tc>
      </w:tr>
    </w:tbl>
    <w:p w:rsidRPr="00E819EF" w:rsidR="009A369A" w:rsidP="0074097C" w:rsidRDefault="009A369A" w14:paraId="4D67A515" w14:textId="77777777">
      <w:pPr>
        <w:rPr>
          <w:rFonts w:asciiTheme="minorHAnsi" w:hAnsiTheme="minorHAnsi" w:cstheme="minorHAnsi"/>
        </w:rPr>
      </w:pPr>
    </w:p>
    <w:p w:rsidRPr="00B82A4E" w:rsidR="00B82A4E" w:rsidP="00B82A4E" w:rsidRDefault="00F11B51" w14:paraId="27B98BCD" w14:textId="3507A990">
      <w:pPr>
        <w:pStyle w:val="Heading2"/>
        <w:tabs>
          <w:tab w:val="num" w:pos="851"/>
        </w:tabs>
        <w:ind w:left="851" w:hanging="567"/>
        <w:rPr>
          <w:rFonts w:asciiTheme="minorHAnsi" w:hAnsiTheme="minorHAnsi" w:cstheme="minorHAnsi"/>
        </w:rPr>
      </w:pPr>
      <w:bookmarkStart w:name="_Toc222417252" w:id="23"/>
      <w:r>
        <w:rPr>
          <w:rFonts w:asciiTheme="minorHAnsi" w:hAnsiTheme="minorHAnsi" w:cstheme="minorHAnsi"/>
        </w:rPr>
        <w:t>Progetto</w:t>
      </w:r>
      <w:r w:rsidR="007D05B8">
        <w:rPr>
          <w:rFonts w:asciiTheme="minorHAnsi" w:hAnsiTheme="minorHAnsi" w:cstheme="minorHAnsi"/>
        </w:rPr>
        <w:t xml:space="preserve"> DataStage</w:t>
      </w:r>
      <w:bookmarkEnd w:id="23"/>
    </w:p>
    <w:p w:rsidR="00B82A4E" w:rsidP="00B82A4E" w:rsidRDefault="000B681A" w14:paraId="14350ACC" w14:textId="0FC1C2CF">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Non è previsto l’utilizzo di DataStage</w:t>
      </w:r>
      <w:r w:rsidR="00FD4A5E">
        <w:rPr>
          <w:rFonts w:asciiTheme="minorHAnsi" w:hAnsiTheme="minorHAnsi" w:cstheme="minorHAnsi"/>
        </w:rPr>
        <w:t>.</w:t>
      </w:r>
    </w:p>
    <w:p w:rsidRPr="00EF0CC4" w:rsidR="00EF0CC4" w:rsidP="00EF0CC4" w:rsidRDefault="00EF0CC4" w14:paraId="64ADE14F" w14:textId="77777777">
      <w:pPr>
        <w:pStyle w:val="Heading2"/>
        <w:rPr>
          <w:rFonts w:asciiTheme="minorHAnsi" w:hAnsiTheme="minorHAnsi" w:cstheme="minorHAnsi"/>
        </w:rPr>
      </w:pPr>
      <w:bookmarkStart w:name="_Toc222417253" w:id="24"/>
      <w:r>
        <w:rPr>
          <w:rFonts w:asciiTheme="minorHAnsi" w:hAnsiTheme="minorHAnsi" w:cstheme="minorHAnsi"/>
        </w:rPr>
        <w:t>Progetto DevOps</w:t>
      </w:r>
      <w:bookmarkEnd w:id="24"/>
    </w:p>
    <w:p w:rsidRPr="00BE5DC2" w:rsidR="00BE5DC2" w:rsidP="00BE5DC2" w:rsidRDefault="00A41236" w14:paraId="60F2781D" w14:textId="77777777">
      <w:pPr>
        <w:rPr>
          <w:rFonts w:asciiTheme="minorHAnsi" w:hAnsiTheme="minorHAnsi" w:cstheme="minorHAnsi"/>
        </w:rPr>
      </w:pPr>
      <w:r>
        <w:rPr>
          <w:rFonts w:asciiTheme="minorHAnsi" w:hAnsiTheme="minorHAnsi" w:cstheme="minorHAnsi"/>
        </w:rPr>
        <w:t xml:space="preserve">Il progetto DevOps è </w:t>
      </w:r>
      <w:r w:rsidRPr="00BE5DC2" w:rsidR="00BE5DC2">
        <w:rPr>
          <w:rFonts w:asciiTheme="minorHAnsi" w:hAnsiTheme="minorHAnsi" w:cstheme="minorHAnsi"/>
        </w:rPr>
        <w:t>CROSS_patenteACrediti</w:t>
      </w:r>
    </w:p>
    <w:p w:rsidRPr="00BE5DC2" w:rsidR="00BE5DC2" w:rsidP="00842DA3" w:rsidRDefault="00BE5DC2" w14:paraId="50F6C979" w14:textId="77777777">
      <w:pPr>
        <w:numPr>
          <w:ilvl w:val="0"/>
          <w:numId w:val="46"/>
        </w:numPr>
        <w:rPr>
          <w:rFonts w:asciiTheme="minorHAnsi" w:hAnsiTheme="minorHAnsi" w:cstheme="minorHAnsi"/>
        </w:rPr>
      </w:pPr>
      <w:r w:rsidRPr="00BE5DC2">
        <w:rPr>
          <w:rFonts w:asciiTheme="minorHAnsi" w:hAnsiTheme="minorHAnsi" w:cstheme="minorHAnsi"/>
        </w:rPr>
        <w:t>CROSS-java-be_decurtazione-patente-crediti-api</w:t>
      </w:r>
    </w:p>
    <w:p w:rsidRPr="006C2FB7" w:rsidR="00BE5DC2" w:rsidP="00842DA3" w:rsidRDefault="00BE5DC2" w14:paraId="269C181A" w14:textId="559CABC2">
      <w:pPr>
        <w:numPr>
          <w:ilvl w:val="0"/>
          <w:numId w:val="46"/>
        </w:numPr>
        <w:rPr>
          <w:rFonts w:asciiTheme="minorHAnsi" w:hAnsiTheme="minorHAnsi" w:cstheme="minorHAnsi"/>
        </w:rPr>
      </w:pPr>
      <w:r w:rsidRPr="006C2FB7">
        <w:rPr>
          <w:rFonts w:asciiTheme="minorHAnsi" w:hAnsiTheme="minorHAnsi" w:cstheme="minorHAnsi"/>
        </w:rPr>
        <w:t>C</w:t>
      </w:r>
      <w:r w:rsidRPr="006C2FB7" w:rsidR="006C2FB7">
        <w:rPr>
          <w:rFonts w:asciiTheme="minorHAnsi" w:hAnsiTheme="minorHAnsi" w:cstheme="minorHAnsi"/>
        </w:rPr>
        <w:t>R</w:t>
      </w:r>
      <w:r w:rsidRPr="006C2FB7">
        <w:rPr>
          <w:rFonts w:asciiTheme="minorHAnsi" w:hAnsiTheme="minorHAnsi" w:cstheme="minorHAnsi"/>
        </w:rPr>
        <w:t>OSS-java-be_recupero-patente-crediti-api</w:t>
      </w:r>
    </w:p>
    <w:p w:rsidRPr="008B402A" w:rsidR="008B402A" w:rsidP="008B402A" w:rsidRDefault="008B402A" w14:paraId="08B245FF" w14:textId="6102D212">
      <w:pPr>
        <w:pStyle w:val="Heading2"/>
        <w:rPr>
          <w:rFonts w:asciiTheme="minorHAnsi" w:hAnsiTheme="minorHAnsi" w:cstheme="minorHAnsi"/>
        </w:rPr>
      </w:pPr>
      <w:bookmarkStart w:name="_Toc222417254" w:id="25"/>
      <w:r>
        <w:rPr>
          <w:rFonts w:asciiTheme="minorHAnsi" w:hAnsiTheme="minorHAnsi" w:cstheme="minorHAnsi"/>
        </w:rPr>
        <w:t>Ambiente Power BI</w:t>
      </w:r>
      <w:bookmarkEnd w:id="25"/>
    </w:p>
    <w:p w:rsidR="00485225" w:rsidP="00485225" w:rsidRDefault="00485225" w14:paraId="2B4A042D" w14:textId="2FF04877">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Non è previsto l’utilizzo di PowerBI.</w:t>
      </w:r>
    </w:p>
    <w:p w:rsidR="004E7D02" w:rsidP="00DA6006" w:rsidRDefault="004E7D02" w14:paraId="5C49796A" w14:textId="7988F105">
      <w:pPr>
        <w:pStyle w:val="Heading2"/>
        <w:tabs>
          <w:tab w:val="clear" w:pos="1003"/>
          <w:tab w:val="num" w:pos="851"/>
        </w:tabs>
        <w:rPr>
          <w:rFonts w:asciiTheme="minorHAnsi" w:hAnsiTheme="minorHAnsi" w:cstheme="minorHAnsi"/>
        </w:rPr>
      </w:pPr>
      <w:bookmarkStart w:name="_Toc222417255" w:id="26"/>
      <w:r>
        <w:rPr>
          <w:rFonts w:asciiTheme="minorHAnsi" w:hAnsiTheme="minorHAnsi" w:cstheme="minorHAnsi"/>
        </w:rPr>
        <w:t>Configurazioni di sistema</w:t>
      </w:r>
      <w:bookmarkEnd w:id="26"/>
    </w:p>
    <w:p w:rsidRPr="008815D2" w:rsidR="004E7D02" w:rsidP="004E7D02" w:rsidRDefault="008815D2" w14:paraId="5020F481" w14:textId="2BFF893C">
      <w:pPr>
        <w:rPr>
          <w:rFonts w:eastAsia="Calibri" w:asciiTheme="minorHAnsi" w:hAnsiTheme="minorHAnsi" w:cstheme="minorHAnsi"/>
          <w:noProof/>
          <w:szCs w:val="20"/>
          <w:lang w:eastAsia="en-US"/>
        </w:rPr>
      </w:pPr>
      <w:r w:rsidRPr="008815D2">
        <w:rPr>
          <w:rFonts w:eastAsia="Calibri" w:asciiTheme="minorHAnsi" w:hAnsiTheme="minorHAnsi" w:cstheme="minorHAnsi"/>
          <w:noProof/>
          <w:szCs w:val="20"/>
          <w:lang w:eastAsia="en-US"/>
        </w:rPr>
        <w:t xml:space="preserve">Di seguito, sono elencate le </w:t>
      </w:r>
      <w:r w:rsidR="002C627F">
        <w:rPr>
          <w:rFonts w:eastAsia="Calibri" w:asciiTheme="minorHAnsi" w:hAnsiTheme="minorHAnsi" w:cstheme="minorHAnsi"/>
          <w:noProof/>
          <w:szCs w:val="20"/>
          <w:lang w:eastAsia="en-US"/>
        </w:rPr>
        <w:t xml:space="preserve">nuove </w:t>
      </w:r>
      <w:r w:rsidRPr="008815D2">
        <w:rPr>
          <w:rFonts w:eastAsia="Calibri" w:asciiTheme="minorHAnsi" w:hAnsiTheme="minorHAnsi" w:cstheme="minorHAnsi"/>
          <w:noProof/>
          <w:szCs w:val="20"/>
          <w:lang w:eastAsia="en-US"/>
        </w:rPr>
        <w:t>configurazioni necessarie per i componenti interessati dall’intervento.</w:t>
      </w:r>
    </w:p>
    <w:p w:rsidRPr="008815D2" w:rsidR="008815D2" w:rsidP="004E7D02" w:rsidRDefault="008815D2" w14:paraId="6231AE09" w14:textId="5E4805AD">
      <w:pPr>
        <w:rPr>
          <w:rFonts w:eastAsia="Calibri" w:asciiTheme="minorHAnsi" w:hAnsiTheme="minorHAnsi" w:cstheme="minorHAnsi"/>
          <w:noProof/>
          <w:szCs w:val="20"/>
          <w:lang w:eastAsia="en-US"/>
        </w:rPr>
      </w:pPr>
      <w:r w:rsidRPr="008815D2">
        <w:rPr>
          <w:rFonts w:eastAsia="Calibri" w:asciiTheme="minorHAnsi" w:hAnsiTheme="minorHAnsi" w:cstheme="minorHAnsi"/>
          <w:noProof/>
          <w:szCs w:val="20"/>
          <w:lang w:eastAsia="en-US"/>
        </w:rPr>
        <w:t>Decurtazione Patente A Crediti</w:t>
      </w:r>
    </w:p>
    <w:tbl>
      <w:tblPr>
        <w:tblW w:w="9634" w:type="dxa"/>
        <w:tblCellMar>
          <w:left w:w="0" w:type="dxa"/>
          <w:right w:w="0" w:type="dxa"/>
        </w:tblCellMar>
        <w:tblLook w:val="04A0" w:firstRow="1" w:lastRow="0" w:firstColumn="1" w:lastColumn="0" w:noHBand="0" w:noVBand="1"/>
      </w:tblPr>
      <w:tblGrid>
        <w:gridCol w:w="3114"/>
        <w:gridCol w:w="6520"/>
      </w:tblGrid>
      <w:tr w:rsidRPr="00AC6C8E" w:rsidR="008815D2" w:rsidTr="00B82101" w14:paraId="28A85BA8" w14:textId="77777777">
        <w:trPr>
          <w:trHeight w:val="260"/>
        </w:trPr>
        <w:tc>
          <w:tcPr>
            <w:tcW w:w="3114" w:type="dxa"/>
            <w:tcBorders>
              <w:top w:val="single" w:color="auto" w:sz="4" w:space="0"/>
              <w:left w:val="single" w:color="auto" w:sz="4" w:space="0"/>
              <w:bottom w:val="single" w:color="auto" w:sz="4" w:space="0"/>
              <w:right w:val="single" w:color="auto" w:sz="4" w:space="0"/>
            </w:tcBorders>
            <w:shd w:val="clear" w:color="000000" w:fill="244062"/>
            <w:noWrap/>
            <w:vAlign w:val="bottom"/>
            <w:hideMark/>
          </w:tcPr>
          <w:p w:rsidRPr="009A369A" w:rsidR="008815D2" w:rsidRDefault="00045FB8" w14:paraId="7438B31C" w14:textId="15007DD6">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Environment Variable</w:t>
            </w:r>
          </w:p>
        </w:tc>
        <w:tc>
          <w:tcPr>
            <w:tcW w:w="6520" w:type="dxa"/>
            <w:tcBorders>
              <w:top w:val="single" w:color="auto" w:sz="4" w:space="0"/>
              <w:left w:val="nil"/>
              <w:bottom w:val="single" w:color="auto" w:sz="4" w:space="0"/>
              <w:right w:val="single" w:color="auto" w:sz="4" w:space="0"/>
            </w:tcBorders>
            <w:shd w:val="clear" w:color="000000" w:fill="244062"/>
            <w:noWrap/>
            <w:vAlign w:val="bottom"/>
            <w:hideMark/>
          </w:tcPr>
          <w:p w:rsidRPr="009A369A" w:rsidR="008815D2" w:rsidRDefault="00045FB8" w14:paraId="3E3C4178" w14:textId="51425D1A">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Descrizione</w:t>
            </w:r>
          </w:p>
        </w:tc>
      </w:tr>
      <w:tr w:rsidRPr="00AC6C8E" w:rsidR="008815D2" w:rsidTr="00B82101" w14:paraId="55BBF220"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9A369A" w:rsidR="008815D2" w:rsidRDefault="006D2AB3" w14:paraId="5DD1054F" w14:textId="5A4E1614">
            <w:pPr>
              <w:spacing w:before="60" w:after="60"/>
              <w:rPr>
                <w:rFonts w:asciiTheme="minorHAnsi" w:hAnsiTheme="minorHAnsi" w:cstheme="minorHAnsi"/>
                <w:color w:val="000000"/>
                <w:sz w:val="22"/>
              </w:rPr>
            </w:pPr>
            <w:r w:rsidRPr="006D2AB3">
              <w:rPr>
                <w:rFonts w:asciiTheme="minorHAnsi" w:hAnsiTheme="minorHAnsi" w:cstheme="minorHAnsi"/>
                <w:color w:val="000000"/>
                <w:sz w:val="22"/>
              </w:rPr>
              <w:t>DB_MS_HOSTNAME</w:t>
            </w:r>
          </w:p>
        </w:tc>
        <w:tc>
          <w:tcPr>
            <w:tcW w:w="6520" w:type="dxa"/>
            <w:tcBorders>
              <w:top w:val="nil"/>
              <w:left w:val="nil"/>
              <w:bottom w:val="single" w:color="auto" w:sz="4" w:space="0"/>
              <w:right w:val="single" w:color="auto" w:sz="4" w:space="0"/>
            </w:tcBorders>
            <w:noWrap/>
            <w:vAlign w:val="bottom"/>
          </w:tcPr>
          <w:p w:rsidRPr="009A369A" w:rsidR="008815D2" w:rsidRDefault="002A53FE" w14:paraId="36C59A44" w14:textId="5ADFF5E5">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Hostname per la connessione al database</w:t>
            </w:r>
          </w:p>
        </w:tc>
      </w:tr>
      <w:tr w:rsidRPr="00AC6C8E" w:rsidR="006D2AB3" w:rsidTr="00B82101" w14:paraId="11D30F61"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B82101" w:rsidR="006D2AB3" w:rsidRDefault="006D2AB3" w14:paraId="57A6E725" w14:textId="48C83CA0">
            <w:pPr>
              <w:spacing w:before="60" w:after="60"/>
              <w:rPr>
                <w:rFonts w:asciiTheme="minorHAnsi" w:hAnsiTheme="minorHAnsi" w:cstheme="minorHAnsi"/>
                <w:color w:val="000000"/>
                <w:sz w:val="22"/>
              </w:rPr>
            </w:pPr>
            <w:r w:rsidRPr="006D2AB3">
              <w:rPr>
                <w:rFonts w:asciiTheme="minorHAnsi" w:hAnsiTheme="minorHAnsi" w:cstheme="minorHAnsi"/>
                <w:color w:val="000000"/>
                <w:sz w:val="22"/>
              </w:rPr>
              <w:t>DB_MS_PORT</w:t>
            </w:r>
          </w:p>
        </w:tc>
        <w:tc>
          <w:tcPr>
            <w:tcW w:w="6520" w:type="dxa"/>
            <w:tcBorders>
              <w:top w:val="nil"/>
              <w:left w:val="nil"/>
              <w:bottom w:val="single" w:color="auto" w:sz="4" w:space="0"/>
              <w:right w:val="single" w:color="auto" w:sz="4" w:space="0"/>
            </w:tcBorders>
            <w:noWrap/>
            <w:vAlign w:val="bottom"/>
          </w:tcPr>
          <w:p w:rsidR="006D2AB3" w:rsidRDefault="002A53FE" w14:paraId="38FE60C4" w14:textId="7C6721F5">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Porta per la connessione al database</w:t>
            </w:r>
          </w:p>
        </w:tc>
      </w:tr>
      <w:tr w:rsidRPr="00AC6C8E" w:rsidR="006D2AB3" w:rsidTr="00B82101" w14:paraId="0B943323"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B82101" w:rsidR="006D2AB3" w:rsidRDefault="006D2AB3" w14:paraId="2EFF856C" w14:textId="136EB52C">
            <w:pPr>
              <w:spacing w:before="60" w:after="60"/>
              <w:rPr>
                <w:rFonts w:asciiTheme="minorHAnsi" w:hAnsiTheme="minorHAnsi" w:cstheme="minorHAnsi"/>
                <w:color w:val="000000"/>
                <w:sz w:val="22"/>
              </w:rPr>
            </w:pPr>
            <w:r w:rsidRPr="006D2AB3">
              <w:rPr>
                <w:rFonts w:asciiTheme="minorHAnsi" w:hAnsiTheme="minorHAnsi" w:cstheme="minorHAnsi"/>
                <w:color w:val="000000"/>
                <w:sz w:val="22"/>
              </w:rPr>
              <w:t>DB_MS_NAME</w:t>
            </w:r>
          </w:p>
        </w:tc>
        <w:tc>
          <w:tcPr>
            <w:tcW w:w="6520" w:type="dxa"/>
            <w:tcBorders>
              <w:top w:val="nil"/>
              <w:left w:val="nil"/>
              <w:bottom w:val="single" w:color="auto" w:sz="4" w:space="0"/>
              <w:right w:val="single" w:color="auto" w:sz="4" w:space="0"/>
            </w:tcBorders>
            <w:noWrap/>
            <w:vAlign w:val="bottom"/>
          </w:tcPr>
          <w:p w:rsidR="006D2AB3" w:rsidRDefault="002A53FE" w14:paraId="1BAE5F8C" w14:textId="4C2F855E">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Nome del database</w:t>
            </w:r>
          </w:p>
        </w:tc>
      </w:tr>
      <w:tr w:rsidRPr="00AC6C8E" w:rsidR="006D2AB3" w:rsidTr="00B82101" w14:paraId="3B036BFC"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B82101" w:rsidR="006D2AB3" w:rsidRDefault="002A53FE" w14:paraId="5381B32D" w14:textId="2F6AB352">
            <w:pPr>
              <w:spacing w:before="60" w:after="60"/>
              <w:rPr>
                <w:rFonts w:asciiTheme="minorHAnsi" w:hAnsiTheme="minorHAnsi" w:cstheme="minorHAnsi"/>
                <w:color w:val="000000"/>
                <w:sz w:val="22"/>
              </w:rPr>
            </w:pPr>
            <w:r w:rsidRPr="002A53FE">
              <w:rPr>
                <w:rFonts w:asciiTheme="minorHAnsi" w:hAnsiTheme="minorHAnsi" w:cstheme="minorHAnsi"/>
                <w:color w:val="000000"/>
                <w:sz w:val="22"/>
              </w:rPr>
              <w:t>DB_MS_USERNAME</w:t>
            </w:r>
          </w:p>
        </w:tc>
        <w:tc>
          <w:tcPr>
            <w:tcW w:w="6520" w:type="dxa"/>
            <w:tcBorders>
              <w:top w:val="nil"/>
              <w:left w:val="nil"/>
              <w:bottom w:val="single" w:color="auto" w:sz="4" w:space="0"/>
              <w:right w:val="single" w:color="auto" w:sz="4" w:space="0"/>
            </w:tcBorders>
            <w:noWrap/>
            <w:vAlign w:val="bottom"/>
          </w:tcPr>
          <w:p w:rsidR="006D2AB3" w:rsidRDefault="002A53FE" w14:paraId="31C3AE53" w14:textId="76DAF3F0">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Username per l’accesso al database</w:t>
            </w:r>
          </w:p>
        </w:tc>
      </w:tr>
      <w:tr w:rsidRPr="00AC6C8E" w:rsidR="002A53FE" w:rsidTr="00B82101" w14:paraId="7CB21680"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2A53FE" w:rsidR="002A53FE" w:rsidRDefault="002A53FE" w14:paraId="0B539912" w14:textId="3D4D0813">
            <w:pPr>
              <w:spacing w:before="60" w:after="60"/>
              <w:rPr>
                <w:rFonts w:asciiTheme="minorHAnsi" w:hAnsiTheme="minorHAnsi" w:cstheme="minorHAnsi"/>
                <w:color w:val="000000"/>
                <w:sz w:val="22"/>
              </w:rPr>
            </w:pPr>
            <w:r w:rsidRPr="002A53FE">
              <w:rPr>
                <w:rFonts w:asciiTheme="minorHAnsi" w:hAnsiTheme="minorHAnsi" w:cstheme="minorHAnsi"/>
                <w:color w:val="000000"/>
                <w:sz w:val="22"/>
              </w:rPr>
              <w:t>DB_MS_PASSWORD</w:t>
            </w:r>
          </w:p>
        </w:tc>
        <w:tc>
          <w:tcPr>
            <w:tcW w:w="6520" w:type="dxa"/>
            <w:tcBorders>
              <w:top w:val="nil"/>
              <w:left w:val="nil"/>
              <w:bottom w:val="single" w:color="auto" w:sz="4" w:space="0"/>
              <w:right w:val="single" w:color="auto" w:sz="4" w:space="0"/>
            </w:tcBorders>
            <w:noWrap/>
            <w:vAlign w:val="bottom"/>
          </w:tcPr>
          <w:p w:rsidR="002A53FE" w:rsidRDefault="002A53FE" w14:paraId="2123FD1D" w14:textId="37A33774">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Password per l’accesso al database</w:t>
            </w:r>
            <w:r w:rsidR="00351371">
              <w:rPr>
                <w:rFonts w:eastAsia="Calibri" w:asciiTheme="minorHAnsi" w:hAnsiTheme="minorHAnsi" w:cstheme="minorHAnsi"/>
                <w:noProof/>
                <w:sz w:val="22"/>
                <w:szCs w:val="18"/>
                <w:lang w:eastAsia="en-US"/>
              </w:rPr>
              <w:t xml:space="preserve"> (salvata nel secret value </w:t>
            </w:r>
            <w:r w:rsidRPr="00351371" w:rsidR="00351371">
              <w:rPr>
                <w:rFonts w:eastAsia="Calibri" w:asciiTheme="minorHAnsi" w:hAnsiTheme="minorHAnsi" w:cstheme="minorHAnsi"/>
                <w:noProof/>
                <w:sz w:val="22"/>
                <w:szCs w:val="18"/>
                <w:lang w:eastAsia="en-US"/>
              </w:rPr>
              <w:t>SQLSERVER-appPatenteACrediti-Password</w:t>
            </w:r>
            <w:r w:rsidR="00351371">
              <w:rPr>
                <w:rFonts w:eastAsia="Calibri" w:asciiTheme="minorHAnsi" w:hAnsiTheme="minorHAnsi" w:cstheme="minorHAnsi"/>
                <w:noProof/>
                <w:sz w:val="22"/>
                <w:szCs w:val="18"/>
                <w:lang w:eastAsia="en-US"/>
              </w:rPr>
              <w:t>)</w:t>
            </w:r>
          </w:p>
        </w:tc>
      </w:tr>
      <w:tr w:rsidRPr="00AC6C8E" w:rsidR="006D2AB3" w:rsidTr="00B82101" w14:paraId="114965A0"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B82101" w:rsidR="006D2AB3" w:rsidP="006D2AB3" w:rsidRDefault="006D2AB3" w14:paraId="1EA90B8D" w14:textId="6E32DE7E">
            <w:pPr>
              <w:spacing w:before="60" w:after="60"/>
              <w:rPr>
                <w:rFonts w:asciiTheme="minorHAnsi" w:hAnsiTheme="minorHAnsi" w:cstheme="minorHAnsi"/>
                <w:color w:val="000000"/>
                <w:sz w:val="22"/>
              </w:rPr>
            </w:pPr>
            <w:r w:rsidRPr="00B82101">
              <w:rPr>
                <w:rFonts w:asciiTheme="minorHAnsi" w:hAnsiTheme="minorHAnsi" w:cstheme="minorHAnsi"/>
                <w:color w:val="000000"/>
                <w:sz w:val="22"/>
              </w:rPr>
              <w:t>IAM_FIND_ROLES_URI</w:t>
            </w:r>
          </w:p>
        </w:tc>
        <w:tc>
          <w:tcPr>
            <w:tcW w:w="6520" w:type="dxa"/>
            <w:tcBorders>
              <w:top w:val="nil"/>
              <w:left w:val="nil"/>
              <w:bottom w:val="single" w:color="auto" w:sz="4" w:space="0"/>
              <w:right w:val="single" w:color="auto" w:sz="4" w:space="0"/>
            </w:tcBorders>
            <w:noWrap/>
            <w:vAlign w:val="bottom"/>
          </w:tcPr>
          <w:p w:rsidR="006D2AB3" w:rsidP="006D2AB3" w:rsidRDefault="006D2AB3" w14:paraId="562CD738" w14:textId="308E7911">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Servizio per il reperimento delle funzioni IAM associate all’utente che sta interrogando l’endpoint</w:t>
            </w:r>
          </w:p>
        </w:tc>
      </w:tr>
      <w:tr w:rsidRPr="00AC6C8E" w:rsidR="006D2AB3" w:rsidTr="00590489" w14:paraId="40473621"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9A369A" w:rsidR="006D2AB3" w:rsidP="006D2AB3" w:rsidRDefault="006D2AB3" w14:paraId="2644A425" w14:textId="046D8749">
            <w:pPr>
              <w:spacing w:before="60" w:after="60"/>
              <w:rPr>
                <w:rFonts w:asciiTheme="minorHAnsi" w:hAnsiTheme="minorHAnsi" w:cstheme="minorHAnsi"/>
                <w:color w:val="000000"/>
                <w:sz w:val="22"/>
              </w:rPr>
            </w:pPr>
            <w:r w:rsidRPr="00590489">
              <w:rPr>
                <w:rFonts w:asciiTheme="minorHAnsi" w:hAnsiTheme="minorHAnsi" w:cstheme="minorHAnsi"/>
                <w:color w:val="000000"/>
                <w:sz w:val="22"/>
              </w:rPr>
              <w:t>GESTIONE_DELEGHE_API_URL</w:t>
            </w:r>
          </w:p>
        </w:tc>
        <w:tc>
          <w:tcPr>
            <w:tcW w:w="6520" w:type="dxa"/>
            <w:tcBorders>
              <w:top w:val="nil"/>
              <w:left w:val="nil"/>
              <w:bottom w:val="single" w:color="auto" w:sz="4" w:space="0"/>
              <w:right w:val="single" w:color="auto" w:sz="4" w:space="0"/>
            </w:tcBorders>
            <w:noWrap/>
            <w:vAlign w:val="bottom"/>
          </w:tcPr>
          <w:p w:rsidRPr="009A369A" w:rsidR="006D2AB3" w:rsidP="006D2AB3" w:rsidRDefault="006D2AB3" w14:paraId="3259F636" w14:textId="0F4B1052">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Prefisso per l’interrogazione dei servizi esposti dal componente Gestione Deleghe</w:t>
            </w:r>
          </w:p>
        </w:tc>
      </w:tr>
      <w:tr w:rsidRPr="00AC6C8E" w:rsidR="006D2AB3" w:rsidTr="00590489" w14:paraId="6C524C59"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9A369A" w:rsidR="006D2AB3" w:rsidP="006D2AB3" w:rsidRDefault="006D2AB3" w14:paraId="06F478E4" w14:textId="79EC160B">
            <w:pPr>
              <w:spacing w:before="60" w:after="60"/>
              <w:rPr>
                <w:rFonts w:asciiTheme="minorHAnsi" w:hAnsiTheme="minorHAnsi" w:cstheme="minorHAnsi"/>
                <w:color w:val="000000"/>
                <w:sz w:val="22"/>
              </w:rPr>
            </w:pPr>
            <w:r w:rsidRPr="00590489">
              <w:rPr>
                <w:rFonts w:asciiTheme="minorHAnsi" w:hAnsiTheme="minorHAnsi" w:cstheme="minorHAnsi"/>
                <w:color w:val="000000"/>
                <w:sz w:val="22"/>
              </w:rPr>
              <w:t>DIP_API_URL</w:t>
            </w:r>
          </w:p>
        </w:tc>
        <w:tc>
          <w:tcPr>
            <w:tcW w:w="6520" w:type="dxa"/>
            <w:tcBorders>
              <w:top w:val="single" w:color="auto" w:sz="4" w:space="0"/>
              <w:left w:val="nil"/>
              <w:bottom w:val="single" w:color="auto" w:sz="4" w:space="0"/>
              <w:right w:val="single" w:color="auto" w:sz="4" w:space="0"/>
            </w:tcBorders>
            <w:noWrap/>
            <w:vAlign w:val="bottom"/>
          </w:tcPr>
          <w:p w:rsidRPr="009A369A" w:rsidR="006D2AB3" w:rsidP="006D2AB3" w:rsidRDefault="006D2AB3" w14:paraId="6BCE81B1" w14:textId="224FCDDD">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Prefisso per l’interrogazione dei servizi esposti dal componente Dip Api</w:t>
            </w:r>
          </w:p>
        </w:tc>
      </w:tr>
      <w:tr w:rsidRPr="00AC6C8E" w:rsidR="006D2AB3" w:rsidTr="00590489" w14:paraId="34C81B29"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590489" w:rsidR="006D2AB3" w:rsidP="006D2AB3" w:rsidRDefault="006D2AB3" w14:paraId="4641703B" w14:textId="7F8655B4">
            <w:pPr>
              <w:spacing w:before="60" w:after="60"/>
              <w:rPr>
                <w:rFonts w:asciiTheme="minorHAnsi" w:hAnsiTheme="minorHAnsi" w:cstheme="minorHAnsi"/>
                <w:color w:val="000000"/>
                <w:sz w:val="22"/>
              </w:rPr>
            </w:pPr>
            <w:r w:rsidRPr="00590489">
              <w:rPr>
                <w:rFonts w:asciiTheme="minorHAnsi" w:hAnsiTheme="minorHAnsi" w:cstheme="minorHAnsi"/>
                <w:color w:val="000000"/>
                <w:sz w:val="22"/>
              </w:rPr>
              <w:t>LAV_API_URL</w:t>
            </w:r>
          </w:p>
        </w:tc>
        <w:tc>
          <w:tcPr>
            <w:tcW w:w="6520" w:type="dxa"/>
            <w:tcBorders>
              <w:top w:val="single" w:color="auto" w:sz="4" w:space="0"/>
              <w:left w:val="nil"/>
              <w:bottom w:val="single" w:color="auto" w:sz="4" w:space="0"/>
              <w:right w:val="single" w:color="auto" w:sz="4" w:space="0"/>
            </w:tcBorders>
            <w:noWrap/>
            <w:vAlign w:val="bottom"/>
          </w:tcPr>
          <w:p w:rsidR="006D2AB3" w:rsidP="006D2AB3" w:rsidRDefault="006D2AB3" w14:paraId="577B6B16" w14:textId="5C0A66F6">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Prefisso per l’interrogazione dei servizi esposti dal componente Lav Api</w:t>
            </w:r>
          </w:p>
        </w:tc>
      </w:tr>
      <w:tr w:rsidRPr="00AC6C8E" w:rsidR="006D2AB3" w:rsidTr="00590489" w14:paraId="7E5D43C3"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590489" w:rsidR="006D2AB3" w:rsidP="006D2AB3" w:rsidRDefault="006D2AB3" w14:paraId="0818E973" w14:textId="2157C86F">
            <w:pPr>
              <w:spacing w:before="60" w:after="60"/>
              <w:rPr>
                <w:rFonts w:asciiTheme="minorHAnsi" w:hAnsiTheme="minorHAnsi" w:cstheme="minorHAnsi"/>
                <w:color w:val="000000"/>
                <w:sz w:val="22"/>
              </w:rPr>
            </w:pPr>
            <w:r w:rsidRPr="00590489">
              <w:rPr>
                <w:rFonts w:asciiTheme="minorHAnsi" w:hAnsiTheme="minorHAnsi" w:cstheme="minorHAnsi"/>
                <w:color w:val="000000"/>
                <w:sz w:val="22"/>
              </w:rPr>
              <w:t>IAM_API_URL</w:t>
            </w:r>
          </w:p>
        </w:tc>
        <w:tc>
          <w:tcPr>
            <w:tcW w:w="6520" w:type="dxa"/>
            <w:tcBorders>
              <w:top w:val="single" w:color="auto" w:sz="4" w:space="0"/>
              <w:left w:val="nil"/>
              <w:bottom w:val="single" w:color="auto" w:sz="4" w:space="0"/>
              <w:right w:val="single" w:color="auto" w:sz="4" w:space="0"/>
            </w:tcBorders>
            <w:noWrap/>
            <w:vAlign w:val="bottom"/>
          </w:tcPr>
          <w:p w:rsidR="006D2AB3" w:rsidP="006D2AB3" w:rsidRDefault="006D2AB3" w14:paraId="3EC09D3F" w14:textId="0577A865">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Prefisso per l’interrogazione dei servizi esposti dal componente Iam Api</w:t>
            </w:r>
          </w:p>
        </w:tc>
      </w:tr>
      <w:tr w:rsidRPr="00AC6C8E" w:rsidR="006D2AB3" w:rsidTr="00590489" w14:paraId="312B265B"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590489" w:rsidR="006D2AB3" w:rsidP="006D2AB3" w:rsidRDefault="006D2AB3" w14:paraId="70401842" w14:textId="4D1CEFBC">
            <w:pPr>
              <w:spacing w:before="60" w:after="60"/>
              <w:rPr>
                <w:rFonts w:asciiTheme="minorHAnsi" w:hAnsiTheme="minorHAnsi" w:cstheme="minorHAnsi"/>
                <w:color w:val="000000"/>
                <w:sz w:val="22"/>
              </w:rPr>
            </w:pPr>
            <w:r w:rsidRPr="009F7208">
              <w:rPr>
                <w:rFonts w:asciiTheme="minorHAnsi" w:hAnsiTheme="minorHAnsi" w:cstheme="minorHAnsi"/>
                <w:color w:val="000000"/>
                <w:sz w:val="22"/>
              </w:rPr>
              <w:t>B2C_IDP_AUD</w:t>
            </w:r>
          </w:p>
        </w:tc>
        <w:tc>
          <w:tcPr>
            <w:tcW w:w="6520" w:type="dxa"/>
            <w:tcBorders>
              <w:top w:val="single" w:color="auto" w:sz="4" w:space="0"/>
              <w:left w:val="nil"/>
              <w:bottom w:val="single" w:color="auto" w:sz="4" w:space="0"/>
              <w:right w:val="single" w:color="auto" w:sz="4" w:space="0"/>
            </w:tcBorders>
            <w:noWrap/>
            <w:vAlign w:val="bottom"/>
          </w:tcPr>
          <w:p w:rsidR="006D2AB3" w:rsidP="006D2AB3" w:rsidRDefault="006D2AB3" w14:paraId="65EF876C" w14:textId="1BBE67AE">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Claim AUD per la verifica del token JWT</w:t>
            </w:r>
          </w:p>
        </w:tc>
      </w:tr>
      <w:tr w:rsidRPr="00AC6C8E" w:rsidR="006D2AB3" w:rsidTr="00590489" w14:paraId="76351288"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9F7208" w:rsidR="006D2AB3" w:rsidP="006D2AB3" w:rsidRDefault="006D2AB3" w14:paraId="129C906F" w14:textId="3160FB0B">
            <w:pPr>
              <w:spacing w:before="60" w:after="60"/>
              <w:rPr>
                <w:rFonts w:asciiTheme="minorHAnsi" w:hAnsiTheme="minorHAnsi" w:cstheme="minorHAnsi"/>
                <w:color w:val="000000"/>
                <w:sz w:val="22"/>
              </w:rPr>
            </w:pPr>
            <w:r w:rsidRPr="00ED1863">
              <w:rPr>
                <w:rFonts w:asciiTheme="minorHAnsi" w:hAnsiTheme="minorHAnsi" w:cstheme="minorHAnsi"/>
                <w:color w:val="000000"/>
                <w:sz w:val="22"/>
              </w:rPr>
              <w:t>B2C_IDP_ISS</w:t>
            </w:r>
          </w:p>
        </w:tc>
        <w:tc>
          <w:tcPr>
            <w:tcW w:w="6520" w:type="dxa"/>
            <w:tcBorders>
              <w:top w:val="single" w:color="auto" w:sz="4" w:space="0"/>
              <w:left w:val="nil"/>
              <w:bottom w:val="single" w:color="auto" w:sz="4" w:space="0"/>
              <w:right w:val="single" w:color="auto" w:sz="4" w:space="0"/>
            </w:tcBorders>
            <w:noWrap/>
            <w:vAlign w:val="bottom"/>
          </w:tcPr>
          <w:p w:rsidR="006D2AB3" w:rsidP="006D2AB3" w:rsidRDefault="006D2AB3" w14:paraId="1B5DBD54" w14:textId="37FAA452">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Claim ISS per la verifica del token JWT</w:t>
            </w:r>
          </w:p>
        </w:tc>
      </w:tr>
      <w:tr w:rsidRPr="00AC6C8E" w:rsidR="006D2AB3" w:rsidTr="00590489" w14:paraId="4CE1B9B9"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9F7208" w:rsidR="006D2AB3" w:rsidP="006D2AB3" w:rsidRDefault="006D2AB3" w14:paraId="58B88EE3" w14:textId="3FA7BEC1">
            <w:pPr>
              <w:spacing w:before="60" w:after="60"/>
              <w:rPr>
                <w:rFonts w:asciiTheme="minorHAnsi" w:hAnsiTheme="minorHAnsi" w:cstheme="minorHAnsi"/>
                <w:color w:val="000000"/>
                <w:sz w:val="22"/>
              </w:rPr>
            </w:pPr>
            <w:r w:rsidRPr="00ED1863">
              <w:rPr>
                <w:rFonts w:asciiTheme="minorHAnsi" w:hAnsiTheme="minorHAnsi" w:cstheme="minorHAnsi"/>
                <w:color w:val="000000"/>
                <w:sz w:val="22"/>
              </w:rPr>
              <w:t>B2C_IDP_JWKS_URI</w:t>
            </w:r>
          </w:p>
        </w:tc>
        <w:tc>
          <w:tcPr>
            <w:tcW w:w="6520" w:type="dxa"/>
            <w:tcBorders>
              <w:top w:val="single" w:color="auto" w:sz="4" w:space="0"/>
              <w:left w:val="nil"/>
              <w:bottom w:val="single" w:color="auto" w:sz="4" w:space="0"/>
              <w:right w:val="single" w:color="auto" w:sz="4" w:space="0"/>
            </w:tcBorders>
            <w:noWrap/>
            <w:vAlign w:val="bottom"/>
          </w:tcPr>
          <w:p w:rsidR="006D2AB3" w:rsidP="006D2AB3" w:rsidRDefault="006D2AB3" w14:paraId="3B4E7B6C" w14:textId="61F94F53">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Uri al JWKS per la verifica del token JWT</w:t>
            </w:r>
          </w:p>
        </w:tc>
      </w:tr>
    </w:tbl>
    <w:p w:rsidRPr="008815D2" w:rsidR="008815D2" w:rsidP="004E7D02" w:rsidRDefault="008815D2" w14:paraId="289B9891" w14:textId="77777777">
      <w:pPr>
        <w:rPr>
          <w:rFonts w:eastAsia="Calibri" w:asciiTheme="minorHAnsi" w:hAnsiTheme="minorHAnsi" w:cstheme="minorHAnsi"/>
          <w:noProof/>
          <w:szCs w:val="20"/>
          <w:lang w:eastAsia="en-US"/>
        </w:rPr>
      </w:pPr>
    </w:p>
    <w:p w:rsidRPr="008815D2" w:rsidR="008815D2" w:rsidP="004E7D02" w:rsidRDefault="008815D2" w14:paraId="7F560650" w14:textId="109CD825">
      <w:pPr>
        <w:rPr>
          <w:rFonts w:eastAsia="Calibri" w:asciiTheme="minorHAnsi" w:hAnsiTheme="minorHAnsi" w:cstheme="minorHAnsi"/>
          <w:noProof/>
          <w:szCs w:val="20"/>
          <w:lang w:eastAsia="en-US"/>
        </w:rPr>
      </w:pPr>
      <w:r w:rsidRPr="008815D2">
        <w:rPr>
          <w:rFonts w:eastAsia="Calibri" w:asciiTheme="minorHAnsi" w:hAnsiTheme="minorHAnsi" w:cstheme="minorHAnsi"/>
          <w:noProof/>
          <w:szCs w:val="20"/>
          <w:lang w:eastAsia="en-US"/>
        </w:rPr>
        <w:t>Recupero Patente A Crediti</w:t>
      </w:r>
    </w:p>
    <w:tbl>
      <w:tblPr>
        <w:tblW w:w="9634" w:type="dxa"/>
        <w:tblCellMar>
          <w:left w:w="0" w:type="dxa"/>
          <w:right w:w="0" w:type="dxa"/>
        </w:tblCellMar>
        <w:tblLook w:val="04A0" w:firstRow="1" w:lastRow="0" w:firstColumn="1" w:lastColumn="0" w:noHBand="0" w:noVBand="1"/>
      </w:tblPr>
      <w:tblGrid>
        <w:gridCol w:w="3114"/>
        <w:gridCol w:w="6520"/>
      </w:tblGrid>
      <w:tr w:rsidRPr="00AC6C8E" w:rsidR="00351371" w14:paraId="6871BF0D" w14:textId="77777777">
        <w:trPr>
          <w:trHeight w:val="260"/>
        </w:trPr>
        <w:tc>
          <w:tcPr>
            <w:tcW w:w="3114" w:type="dxa"/>
            <w:tcBorders>
              <w:top w:val="single" w:color="auto" w:sz="4" w:space="0"/>
              <w:left w:val="single" w:color="auto" w:sz="4" w:space="0"/>
              <w:bottom w:val="single" w:color="auto" w:sz="4" w:space="0"/>
              <w:right w:val="single" w:color="auto" w:sz="4" w:space="0"/>
            </w:tcBorders>
            <w:shd w:val="clear" w:color="000000" w:fill="244062"/>
            <w:noWrap/>
            <w:vAlign w:val="bottom"/>
            <w:hideMark/>
          </w:tcPr>
          <w:p w:rsidRPr="009A369A" w:rsidR="00351371" w:rsidRDefault="00351371" w14:paraId="2166956D"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Environment Variable</w:t>
            </w:r>
          </w:p>
        </w:tc>
        <w:tc>
          <w:tcPr>
            <w:tcW w:w="6520" w:type="dxa"/>
            <w:tcBorders>
              <w:top w:val="single" w:color="auto" w:sz="4" w:space="0"/>
              <w:left w:val="nil"/>
              <w:bottom w:val="single" w:color="auto" w:sz="4" w:space="0"/>
              <w:right w:val="single" w:color="auto" w:sz="4" w:space="0"/>
            </w:tcBorders>
            <w:shd w:val="clear" w:color="000000" w:fill="244062"/>
            <w:noWrap/>
            <w:vAlign w:val="bottom"/>
            <w:hideMark/>
          </w:tcPr>
          <w:p w:rsidRPr="009A369A" w:rsidR="00351371" w:rsidRDefault="00351371" w14:paraId="777F4472"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Descrizione</w:t>
            </w:r>
          </w:p>
        </w:tc>
      </w:tr>
      <w:tr w:rsidRPr="00AC6C8E" w:rsidR="00351371" w14:paraId="66A84306"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9A369A" w:rsidR="00351371" w:rsidRDefault="00351371" w14:paraId="6EBB3674" w14:textId="77777777">
            <w:pPr>
              <w:spacing w:before="60" w:after="60"/>
              <w:rPr>
                <w:rFonts w:asciiTheme="minorHAnsi" w:hAnsiTheme="minorHAnsi" w:cstheme="minorHAnsi"/>
                <w:color w:val="000000"/>
                <w:sz w:val="22"/>
              </w:rPr>
            </w:pPr>
            <w:r w:rsidRPr="006D2AB3">
              <w:rPr>
                <w:rFonts w:asciiTheme="minorHAnsi" w:hAnsiTheme="minorHAnsi" w:cstheme="minorHAnsi"/>
                <w:color w:val="000000"/>
                <w:sz w:val="22"/>
              </w:rPr>
              <w:t>DB_MS_HOSTNAME</w:t>
            </w:r>
          </w:p>
        </w:tc>
        <w:tc>
          <w:tcPr>
            <w:tcW w:w="6520" w:type="dxa"/>
            <w:tcBorders>
              <w:top w:val="nil"/>
              <w:left w:val="nil"/>
              <w:bottom w:val="single" w:color="auto" w:sz="4" w:space="0"/>
              <w:right w:val="single" w:color="auto" w:sz="4" w:space="0"/>
            </w:tcBorders>
            <w:noWrap/>
            <w:vAlign w:val="bottom"/>
          </w:tcPr>
          <w:p w:rsidRPr="009A369A" w:rsidR="00351371" w:rsidRDefault="00351371" w14:paraId="1F24ED17"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Hostname per la connessione al database</w:t>
            </w:r>
          </w:p>
        </w:tc>
      </w:tr>
      <w:tr w:rsidRPr="00AC6C8E" w:rsidR="00351371" w14:paraId="46CD691D"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B82101" w:rsidR="00351371" w:rsidRDefault="00351371" w14:paraId="60203BCF" w14:textId="77777777">
            <w:pPr>
              <w:spacing w:before="60" w:after="60"/>
              <w:rPr>
                <w:rFonts w:asciiTheme="minorHAnsi" w:hAnsiTheme="minorHAnsi" w:cstheme="minorHAnsi"/>
                <w:color w:val="000000"/>
                <w:sz w:val="22"/>
              </w:rPr>
            </w:pPr>
            <w:r w:rsidRPr="006D2AB3">
              <w:rPr>
                <w:rFonts w:asciiTheme="minorHAnsi" w:hAnsiTheme="minorHAnsi" w:cstheme="minorHAnsi"/>
                <w:color w:val="000000"/>
                <w:sz w:val="22"/>
              </w:rPr>
              <w:t>DB_MS_PORT</w:t>
            </w:r>
          </w:p>
        </w:tc>
        <w:tc>
          <w:tcPr>
            <w:tcW w:w="6520" w:type="dxa"/>
            <w:tcBorders>
              <w:top w:val="nil"/>
              <w:left w:val="nil"/>
              <w:bottom w:val="single" w:color="auto" w:sz="4" w:space="0"/>
              <w:right w:val="single" w:color="auto" w:sz="4" w:space="0"/>
            </w:tcBorders>
            <w:noWrap/>
            <w:vAlign w:val="bottom"/>
          </w:tcPr>
          <w:p w:rsidR="00351371" w:rsidRDefault="00351371" w14:paraId="4FA34CFD"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Porta per la connessione al database</w:t>
            </w:r>
          </w:p>
        </w:tc>
      </w:tr>
      <w:tr w:rsidRPr="00AC6C8E" w:rsidR="00351371" w14:paraId="328143B2"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B82101" w:rsidR="00351371" w:rsidRDefault="00351371" w14:paraId="51466A41" w14:textId="77777777">
            <w:pPr>
              <w:spacing w:before="60" w:after="60"/>
              <w:rPr>
                <w:rFonts w:asciiTheme="minorHAnsi" w:hAnsiTheme="minorHAnsi" w:cstheme="minorHAnsi"/>
                <w:color w:val="000000"/>
                <w:sz w:val="22"/>
              </w:rPr>
            </w:pPr>
            <w:r w:rsidRPr="006D2AB3">
              <w:rPr>
                <w:rFonts w:asciiTheme="minorHAnsi" w:hAnsiTheme="minorHAnsi" w:cstheme="minorHAnsi"/>
                <w:color w:val="000000"/>
                <w:sz w:val="22"/>
              </w:rPr>
              <w:t>DB_MS_NAME</w:t>
            </w:r>
          </w:p>
        </w:tc>
        <w:tc>
          <w:tcPr>
            <w:tcW w:w="6520" w:type="dxa"/>
            <w:tcBorders>
              <w:top w:val="nil"/>
              <w:left w:val="nil"/>
              <w:bottom w:val="single" w:color="auto" w:sz="4" w:space="0"/>
              <w:right w:val="single" w:color="auto" w:sz="4" w:space="0"/>
            </w:tcBorders>
            <w:noWrap/>
            <w:vAlign w:val="bottom"/>
          </w:tcPr>
          <w:p w:rsidR="00351371" w:rsidRDefault="00351371" w14:paraId="15672EF6"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Nome del database</w:t>
            </w:r>
          </w:p>
        </w:tc>
      </w:tr>
      <w:tr w:rsidRPr="00AC6C8E" w:rsidR="00351371" w14:paraId="4B8F354D"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B82101" w:rsidR="00351371" w:rsidRDefault="00351371" w14:paraId="240EE393" w14:textId="77777777">
            <w:pPr>
              <w:spacing w:before="60" w:after="60"/>
              <w:rPr>
                <w:rFonts w:asciiTheme="minorHAnsi" w:hAnsiTheme="minorHAnsi" w:cstheme="minorHAnsi"/>
                <w:color w:val="000000"/>
                <w:sz w:val="22"/>
              </w:rPr>
            </w:pPr>
            <w:r w:rsidRPr="002A53FE">
              <w:rPr>
                <w:rFonts w:asciiTheme="minorHAnsi" w:hAnsiTheme="minorHAnsi" w:cstheme="minorHAnsi"/>
                <w:color w:val="000000"/>
                <w:sz w:val="22"/>
              </w:rPr>
              <w:t>DB_MS_USERNAME</w:t>
            </w:r>
          </w:p>
        </w:tc>
        <w:tc>
          <w:tcPr>
            <w:tcW w:w="6520" w:type="dxa"/>
            <w:tcBorders>
              <w:top w:val="nil"/>
              <w:left w:val="nil"/>
              <w:bottom w:val="single" w:color="auto" w:sz="4" w:space="0"/>
              <w:right w:val="single" w:color="auto" w:sz="4" w:space="0"/>
            </w:tcBorders>
            <w:noWrap/>
            <w:vAlign w:val="bottom"/>
          </w:tcPr>
          <w:p w:rsidR="00351371" w:rsidRDefault="00351371" w14:paraId="6A3D450F"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Username per l’accesso al database</w:t>
            </w:r>
          </w:p>
        </w:tc>
      </w:tr>
      <w:tr w:rsidRPr="00AC6C8E" w:rsidR="00351371" w14:paraId="60D2ECDA"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2A53FE" w:rsidR="00351371" w:rsidRDefault="00351371" w14:paraId="4FFCB78B" w14:textId="77777777">
            <w:pPr>
              <w:spacing w:before="60" w:after="60"/>
              <w:rPr>
                <w:rFonts w:asciiTheme="minorHAnsi" w:hAnsiTheme="minorHAnsi" w:cstheme="minorHAnsi"/>
                <w:color w:val="000000"/>
                <w:sz w:val="22"/>
              </w:rPr>
            </w:pPr>
            <w:r w:rsidRPr="002A53FE">
              <w:rPr>
                <w:rFonts w:asciiTheme="minorHAnsi" w:hAnsiTheme="minorHAnsi" w:cstheme="minorHAnsi"/>
                <w:color w:val="000000"/>
                <w:sz w:val="22"/>
              </w:rPr>
              <w:t>DB_MS_PASSWORD</w:t>
            </w:r>
          </w:p>
        </w:tc>
        <w:tc>
          <w:tcPr>
            <w:tcW w:w="6520" w:type="dxa"/>
            <w:tcBorders>
              <w:top w:val="nil"/>
              <w:left w:val="nil"/>
              <w:bottom w:val="single" w:color="auto" w:sz="4" w:space="0"/>
              <w:right w:val="single" w:color="auto" w:sz="4" w:space="0"/>
            </w:tcBorders>
            <w:noWrap/>
            <w:vAlign w:val="bottom"/>
          </w:tcPr>
          <w:p w:rsidR="00351371" w:rsidRDefault="00351371" w14:paraId="2D1A30E8"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 xml:space="preserve">Password per l’accesso al database (salvata nel secret value </w:t>
            </w:r>
            <w:r w:rsidRPr="00351371">
              <w:rPr>
                <w:rFonts w:eastAsia="Calibri" w:asciiTheme="minorHAnsi" w:hAnsiTheme="minorHAnsi" w:cstheme="minorHAnsi"/>
                <w:noProof/>
                <w:sz w:val="22"/>
                <w:szCs w:val="18"/>
                <w:lang w:eastAsia="en-US"/>
              </w:rPr>
              <w:t>SQLSERVER-appPatenteACrediti-Password</w:t>
            </w:r>
            <w:r>
              <w:rPr>
                <w:rFonts w:eastAsia="Calibri" w:asciiTheme="minorHAnsi" w:hAnsiTheme="minorHAnsi" w:cstheme="minorHAnsi"/>
                <w:noProof/>
                <w:sz w:val="22"/>
                <w:szCs w:val="18"/>
                <w:lang w:eastAsia="en-US"/>
              </w:rPr>
              <w:t>)</w:t>
            </w:r>
          </w:p>
        </w:tc>
      </w:tr>
      <w:tr w:rsidRPr="00AC6C8E" w:rsidR="00351371" w14:paraId="7C86A02D"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B82101" w:rsidR="00351371" w:rsidRDefault="00351371" w14:paraId="16D5465B" w14:textId="77777777">
            <w:pPr>
              <w:spacing w:before="60" w:after="60"/>
              <w:rPr>
                <w:rFonts w:asciiTheme="minorHAnsi" w:hAnsiTheme="minorHAnsi" w:cstheme="minorHAnsi"/>
                <w:color w:val="000000"/>
                <w:sz w:val="22"/>
              </w:rPr>
            </w:pPr>
            <w:r w:rsidRPr="00B82101">
              <w:rPr>
                <w:rFonts w:asciiTheme="minorHAnsi" w:hAnsiTheme="minorHAnsi" w:cstheme="minorHAnsi"/>
                <w:color w:val="000000"/>
                <w:sz w:val="22"/>
              </w:rPr>
              <w:t>IAM_FIND_ROLES_URI</w:t>
            </w:r>
          </w:p>
        </w:tc>
        <w:tc>
          <w:tcPr>
            <w:tcW w:w="6520" w:type="dxa"/>
            <w:tcBorders>
              <w:top w:val="nil"/>
              <w:left w:val="nil"/>
              <w:bottom w:val="single" w:color="auto" w:sz="4" w:space="0"/>
              <w:right w:val="single" w:color="auto" w:sz="4" w:space="0"/>
            </w:tcBorders>
            <w:noWrap/>
            <w:vAlign w:val="bottom"/>
          </w:tcPr>
          <w:p w:rsidR="00351371" w:rsidRDefault="00351371" w14:paraId="0EF8DEC3"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Servizio per il reperimento delle funzioni IAM associate all’utente che sta interrogando l’endpoint</w:t>
            </w:r>
          </w:p>
        </w:tc>
      </w:tr>
      <w:tr w:rsidRPr="00AC6C8E" w:rsidR="00351371" w14:paraId="2E093491"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9A369A" w:rsidR="00351371" w:rsidRDefault="00351371" w14:paraId="53BBC72C" w14:textId="77777777">
            <w:pPr>
              <w:spacing w:before="60" w:after="60"/>
              <w:rPr>
                <w:rFonts w:asciiTheme="minorHAnsi" w:hAnsiTheme="minorHAnsi" w:cstheme="minorHAnsi"/>
                <w:color w:val="000000"/>
                <w:sz w:val="22"/>
              </w:rPr>
            </w:pPr>
            <w:r w:rsidRPr="00590489">
              <w:rPr>
                <w:rFonts w:asciiTheme="minorHAnsi" w:hAnsiTheme="minorHAnsi" w:cstheme="minorHAnsi"/>
                <w:color w:val="000000"/>
                <w:sz w:val="22"/>
              </w:rPr>
              <w:t>GESTIONE_DELEGHE_API_URL</w:t>
            </w:r>
          </w:p>
        </w:tc>
        <w:tc>
          <w:tcPr>
            <w:tcW w:w="6520" w:type="dxa"/>
            <w:tcBorders>
              <w:top w:val="nil"/>
              <w:left w:val="nil"/>
              <w:bottom w:val="single" w:color="auto" w:sz="4" w:space="0"/>
              <w:right w:val="single" w:color="auto" w:sz="4" w:space="0"/>
            </w:tcBorders>
            <w:noWrap/>
            <w:vAlign w:val="bottom"/>
          </w:tcPr>
          <w:p w:rsidRPr="009A369A" w:rsidR="00351371" w:rsidRDefault="00351371" w14:paraId="65D4C151"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Prefisso per l’interrogazione dei servizi esposti dal componente Gestione Deleghe</w:t>
            </w:r>
          </w:p>
        </w:tc>
      </w:tr>
      <w:tr w:rsidRPr="00AC6C8E" w:rsidR="00351371" w14:paraId="348DD61A"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9A369A" w:rsidR="00351371" w:rsidRDefault="00351371" w14:paraId="323266FC" w14:textId="77777777">
            <w:pPr>
              <w:spacing w:before="60" w:after="60"/>
              <w:rPr>
                <w:rFonts w:asciiTheme="minorHAnsi" w:hAnsiTheme="minorHAnsi" w:cstheme="minorHAnsi"/>
                <w:color w:val="000000"/>
                <w:sz w:val="22"/>
              </w:rPr>
            </w:pPr>
            <w:r w:rsidRPr="00590489">
              <w:rPr>
                <w:rFonts w:asciiTheme="minorHAnsi" w:hAnsiTheme="minorHAnsi" w:cstheme="minorHAnsi"/>
                <w:color w:val="000000"/>
                <w:sz w:val="22"/>
              </w:rPr>
              <w:t>DIP_API_URL</w:t>
            </w:r>
          </w:p>
        </w:tc>
        <w:tc>
          <w:tcPr>
            <w:tcW w:w="6520" w:type="dxa"/>
            <w:tcBorders>
              <w:top w:val="single" w:color="auto" w:sz="4" w:space="0"/>
              <w:left w:val="nil"/>
              <w:bottom w:val="single" w:color="auto" w:sz="4" w:space="0"/>
              <w:right w:val="single" w:color="auto" w:sz="4" w:space="0"/>
            </w:tcBorders>
            <w:noWrap/>
            <w:vAlign w:val="bottom"/>
          </w:tcPr>
          <w:p w:rsidRPr="009A369A" w:rsidR="00351371" w:rsidRDefault="00351371" w14:paraId="52A58FE3"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Prefisso per l’interrogazione dei servizi esposti dal componente Dip Api</w:t>
            </w:r>
          </w:p>
        </w:tc>
      </w:tr>
      <w:tr w:rsidRPr="00AC6C8E" w:rsidR="00351371" w14:paraId="3271E2C0"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590489" w:rsidR="00351371" w:rsidRDefault="00351371" w14:paraId="604868FE" w14:textId="77777777">
            <w:pPr>
              <w:spacing w:before="60" w:after="60"/>
              <w:rPr>
                <w:rFonts w:asciiTheme="minorHAnsi" w:hAnsiTheme="minorHAnsi" w:cstheme="minorHAnsi"/>
                <w:color w:val="000000"/>
                <w:sz w:val="22"/>
              </w:rPr>
            </w:pPr>
            <w:r w:rsidRPr="00590489">
              <w:rPr>
                <w:rFonts w:asciiTheme="minorHAnsi" w:hAnsiTheme="minorHAnsi" w:cstheme="minorHAnsi"/>
                <w:color w:val="000000"/>
                <w:sz w:val="22"/>
              </w:rPr>
              <w:t>IAM_API_URL</w:t>
            </w:r>
          </w:p>
        </w:tc>
        <w:tc>
          <w:tcPr>
            <w:tcW w:w="6520" w:type="dxa"/>
            <w:tcBorders>
              <w:top w:val="single" w:color="auto" w:sz="4" w:space="0"/>
              <w:left w:val="nil"/>
              <w:bottom w:val="single" w:color="auto" w:sz="4" w:space="0"/>
              <w:right w:val="single" w:color="auto" w:sz="4" w:space="0"/>
            </w:tcBorders>
            <w:noWrap/>
            <w:vAlign w:val="bottom"/>
          </w:tcPr>
          <w:p w:rsidR="00351371" w:rsidRDefault="00351371" w14:paraId="54F0BC3A"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Prefisso per l’interrogazione dei servizi esposti dal componente Iam Api</w:t>
            </w:r>
          </w:p>
        </w:tc>
      </w:tr>
      <w:tr w:rsidRPr="00AC6C8E" w:rsidR="00351371" w14:paraId="5970F630"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590489" w:rsidR="00351371" w:rsidRDefault="00351371" w14:paraId="5614A5E2" w14:textId="77777777">
            <w:pPr>
              <w:spacing w:before="60" w:after="60"/>
              <w:rPr>
                <w:rFonts w:asciiTheme="minorHAnsi" w:hAnsiTheme="minorHAnsi" w:cstheme="minorHAnsi"/>
                <w:color w:val="000000"/>
                <w:sz w:val="22"/>
              </w:rPr>
            </w:pPr>
            <w:r w:rsidRPr="009F7208">
              <w:rPr>
                <w:rFonts w:asciiTheme="minorHAnsi" w:hAnsiTheme="minorHAnsi" w:cstheme="minorHAnsi"/>
                <w:color w:val="000000"/>
                <w:sz w:val="22"/>
              </w:rPr>
              <w:t>B2C_IDP_AUD</w:t>
            </w:r>
          </w:p>
        </w:tc>
        <w:tc>
          <w:tcPr>
            <w:tcW w:w="6520" w:type="dxa"/>
            <w:tcBorders>
              <w:top w:val="single" w:color="auto" w:sz="4" w:space="0"/>
              <w:left w:val="nil"/>
              <w:bottom w:val="single" w:color="auto" w:sz="4" w:space="0"/>
              <w:right w:val="single" w:color="auto" w:sz="4" w:space="0"/>
            </w:tcBorders>
            <w:noWrap/>
            <w:vAlign w:val="bottom"/>
          </w:tcPr>
          <w:p w:rsidR="00351371" w:rsidRDefault="00351371" w14:paraId="712CA98A"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Claim AUD per la verifica del token JWT</w:t>
            </w:r>
          </w:p>
        </w:tc>
      </w:tr>
      <w:tr w:rsidRPr="00AC6C8E" w:rsidR="00351371" w14:paraId="3DF6C12F"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9F7208" w:rsidR="00351371" w:rsidRDefault="00351371" w14:paraId="5DA16E5F" w14:textId="77777777">
            <w:pPr>
              <w:spacing w:before="60" w:after="60"/>
              <w:rPr>
                <w:rFonts w:asciiTheme="minorHAnsi" w:hAnsiTheme="minorHAnsi" w:cstheme="minorHAnsi"/>
                <w:color w:val="000000"/>
                <w:sz w:val="22"/>
              </w:rPr>
            </w:pPr>
            <w:r w:rsidRPr="00ED1863">
              <w:rPr>
                <w:rFonts w:asciiTheme="minorHAnsi" w:hAnsiTheme="minorHAnsi" w:cstheme="minorHAnsi"/>
                <w:color w:val="000000"/>
                <w:sz w:val="22"/>
              </w:rPr>
              <w:t>B2C_IDP_ISS</w:t>
            </w:r>
          </w:p>
        </w:tc>
        <w:tc>
          <w:tcPr>
            <w:tcW w:w="6520" w:type="dxa"/>
            <w:tcBorders>
              <w:top w:val="single" w:color="auto" w:sz="4" w:space="0"/>
              <w:left w:val="nil"/>
              <w:bottom w:val="single" w:color="auto" w:sz="4" w:space="0"/>
              <w:right w:val="single" w:color="auto" w:sz="4" w:space="0"/>
            </w:tcBorders>
            <w:noWrap/>
            <w:vAlign w:val="bottom"/>
          </w:tcPr>
          <w:p w:rsidR="00351371" w:rsidRDefault="00351371" w14:paraId="151411AC"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Claim ISS per la verifica del token JWT</w:t>
            </w:r>
          </w:p>
        </w:tc>
      </w:tr>
      <w:tr w:rsidRPr="00AC6C8E" w:rsidR="00351371" w14:paraId="6586555F" w14:textId="77777777">
        <w:trPr>
          <w:trHeight w:val="260"/>
        </w:trPr>
        <w:tc>
          <w:tcPr>
            <w:tcW w:w="3114" w:type="dxa"/>
            <w:tcBorders>
              <w:top w:val="single" w:color="auto" w:sz="4" w:space="0"/>
              <w:left w:val="single" w:color="auto" w:sz="4" w:space="0"/>
              <w:bottom w:val="single" w:color="auto" w:sz="4" w:space="0"/>
              <w:right w:val="single" w:color="auto" w:sz="4" w:space="0"/>
            </w:tcBorders>
            <w:noWrap/>
            <w:vAlign w:val="bottom"/>
          </w:tcPr>
          <w:p w:rsidRPr="009F7208" w:rsidR="00351371" w:rsidRDefault="00351371" w14:paraId="3E5E0FC7" w14:textId="77777777">
            <w:pPr>
              <w:spacing w:before="60" w:after="60"/>
              <w:rPr>
                <w:rFonts w:asciiTheme="minorHAnsi" w:hAnsiTheme="minorHAnsi" w:cstheme="minorHAnsi"/>
                <w:color w:val="000000"/>
                <w:sz w:val="22"/>
              </w:rPr>
            </w:pPr>
            <w:r w:rsidRPr="00ED1863">
              <w:rPr>
                <w:rFonts w:asciiTheme="minorHAnsi" w:hAnsiTheme="minorHAnsi" w:cstheme="minorHAnsi"/>
                <w:color w:val="000000"/>
                <w:sz w:val="22"/>
              </w:rPr>
              <w:t>B2C_IDP_JWKS_URI</w:t>
            </w:r>
          </w:p>
        </w:tc>
        <w:tc>
          <w:tcPr>
            <w:tcW w:w="6520" w:type="dxa"/>
            <w:tcBorders>
              <w:top w:val="single" w:color="auto" w:sz="4" w:space="0"/>
              <w:left w:val="nil"/>
              <w:bottom w:val="single" w:color="auto" w:sz="4" w:space="0"/>
              <w:right w:val="single" w:color="auto" w:sz="4" w:space="0"/>
            </w:tcBorders>
            <w:noWrap/>
            <w:vAlign w:val="bottom"/>
          </w:tcPr>
          <w:p w:rsidR="00351371" w:rsidRDefault="00351371" w14:paraId="399007C1" w14:textId="77777777">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Uri al JWKS per la verifica del token JWT</w:t>
            </w:r>
          </w:p>
        </w:tc>
      </w:tr>
    </w:tbl>
    <w:p w:rsidR="008815D2" w:rsidP="004E7D02" w:rsidRDefault="008815D2" w14:paraId="259C3BCB" w14:textId="77777777"/>
    <w:p w:rsidR="002C627F" w:rsidP="004E7D02" w:rsidRDefault="002C627F" w14:paraId="1A670F28" w14:textId="4B753808">
      <w:pPr>
        <w:rPr>
          <w:rFonts w:eastAsia="Calibri" w:asciiTheme="minorHAnsi" w:hAnsiTheme="minorHAnsi" w:cstheme="minorHAnsi"/>
          <w:noProof/>
          <w:szCs w:val="20"/>
          <w:lang w:eastAsia="en-US"/>
        </w:rPr>
      </w:pPr>
      <w:r w:rsidRPr="002C627F">
        <w:rPr>
          <w:rFonts w:eastAsia="Calibri" w:asciiTheme="minorHAnsi" w:hAnsiTheme="minorHAnsi" w:cstheme="minorHAnsi"/>
          <w:noProof/>
          <w:szCs w:val="20"/>
          <w:lang w:eastAsia="en-US"/>
        </w:rPr>
        <w:t>Istanza Patente A Crediti</w:t>
      </w:r>
    </w:p>
    <w:tbl>
      <w:tblPr>
        <w:tblW w:w="9634" w:type="dxa"/>
        <w:tblCellMar>
          <w:left w:w="0" w:type="dxa"/>
          <w:right w:w="0" w:type="dxa"/>
        </w:tblCellMar>
        <w:tblLook w:val="04A0" w:firstRow="1" w:lastRow="0" w:firstColumn="1" w:lastColumn="0" w:noHBand="0" w:noVBand="1"/>
      </w:tblPr>
      <w:tblGrid>
        <w:gridCol w:w="3114"/>
        <w:gridCol w:w="6520"/>
      </w:tblGrid>
      <w:tr w:rsidRPr="00AC6C8E" w:rsidR="002C627F" w14:paraId="00A0BF05" w14:textId="77777777">
        <w:trPr>
          <w:trHeight w:val="260"/>
        </w:trPr>
        <w:tc>
          <w:tcPr>
            <w:tcW w:w="3114" w:type="dxa"/>
            <w:tcBorders>
              <w:top w:val="single" w:color="auto" w:sz="4" w:space="0"/>
              <w:left w:val="single" w:color="auto" w:sz="4" w:space="0"/>
              <w:bottom w:val="single" w:color="auto" w:sz="4" w:space="0"/>
              <w:right w:val="single" w:color="auto" w:sz="4" w:space="0"/>
            </w:tcBorders>
            <w:shd w:val="clear" w:color="000000" w:fill="244062"/>
            <w:noWrap/>
            <w:vAlign w:val="bottom"/>
            <w:hideMark/>
          </w:tcPr>
          <w:p w:rsidRPr="009A369A" w:rsidR="002C627F" w:rsidRDefault="002C627F" w14:paraId="5A9E27E5"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Environment Variable</w:t>
            </w:r>
          </w:p>
        </w:tc>
        <w:tc>
          <w:tcPr>
            <w:tcW w:w="6520" w:type="dxa"/>
            <w:tcBorders>
              <w:top w:val="single" w:color="auto" w:sz="4" w:space="0"/>
              <w:left w:val="nil"/>
              <w:bottom w:val="single" w:color="auto" w:sz="4" w:space="0"/>
              <w:right w:val="single" w:color="auto" w:sz="4" w:space="0"/>
            </w:tcBorders>
            <w:shd w:val="clear" w:color="000000" w:fill="244062"/>
            <w:noWrap/>
            <w:vAlign w:val="bottom"/>
            <w:hideMark/>
          </w:tcPr>
          <w:p w:rsidRPr="009A369A" w:rsidR="002C627F" w:rsidRDefault="002C627F" w14:paraId="006D6AA4"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Descrizione</w:t>
            </w:r>
          </w:p>
        </w:tc>
      </w:tr>
      <w:tr w:rsidRPr="00AC6C8E" w:rsidR="002C627F" w14:paraId="1CB542DA" w14:textId="77777777">
        <w:trPr>
          <w:trHeight w:val="260"/>
        </w:trPr>
        <w:tc>
          <w:tcPr>
            <w:tcW w:w="3114" w:type="dxa"/>
            <w:tcBorders>
              <w:top w:val="nil"/>
              <w:left w:val="single" w:color="auto" w:sz="4" w:space="0"/>
              <w:bottom w:val="single" w:color="auto" w:sz="4" w:space="0"/>
              <w:right w:val="single" w:color="auto" w:sz="4" w:space="0"/>
            </w:tcBorders>
            <w:noWrap/>
            <w:vAlign w:val="bottom"/>
          </w:tcPr>
          <w:p w:rsidRPr="009A369A" w:rsidR="002C627F" w:rsidRDefault="0099522E" w14:paraId="31CCC117" w14:textId="4097168F">
            <w:pPr>
              <w:spacing w:before="60" w:after="60"/>
              <w:rPr>
                <w:rFonts w:asciiTheme="minorHAnsi" w:hAnsiTheme="minorHAnsi" w:cstheme="minorHAnsi"/>
                <w:color w:val="000000"/>
                <w:sz w:val="22"/>
              </w:rPr>
            </w:pPr>
            <w:r w:rsidRPr="0099522E">
              <w:rPr>
                <w:rFonts w:asciiTheme="minorHAnsi" w:hAnsiTheme="minorHAnsi" w:cstheme="minorHAnsi"/>
                <w:color w:val="000000"/>
                <w:sz w:val="22"/>
              </w:rPr>
              <w:t>MINIMUM_THRESHOLD_SCORE</w:t>
            </w:r>
          </w:p>
        </w:tc>
        <w:tc>
          <w:tcPr>
            <w:tcW w:w="6520" w:type="dxa"/>
            <w:tcBorders>
              <w:top w:val="nil"/>
              <w:left w:val="nil"/>
              <w:bottom w:val="single" w:color="auto" w:sz="4" w:space="0"/>
              <w:right w:val="single" w:color="auto" w:sz="4" w:space="0"/>
            </w:tcBorders>
            <w:noWrap/>
            <w:vAlign w:val="bottom"/>
          </w:tcPr>
          <w:p w:rsidRPr="009A369A" w:rsidR="002C627F" w:rsidRDefault="0099522E" w14:paraId="17185D05" w14:textId="3C162BBB">
            <w:pPr>
              <w:spacing w:before="60" w:after="60"/>
              <w:rPr>
                <w:rFonts w:eastAsia="Calibri" w:asciiTheme="minorHAnsi" w:hAnsiTheme="minorHAnsi" w:cstheme="minorHAnsi"/>
                <w:noProof/>
                <w:sz w:val="22"/>
                <w:szCs w:val="18"/>
                <w:lang w:eastAsia="en-US"/>
              </w:rPr>
            </w:pPr>
            <w:r>
              <w:rPr>
                <w:rFonts w:eastAsia="Calibri" w:asciiTheme="minorHAnsi" w:hAnsiTheme="minorHAnsi" w:cstheme="minorHAnsi"/>
                <w:noProof/>
                <w:sz w:val="22"/>
                <w:szCs w:val="18"/>
                <w:lang w:eastAsia="en-US"/>
              </w:rPr>
              <w:t>Soglia minima</w:t>
            </w:r>
            <w:r w:rsidR="00BD38D9">
              <w:rPr>
                <w:rFonts w:eastAsia="Calibri" w:asciiTheme="minorHAnsi" w:hAnsiTheme="minorHAnsi" w:cstheme="minorHAnsi"/>
                <w:noProof/>
                <w:sz w:val="22"/>
                <w:szCs w:val="18"/>
                <w:lang w:eastAsia="en-US"/>
              </w:rPr>
              <w:t xml:space="preserve"> per il blocco dell’inserimento dei requisiti</w:t>
            </w:r>
          </w:p>
        </w:tc>
      </w:tr>
    </w:tbl>
    <w:p w:rsidRPr="002C627F" w:rsidR="002C627F" w:rsidP="004E7D02" w:rsidRDefault="002C627F" w14:paraId="526DC732" w14:textId="77777777">
      <w:pPr>
        <w:rPr>
          <w:rFonts w:eastAsia="Calibri" w:asciiTheme="minorHAnsi" w:hAnsiTheme="minorHAnsi" w:cstheme="minorHAnsi"/>
          <w:noProof/>
          <w:szCs w:val="20"/>
          <w:lang w:eastAsia="en-US"/>
        </w:rPr>
      </w:pPr>
    </w:p>
    <w:p w:rsidRPr="00DA6006" w:rsidR="00DA6006" w:rsidP="00DA6006" w:rsidRDefault="00DA6006" w14:paraId="089BC479" w14:textId="5209C7F9">
      <w:pPr>
        <w:pStyle w:val="Heading2"/>
        <w:tabs>
          <w:tab w:val="clear" w:pos="1003"/>
          <w:tab w:val="num" w:pos="851"/>
        </w:tabs>
        <w:rPr>
          <w:rFonts w:asciiTheme="minorHAnsi" w:hAnsiTheme="minorHAnsi" w:cstheme="minorHAnsi"/>
        </w:rPr>
      </w:pPr>
      <w:bookmarkStart w:name="_Toc222417256" w:id="27"/>
      <w:r>
        <w:rPr>
          <w:rFonts w:asciiTheme="minorHAnsi" w:hAnsiTheme="minorHAnsi" w:cstheme="minorHAnsi"/>
        </w:rPr>
        <w:t>Piano di schedulazione degli aggiornamenti</w:t>
      </w:r>
      <w:bookmarkEnd w:id="27"/>
    </w:p>
    <w:p w:rsidR="00DF133E" w:rsidP="00C04D9A" w:rsidRDefault="00C04D9A" w14:paraId="33560D09" w14:textId="0EABB98C">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 xml:space="preserve">L’intervento non ha impatti sulla definizione delle schedulazioni, le quali rimangono come già precedentemente impostate. Le schedulazioni non sono attivabili e gestibili manualmente, se non </w:t>
      </w:r>
      <w:r w:rsidR="000178F9">
        <w:rPr>
          <w:rFonts w:eastAsia="Calibri" w:asciiTheme="minorHAnsi" w:hAnsiTheme="minorHAnsi" w:cstheme="minorHAnsi"/>
          <w:noProof/>
          <w:szCs w:val="20"/>
          <w:lang w:eastAsia="en-US"/>
        </w:rPr>
        <w:t>interven</w:t>
      </w:r>
      <w:r w:rsidR="00963555">
        <w:rPr>
          <w:rFonts w:eastAsia="Calibri" w:asciiTheme="minorHAnsi" w:hAnsiTheme="minorHAnsi" w:cstheme="minorHAnsi"/>
          <w:noProof/>
          <w:szCs w:val="20"/>
          <w:lang w:eastAsia="en-US"/>
        </w:rPr>
        <w:t>en</w:t>
      </w:r>
      <w:r w:rsidR="000178F9">
        <w:rPr>
          <w:rFonts w:eastAsia="Calibri" w:asciiTheme="minorHAnsi" w:hAnsiTheme="minorHAnsi" w:cstheme="minorHAnsi"/>
          <w:noProof/>
          <w:szCs w:val="20"/>
          <w:lang w:eastAsia="en-US"/>
        </w:rPr>
        <w:t>do sulle configurazioni di sistema. Di conseguenza, una volta impostate, è necessario un riavvio del componente interessato</w:t>
      </w:r>
      <w:r w:rsidR="00E3425E">
        <w:rPr>
          <w:rFonts w:eastAsia="Calibri" w:asciiTheme="minorHAnsi" w:hAnsiTheme="minorHAnsi" w:cstheme="minorHAnsi"/>
          <w:noProof/>
          <w:szCs w:val="20"/>
          <w:lang w:eastAsia="en-US"/>
        </w:rPr>
        <w:t xml:space="preserve">. </w:t>
      </w:r>
    </w:p>
    <w:p w:rsidR="00E3425E" w:rsidP="00C04D9A" w:rsidRDefault="00E3425E" w14:paraId="41FCD217" w14:textId="093EFBA5">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Di seguito, sono elencate le configurazioni</w:t>
      </w:r>
      <w:r w:rsidR="00080A1F">
        <w:rPr>
          <w:rFonts w:eastAsia="Calibri" w:asciiTheme="minorHAnsi" w:hAnsiTheme="minorHAnsi" w:cstheme="minorHAnsi"/>
          <w:noProof/>
          <w:szCs w:val="20"/>
          <w:lang w:eastAsia="en-US"/>
        </w:rPr>
        <w:t xml:space="preserve"> delle schedulazioni.</w:t>
      </w:r>
    </w:p>
    <w:p w:rsidR="000178F9" w:rsidP="00C04D9A" w:rsidRDefault="000178F9" w14:paraId="3CF55606" w14:textId="77777777">
      <w:pPr>
        <w:rPr>
          <w:rFonts w:eastAsia="Calibri" w:asciiTheme="minorHAnsi" w:hAnsiTheme="minorHAnsi" w:cstheme="minorHAnsi"/>
          <w:noProof/>
          <w:szCs w:val="20"/>
          <w:lang w:eastAsia="en-US"/>
        </w:rPr>
      </w:pPr>
    </w:p>
    <w:p w:rsidR="000178F9" w:rsidP="00C04D9A" w:rsidRDefault="000178F9" w14:paraId="3BB10474" w14:textId="6CA70F34">
      <w:pPr>
        <w:rPr>
          <w:rFonts w:eastAsia="Calibri" w:asciiTheme="minorHAnsi" w:hAnsiTheme="minorHAnsi" w:cstheme="minorHAnsi"/>
          <w:noProof/>
          <w:szCs w:val="20"/>
          <w:lang w:eastAsia="en-US"/>
        </w:rPr>
      </w:pPr>
      <w:r w:rsidRPr="002C627F">
        <w:rPr>
          <w:rFonts w:eastAsia="Calibri" w:asciiTheme="minorHAnsi" w:hAnsiTheme="minorHAnsi" w:cstheme="minorHAnsi"/>
          <w:noProof/>
          <w:szCs w:val="20"/>
          <w:lang w:eastAsia="en-US"/>
        </w:rPr>
        <w:t>Istanza Patente A Crediti</w:t>
      </w:r>
      <w:r>
        <w:rPr>
          <w:rFonts w:eastAsia="Calibri" w:asciiTheme="minorHAnsi" w:hAnsiTheme="minorHAnsi" w:cstheme="minorHAnsi"/>
          <w:noProof/>
          <w:szCs w:val="20"/>
          <w:lang w:eastAsia="en-US"/>
        </w:rPr>
        <w:t xml:space="preserve"> Async (motore)</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9"/>
        <w:gridCol w:w="6530"/>
        <w:gridCol w:w="650"/>
        <w:gridCol w:w="942"/>
      </w:tblGrid>
      <w:tr w:rsidRPr="00A430D6" w:rsidR="00C47F16" w:rsidTr="00C47F16" w14:paraId="476748DF" w14:textId="77777777">
        <w:tc>
          <w:tcPr>
            <w:tcW w:w="9571" w:type="dxa"/>
            <w:gridSpan w:val="4"/>
            <w:shd w:val="clear" w:color="auto" w:fill="244062"/>
          </w:tcPr>
          <w:p w:rsidRPr="00A430D6" w:rsidR="00C47F16" w:rsidRDefault="00C47F16" w14:paraId="719DA246"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 xml:space="preserve">Schedulazione </w:t>
            </w:r>
            <w:r w:rsidRPr="00A430D6">
              <w:rPr>
                <w:rFonts w:asciiTheme="minorHAnsi" w:hAnsiTheme="minorHAnsi" w:cstheme="minorHAnsi"/>
                <w:b/>
                <w:color w:val="FFFFFF" w:themeColor="background1"/>
                <w:sz w:val="22"/>
              </w:rPr>
              <w:t>Integrazione</w:t>
            </w:r>
          </w:p>
        </w:tc>
      </w:tr>
      <w:tr w:rsidRPr="00A430D6" w:rsidR="00C47F16" w:rsidTr="00C47F16" w14:paraId="650F4026" w14:textId="77777777">
        <w:tc>
          <w:tcPr>
            <w:tcW w:w="1838" w:type="dxa"/>
          </w:tcPr>
          <w:p w:rsidRPr="00A430D6" w:rsidR="00C47F16" w:rsidRDefault="00C47F16" w14:paraId="60636D26" w14:textId="77777777">
            <w:pPr>
              <w:rPr>
                <w:rFonts w:asciiTheme="minorHAnsi" w:hAnsiTheme="minorHAnsi" w:cstheme="minorHAnsi"/>
                <w:b/>
                <w:lang w:eastAsia="en-US"/>
              </w:rPr>
            </w:pPr>
            <w:r w:rsidRPr="00A430D6">
              <w:rPr>
                <w:rFonts w:asciiTheme="minorHAnsi" w:hAnsiTheme="minorHAnsi" w:cstheme="minorHAnsi"/>
                <w:b/>
                <w:lang w:eastAsia="en-US"/>
              </w:rPr>
              <w:t>Batch</w:t>
            </w:r>
          </w:p>
        </w:tc>
        <w:tc>
          <w:tcPr>
            <w:tcW w:w="4961" w:type="dxa"/>
          </w:tcPr>
          <w:p w:rsidRPr="00A430D6" w:rsidR="00C47F16" w:rsidRDefault="00C47F16" w14:paraId="615F3859" w14:textId="77777777">
            <w:pPr>
              <w:rPr>
                <w:rFonts w:asciiTheme="minorHAnsi" w:hAnsiTheme="minorHAnsi" w:cstheme="minorHAnsi"/>
                <w:b/>
                <w:lang w:eastAsia="en-US"/>
              </w:rPr>
            </w:pPr>
            <w:r w:rsidRPr="00A430D6">
              <w:rPr>
                <w:rFonts w:asciiTheme="minorHAnsi" w:hAnsiTheme="minorHAnsi" w:cstheme="minorHAnsi"/>
                <w:b/>
                <w:lang w:eastAsia="en-US"/>
              </w:rPr>
              <w:t>Property</w:t>
            </w:r>
          </w:p>
        </w:tc>
        <w:tc>
          <w:tcPr>
            <w:tcW w:w="1276" w:type="dxa"/>
          </w:tcPr>
          <w:p w:rsidRPr="00A430D6" w:rsidR="00C47F16" w:rsidRDefault="00C47F16" w14:paraId="1D019D9A" w14:textId="77777777">
            <w:pPr>
              <w:rPr>
                <w:rFonts w:asciiTheme="minorHAnsi" w:hAnsiTheme="minorHAnsi" w:cstheme="minorHAnsi"/>
                <w:b/>
                <w:lang w:eastAsia="en-US"/>
              </w:rPr>
            </w:pPr>
            <w:r w:rsidRPr="00A430D6">
              <w:rPr>
                <w:rFonts w:asciiTheme="minorHAnsi" w:hAnsiTheme="minorHAnsi" w:cstheme="minorHAnsi"/>
                <w:b/>
                <w:lang w:eastAsia="en-US"/>
              </w:rPr>
              <w:t>Cron Expr</w:t>
            </w:r>
          </w:p>
        </w:tc>
        <w:tc>
          <w:tcPr>
            <w:tcW w:w="1496" w:type="dxa"/>
          </w:tcPr>
          <w:p w:rsidRPr="00A430D6" w:rsidR="00C47F16" w:rsidRDefault="00C47F16" w14:paraId="6207ECAB" w14:textId="77777777">
            <w:pPr>
              <w:rPr>
                <w:rFonts w:asciiTheme="minorHAnsi" w:hAnsiTheme="minorHAnsi" w:cstheme="minorHAnsi"/>
                <w:b/>
                <w:lang w:eastAsia="en-US"/>
              </w:rPr>
            </w:pPr>
            <w:r w:rsidRPr="00A430D6">
              <w:rPr>
                <w:rFonts w:asciiTheme="minorHAnsi" w:hAnsiTheme="minorHAnsi" w:cstheme="minorHAnsi"/>
                <w:b/>
                <w:lang w:eastAsia="en-US"/>
              </w:rPr>
              <w:t>Time</w:t>
            </w:r>
          </w:p>
        </w:tc>
      </w:tr>
      <w:tr w:rsidRPr="00A430D6" w:rsidR="00C47F16" w:rsidTr="00C47F16" w14:paraId="31991D19" w14:textId="77777777">
        <w:tc>
          <w:tcPr>
            <w:tcW w:w="1838" w:type="dxa"/>
          </w:tcPr>
          <w:p w:rsidRPr="00A430D6" w:rsidR="00C47F16" w:rsidRDefault="00C47F16" w14:paraId="151CDE74" w14:textId="77777777">
            <w:pPr>
              <w:rPr>
                <w:rFonts w:asciiTheme="minorHAnsi" w:hAnsiTheme="minorHAnsi" w:cstheme="minorHAnsi"/>
                <w:lang w:eastAsia="en-US"/>
              </w:rPr>
            </w:pPr>
            <w:r w:rsidRPr="00A430D6">
              <w:rPr>
                <w:rFonts w:asciiTheme="minorHAnsi" w:hAnsiTheme="minorHAnsi" w:cstheme="minorHAnsi"/>
                <w:lang w:eastAsia="en-US"/>
              </w:rPr>
              <w:t>Cancellazione Registro Accessi</w:t>
            </w:r>
          </w:p>
        </w:tc>
        <w:tc>
          <w:tcPr>
            <w:tcW w:w="4961" w:type="dxa"/>
          </w:tcPr>
          <w:p w:rsidRPr="00A430D6" w:rsidR="00C47F16" w:rsidRDefault="00C47F16" w14:paraId="0F8ECA28"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SCHEDULER_USER_DELETION_EXECUTOR_CRON_EXPR</w:t>
            </w:r>
          </w:p>
        </w:tc>
        <w:tc>
          <w:tcPr>
            <w:tcW w:w="1276" w:type="dxa"/>
          </w:tcPr>
          <w:p w:rsidRPr="00A430D6" w:rsidR="00C47F16" w:rsidRDefault="00C47F16" w14:paraId="73EE14FA" w14:textId="77777777">
            <w:pPr>
              <w:rPr>
                <w:rFonts w:asciiTheme="minorHAnsi" w:hAnsiTheme="minorHAnsi" w:cstheme="minorHAnsi"/>
                <w:lang w:eastAsia="en-US"/>
              </w:rPr>
            </w:pPr>
            <w:r w:rsidRPr="00A430D6">
              <w:rPr>
                <w:rFonts w:asciiTheme="minorHAnsi" w:hAnsiTheme="minorHAnsi" w:cstheme="minorHAnsi"/>
                <w:lang w:eastAsia="en-US"/>
              </w:rPr>
              <w:t>0/30 * * * * ?</w:t>
            </w:r>
          </w:p>
        </w:tc>
        <w:tc>
          <w:tcPr>
            <w:tcW w:w="1496" w:type="dxa"/>
          </w:tcPr>
          <w:p w:rsidRPr="00A430D6" w:rsidR="00C47F16" w:rsidRDefault="00C47F16" w14:paraId="0FA7C0B8" w14:textId="77777777">
            <w:pPr>
              <w:rPr>
                <w:rFonts w:asciiTheme="minorHAnsi" w:hAnsiTheme="minorHAnsi" w:cstheme="minorHAnsi"/>
                <w:lang w:eastAsia="en-US"/>
              </w:rPr>
            </w:pPr>
            <w:r w:rsidRPr="00A430D6">
              <w:rPr>
                <w:rFonts w:asciiTheme="minorHAnsi" w:hAnsiTheme="minorHAnsi" w:cstheme="minorHAnsi"/>
                <w:lang w:eastAsia="en-US"/>
              </w:rPr>
              <w:t>Every 30 seconds</w:t>
            </w:r>
          </w:p>
        </w:tc>
      </w:tr>
      <w:tr w:rsidRPr="00A430D6" w:rsidR="00C47F16" w:rsidTr="00C47F16" w14:paraId="3FD67A7A" w14:textId="77777777">
        <w:tc>
          <w:tcPr>
            <w:tcW w:w="1838" w:type="dxa"/>
          </w:tcPr>
          <w:p w:rsidRPr="00A430D6" w:rsidR="00C47F16" w:rsidRDefault="00C47F16" w14:paraId="59FE2225" w14:textId="77777777">
            <w:pPr>
              <w:rPr>
                <w:rFonts w:asciiTheme="minorHAnsi" w:hAnsiTheme="minorHAnsi" w:cstheme="minorHAnsi"/>
                <w:lang w:eastAsia="en-US"/>
              </w:rPr>
            </w:pPr>
            <w:r w:rsidRPr="00A430D6">
              <w:rPr>
                <w:rFonts w:asciiTheme="minorHAnsi" w:hAnsiTheme="minorHAnsi" w:cstheme="minorHAnsi"/>
                <w:lang w:eastAsia="en-US"/>
              </w:rPr>
              <w:t>Requisito Aggiuntivo Scaduto</w:t>
            </w:r>
          </w:p>
        </w:tc>
        <w:tc>
          <w:tcPr>
            <w:tcW w:w="4961" w:type="dxa"/>
          </w:tcPr>
          <w:p w:rsidRPr="00A430D6" w:rsidR="00C47F16" w:rsidRDefault="00C47F16" w14:paraId="0570CC06"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SCHEDULER_LI_ADDITIONAL_REQS_EXPIRED_EXECUTOR_CRON_EXPR</w:t>
            </w:r>
          </w:p>
        </w:tc>
        <w:tc>
          <w:tcPr>
            <w:tcW w:w="1276" w:type="dxa"/>
          </w:tcPr>
          <w:p w:rsidRPr="00A430D6" w:rsidR="00C47F16" w:rsidRDefault="00C47F16" w14:paraId="534FA8D8" w14:textId="77777777">
            <w:pPr>
              <w:rPr>
                <w:rFonts w:asciiTheme="minorHAnsi" w:hAnsiTheme="minorHAnsi" w:cstheme="minorHAnsi"/>
                <w:lang w:eastAsia="en-US"/>
              </w:rPr>
            </w:pPr>
            <w:r w:rsidRPr="00A430D6">
              <w:rPr>
                <w:rFonts w:asciiTheme="minorHAnsi" w:hAnsiTheme="minorHAnsi" w:cstheme="minorHAnsi"/>
                <w:lang w:eastAsia="en-US"/>
              </w:rPr>
              <w:t>0/30 * * * * ?</w:t>
            </w:r>
          </w:p>
        </w:tc>
        <w:tc>
          <w:tcPr>
            <w:tcW w:w="1496" w:type="dxa"/>
          </w:tcPr>
          <w:p w:rsidRPr="00A430D6" w:rsidR="00C47F16" w:rsidRDefault="00C47F16" w14:paraId="320D35D2" w14:textId="77777777">
            <w:pPr>
              <w:rPr>
                <w:rFonts w:asciiTheme="minorHAnsi" w:hAnsiTheme="minorHAnsi" w:cstheme="minorHAnsi"/>
                <w:lang w:val="en-US" w:eastAsia="en-US"/>
              </w:rPr>
            </w:pPr>
            <w:r w:rsidRPr="00A430D6">
              <w:rPr>
                <w:rFonts w:asciiTheme="minorHAnsi" w:hAnsiTheme="minorHAnsi" w:cstheme="minorHAnsi"/>
                <w:lang w:eastAsia="en-US"/>
              </w:rPr>
              <w:t>Every 30 seconds</w:t>
            </w:r>
          </w:p>
        </w:tc>
      </w:tr>
      <w:tr w:rsidRPr="00A430D6" w:rsidR="00C47F16" w:rsidTr="00C47F16" w14:paraId="61106A56" w14:textId="77777777">
        <w:tc>
          <w:tcPr>
            <w:tcW w:w="1838" w:type="dxa"/>
          </w:tcPr>
          <w:p w:rsidRPr="00A430D6" w:rsidR="00C47F16" w:rsidRDefault="00C47F16" w14:paraId="22257536" w14:textId="77777777">
            <w:pPr>
              <w:rPr>
                <w:rFonts w:asciiTheme="minorHAnsi" w:hAnsiTheme="minorHAnsi" w:cstheme="minorHAnsi"/>
                <w:lang w:eastAsia="en-US"/>
              </w:rPr>
            </w:pPr>
            <w:r w:rsidRPr="00A430D6">
              <w:rPr>
                <w:rFonts w:asciiTheme="minorHAnsi" w:hAnsiTheme="minorHAnsi" w:cstheme="minorHAnsi"/>
                <w:lang w:eastAsia="en-US"/>
              </w:rPr>
              <w:t>Calcolo Punteggio (Eventi)</w:t>
            </w:r>
          </w:p>
        </w:tc>
        <w:tc>
          <w:tcPr>
            <w:tcW w:w="4961" w:type="dxa"/>
          </w:tcPr>
          <w:p w:rsidRPr="00A430D6" w:rsidR="00C47F16" w:rsidRDefault="00C47F16" w14:paraId="120E58C2"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SCHEDULER_LI_EVENT_EXECUTOR_CRON_EXPR</w:t>
            </w:r>
          </w:p>
        </w:tc>
        <w:tc>
          <w:tcPr>
            <w:tcW w:w="1276" w:type="dxa"/>
          </w:tcPr>
          <w:p w:rsidRPr="00A430D6" w:rsidR="00C47F16" w:rsidRDefault="00C47F16" w14:paraId="4B6FD089" w14:textId="77777777">
            <w:pPr>
              <w:rPr>
                <w:rFonts w:asciiTheme="minorHAnsi" w:hAnsiTheme="minorHAnsi" w:cstheme="minorHAnsi"/>
                <w:lang w:eastAsia="en-US"/>
              </w:rPr>
            </w:pPr>
            <w:r w:rsidRPr="00A430D6">
              <w:rPr>
                <w:rFonts w:asciiTheme="minorHAnsi" w:hAnsiTheme="minorHAnsi" w:cstheme="minorHAnsi"/>
                <w:lang w:eastAsia="en-US"/>
              </w:rPr>
              <w:t>0/30 * * * * ?</w:t>
            </w:r>
          </w:p>
        </w:tc>
        <w:tc>
          <w:tcPr>
            <w:tcW w:w="1496" w:type="dxa"/>
          </w:tcPr>
          <w:p w:rsidRPr="00A430D6" w:rsidR="00C47F16" w:rsidRDefault="00C47F16" w14:paraId="1B9FEB3E" w14:textId="77777777">
            <w:pPr>
              <w:rPr>
                <w:rFonts w:asciiTheme="minorHAnsi" w:hAnsiTheme="minorHAnsi" w:cstheme="minorHAnsi"/>
                <w:lang w:eastAsia="en-US"/>
              </w:rPr>
            </w:pPr>
            <w:r w:rsidRPr="00A430D6">
              <w:rPr>
                <w:rFonts w:asciiTheme="minorHAnsi" w:hAnsiTheme="minorHAnsi" w:cstheme="minorHAnsi"/>
                <w:lang w:eastAsia="en-US"/>
              </w:rPr>
              <w:t>Every 30 seconds</w:t>
            </w:r>
          </w:p>
        </w:tc>
      </w:tr>
      <w:tr w:rsidRPr="00A430D6" w:rsidR="00C47F16" w:rsidTr="00C47F16" w14:paraId="4AE8936D" w14:textId="77777777">
        <w:tc>
          <w:tcPr>
            <w:tcW w:w="1838" w:type="dxa"/>
          </w:tcPr>
          <w:p w:rsidRPr="00A430D6" w:rsidR="00C47F16" w:rsidRDefault="00C47F16" w14:paraId="4DCC43A7" w14:textId="77777777">
            <w:pPr>
              <w:rPr>
                <w:rFonts w:asciiTheme="minorHAnsi" w:hAnsiTheme="minorHAnsi" w:cstheme="minorHAnsi"/>
                <w:lang w:eastAsia="en-US"/>
              </w:rPr>
            </w:pPr>
            <w:r w:rsidRPr="00A430D6">
              <w:rPr>
                <w:rFonts w:asciiTheme="minorHAnsi" w:hAnsiTheme="minorHAnsi" w:cstheme="minorHAnsi"/>
                <w:lang w:eastAsia="en-US"/>
              </w:rPr>
              <w:t>Abilitazione Patenti Sospese</w:t>
            </w:r>
          </w:p>
        </w:tc>
        <w:tc>
          <w:tcPr>
            <w:tcW w:w="4961" w:type="dxa"/>
          </w:tcPr>
          <w:p w:rsidRPr="00A430D6" w:rsidR="00C47F16" w:rsidRDefault="00C47F16" w14:paraId="304C326A"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SCHEDULER_SUSPENDED_LICENSE_ENABLER_EXECUTOR_CRON_EXPR</w:t>
            </w:r>
          </w:p>
        </w:tc>
        <w:tc>
          <w:tcPr>
            <w:tcW w:w="1276" w:type="dxa"/>
          </w:tcPr>
          <w:p w:rsidRPr="00A430D6" w:rsidR="00C47F16" w:rsidRDefault="00C47F16" w14:paraId="7636D0B1" w14:textId="77777777">
            <w:pPr>
              <w:rPr>
                <w:rFonts w:asciiTheme="minorHAnsi" w:hAnsiTheme="minorHAnsi" w:cstheme="minorHAnsi"/>
                <w:lang w:eastAsia="en-US"/>
              </w:rPr>
            </w:pPr>
            <w:r w:rsidRPr="00A430D6">
              <w:rPr>
                <w:rFonts w:asciiTheme="minorHAnsi" w:hAnsiTheme="minorHAnsi" w:cstheme="minorHAnsi"/>
                <w:lang w:eastAsia="en-US"/>
              </w:rPr>
              <w:t>0/30 * * * * ?</w:t>
            </w:r>
          </w:p>
        </w:tc>
        <w:tc>
          <w:tcPr>
            <w:tcW w:w="1496" w:type="dxa"/>
          </w:tcPr>
          <w:p w:rsidRPr="00A430D6" w:rsidR="00C47F16" w:rsidRDefault="00C47F16" w14:paraId="2FF0FB61" w14:textId="77777777">
            <w:pPr>
              <w:rPr>
                <w:rFonts w:asciiTheme="minorHAnsi" w:hAnsiTheme="minorHAnsi" w:cstheme="minorHAnsi"/>
                <w:lang w:val="en-US" w:eastAsia="en-US"/>
              </w:rPr>
            </w:pPr>
            <w:r w:rsidRPr="00A430D6">
              <w:rPr>
                <w:rFonts w:asciiTheme="minorHAnsi" w:hAnsiTheme="minorHAnsi" w:cstheme="minorHAnsi"/>
                <w:lang w:eastAsia="en-US"/>
              </w:rPr>
              <w:t>Every 30 seconds</w:t>
            </w:r>
          </w:p>
        </w:tc>
      </w:tr>
    </w:tbl>
    <w:p w:rsidR="00C04D9A" w:rsidP="00C04D9A" w:rsidRDefault="00C04D9A" w14:paraId="08338C44" w14:textId="77777777">
      <w:pPr>
        <w:rPr>
          <w:rFonts w:eastAsia="Calibri" w:asciiTheme="minorHAnsi" w:hAnsiTheme="minorHAnsi" w:cstheme="minorHAnsi"/>
          <w:noProof/>
          <w:szCs w:val="20"/>
          <w:lang w:val="en-US" w:eastAsia="en-US"/>
        </w:rPr>
      </w:pP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61"/>
        <w:gridCol w:w="6590"/>
        <w:gridCol w:w="654"/>
        <w:gridCol w:w="866"/>
      </w:tblGrid>
      <w:tr w:rsidRPr="00A430D6" w:rsidR="00AD48C3" w:rsidTr="001903E2" w14:paraId="096A1C23" w14:textId="77777777">
        <w:tc>
          <w:tcPr>
            <w:tcW w:w="9571" w:type="dxa"/>
            <w:gridSpan w:val="4"/>
            <w:shd w:val="clear" w:color="auto" w:fill="244062"/>
          </w:tcPr>
          <w:p w:rsidRPr="00A430D6" w:rsidR="00AD48C3" w:rsidRDefault="00AD48C3" w14:paraId="10117960"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 xml:space="preserve">Schedulazione </w:t>
            </w:r>
            <w:r w:rsidRPr="00A430D6">
              <w:rPr>
                <w:rFonts w:asciiTheme="minorHAnsi" w:hAnsiTheme="minorHAnsi" w:cstheme="minorHAnsi"/>
                <w:b/>
                <w:color w:val="FFFFFF" w:themeColor="background1"/>
                <w:sz w:val="22"/>
              </w:rPr>
              <w:t>Collaudo</w:t>
            </w:r>
          </w:p>
        </w:tc>
      </w:tr>
      <w:tr w:rsidRPr="00A430D6" w:rsidR="00AD48C3" w:rsidTr="001903E2" w14:paraId="5F851A5E" w14:textId="77777777">
        <w:tc>
          <w:tcPr>
            <w:tcW w:w="1838" w:type="dxa"/>
          </w:tcPr>
          <w:p w:rsidRPr="00A430D6" w:rsidR="00AD48C3" w:rsidRDefault="00AD48C3" w14:paraId="46C63066" w14:textId="77777777">
            <w:pPr>
              <w:rPr>
                <w:rFonts w:asciiTheme="minorHAnsi" w:hAnsiTheme="minorHAnsi" w:cstheme="minorHAnsi"/>
                <w:b/>
                <w:lang w:eastAsia="en-US"/>
              </w:rPr>
            </w:pPr>
            <w:r w:rsidRPr="00A430D6">
              <w:rPr>
                <w:rFonts w:asciiTheme="minorHAnsi" w:hAnsiTheme="minorHAnsi" w:cstheme="minorHAnsi"/>
                <w:b/>
                <w:lang w:eastAsia="en-US"/>
              </w:rPr>
              <w:t>Batch</w:t>
            </w:r>
          </w:p>
        </w:tc>
        <w:tc>
          <w:tcPr>
            <w:tcW w:w="4961" w:type="dxa"/>
          </w:tcPr>
          <w:p w:rsidRPr="00A430D6" w:rsidR="00AD48C3" w:rsidRDefault="00AD48C3" w14:paraId="3C3B900C" w14:textId="77777777">
            <w:pPr>
              <w:rPr>
                <w:rFonts w:asciiTheme="minorHAnsi" w:hAnsiTheme="minorHAnsi" w:cstheme="minorHAnsi"/>
                <w:b/>
                <w:lang w:eastAsia="en-US"/>
              </w:rPr>
            </w:pPr>
            <w:r w:rsidRPr="00A430D6">
              <w:rPr>
                <w:rFonts w:asciiTheme="minorHAnsi" w:hAnsiTheme="minorHAnsi" w:cstheme="minorHAnsi"/>
                <w:b/>
                <w:lang w:eastAsia="en-US"/>
              </w:rPr>
              <w:t>Property</w:t>
            </w:r>
          </w:p>
        </w:tc>
        <w:tc>
          <w:tcPr>
            <w:tcW w:w="1276" w:type="dxa"/>
          </w:tcPr>
          <w:p w:rsidRPr="00A430D6" w:rsidR="00AD48C3" w:rsidRDefault="00AD48C3" w14:paraId="5411F1C7" w14:textId="77777777">
            <w:pPr>
              <w:rPr>
                <w:rFonts w:asciiTheme="minorHAnsi" w:hAnsiTheme="minorHAnsi" w:cstheme="minorHAnsi"/>
                <w:b/>
                <w:lang w:eastAsia="en-US"/>
              </w:rPr>
            </w:pPr>
            <w:r w:rsidRPr="00A430D6">
              <w:rPr>
                <w:rFonts w:asciiTheme="minorHAnsi" w:hAnsiTheme="minorHAnsi" w:cstheme="minorHAnsi"/>
                <w:b/>
                <w:lang w:eastAsia="en-US"/>
              </w:rPr>
              <w:t xml:space="preserve">Cron </w:t>
            </w:r>
            <w:r w:rsidRPr="00A430D6">
              <w:rPr>
                <w:rFonts w:asciiTheme="minorHAnsi" w:hAnsiTheme="minorHAnsi" w:cstheme="minorHAnsi"/>
                <w:b/>
                <w:lang w:eastAsia="en-US"/>
              </w:rPr>
              <w:t>Expr</w:t>
            </w:r>
          </w:p>
        </w:tc>
        <w:tc>
          <w:tcPr>
            <w:tcW w:w="1496" w:type="dxa"/>
          </w:tcPr>
          <w:p w:rsidRPr="00A430D6" w:rsidR="00AD48C3" w:rsidRDefault="00AD48C3" w14:paraId="4F753BD4" w14:textId="77777777">
            <w:pPr>
              <w:rPr>
                <w:rFonts w:asciiTheme="minorHAnsi" w:hAnsiTheme="minorHAnsi" w:cstheme="minorHAnsi"/>
                <w:b/>
                <w:lang w:eastAsia="en-US"/>
              </w:rPr>
            </w:pPr>
            <w:r w:rsidRPr="00A430D6">
              <w:rPr>
                <w:rFonts w:asciiTheme="minorHAnsi" w:hAnsiTheme="minorHAnsi" w:cstheme="minorHAnsi"/>
                <w:b/>
                <w:lang w:eastAsia="en-US"/>
              </w:rPr>
              <w:t>Time</w:t>
            </w:r>
          </w:p>
        </w:tc>
      </w:tr>
      <w:tr w:rsidRPr="00A430D6" w:rsidR="00AD48C3" w:rsidTr="001903E2" w14:paraId="42464247" w14:textId="77777777">
        <w:tc>
          <w:tcPr>
            <w:tcW w:w="1838" w:type="dxa"/>
          </w:tcPr>
          <w:p w:rsidRPr="00A430D6" w:rsidR="00AD48C3" w:rsidRDefault="00AD48C3" w14:paraId="105166A3" w14:textId="77777777">
            <w:pPr>
              <w:rPr>
                <w:rFonts w:asciiTheme="minorHAnsi" w:hAnsiTheme="minorHAnsi" w:cstheme="minorHAnsi"/>
                <w:lang w:eastAsia="en-US"/>
              </w:rPr>
            </w:pPr>
            <w:r w:rsidRPr="00A430D6">
              <w:rPr>
                <w:rFonts w:asciiTheme="minorHAnsi" w:hAnsiTheme="minorHAnsi" w:cstheme="minorHAnsi"/>
                <w:lang w:eastAsia="en-US"/>
              </w:rPr>
              <w:t>Cancellazione Registro Accessi</w:t>
            </w:r>
          </w:p>
        </w:tc>
        <w:tc>
          <w:tcPr>
            <w:tcW w:w="4961" w:type="dxa"/>
          </w:tcPr>
          <w:p w:rsidRPr="00A430D6" w:rsidR="00AD48C3" w:rsidRDefault="00AD48C3" w14:paraId="1DDB3091"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SCHEDULER_USER_DELETION_EXECUTOR_CRON_EXPR</w:t>
            </w:r>
          </w:p>
        </w:tc>
        <w:tc>
          <w:tcPr>
            <w:tcW w:w="1276" w:type="dxa"/>
          </w:tcPr>
          <w:p w:rsidRPr="00A430D6" w:rsidR="00AD48C3" w:rsidRDefault="00AD48C3" w14:paraId="7CE2EABC" w14:textId="77777777">
            <w:pPr>
              <w:rPr>
                <w:rFonts w:asciiTheme="minorHAnsi" w:hAnsiTheme="minorHAnsi" w:cstheme="minorHAnsi"/>
                <w:lang w:eastAsia="en-US"/>
              </w:rPr>
            </w:pPr>
            <w:r w:rsidRPr="00A430D6">
              <w:rPr>
                <w:rFonts w:asciiTheme="minorHAnsi" w:hAnsiTheme="minorHAnsi" w:cstheme="minorHAnsi"/>
                <w:lang w:eastAsia="en-US"/>
              </w:rPr>
              <w:t>0 * * * * ?</w:t>
            </w:r>
          </w:p>
        </w:tc>
        <w:tc>
          <w:tcPr>
            <w:tcW w:w="1496" w:type="dxa"/>
          </w:tcPr>
          <w:p w:rsidRPr="00A430D6" w:rsidR="00AD48C3" w:rsidRDefault="00AD48C3" w14:paraId="28543A1D" w14:textId="77777777">
            <w:pPr>
              <w:rPr>
                <w:rFonts w:asciiTheme="minorHAnsi" w:hAnsiTheme="minorHAnsi" w:cstheme="minorHAnsi"/>
                <w:lang w:eastAsia="en-US"/>
              </w:rPr>
            </w:pPr>
            <w:r w:rsidRPr="00A430D6">
              <w:rPr>
                <w:rFonts w:asciiTheme="minorHAnsi" w:hAnsiTheme="minorHAnsi" w:cstheme="minorHAnsi"/>
                <w:lang w:eastAsia="en-US"/>
              </w:rPr>
              <w:t>Every minute</w:t>
            </w:r>
          </w:p>
        </w:tc>
      </w:tr>
      <w:tr w:rsidRPr="00A430D6" w:rsidR="00AD48C3" w:rsidTr="001903E2" w14:paraId="40B07080" w14:textId="77777777">
        <w:tc>
          <w:tcPr>
            <w:tcW w:w="1838" w:type="dxa"/>
          </w:tcPr>
          <w:p w:rsidRPr="00A430D6" w:rsidR="00AD48C3" w:rsidRDefault="00AD48C3" w14:paraId="1C696C2C" w14:textId="77777777">
            <w:pPr>
              <w:rPr>
                <w:rFonts w:asciiTheme="minorHAnsi" w:hAnsiTheme="minorHAnsi" w:cstheme="minorHAnsi"/>
                <w:lang w:eastAsia="en-US"/>
              </w:rPr>
            </w:pPr>
            <w:r w:rsidRPr="00A430D6">
              <w:rPr>
                <w:rFonts w:asciiTheme="minorHAnsi" w:hAnsiTheme="minorHAnsi" w:cstheme="minorHAnsi"/>
                <w:lang w:eastAsia="en-US"/>
              </w:rPr>
              <w:t>Requisito Aggiuntivo Scaduto</w:t>
            </w:r>
          </w:p>
        </w:tc>
        <w:tc>
          <w:tcPr>
            <w:tcW w:w="4961" w:type="dxa"/>
          </w:tcPr>
          <w:p w:rsidRPr="00A430D6" w:rsidR="00AD48C3" w:rsidRDefault="00AD48C3" w14:paraId="13678750"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SCHEDULER_LI_ADDITIONAL_REQS_EXPIRED_EXECUTOR_CRON_EXPR</w:t>
            </w:r>
          </w:p>
        </w:tc>
        <w:tc>
          <w:tcPr>
            <w:tcW w:w="1276" w:type="dxa"/>
          </w:tcPr>
          <w:p w:rsidRPr="00A430D6" w:rsidR="00AD48C3" w:rsidRDefault="00AD48C3" w14:paraId="05BECBCD" w14:textId="77777777">
            <w:pPr>
              <w:rPr>
                <w:rFonts w:asciiTheme="minorHAnsi" w:hAnsiTheme="minorHAnsi" w:cstheme="minorHAnsi"/>
                <w:lang w:eastAsia="en-US"/>
              </w:rPr>
            </w:pPr>
            <w:r w:rsidRPr="00A430D6">
              <w:rPr>
                <w:rFonts w:asciiTheme="minorHAnsi" w:hAnsiTheme="minorHAnsi" w:cstheme="minorHAnsi"/>
                <w:lang w:eastAsia="en-US"/>
              </w:rPr>
              <w:t>0 * * * * ?</w:t>
            </w:r>
          </w:p>
        </w:tc>
        <w:tc>
          <w:tcPr>
            <w:tcW w:w="1496" w:type="dxa"/>
          </w:tcPr>
          <w:p w:rsidRPr="00A430D6" w:rsidR="00AD48C3" w:rsidRDefault="00AD48C3" w14:paraId="039D32BF" w14:textId="77777777">
            <w:pPr>
              <w:rPr>
                <w:rFonts w:asciiTheme="minorHAnsi" w:hAnsiTheme="minorHAnsi" w:cstheme="minorHAnsi"/>
                <w:lang w:eastAsia="en-US"/>
              </w:rPr>
            </w:pPr>
            <w:r w:rsidRPr="00A430D6">
              <w:rPr>
                <w:rFonts w:asciiTheme="minorHAnsi" w:hAnsiTheme="minorHAnsi" w:cstheme="minorHAnsi"/>
                <w:lang w:eastAsia="en-US"/>
              </w:rPr>
              <w:t>Every minute</w:t>
            </w:r>
          </w:p>
        </w:tc>
      </w:tr>
      <w:tr w:rsidRPr="00A430D6" w:rsidR="00AD48C3" w:rsidTr="001903E2" w14:paraId="2DBEBA0B" w14:textId="77777777">
        <w:tc>
          <w:tcPr>
            <w:tcW w:w="1838" w:type="dxa"/>
          </w:tcPr>
          <w:p w:rsidRPr="00A430D6" w:rsidR="00AD48C3" w:rsidRDefault="00AD48C3" w14:paraId="4BD8B14C" w14:textId="77777777">
            <w:pPr>
              <w:rPr>
                <w:rFonts w:asciiTheme="minorHAnsi" w:hAnsiTheme="minorHAnsi" w:cstheme="minorHAnsi"/>
                <w:lang w:eastAsia="en-US"/>
              </w:rPr>
            </w:pPr>
            <w:r w:rsidRPr="00A430D6">
              <w:rPr>
                <w:rFonts w:asciiTheme="minorHAnsi" w:hAnsiTheme="minorHAnsi" w:cstheme="minorHAnsi"/>
                <w:lang w:eastAsia="en-US"/>
              </w:rPr>
              <w:t>Calcolo Punteggio (Eventi)</w:t>
            </w:r>
          </w:p>
        </w:tc>
        <w:tc>
          <w:tcPr>
            <w:tcW w:w="4961" w:type="dxa"/>
          </w:tcPr>
          <w:p w:rsidRPr="00A430D6" w:rsidR="00AD48C3" w:rsidRDefault="00AD48C3" w14:paraId="53167F6F"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SCHEDULER_LI_EVENT_EXECUTOR_CRON_EXPR</w:t>
            </w:r>
          </w:p>
        </w:tc>
        <w:tc>
          <w:tcPr>
            <w:tcW w:w="1276" w:type="dxa"/>
          </w:tcPr>
          <w:p w:rsidRPr="00A430D6" w:rsidR="00AD48C3" w:rsidRDefault="00AD48C3" w14:paraId="2123A276" w14:textId="77777777">
            <w:pPr>
              <w:rPr>
                <w:rFonts w:asciiTheme="minorHAnsi" w:hAnsiTheme="minorHAnsi" w:cstheme="minorHAnsi"/>
                <w:lang w:eastAsia="en-US"/>
              </w:rPr>
            </w:pPr>
            <w:r w:rsidRPr="00A430D6">
              <w:rPr>
                <w:rFonts w:asciiTheme="minorHAnsi" w:hAnsiTheme="minorHAnsi" w:cstheme="minorHAnsi"/>
                <w:lang w:eastAsia="en-US"/>
              </w:rPr>
              <w:t>0 * * * * ?</w:t>
            </w:r>
          </w:p>
        </w:tc>
        <w:tc>
          <w:tcPr>
            <w:tcW w:w="1496" w:type="dxa"/>
          </w:tcPr>
          <w:p w:rsidRPr="00A430D6" w:rsidR="00AD48C3" w:rsidRDefault="00AD48C3" w14:paraId="6F1C5A3D" w14:textId="77777777">
            <w:pPr>
              <w:rPr>
                <w:rFonts w:asciiTheme="minorHAnsi" w:hAnsiTheme="minorHAnsi" w:cstheme="minorHAnsi"/>
                <w:lang w:eastAsia="en-US"/>
              </w:rPr>
            </w:pPr>
            <w:r w:rsidRPr="00A430D6">
              <w:rPr>
                <w:rFonts w:asciiTheme="minorHAnsi" w:hAnsiTheme="minorHAnsi" w:cstheme="minorHAnsi"/>
                <w:lang w:eastAsia="en-US"/>
              </w:rPr>
              <w:t>Every minute</w:t>
            </w:r>
          </w:p>
        </w:tc>
      </w:tr>
      <w:tr w:rsidRPr="00A430D6" w:rsidR="00AD48C3" w:rsidTr="001903E2" w14:paraId="4C4CC1FC" w14:textId="77777777">
        <w:tc>
          <w:tcPr>
            <w:tcW w:w="1838" w:type="dxa"/>
          </w:tcPr>
          <w:p w:rsidRPr="00A430D6" w:rsidR="00AD48C3" w:rsidRDefault="00AD48C3" w14:paraId="08F3F06C" w14:textId="77777777">
            <w:pPr>
              <w:rPr>
                <w:rFonts w:asciiTheme="minorHAnsi" w:hAnsiTheme="minorHAnsi" w:cstheme="minorHAnsi"/>
                <w:lang w:eastAsia="en-US"/>
              </w:rPr>
            </w:pPr>
            <w:r w:rsidRPr="00A430D6">
              <w:rPr>
                <w:rFonts w:asciiTheme="minorHAnsi" w:hAnsiTheme="minorHAnsi" w:cstheme="minorHAnsi"/>
                <w:lang w:eastAsia="en-US"/>
              </w:rPr>
              <w:t>Abilitazione Patenti Sospese</w:t>
            </w:r>
          </w:p>
        </w:tc>
        <w:tc>
          <w:tcPr>
            <w:tcW w:w="4961" w:type="dxa"/>
          </w:tcPr>
          <w:p w:rsidRPr="00A430D6" w:rsidR="00AD48C3" w:rsidRDefault="00AD48C3" w14:paraId="115B0A19"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SCHEDULER_SUSPENDED_LICENSE_ENABLER_EXECUTOR_CRON_EXPR</w:t>
            </w:r>
          </w:p>
        </w:tc>
        <w:tc>
          <w:tcPr>
            <w:tcW w:w="1276" w:type="dxa"/>
          </w:tcPr>
          <w:p w:rsidRPr="00A430D6" w:rsidR="00AD48C3" w:rsidRDefault="00AD48C3" w14:paraId="6C9F10A9" w14:textId="77777777">
            <w:pPr>
              <w:rPr>
                <w:rFonts w:asciiTheme="minorHAnsi" w:hAnsiTheme="minorHAnsi" w:cstheme="minorHAnsi"/>
                <w:lang w:eastAsia="en-US"/>
              </w:rPr>
            </w:pPr>
            <w:r w:rsidRPr="00A430D6">
              <w:rPr>
                <w:rFonts w:asciiTheme="minorHAnsi" w:hAnsiTheme="minorHAnsi" w:cstheme="minorHAnsi"/>
                <w:lang w:eastAsia="en-US"/>
              </w:rPr>
              <w:t>0 * * * * ?</w:t>
            </w:r>
          </w:p>
        </w:tc>
        <w:tc>
          <w:tcPr>
            <w:tcW w:w="1496" w:type="dxa"/>
          </w:tcPr>
          <w:p w:rsidRPr="00A430D6" w:rsidR="00AD48C3" w:rsidRDefault="00AD48C3" w14:paraId="2D4F0A59" w14:textId="77777777">
            <w:pPr>
              <w:rPr>
                <w:rFonts w:asciiTheme="minorHAnsi" w:hAnsiTheme="minorHAnsi" w:cstheme="minorHAnsi"/>
                <w:lang w:eastAsia="en-US"/>
              </w:rPr>
            </w:pPr>
            <w:r w:rsidRPr="00A430D6">
              <w:rPr>
                <w:rFonts w:asciiTheme="minorHAnsi" w:hAnsiTheme="minorHAnsi" w:cstheme="minorHAnsi"/>
                <w:lang w:eastAsia="en-US"/>
              </w:rPr>
              <w:t>Every minute</w:t>
            </w:r>
          </w:p>
        </w:tc>
      </w:tr>
    </w:tbl>
    <w:p w:rsidR="00AD48C3" w:rsidP="00C04D9A" w:rsidRDefault="00AD48C3" w14:paraId="073B7C05" w14:textId="77777777">
      <w:pPr>
        <w:rPr>
          <w:rFonts w:eastAsia="Calibri" w:asciiTheme="minorHAnsi" w:hAnsiTheme="minorHAnsi" w:cstheme="minorHAnsi"/>
          <w:noProof/>
          <w:szCs w:val="20"/>
          <w:lang w:val="en-US" w:eastAsia="en-US"/>
        </w:rPr>
      </w:pP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3"/>
        <w:gridCol w:w="6349"/>
        <w:gridCol w:w="1100"/>
        <w:gridCol w:w="709"/>
      </w:tblGrid>
      <w:tr w:rsidRPr="00A430D6" w:rsidR="001903E2" w:rsidTr="001903E2" w14:paraId="1B87168D" w14:textId="77777777">
        <w:tc>
          <w:tcPr>
            <w:tcW w:w="9571" w:type="dxa"/>
            <w:gridSpan w:val="4"/>
            <w:shd w:val="clear" w:color="auto" w:fill="244062"/>
          </w:tcPr>
          <w:p w:rsidRPr="00A430D6" w:rsidR="001903E2" w:rsidRDefault="001903E2" w14:paraId="178D1C65" w14:textId="77777777">
            <w:pPr>
              <w:spacing w:before="60" w:after="60"/>
              <w:jc w:val="center"/>
              <w:rPr>
                <w:rFonts w:asciiTheme="minorHAnsi" w:hAnsiTheme="minorHAnsi" w:cstheme="minorHAnsi"/>
                <w:b/>
                <w:color w:val="FFFFFF" w:themeColor="background1"/>
                <w:sz w:val="22"/>
              </w:rPr>
            </w:pPr>
            <w:r>
              <w:rPr>
                <w:rFonts w:asciiTheme="minorHAnsi" w:hAnsiTheme="minorHAnsi" w:cstheme="minorHAnsi"/>
                <w:b/>
                <w:color w:val="FFFFFF" w:themeColor="background1"/>
                <w:sz w:val="22"/>
              </w:rPr>
              <w:t xml:space="preserve">Schedulazione </w:t>
            </w:r>
            <w:r w:rsidRPr="00A430D6">
              <w:rPr>
                <w:rFonts w:asciiTheme="minorHAnsi" w:hAnsiTheme="minorHAnsi" w:cstheme="minorHAnsi"/>
                <w:b/>
                <w:color w:val="FFFFFF" w:themeColor="background1"/>
                <w:sz w:val="22"/>
              </w:rPr>
              <w:t>Produzione</w:t>
            </w:r>
          </w:p>
        </w:tc>
      </w:tr>
      <w:tr w:rsidRPr="00A430D6" w:rsidR="001903E2" w:rsidTr="001903E2" w14:paraId="4FD1A15D" w14:textId="77777777">
        <w:tc>
          <w:tcPr>
            <w:tcW w:w="1838" w:type="dxa"/>
          </w:tcPr>
          <w:p w:rsidRPr="00A430D6" w:rsidR="001903E2" w:rsidRDefault="001903E2" w14:paraId="2878DA1E" w14:textId="77777777">
            <w:pPr>
              <w:rPr>
                <w:rFonts w:asciiTheme="minorHAnsi" w:hAnsiTheme="minorHAnsi" w:cstheme="minorHAnsi"/>
                <w:b/>
                <w:lang w:eastAsia="en-US"/>
              </w:rPr>
            </w:pPr>
            <w:r w:rsidRPr="00A430D6">
              <w:rPr>
                <w:rFonts w:asciiTheme="minorHAnsi" w:hAnsiTheme="minorHAnsi" w:cstheme="minorHAnsi"/>
                <w:b/>
                <w:lang w:eastAsia="en-US"/>
              </w:rPr>
              <w:t>Batch</w:t>
            </w:r>
          </w:p>
        </w:tc>
        <w:tc>
          <w:tcPr>
            <w:tcW w:w="4961" w:type="dxa"/>
          </w:tcPr>
          <w:p w:rsidRPr="00A430D6" w:rsidR="001903E2" w:rsidRDefault="001903E2" w14:paraId="3F5481E5" w14:textId="77777777">
            <w:pPr>
              <w:rPr>
                <w:rFonts w:asciiTheme="minorHAnsi" w:hAnsiTheme="minorHAnsi" w:cstheme="minorHAnsi"/>
                <w:b/>
                <w:lang w:eastAsia="en-US"/>
              </w:rPr>
            </w:pPr>
            <w:r w:rsidRPr="00A430D6">
              <w:rPr>
                <w:rFonts w:asciiTheme="minorHAnsi" w:hAnsiTheme="minorHAnsi" w:cstheme="minorHAnsi"/>
                <w:b/>
                <w:lang w:eastAsia="en-US"/>
              </w:rPr>
              <w:t>Property</w:t>
            </w:r>
          </w:p>
        </w:tc>
        <w:tc>
          <w:tcPr>
            <w:tcW w:w="1276" w:type="dxa"/>
          </w:tcPr>
          <w:p w:rsidRPr="00A430D6" w:rsidR="001903E2" w:rsidRDefault="001903E2" w14:paraId="28081598" w14:textId="77777777">
            <w:pPr>
              <w:rPr>
                <w:rFonts w:asciiTheme="minorHAnsi" w:hAnsiTheme="minorHAnsi" w:cstheme="minorHAnsi"/>
                <w:b/>
                <w:lang w:eastAsia="en-US"/>
              </w:rPr>
            </w:pPr>
            <w:r w:rsidRPr="00A430D6">
              <w:rPr>
                <w:rFonts w:asciiTheme="minorHAnsi" w:hAnsiTheme="minorHAnsi" w:cstheme="minorHAnsi"/>
                <w:b/>
                <w:lang w:eastAsia="en-US"/>
              </w:rPr>
              <w:t>Cron Expr</w:t>
            </w:r>
          </w:p>
        </w:tc>
        <w:tc>
          <w:tcPr>
            <w:tcW w:w="1496" w:type="dxa"/>
          </w:tcPr>
          <w:p w:rsidRPr="00A430D6" w:rsidR="001903E2" w:rsidRDefault="001903E2" w14:paraId="5931352B" w14:textId="77777777">
            <w:pPr>
              <w:rPr>
                <w:rFonts w:asciiTheme="minorHAnsi" w:hAnsiTheme="minorHAnsi" w:cstheme="minorHAnsi"/>
                <w:b/>
                <w:lang w:eastAsia="en-US"/>
              </w:rPr>
            </w:pPr>
            <w:r w:rsidRPr="00A430D6">
              <w:rPr>
                <w:rFonts w:asciiTheme="minorHAnsi" w:hAnsiTheme="minorHAnsi" w:cstheme="minorHAnsi"/>
                <w:b/>
                <w:lang w:eastAsia="en-US"/>
              </w:rPr>
              <w:t>Time</w:t>
            </w:r>
          </w:p>
        </w:tc>
      </w:tr>
      <w:tr w:rsidRPr="00A430D6" w:rsidR="001903E2" w:rsidTr="001903E2" w14:paraId="7B2B7103" w14:textId="77777777">
        <w:tc>
          <w:tcPr>
            <w:tcW w:w="1838" w:type="dxa"/>
          </w:tcPr>
          <w:p w:rsidRPr="00A430D6" w:rsidR="001903E2" w:rsidRDefault="001903E2" w14:paraId="38285875" w14:textId="77777777">
            <w:pPr>
              <w:rPr>
                <w:rFonts w:asciiTheme="minorHAnsi" w:hAnsiTheme="minorHAnsi" w:cstheme="minorHAnsi"/>
                <w:lang w:eastAsia="en-US"/>
              </w:rPr>
            </w:pPr>
            <w:r w:rsidRPr="00A430D6">
              <w:rPr>
                <w:rFonts w:asciiTheme="minorHAnsi" w:hAnsiTheme="minorHAnsi" w:cstheme="minorHAnsi"/>
                <w:lang w:eastAsia="en-US"/>
              </w:rPr>
              <w:t>Cancellazione Registro Accessi</w:t>
            </w:r>
          </w:p>
        </w:tc>
        <w:tc>
          <w:tcPr>
            <w:tcW w:w="4961" w:type="dxa"/>
          </w:tcPr>
          <w:p w:rsidRPr="00A430D6" w:rsidR="001903E2" w:rsidRDefault="001903E2" w14:paraId="7ED65B04"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SCHEDULER_USER_DELETION_EXECUTOR_CRON_EXPR</w:t>
            </w:r>
          </w:p>
        </w:tc>
        <w:tc>
          <w:tcPr>
            <w:tcW w:w="1276" w:type="dxa"/>
          </w:tcPr>
          <w:p w:rsidRPr="00A430D6" w:rsidR="001903E2" w:rsidRDefault="001903E2" w14:paraId="006E927B" w14:textId="77777777">
            <w:pPr>
              <w:rPr>
                <w:rFonts w:asciiTheme="minorHAnsi" w:hAnsiTheme="minorHAnsi" w:cstheme="minorHAnsi"/>
                <w:lang w:eastAsia="en-US"/>
              </w:rPr>
            </w:pPr>
            <w:r w:rsidRPr="00601136">
              <w:rPr>
                <w:rFonts w:asciiTheme="minorHAnsi" w:hAnsiTheme="minorHAnsi" w:cstheme="minorHAnsi"/>
                <w:lang w:eastAsia="en-US"/>
              </w:rPr>
              <w:t>0 0 0 * * ?</w:t>
            </w:r>
          </w:p>
        </w:tc>
        <w:tc>
          <w:tcPr>
            <w:tcW w:w="1496" w:type="dxa"/>
          </w:tcPr>
          <w:p w:rsidRPr="00A430D6" w:rsidR="001903E2" w:rsidRDefault="001903E2" w14:paraId="2CF62D0F" w14:textId="77777777">
            <w:pPr>
              <w:rPr>
                <w:rFonts w:asciiTheme="minorHAnsi" w:hAnsiTheme="minorHAnsi" w:cstheme="minorHAnsi"/>
                <w:lang w:eastAsia="en-US"/>
              </w:rPr>
            </w:pPr>
            <w:r w:rsidRPr="00A430D6">
              <w:rPr>
                <w:rFonts w:asciiTheme="minorHAnsi" w:hAnsiTheme="minorHAnsi" w:cstheme="minorHAnsi"/>
                <w:lang w:eastAsia="en-US"/>
              </w:rPr>
              <w:t>At 12:00 AM</w:t>
            </w:r>
          </w:p>
        </w:tc>
      </w:tr>
      <w:tr w:rsidRPr="00A430D6" w:rsidR="001903E2" w:rsidTr="001903E2" w14:paraId="3468458D" w14:textId="77777777">
        <w:tc>
          <w:tcPr>
            <w:tcW w:w="1838" w:type="dxa"/>
          </w:tcPr>
          <w:p w:rsidRPr="00A430D6" w:rsidR="001903E2" w:rsidRDefault="001903E2" w14:paraId="4C9B8041" w14:textId="77777777">
            <w:pPr>
              <w:rPr>
                <w:rFonts w:asciiTheme="minorHAnsi" w:hAnsiTheme="minorHAnsi" w:cstheme="minorHAnsi"/>
                <w:lang w:eastAsia="en-US"/>
              </w:rPr>
            </w:pPr>
            <w:r w:rsidRPr="00A430D6">
              <w:rPr>
                <w:rFonts w:asciiTheme="minorHAnsi" w:hAnsiTheme="minorHAnsi" w:cstheme="minorHAnsi"/>
                <w:lang w:eastAsia="en-US"/>
              </w:rPr>
              <w:t>Requisito Aggiuntivo Scaduto</w:t>
            </w:r>
          </w:p>
        </w:tc>
        <w:tc>
          <w:tcPr>
            <w:tcW w:w="4961" w:type="dxa"/>
          </w:tcPr>
          <w:p w:rsidRPr="00A430D6" w:rsidR="001903E2" w:rsidRDefault="001903E2" w14:paraId="04941F19"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SCHEDULER_LI_ADDITIONAL_REQS_EXPIRED_EXECUTOR_CRON_EXPR</w:t>
            </w:r>
          </w:p>
        </w:tc>
        <w:tc>
          <w:tcPr>
            <w:tcW w:w="1276" w:type="dxa"/>
          </w:tcPr>
          <w:p w:rsidRPr="00A430D6" w:rsidR="001903E2" w:rsidRDefault="001903E2" w14:paraId="4179C19F" w14:textId="77777777">
            <w:pPr>
              <w:rPr>
                <w:rFonts w:asciiTheme="minorHAnsi" w:hAnsiTheme="minorHAnsi" w:cstheme="minorHAnsi"/>
                <w:lang w:eastAsia="en-US"/>
              </w:rPr>
            </w:pPr>
            <w:r w:rsidRPr="00601136">
              <w:rPr>
                <w:rFonts w:asciiTheme="minorHAnsi" w:hAnsiTheme="minorHAnsi" w:cstheme="minorHAnsi"/>
                <w:lang w:eastAsia="en-US"/>
              </w:rPr>
              <w:t>0 0 0 * * ?</w:t>
            </w:r>
          </w:p>
        </w:tc>
        <w:tc>
          <w:tcPr>
            <w:tcW w:w="1496" w:type="dxa"/>
          </w:tcPr>
          <w:p w:rsidRPr="00A430D6" w:rsidR="001903E2" w:rsidRDefault="001903E2" w14:paraId="7705CBCC" w14:textId="77777777">
            <w:pPr>
              <w:rPr>
                <w:rFonts w:asciiTheme="minorHAnsi" w:hAnsiTheme="minorHAnsi" w:cstheme="minorHAnsi"/>
                <w:lang w:val="en-US" w:eastAsia="en-US"/>
              </w:rPr>
            </w:pPr>
            <w:r w:rsidRPr="00A430D6">
              <w:rPr>
                <w:rFonts w:asciiTheme="minorHAnsi" w:hAnsiTheme="minorHAnsi" w:cstheme="minorHAnsi"/>
                <w:lang w:eastAsia="en-US"/>
              </w:rPr>
              <w:t>At 12:00 AM</w:t>
            </w:r>
          </w:p>
        </w:tc>
      </w:tr>
      <w:tr w:rsidRPr="00A430D6" w:rsidR="001903E2" w:rsidTr="001903E2" w14:paraId="3890A27F" w14:textId="77777777">
        <w:tc>
          <w:tcPr>
            <w:tcW w:w="1838" w:type="dxa"/>
          </w:tcPr>
          <w:p w:rsidRPr="00A430D6" w:rsidR="001903E2" w:rsidRDefault="001903E2" w14:paraId="1F40F031" w14:textId="77777777">
            <w:pPr>
              <w:rPr>
                <w:rFonts w:asciiTheme="minorHAnsi" w:hAnsiTheme="minorHAnsi" w:cstheme="minorHAnsi"/>
                <w:lang w:eastAsia="en-US"/>
              </w:rPr>
            </w:pPr>
            <w:r w:rsidRPr="00A430D6">
              <w:rPr>
                <w:rFonts w:asciiTheme="minorHAnsi" w:hAnsiTheme="minorHAnsi" w:cstheme="minorHAnsi"/>
                <w:lang w:eastAsia="en-US"/>
              </w:rPr>
              <w:t>Calcolo Punteggio (Eventi)</w:t>
            </w:r>
          </w:p>
        </w:tc>
        <w:tc>
          <w:tcPr>
            <w:tcW w:w="4961" w:type="dxa"/>
          </w:tcPr>
          <w:p w:rsidRPr="00A430D6" w:rsidR="001903E2" w:rsidRDefault="001903E2" w14:paraId="194B4399"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SCHEDULER_LI_EVENT_EXECUTOR_CRON_EXPR</w:t>
            </w:r>
          </w:p>
        </w:tc>
        <w:tc>
          <w:tcPr>
            <w:tcW w:w="1276" w:type="dxa"/>
          </w:tcPr>
          <w:p w:rsidRPr="00A430D6" w:rsidR="001903E2" w:rsidRDefault="001903E2" w14:paraId="776CF61B" w14:textId="77777777">
            <w:pPr>
              <w:rPr>
                <w:rFonts w:asciiTheme="minorHAnsi" w:hAnsiTheme="minorHAnsi" w:cstheme="minorHAnsi"/>
                <w:lang w:eastAsia="en-US"/>
              </w:rPr>
            </w:pPr>
            <w:r w:rsidRPr="00804079">
              <w:rPr>
                <w:rFonts w:asciiTheme="minorHAnsi" w:hAnsiTheme="minorHAnsi" w:cstheme="minorHAnsi"/>
                <w:lang w:eastAsia="en-US"/>
              </w:rPr>
              <w:t>0 0 1 * *</w:t>
            </w:r>
            <w:r w:rsidRPr="00A430D6">
              <w:rPr>
                <w:rFonts w:asciiTheme="minorHAnsi" w:hAnsiTheme="minorHAnsi" w:cstheme="minorHAnsi"/>
                <w:lang w:eastAsia="en-US"/>
              </w:rPr>
              <w:t xml:space="preserve"> ?</w:t>
            </w:r>
          </w:p>
        </w:tc>
        <w:tc>
          <w:tcPr>
            <w:tcW w:w="1496" w:type="dxa"/>
          </w:tcPr>
          <w:p w:rsidRPr="00A430D6" w:rsidR="001903E2" w:rsidRDefault="001903E2" w14:paraId="2A2A6C7C" w14:textId="77777777">
            <w:pPr>
              <w:rPr>
                <w:rFonts w:asciiTheme="minorHAnsi" w:hAnsiTheme="minorHAnsi" w:cstheme="minorHAnsi"/>
                <w:lang w:val="en-US" w:eastAsia="en-US"/>
              </w:rPr>
            </w:pPr>
            <w:r w:rsidRPr="00A430D6">
              <w:rPr>
                <w:rFonts w:asciiTheme="minorHAnsi" w:hAnsiTheme="minorHAnsi" w:cstheme="minorHAnsi"/>
                <w:lang w:eastAsia="en-US"/>
              </w:rPr>
              <w:t>At 01:00 AM</w:t>
            </w:r>
          </w:p>
        </w:tc>
      </w:tr>
      <w:tr w:rsidRPr="00A430D6" w:rsidR="001903E2" w:rsidTr="001903E2" w14:paraId="155597A4" w14:textId="77777777">
        <w:tc>
          <w:tcPr>
            <w:tcW w:w="1838" w:type="dxa"/>
          </w:tcPr>
          <w:p w:rsidRPr="00A430D6" w:rsidR="001903E2" w:rsidRDefault="001903E2" w14:paraId="1FB6A6A0" w14:textId="77777777">
            <w:pPr>
              <w:rPr>
                <w:rFonts w:asciiTheme="minorHAnsi" w:hAnsiTheme="minorHAnsi" w:cstheme="minorHAnsi"/>
                <w:lang w:eastAsia="en-US"/>
              </w:rPr>
            </w:pPr>
            <w:r w:rsidRPr="00A430D6">
              <w:rPr>
                <w:rFonts w:asciiTheme="minorHAnsi" w:hAnsiTheme="minorHAnsi" w:cstheme="minorHAnsi"/>
                <w:lang w:eastAsia="en-US"/>
              </w:rPr>
              <w:t>Abilitazione Patenti Sospese</w:t>
            </w:r>
          </w:p>
        </w:tc>
        <w:tc>
          <w:tcPr>
            <w:tcW w:w="4961" w:type="dxa"/>
          </w:tcPr>
          <w:p w:rsidRPr="00A430D6" w:rsidR="001903E2" w:rsidRDefault="001903E2" w14:paraId="3D22FC5A" w14:textId="77777777">
            <w:pPr>
              <w:rPr>
                <w:rFonts w:asciiTheme="minorHAnsi" w:hAnsiTheme="minorHAnsi" w:cstheme="minorHAnsi"/>
                <w:lang w:val="en-US" w:eastAsia="en-US"/>
              </w:rPr>
            </w:pPr>
            <w:r w:rsidRPr="002E030A">
              <w:rPr>
                <w:rFonts w:asciiTheme="minorHAnsi" w:hAnsiTheme="minorHAnsi" w:cstheme="minorHAnsi"/>
                <w:lang w:val="en-US" w:eastAsia="en-US"/>
              </w:rPr>
              <w:t>SCHEDULER_SUSPENDED_LICENSE_ENABLER_EXECUTOR_CRON_EXPR</w:t>
            </w:r>
          </w:p>
        </w:tc>
        <w:tc>
          <w:tcPr>
            <w:tcW w:w="1276" w:type="dxa"/>
          </w:tcPr>
          <w:p w:rsidRPr="00A430D6" w:rsidR="001903E2" w:rsidRDefault="001903E2" w14:paraId="0237D354" w14:textId="77777777">
            <w:pPr>
              <w:rPr>
                <w:rFonts w:asciiTheme="minorHAnsi" w:hAnsiTheme="minorHAnsi" w:cstheme="minorHAnsi"/>
                <w:lang w:eastAsia="en-US"/>
              </w:rPr>
            </w:pPr>
            <w:r w:rsidRPr="00601136">
              <w:rPr>
                <w:rFonts w:asciiTheme="minorHAnsi" w:hAnsiTheme="minorHAnsi" w:cstheme="minorHAnsi"/>
                <w:lang w:eastAsia="en-US"/>
              </w:rPr>
              <w:t>0 0 0 * * ?</w:t>
            </w:r>
          </w:p>
        </w:tc>
        <w:tc>
          <w:tcPr>
            <w:tcW w:w="1496" w:type="dxa"/>
          </w:tcPr>
          <w:p w:rsidRPr="00A430D6" w:rsidR="001903E2" w:rsidRDefault="001903E2" w14:paraId="32B2EDB2" w14:textId="77777777">
            <w:pPr>
              <w:rPr>
                <w:rFonts w:asciiTheme="minorHAnsi" w:hAnsiTheme="minorHAnsi" w:cstheme="minorHAnsi"/>
                <w:lang w:val="en-US" w:eastAsia="en-US"/>
              </w:rPr>
            </w:pPr>
            <w:r w:rsidRPr="00A430D6">
              <w:rPr>
                <w:rFonts w:asciiTheme="minorHAnsi" w:hAnsiTheme="minorHAnsi" w:cstheme="minorHAnsi"/>
                <w:lang w:eastAsia="en-US"/>
              </w:rPr>
              <w:t>At 12:00 AM</w:t>
            </w:r>
          </w:p>
        </w:tc>
      </w:tr>
    </w:tbl>
    <w:p w:rsidRPr="0025467C" w:rsidR="001903E2" w:rsidP="00C04D9A" w:rsidRDefault="001903E2" w14:paraId="6A8BFD9B" w14:textId="77777777">
      <w:pPr>
        <w:rPr>
          <w:rFonts w:eastAsia="Calibri" w:asciiTheme="minorHAnsi" w:hAnsiTheme="minorHAnsi" w:cstheme="minorHAnsi"/>
          <w:noProof/>
          <w:szCs w:val="20"/>
          <w:lang w:val="en-US" w:eastAsia="en-US"/>
        </w:rPr>
      </w:pPr>
    </w:p>
    <w:p w:rsidRPr="00DA6006" w:rsidR="00F11B51" w:rsidP="00F11B51" w:rsidRDefault="00F11B51" w14:paraId="58EB84AF" w14:textId="2CD05BDD">
      <w:pPr>
        <w:pStyle w:val="Heading2"/>
        <w:tabs>
          <w:tab w:val="clear" w:pos="1003"/>
          <w:tab w:val="num" w:pos="851"/>
        </w:tabs>
        <w:rPr>
          <w:rFonts w:asciiTheme="minorHAnsi" w:hAnsiTheme="minorHAnsi" w:cstheme="minorHAnsi"/>
        </w:rPr>
      </w:pPr>
      <w:bookmarkStart w:name="_Toc222417257" w:id="28"/>
      <w:r>
        <w:rPr>
          <w:rFonts w:asciiTheme="minorHAnsi" w:hAnsiTheme="minorHAnsi" w:cstheme="minorHAnsi"/>
        </w:rPr>
        <w:t>Piano di ripristino</w:t>
      </w:r>
      <w:bookmarkEnd w:id="28"/>
    </w:p>
    <w:p w:rsidR="007B7402" w:rsidP="00C45AD3" w:rsidRDefault="00F11B51" w14:paraId="7166CE6F" w14:textId="77777777">
      <w:pPr>
        <w:jc w:val="both"/>
        <w:rPr>
          <w:rFonts w:eastAsia="Calibri" w:asciiTheme="minorHAnsi" w:hAnsiTheme="minorHAnsi" w:cstheme="minorBidi"/>
          <w:lang w:eastAsia="en-US"/>
        </w:rPr>
      </w:pPr>
      <w:r w:rsidRPr="5FAD3A71">
        <w:rPr>
          <w:rFonts w:eastAsia="Calibri" w:asciiTheme="minorHAnsi" w:hAnsiTheme="minorHAnsi" w:cstheme="minorBidi"/>
          <w:lang w:eastAsia="en-US"/>
        </w:rPr>
        <w:t>Il software è strutturato in modo tale che</w:t>
      </w:r>
      <w:r w:rsidRPr="5FAD3A71" w:rsidR="00475BE9">
        <w:rPr>
          <w:rFonts w:eastAsia="Calibri" w:asciiTheme="minorHAnsi" w:hAnsiTheme="minorHAnsi" w:cstheme="minorBidi"/>
          <w:lang w:eastAsia="en-US"/>
        </w:rPr>
        <w:t xml:space="preserve"> </w:t>
      </w:r>
      <w:r w:rsidR="005D714E">
        <w:rPr>
          <w:rFonts w:eastAsia="Calibri" w:asciiTheme="minorHAnsi" w:hAnsiTheme="minorHAnsi" w:cstheme="minorBidi"/>
          <w:lang w:eastAsia="en-US"/>
        </w:rPr>
        <w:t>sia</w:t>
      </w:r>
      <w:r w:rsidRPr="5FAD3A71" w:rsidR="00475BE9">
        <w:rPr>
          <w:rFonts w:eastAsia="Calibri" w:asciiTheme="minorHAnsi" w:hAnsiTheme="minorHAnsi" w:cstheme="minorBidi"/>
          <w:lang w:eastAsia="en-US"/>
        </w:rPr>
        <w:t xml:space="preserve"> possibile rieseguire un </w:t>
      </w:r>
      <w:r w:rsidR="007D6F31">
        <w:rPr>
          <w:rFonts w:eastAsia="Calibri" w:asciiTheme="minorHAnsi" w:hAnsiTheme="minorHAnsi" w:cstheme="minorBidi"/>
          <w:lang w:eastAsia="en-US"/>
        </w:rPr>
        <w:t>batch</w:t>
      </w:r>
      <w:r w:rsidRPr="5FAD3A71" w:rsidR="00475BE9">
        <w:rPr>
          <w:rFonts w:eastAsia="Calibri" w:asciiTheme="minorHAnsi" w:hAnsiTheme="minorHAnsi" w:cstheme="minorBidi"/>
          <w:lang w:eastAsia="en-US"/>
        </w:rPr>
        <w:t xml:space="preserve"> senza bisogno di effettuare nessuna azione </w:t>
      </w:r>
      <w:r w:rsidR="005D714E">
        <w:rPr>
          <w:rFonts w:eastAsia="Calibri" w:asciiTheme="minorHAnsi" w:hAnsiTheme="minorHAnsi" w:cstheme="minorBidi"/>
          <w:lang w:eastAsia="en-US"/>
        </w:rPr>
        <w:t>utente</w:t>
      </w:r>
      <w:r w:rsidRPr="5FAD3A71" w:rsidR="00475BE9">
        <w:rPr>
          <w:rFonts w:eastAsia="Calibri" w:asciiTheme="minorHAnsi" w:hAnsiTheme="minorHAnsi" w:cstheme="minorBidi"/>
          <w:lang w:eastAsia="en-US"/>
        </w:rPr>
        <w:t xml:space="preserve"> </w:t>
      </w:r>
      <w:r w:rsidRPr="5FAD3A71">
        <w:rPr>
          <w:rFonts w:eastAsia="Calibri" w:asciiTheme="minorHAnsi" w:hAnsiTheme="minorHAnsi" w:cstheme="minorBidi"/>
          <w:lang w:eastAsia="en-US"/>
        </w:rPr>
        <w:t>in caso</w:t>
      </w:r>
      <w:r w:rsidRPr="5FAD3A71" w:rsidR="00475BE9">
        <w:rPr>
          <w:rFonts w:eastAsia="Calibri" w:asciiTheme="minorHAnsi" w:hAnsiTheme="minorHAnsi" w:cstheme="minorBidi"/>
          <w:lang w:eastAsia="en-US"/>
        </w:rPr>
        <w:t xml:space="preserve"> di</w:t>
      </w:r>
      <w:r w:rsidRPr="5FAD3A71">
        <w:rPr>
          <w:rFonts w:eastAsia="Calibri" w:asciiTheme="minorHAnsi" w:hAnsiTheme="minorHAnsi" w:cstheme="minorBidi"/>
          <w:lang w:eastAsia="en-US"/>
        </w:rPr>
        <w:t xml:space="preserve"> malfunzionamenti</w:t>
      </w:r>
      <w:r w:rsidR="00DC4C0A">
        <w:rPr>
          <w:rFonts w:eastAsia="Calibri" w:asciiTheme="minorHAnsi" w:hAnsiTheme="minorHAnsi" w:cstheme="minorBidi"/>
          <w:lang w:eastAsia="en-US"/>
        </w:rPr>
        <w:t xml:space="preserve">. </w:t>
      </w:r>
      <w:r w:rsidR="00B37513">
        <w:rPr>
          <w:rFonts w:eastAsia="Calibri" w:asciiTheme="minorHAnsi" w:hAnsiTheme="minorHAnsi" w:cstheme="minorBidi"/>
          <w:lang w:eastAsia="en-US"/>
        </w:rPr>
        <w:t>I log applicativi saranno di supporto sia per l’</w:t>
      </w:r>
      <w:r w:rsidR="00876909">
        <w:rPr>
          <w:rFonts w:eastAsia="Calibri" w:asciiTheme="minorHAnsi" w:hAnsiTheme="minorHAnsi" w:cstheme="minorBidi"/>
          <w:lang w:eastAsia="en-US"/>
        </w:rPr>
        <w:t>i</w:t>
      </w:r>
      <w:r w:rsidR="00B37513">
        <w:rPr>
          <w:rFonts w:eastAsia="Calibri" w:asciiTheme="minorHAnsi" w:hAnsiTheme="minorHAnsi" w:cstheme="minorBidi"/>
          <w:lang w:eastAsia="en-US"/>
        </w:rPr>
        <w:t>ndividuazione di eventuali anomalie</w:t>
      </w:r>
      <w:r w:rsidR="00876909">
        <w:rPr>
          <w:rFonts w:eastAsia="Calibri" w:asciiTheme="minorHAnsi" w:hAnsiTheme="minorHAnsi" w:cstheme="minorBidi"/>
          <w:lang w:eastAsia="en-US"/>
        </w:rPr>
        <w:t xml:space="preserve">, sia per </w:t>
      </w:r>
      <w:r w:rsidR="00081F9F">
        <w:rPr>
          <w:rFonts w:eastAsia="Calibri" w:asciiTheme="minorHAnsi" w:hAnsiTheme="minorHAnsi" w:cstheme="minorBidi"/>
          <w:lang w:eastAsia="en-US"/>
        </w:rPr>
        <w:t>il monitoraggio delle</w:t>
      </w:r>
      <w:r w:rsidR="00CD4012">
        <w:rPr>
          <w:rFonts w:eastAsia="Calibri" w:asciiTheme="minorHAnsi" w:hAnsiTheme="minorHAnsi" w:cstheme="minorBidi"/>
          <w:lang w:eastAsia="en-US"/>
        </w:rPr>
        <w:t xml:space="preserve"> schedulazioni</w:t>
      </w:r>
      <w:r w:rsidRPr="5FAD3A71" w:rsidR="00475BE9">
        <w:rPr>
          <w:rFonts w:eastAsia="Calibri" w:asciiTheme="minorHAnsi" w:hAnsiTheme="minorHAnsi" w:cstheme="minorBidi"/>
          <w:lang w:eastAsia="en-US"/>
        </w:rPr>
        <w:t>.</w:t>
      </w:r>
    </w:p>
    <w:p w:rsidRPr="00475BE9" w:rsidR="00F517A7" w:rsidP="00C45AD3" w:rsidRDefault="00F517A7" w14:paraId="2B3CA7F6" w14:textId="68968485">
      <w:pPr>
        <w:jc w:val="both"/>
        <w:rPr>
          <w:rFonts w:eastAsia="Calibri" w:asciiTheme="minorHAnsi" w:hAnsiTheme="minorHAnsi" w:cstheme="minorBidi"/>
          <w:lang w:eastAsia="en-US"/>
        </w:rPr>
      </w:pPr>
      <w:r w:rsidRPr="5FAD3A71">
        <w:rPr>
          <w:rFonts w:asciiTheme="minorHAnsi" w:hAnsiTheme="minorHAnsi" w:cstheme="minorBidi"/>
        </w:rPr>
        <w:br w:type="page"/>
      </w:r>
    </w:p>
    <w:p w:rsidR="008B0922" w:rsidP="008B0922" w:rsidRDefault="004F1997" w14:paraId="51044A87" w14:textId="77777777">
      <w:pPr>
        <w:pStyle w:val="Heading1"/>
        <w:ind w:left="450" w:hanging="360"/>
        <w:rPr>
          <w:rFonts w:asciiTheme="minorHAnsi" w:hAnsiTheme="minorHAnsi" w:cstheme="minorHAnsi"/>
        </w:rPr>
      </w:pPr>
      <w:bookmarkStart w:name="_Toc222417258" w:id="29"/>
      <w:r>
        <w:rPr>
          <w:rFonts w:asciiTheme="minorHAnsi" w:hAnsiTheme="minorHAnsi" w:cstheme="minorHAnsi"/>
        </w:rPr>
        <w:t>Architettura di riferimento della soluzione</w:t>
      </w:r>
      <w:bookmarkEnd w:id="29"/>
    </w:p>
    <w:p w:rsidR="008B0922" w:rsidP="00242154" w:rsidRDefault="00AD39E0" w14:paraId="65D5CD23" w14:textId="100A7CA7">
      <w:pPr>
        <w:jc w:val="both"/>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 xml:space="preserve">L’archittura di riferimento della componente applicativa </w:t>
      </w:r>
      <w:r w:rsidR="00790326">
        <w:rPr>
          <w:rFonts w:eastAsia="Calibri" w:asciiTheme="minorHAnsi" w:hAnsiTheme="minorHAnsi" w:cstheme="minorHAnsi"/>
          <w:noProof/>
          <w:szCs w:val="20"/>
          <w:lang w:eastAsia="en-US"/>
        </w:rPr>
        <w:t xml:space="preserve">della soluzione </w:t>
      </w:r>
      <w:r>
        <w:rPr>
          <w:rFonts w:eastAsia="Calibri" w:asciiTheme="minorHAnsi" w:hAnsiTheme="minorHAnsi" w:cstheme="minorHAnsi"/>
          <w:noProof/>
          <w:szCs w:val="20"/>
          <w:lang w:eastAsia="en-US"/>
        </w:rPr>
        <w:t xml:space="preserve">è descritta nel documento “Architettura INL” disponibile nelle wiki di DevOps al seguente link </w:t>
      </w:r>
      <w:r w:rsidRPr="00A71C07">
        <w:rPr>
          <w:rFonts w:eastAsia="Calibri" w:asciiTheme="minorHAnsi" w:hAnsiTheme="minorHAnsi" w:cstheme="minorHAnsi"/>
          <w:noProof/>
          <w:szCs w:val="20"/>
          <w:lang w:eastAsia="en-US"/>
        </w:rPr>
        <w:t>ispettorato/INL-COMMON-Governance/Overview/Wiki</w:t>
      </w:r>
      <w:r>
        <w:rPr>
          <w:rFonts w:eastAsia="Calibri" w:asciiTheme="minorHAnsi" w:hAnsiTheme="minorHAnsi" w:cstheme="minorHAnsi"/>
          <w:noProof/>
          <w:szCs w:val="20"/>
          <w:lang w:eastAsia="en-US"/>
        </w:rPr>
        <w:t>.</w:t>
      </w:r>
    </w:p>
    <w:p w:rsidRPr="00DA6006" w:rsidR="00C003C4" w:rsidP="00C003C4" w:rsidRDefault="00C003C4" w14:paraId="76E0157D" w14:textId="68B51AF2">
      <w:pPr>
        <w:pStyle w:val="Heading2"/>
        <w:tabs>
          <w:tab w:val="clear" w:pos="1003"/>
          <w:tab w:val="num" w:pos="851"/>
        </w:tabs>
        <w:rPr>
          <w:rFonts w:asciiTheme="minorHAnsi" w:hAnsiTheme="minorHAnsi" w:cstheme="minorHAnsi"/>
        </w:rPr>
      </w:pPr>
      <w:bookmarkStart w:name="_Toc222417259" w:id="30"/>
      <w:r>
        <w:rPr>
          <w:rFonts w:asciiTheme="minorHAnsi" w:hAnsiTheme="minorHAnsi" w:cstheme="minorHAnsi"/>
        </w:rPr>
        <w:t>Piano di Adeguamento Ambienti</w:t>
      </w:r>
      <w:bookmarkEnd w:id="30"/>
    </w:p>
    <w:p w:rsidR="00C003C4" w:rsidP="00C003C4" w:rsidRDefault="00C003C4" w14:paraId="153FC652" w14:textId="4AA7F515">
      <w:pPr>
        <w:jc w:val="both"/>
        <w:rPr>
          <w:rFonts w:eastAsia="Calibri" w:asciiTheme="minorHAnsi" w:hAnsiTheme="minorHAnsi" w:cstheme="minorBidi"/>
          <w:lang w:eastAsia="en-US"/>
        </w:rPr>
      </w:pPr>
      <w:r w:rsidRPr="5FAD3A71">
        <w:rPr>
          <w:rFonts w:eastAsia="Calibri" w:asciiTheme="minorHAnsi" w:hAnsiTheme="minorHAnsi" w:cstheme="minorBidi"/>
          <w:lang w:eastAsia="en-US"/>
        </w:rPr>
        <w:t xml:space="preserve">Il </w:t>
      </w:r>
      <w:r>
        <w:rPr>
          <w:rFonts w:eastAsia="Calibri" w:asciiTheme="minorHAnsi" w:hAnsiTheme="minorHAnsi" w:cstheme="minorBidi"/>
          <w:lang w:eastAsia="en-US"/>
        </w:rPr>
        <w:t>paragrafo descrive le esigenze che l’infrastruttura deve soddisfare per poter implementare la soluzione proposta ed i requisiti espressi dall’amministrazione.</w:t>
      </w:r>
    </w:p>
    <w:p w:rsidR="00C003C4" w:rsidP="00C003C4" w:rsidRDefault="00C003C4" w14:paraId="3621A8F1" w14:textId="77777777">
      <w:pPr>
        <w:jc w:val="both"/>
        <w:rPr>
          <w:rFonts w:eastAsia="Calibri" w:asciiTheme="minorHAnsi" w:hAnsiTheme="minorHAnsi" w:cstheme="minorBidi"/>
          <w:lang w:eastAsia="en-US"/>
        </w:rPr>
      </w:pPr>
    </w:p>
    <w:p w:rsidRPr="00C003C4" w:rsidR="00C003C4" w:rsidP="00C003C4" w:rsidRDefault="00C003C4" w14:paraId="71E1F28D" w14:textId="5FE05C89">
      <w:pPr>
        <w:jc w:val="both"/>
        <w:rPr>
          <w:rFonts w:eastAsia="Calibri" w:asciiTheme="minorHAnsi" w:hAnsiTheme="minorHAnsi" w:cstheme="minorBidi"/>
          <w:u w:val="single"/>
          <w:lang w:eastAsia="en-US"/>
        </w:rPr>
      </w:pPr>
      <w:r w:rsidRPr="00C003C4">
        <w:rPr>
          <w:rFonts w:eastAsia="Calibri" w:asciiTheme="minorHAnsi" w:hAnsiTheme="minorHAnsi" w:cstheme="minorBidi"/>
          <w:u w:val="single"/>
          <w:lang w:eastAsia="en-US"/>
        </w:rPr>
        <w:t>Ambiente AKS</w:t>
      </w:r>
    </w:p>
    <w:p w:rsidR="00C003C4" w:rsidP="00C003C4" w:rsidRDefault="00ED428E" w14:paraId="79ECA945" w14:textId="73182490">
      <w:pPr>
        <w:jc w:val="both"/>
        <w:rPr>
          <w:rFonts w:eastAsia="Calibri" w:asciiTheme="minorHAnsi" w:hAnsiTheme="minorHAnsi" w:cstheme="minorBidi"/>
          <w:lang w:eastAsia="en-US"/>
        </w:rPr>
      </w:pPr>
      <w:r>
        <w:rPr>
          <w:rFonts w:eastAsia="Calibri" w:asciiTheme="minorHAnsi" w:hAnsiTheme="minorHAnsi" w:cstheme="minorBidi"/>
          <w:lang w:eastAsia="en-US"/>
        </w:rPr>
        <w:t>Non sono necessarie modifiche all’ambiente</w:t>
      </w:r>
    </w:p>
    <w:p w:rsidR="00C003C4" w:rsidP="00C003C4" w:rsidRDefault="00C003C4" w14:paraId="1AA68077" w14:textId="77777777">
      <w:pPr>
        <w:jc w:val="both"/>
        <w:rPr>
          <w:rFonts w:eastAsia="Calibri" w:asciiTheme="minorHAnsi" w:hAnsiTheme="minorHAnsi" w:cstheme="minorBidi"/>
          <w:lang w:eastAsia="en-US"/>
        </w:rPr>
      </w:pPr>
    </w:p>
    <w:p w:rsidRPr="00C003C4" w:rsidR="00C003C4" w:rsidP="00C003C4" w:rsidRDefault="00C003C4" w14:paraId="426D911D" w14:textId="77777777">
      <w:pPr>
        <w:jc w:val="both"/>
        <w:rPr>
          <w:rFonts w:eastAsia="Calibri" w:asciiTheme="minorHAnsi" w:hAnsiTheme="minorHAnsi" w:cstheme="minorBidi"/>
          <w:u w:val="single"/>
          <w:lang w:eastAsia="en-US"/>
        </w:rPr>
      </w:pPr>
      <w:bookmarkStart w:name="_Toc1147363461" w:id="31"/>
      <w:r w:rsidRPr="00C003C4">
        <w:rPr>
          <w:rFonts w:eastAsia="Calibri" w:asciiTheme="minorHAnsi" w:hAnsiTheme="minorHAnsi" w:cstheme="minorBidi"/>
          <w:u w:val="single"/>
          <w:lang w:eastAsia="en-US"/>
        </w:rPr>
        <w:t>Database</w:t>
      </w:r>
      <w:bookmarkEnd w:id="31"/>
    </w:p>
    <w:p w:rsidR="00073843" w:rsidP="00C003C4" w:rsidRDefault="00073843" w14:paraId="2A327CFC" w14:textId="77777777">
      <w:pPr>
        <w:rPr>
          <w:rFonts w:eastAsia="Calibri" w:asciiTheme="minorHAnsi" w:hAnsiTheme="minorHAnsi" w:cstheme="minorBidi"/>
          <w:lang w:eastAsia="en-US"/>
        </w:rPr>
      </w:pPr>
      <w:r>
        <w:rPr>
          <w:rFonts w:eastAsia="Calibri" w:asciiTheme="minorHAnsi" w:hAnsiTheme="minorHAnsi" w:cstheme="minorBidi"/>
          <w:lang w:eastAsia="en-US"/>
        </w:rPr>
        <w:t>Non è necessaria la creazione di un nuovo database</w:t>
      </w:r>
    </w:p>
    <w:p w:rsidR="00C003C4" w:rsidP="00C003C4" w:rsidRDefault="00C003C4" w14:paraId="48D55CBC" w14:textId="77777777">
      <w:pPr>
        <w:rPr>
          <w:rFonts w:eastAsia="Calibri" w:asciiTheme="minorHAnsi" w:hAnsiTheme="minorHAnsi" w:cstheme="minorBidi"/>
          <w:lang w:eastAsia="en-US"/>
        </w:rPr>
      </w:pPr>
    </w:p>
    <w:p w:rsidRPr="00C003C4" w:rsidR="00C003C4" w:rsidP="00C003C4" w:rsidRDefault="00C003C4" w14:paraId="5602A55A" w14:textId="77777777">
      <w:pPr>
        <w:rPr>
          <w:rFonts w:eastAsia="Calibri" w:asciiTheme="minorHAnsi" w:hAnsiTheme="minorHAnsi" w:cstheme="minorBidi"/>
          <w:u w:val="single"/>
          <w:lang w:eastAsia="en-US"/>
        </w:rPr>
      </w:pPr>
      <w:bookmarkStart w:name="_Toc2073995302" w:id="32"/>
      <w:r w:rsidRPr="00C003C4">
        <w:rPr>
          <w:rFonts w:eastAsia="Calibri" w:asciiTheme="minorHAnsi" w:hAnsiTheme="minorHAnsi" w:cstheme="minorBidi"/>
          <w:u w:val="single"/>
          <w:lang w:eastAsia="en-US"/>
        </w:rPr>
        <w:t>Servizi PDND/cooperazione</w:t>
      </w:r>
      <w:bookmarkEnd w:id="32"/>
    </w:p>
    <w:p w:rsidR="00C003C4" w:rsidP="00C003C4" w:rsidRDefault="00992450" w14:paraId="3E8E595E" w14:textId="616345B6">
      <w:pPr>
        <w:rPr>
          <w:rFonts w:eastAsia="Calibri" w:asciiTheme="minorHAnsi" w:hAnsiTheme="minorHAnsi" w:cstheme="minorBidi"/>
          <w:lang w:eastAsia="en-US"/>
        </w:rPr>
      </w:pPr>
      <w:r>
        <w:rPr>
          <w:rFonts w:eastAsia="Calibri" w:asciiTheme="minorHAnsi" w:hAnsiTheme="minorHAnsi" w:cstheme="minorBidi"/>
          <w:lang w:eastAsia="en-US"/>
        </w:rPr>
        <w:t>Non è pr</w:t>
      </w:r>
      <w:r w:rsidRPr="00C003C4" w:rsidR="00C003C4">
        <w:rPr>
          <w:rFonts w:eastAsia="Calibri" w:asciiTheme="minorHAnsi" w:hAnsiTheme="minorHAnsi" w:cstheme="minorBidi"/>
          <w:lang w:eastAsia="en-US"/>
        </w:rPr>
        <w:t xml:space="preserve">evista </w:t>
      </w:r>
      <w:r>
        <w:rPr>
          <w:rFonts w:eastAsia="Calibri" w:asciiTheme="minorHAnsi" w:hAnsiTheme="minorHAnsi" w:cstheme="minorBidi"/>
          <w:lang w:eastAsia="en-US"/>
        </w:rPr>
        <w:t>l’</w:t>
      </w:r>
      <w:r w:rsidRPr="00C003C4" w:rsidR="00C003C4">
        <w:rPr>
          <w:rFonts w:eastAsia="Calibri" w:asciiTheme="minorHAnsi" w:hAnsiTheme="minorHAnsi" w:cstheme="minorBidi"/>
          <w:lang w:eastAsia="en-US"/>
        </w:rPr>
        <w:t>integrazione tramite PDND con servizi esterni</w:t>
      </w:r>
    </w:p>
    <w:p w:rsidRPr="00C003C4" w:rsidR="00C003C4" w:rsidP="00C003C4" w:rsidRDefault="00C003C4" w14:paraId="1D54A5D8" w14:textId="77777777">
      <w:pPr>
        <w:rPr>
          <w:rFonts w:eastAsia="Calibri" w:asciiTheme="minorHAnsi" w:hAnsiTheme="minorHAnsi" w:cstheme="minorBidi"/>
          <w:lang w:eastAsia="en-US"/>
        </w:rPr>
      </w:pPr>
    </w:p>
    <w:p w:rsidRPr="00C003C4" w:rsidR="00C003C4" w:rsidP="00C003C4" w:rsidRDefault="00C003C4" w14:paraId="760745A9" w14:textId="77777777">
      <w:pPr>
        <w:rPr>
          <w:rFonts w:eastAsia="Calibri" w:asciiTheme="minorHAnsi" w:hAnsiTheme="minorHAnsi" w:cstheme="minorBidi"/>
          <w:u w:val="single"/>
          <w:lang w:eastAsia="en-US"/>
        </w:rPr>
      </w:pPr>
      <w:bookmarkStart w:name="_Toc1788672681" w:id="33"/>
      <w:r w:rsidRPr="00C003C4">
        <w:rPr>
          <w:rFonts w:eastAsia="Calibri" w:asciiTheme="minorHAnsi" w:hAnsiTheme="minorHAnsi" w:cstheme="minorBidi"/>
          <w:u w:val="single"/>
          <w:lang w:eastAsia="en-US"/>
        </w:rPr>
        <w:t>Sistema di notifica</w:t>
      </w:r>
      <w:bookmarkEnd w:id="33"/>
    </w:p>
    <w:p w:rsidR="00C003C4" w:rsidP="00C003C4" w:rsidRDefault="00C003C4" w14:paraId="10084E6C" w14:textId="298F6B18">
      <w:pPr>
        <w:rPr>
          <w:rFonts w:eastAsia="Calibri" w:asciiTheme="minorHAnsi" w:hAnsiTheme="minorHAnsi" w:cstheme="minorBidi"/>
          <w:lang w:eastAsia="en-US"/>
        </w:rPr>
      </w:pPr>
      <w:r w:rsidRPr="00C003C4">
        <w:rPr>
          <w:rFonts w:eastAsia="Calibri" w:asciiTheme="minorHAnsi" w:hAnsiTheme="minorHAnsi" w:cstheme="minorBidi"/>
          <w:lang w:eastAsia="en-US"/>
        </w:rPr>
        <w:t xml:space="preserve">Sistema di invio </w:t>
      </w:r>
      <w:r w:rsidR="00CC59A6">
        <w:rPr>
          <w:rFonts w:eastAsia="Calibri" w:asciiTheme="minorHAnsi" w:hAnsiTheme="minorHAnsi" w:cstheme="minorBidi"/>
          <w:lang w:eastAsia="en-US"/>
        </w:rPr>
        <w:t>delle notifiche</w:t>
      </w:r>
    </w:p>
    <w:p w:rsidRPr="00C003C4" w:rsidR="00C003C4" w:rsidP="00C003C4" w:rsidRDefault="00C003C4" w14:paraId="443F495F" w14:textId="77777777">
      <w:pPr>
        <w:rPr>
          <w:rFonts w:eastAsia="Calibri" w:asciiTheme="minorHAnsi" w:hAnsiTheme="minorHAnsi" w:cstheme="minorBidi"/>
          <w:lang w:eastAsia="en-US"/>
        </w:rPr>
      </w:pPr>
    </w:p>
    <w:p w:rsidR="00C003C4" w:rsidP="00C003C4" w:rsidRDefault="00C003C4" w14:paraId="29B5399C" w14:textId="5B25CC1B">
      <w:pPr>
        <w:rPr>
          <w:rFonts w:eastAsia="Calibri" w:asciiTheme="minorHAnsi" w:hAnsiTheme="minorHAnsi" w:cstheme="minorBidi"/>
          <w:lang w:eastAsia="en-US"/>
        </w:rPr>
      </w:pPr>
      <w:bookmarkStart w:name="_Toc1539149406" w:id="34"/>
      <w:r w:rsidRPr="00C003C4">
        <w:rPr>
          <w:rFonts w:eastAsia="Calibri" w:asciiTheme="minorHAnsi" w:hAnsiTheme="minorHAnsi" w:cstheme="minorBidi"/>
          <w:u w:val="single"/>
          <w:lang w:eastAsia="en-US"/>
        </w:rPr>
        <w:t>Gestione accessi</w:t>
      </w:r>
      <w:r w:rsidRPr="00C003C4">
        <w:rPr>
          <w:rFonts w:eastAsia="Calibri" w:asciiTheme="minorHAnsi" w:hAnsiTheme="minorHAnsi" w:cstheme="minorBidi"/>
          <w:lang w:eastAsia="en-US"/>
        </w:rPr>
        <w:t xml:space="preserve"> – utilizzo soluzione eIDGateway</w:t>
      </w:r>
      <w:bookmarkEnd w:id="34"/>
      <w:r w:rsidRPr="00C003C4">
        <w:rPr>
          <w:rFonts w:eastAsia="Calibri" w:asciiTheme="minorHAnsi" w:hAnsiTheme="minorHAnsi" w:cstheme="minorBidi"/>
          <w:lang w:eastAsia="en-US"/>
        </w:rPr>
        <w:t xml:space="preserve"> </w:t>
      </w:r>
    </w:p>
    <w:p w:rsidRPr="00C003C4" w:rsidR="00C003C4" w:rsidP="00C003C4" w:rsidRDefault="00C003C4" w14:paraId="3D7D2C5F" w14:textId="77777777">
      <w:pPr>
        <w:rPr>
          <w:rFonts w:eastAsia="Calibri" w:asciiTheme="minorHAnsi" w:hAnsiTheme="minorHAnsi" w:cstheme="minorBidi"/>
          <w:b/>
          <w:bCs/>
          <w:u w:val="single"/>
          <w:lang w:eastAsia="en-US"/>
        </w:rPr>
      </w:pPr>
    </w:p>
    <w:p w:rsidRPr="00C003C4" w:rsidR="00C003C4" w:rsidP="00C003C4" w:rsidRDefault="00C003C4" w14:paraId="286FEE3D" w14:textId="55BD8875">
      <w:pPr>
        <w:rPr>
          <w:rFonts w:eastAsia="Calibri" w:asciiTheme="minorHAnsi" w:hAnsiTheme="minorHAnsi" w:cstheme="minorBidi"/>
          <w:b/>
          <w:bCs/>
          <w:u w:val="single"/>
          <w:lang w:eastAsia="en-US"/>
        </w:rPr>
      </w:pPr>
      <w:r w:rsidRPr="00C003C4">
        <w:rPr>
          <w:rFonts w:eastAsia="Calibri" w:asciiTheme="minorHAnsi" w:hAnsiTheme="minorHAnsi" w:cstheme="minorBidi"/>
          <w:u w:val="single"/>
          <w:lang w:eastAsia="en-US"/>
        </w:rPr>
        <w:t>Modalità di accesso</w:t>
      </w:r>
      <w:r w:rsidRPr="00C003C4">
        <w:rPr>
          <w:rFonts w:eastAsia="Calibri" w:asciiTheme="minorHAnsi" w:hAnsiTheme="minorHAnsi" w:cstheme="minorBidi"/>
          <w:lang w:eastAsia="en-US"/>
        </w:rPr>
        <w:t xml:space="preserve">: </w:t>
      </w:r>
      <w:r w:rsidR="000A56E8">
        <w:rPr>
          <w:rFonts w:eastAsia="Calibri" w:asciiTheme="minorHAnsi" w:hAnsiTheme="minorHAnsi" w:cstheme="minorBidi"/>
          <w:lang w:eastAsia="en-US"/>
        </w:rPr>
        <w:t>EntraId</w:t>
      </w:r>
      <w:r w:rsidR="00980182">
        <w:rPr>
          <w:rFonts w:eastAsia="Calibri" w:asciiTheme="minorHAnsi" w:hAnsiTheme="minorHAnsi" w:cstheme="minorBidi"/>
          <w:lang w:eastAsia="en-US"/>
        </w:rPr>
        <w:t xml:space="preserve"> + </w:t>
      </w:r>
      <w:r w:rsidRPr="00C003C4">
        <w:rPr>
          <w:rFonts w:eastAsia="Calibri" w:asciiTheme="minorHAnsi" w:hAnsiTheme="minorHAnsi" w:cstheme="minorBidi"/>
          <w:lang w:eastAsia="en-US"/>
        </w:rPr>
        <w:t>SPID/CIE/CNS</w:t>
      </w:r>
      <w:r w:rsidR="005867F0">
        <w:rPr>
          <w:rFonts w:eastAsia="Calibri" w:asciiTheme="minorHAnsi" w:hAnsiTheme="minorHAnsi" w:cstheme="minorBidi"/>
          <w:lang w:eastAsia="en-US"/>
        </w:rPr>
        <w:t>/EIDAs</w:t>
      </w:r>
    </w:p>
    <w:p w:rsidRPr="00C003C4" w:rsidR="00C003C4" w:rsidP="00C003C4" w:rsidRDefault="00C003C4" w14:paraId="69136875" w14:textId="663F7716">
      <w:pPr>
        <w:rPr>
          <w:rFonts w:eastAsia="Calibri" w:asciiTheme="minorHAnsi" w:hAnsiTheme="minorHAnsi" w:cstheme="minorBidi"/>
          <w:lang w:eastAsia="en-US"/>
        </w:rPr>
      </w:pPr>
    </w:p>
    <w:p w:rsidRPr="00C003C4" w:rsidR="00C003C4" w:rsidP="00C003C4" w:rsidRDefault="00C003C4" w14:paraId="66F2AA08" w14:textId="77777777">
      <w:pPr>
        <w:rPr>
          <w:rFonts w:eastAsia="Calibri" w:asciiTheme="minorHAnsi" w:hAnsiTheme="minorHAnsi" w:cstheme="minorBidi"/>
          <w:lang w:eastAsia="en-US"/>
        </w:rPr>
      </w:pPr>
    </w:p>
    <w:p w:rsidR="00C003C4" w:rsidP="00C003C4" w:rsidRDefault="00C003C4" w14:paraId="5ADFC8ED" w14:textId="77777777">
      <w:pPr>
        <w:jc w:val="both"/>
        <w:rPr>
          <w:rFonts w:eastAsia="Calibri" w:asciiTheme="minorHAnsi" w:hAnsiTheme="minorHAnsi" w:cstheme="minorBidi"/>
          <w:lang w:eastAsia="en-US"/>
        </w:rPr>
      </w:pPr>
    </w:p>
    <w:p w:rsidR="00883BAB" w:rsidRDefault="00883BAB" w14:paraId="69B0BC82" w14:textId="3C3CB047">
      <w:pPr>
        <w:rPr>
          <w:rFonts w:asciiTheme="minorHAnsi" w:hAnsiTheme="minorHAnsi" w:cstheme="minorHAnsi"/>
        </w:rPr>
      </w:pPr>
      <w:r>
        <w:rPr>
          <w:rFonts w:asciiTheme="minorHAnsi" w:hAnsiTheme="minorHAnsi" w:cstheme="minorHAnsi"/>
        </w:rPr>
        <w:br w:type="page"/>
      </w:r>
    </w:p>
    <w:p w:rsidR="000A6E29" w:rsidP="009A279C" w:rsidRDefault="000A6E29" w14:paraId="12879FA8" w14:textId="77777777">
      <w:pPr>
        <w:pStyle w:val="Heading1"/>
        <w:ind w:left="450" w:hanging="360"/>
        <w:rPr>
          <w:rFonts w:asciiTheme="minorHAnsi" w:hAnsiTheme="minorHAnsi" w:cstheme="minorHAnsi"/>
        </w:rPr>
      </w:pPr>
      <w:bookmarkStart w:name="_Toc222417260" w:id="35"/>
      <w:r>
        <w:rPr>
          <w:rFonts w:asciiTheme="minorHAnsi" w:hAnsiTheme="minorHAnsi" w:cstheme="minorHAnsi"/>
        </w:rPr>
        <w:t>Flussi Informativi in uscita</w:t>
      </w:r>
      <w:bookmarkEnd w:id="35"/>
    </w:p>
    <w:p w:rsidR="005C5F07" w:rsidP="001127AE" w:rsidRDefault="00891DE1" w14:paraId="2512620D" w14:textId="1AA36FB6">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Non previsto</w:t>
      </w:r>
    </w:p>
    <w:p w:rsidR="000A6E29" w:rsidRDefault="000A6E29" w14:paraId="53D471A6" w14:textId="4C6D8FE0">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br w:type="page"/>
      </w:r>
    </w:p>
    <w:p w:rsidRPr="004F6836" w:rsidR="000A6E29" w:rsidP="004F6836" w:rsidRDefault="000A6E29" w14:paraId="17BA311E" w14:textId="0998CBDE">
      <w:pPr>
        <w:pStyle w:val="Heading1"/>
        <w:ind w:left="450" w:hanging="360"/>
        <w:rPr>
          <w:rFonts w:asciiTheme="minorHAnsi" w:hAnsiTheme="minorHAnsi" w:cstheme="minorHAnsi"/>
        </w:rPr>
      </w:pPr>
      <w:bookmarkStart w:name="_Toc120367257" w:id="36"/>
      <w:bookmarkStart w:name="_Toc121812614" w:id="37"/>
      <w:bookmarkStart w:name="_Toc122236393" w:id="38"/>
      <w:bookmarkStart w:name="_Toc130810241" w:id="39"/>
      <w:bookmarkStart w:name="_Toc348713721" w:id="40"/>
      <w:bookmarkStart w:name="_Toc12061948" w:id="41"/>
      <w:bookmarkStart w:name="_Toc222417261" w:id="42"/>
      <w:r w:rsidRPr="004F6836">
        <w:rPr>
          <w:rFonts w:asciiTheme="minorHAnsi" w:hAnsiTheme="minorHAnsi" w:cstheme="minorHAnsi"/>
        </w:rPr>
        <w:t>Modello Dati</w:t>
      </w:r>
      <w:bookmarkEnd w:id="36"/>
      <w:bookmarkEnd w:id="37"/>
      <w:bookmarkEnd w:id="38"/>
      <w:bookmarkEnd w:id="39"/>
      <w:bookmarkEnd w:id="40"/>
      <w:bookmarkEnd w:id="41"/>
      <w:bookmarkEnd w:id="42"/>
    </w:p>
    <w:p w:rsidR="000A6E29" w:rsidP="000A6E29" w:rsidRDefault="000A6E29" w14:paraId="5CFAFEED" w14:textId="29F5C2D6">
      <w:pPr>
        <w:pStyle w:val="TestoCarattere"/>
        <w:ind w:firstLine="0"/>
        <w:rPr>
          <w:rFonts w:ascii="Calibri" w:hAnsi="Calibri" w:eastAsia="Calibri"/>
          <w:noProof/>
          <w:szCs w:val="20"/>
          <w:lang w:eastAsia="en-US"/>
        </w:rPr>
      </w:pPr>
      <w:r>
        <w:rPr>
          <w:rFonts w:ascii="Calibri" w:hAnsi="Calibri" w:eastAsia="Calibri"/>
          <w:noProof/>
          <w:szCs w:val="20"/>
          <w:lang w:eastAsia="en-US"/>
        </w:rPr>
        <w:t xml:space="preserve">Il modello dati identifica le entità principali che rappresentano il dominio di interesse, le relazioni che governano le connessioni tra entità e gli elementi che identificano univocamente i concetti. I concetti sono classificati in dizionario dati, concetti primari e derivati. </w:t>
      </w:r>
    </w:p>
    <w:p w:rsidRPr="00795D4C" w:rsidR="002F7B38" w:rsidP="000A6E29" w:rsidRDefault="0040113A" w14:paraId="398EB19C" w14:textId="117AB3EE">
      <w:pPr>
        <w:pStyle w:val="TestoCarattere"/>
        <w:ind w:firstLine="0"/>
        <w:rPr>
          <w:rFonts w:ascii="Calibri" w:hAnsi="Calibri" w:eastAsia="Calibri"/>
          <w:noProof/>
          <w:szCs w:val="20"/>
          <w:lang w:eastAsia="en-US"/>
        </w:rPr>
      </w:pPr>
      <w:r>
        <w:rPr>
          <w:rFonts w:ascii="Calibri" w:hAnsi="Calibri" w:eastAsia="Calibri"/>
          <w:noProof/>
          <w:szCs w:val="20"/>
          <w:lang w:eastAsia="en-US"/>
        </w:rPr>
        <w:t xml:space="preserve">Il modello dati verrà </w:t>
      </w:r>
      <w:r w:rsidR="00615E54">
        <w:rPr>
          <w:rFonts w:ascii="Calibri" w:hAnsi="Calibri" w:eastAsia="Calibri"/>
          <w:noProof/>
          <w:szCs w:val="20"/>
          <w:lang w:eastAsia="en-US"/>
        </w:rPr>
        <w:t>perfezionato al termine della fase di sviluppo</w:t>
      </w:r>
    </w:p>
    <w:p w:rsidRPr="00DB3C22" w:rsidR="000A6E29" w:rsidP="001D6FA0" w:rsidRDefault="000A6E29" w14:paraId="2412AF54" w14:textId="54B38E2E">
      <w:pPr>
        <w:pStyle w:val="Heading2"/>
        <w:tabs>
          <w:tab w:val="clear" w:pos="1003"/>
          <w:tab w:val="num" w:pos="851"/>
        </w:tabs>
        <w:ind w:left="1004"/>
        <w:rPr>
          <w:rFonts w:asciiTheme="minorHAnsi" w:hAnsiTheme="minorHAnsi" w:cstheme="minorHAnsi"/>
        </w:rPr>
      </w:pPr>
      <w:bookmarkStart w:name="_Toc120367258" w:id="43"/>
      <w:bookmarkStart w:name="_Toc121812615" w:id="44"/>
      <w:bookmarkStart w:name="_Toc122236394" w:id="45"/>
      <w:bookmarkStart w:name="_Toc130810242" w:id="46"/>
      <w:bookmarkStart w:name="_Toc348713722" w:id="47"/>
      <w:bookmarkStart w:name="_Toc12061949" w:id="48"/>
      <w:bookmarkStart w:name="_Toc222417262" w:id="49"/>
      <w:r w:rsidRPr="00DB3C22">
        <w:rPr>
          <w:rFonts w:asciiTheme="minorHAnsi" w:hAnsiTheme="minorHAnsi" w:cstheme="minorHAnsi"/>
        </w:rPr>
        <w:t xml:space="preserve">Schemi del modello </w:t>
      </w:r>
      <w:bookmarkEnd w:id="43"/>
      <w:bookmarkEnd w:id="44"/>
      <w:bookmarkEnd w:id="45"/>
      <w:bookmarkEnd w:id="46"/>
      <w:bookmarkEnd w:id="47"/>
      <w:bookmarkEnd w:id="48"/>
      <w:r w:rsidRPr="00DB3C22" w:rsidR="004169E8">
        <w:rPr>
          <w:rFonts w:asciiTheme="minorHAnsi" w:hAnsiTheme="minorHAnsi" w:cstheme="minorHAnsi"/>
        </w:rPr>
        <w:t>d</w:t>
      </w:r>
      <w:r w:rsidRPr="00DB3C22" w:rsidR="002A05D8">
        <w:rPr>
          <w:rFonts w:asciiTheme="minorHAnsi" w:hAnsiTheme="minorHAnsi" w:cstheme="minorHAnsi"/>
        </w:rPr>
        <w:t>ati</w:t>
      </w:r>
      <w:bookmarkEnd w:id="49"/>
      <w:r w:rsidRPr="00DB3C22" w:rsidR="0046623A">
        <w:rPr>
          <w:rFonts w:asciiTheme="minorHAnsi" w:hAnsiTheme="minorHAnsi" w:cstheme="minorHAnsi"/>
        </w:rPr>
        <w:t xml:space="preserve"> </w:t>
      </w:r>
    </w:p>
    <w:p w:rsidR="0003043B" w:rsidP="000A6E29" w:rsidRDefault="000A6E29" w14:paraId="3D568339" w14:textId="77777777">
      <w:pPr>
        <w:pStyle w:val="TestoCarattere"/>
        <w:ind w:firstLine="0"/>
        <w:jc w:val="both"/>
        <w:rPr>
          <w:rFonts w:ascii="Calibri" w:hAnsi="Calibri" w:eastAsia="Calibri"/>
          <w:noProof/>
          <w:szCs w:val="20"/>
          <w:lang w:eastAsia="en-US"/>
        </w:rPr>
      </w:pPr>
      <w:r>
        <w:rPr>
          <w:rFonts w:ascii="Calibri" w:hAnsi="Calibri" w:eastAsia="Calibri"/>
          <w:noProof/>
          <w:szCs w:val="20"/>
          <w:lang w:eastAsia="en-US"/>
        </w:rPr>
        <w:t xml:space="preserve">Nell’ambito di un modello </w:t>
      </w:r>
      <w:r w:rsidR="00FE2639">
        <w:rPr>
          <w:rFonts w:ascii="Calibri" w:hAnsi="Calibri" w:eastAsia="Calibri"/>
          <w:noProof/>
          <w:szCs w:val="20"/>
          <w:lang w:eastAsia="en-US"/>
        </w:rPr>
        <w:t>logico/fisico</w:t>
      </w:r>
      <w:r>
        <w:rPr>
          <w:rFonts w:ascii="Calibri" w:hAnsi="Calibri" w:eastAsia="Calibri"/>
          <w:noProof/>
          <w:szCs w:val="20"/>
          <w:lang w:eastAsia="en-US"/>
        </w:rPr>
        <w:t xml:space="preserve">, uno schema rappresenta una vista logica di un sottoinsieme di entità che definiscono il dominio di riferimento. </w:t>
      </w:r>
    </w:p>
    <w:p w:rsidRPr="0003043B" w:rsidR="0003043B" w:rsidP="002B4AC0" w:rsidRDefault="002B5C1D" w14:paraId="276542F1" w14:textId="4D5774BF">
      <w:pPr>
        <w:pStyle w:val="Heading3"/>
      </w:pPr>
      <w:r>
        <w:t xml:space="preserve"> </w:t>
      </w:r>
      <w:bookmarkStart w:name="_Toc222417263" w:id="50"/>
      <w:r w:rsidRPr="0003043B" w:rsidR="0003043B">
        <w:t>Schem</w:t>
      </w:r>
      <w:r w:rsidR="0003043B">
        <w:t xml:space="preserve">a: </w:t>
      </w:r>
      <w:r w:rsidR="00AC67D0">
        <w:t>Decurtazioni</w:t>
      </w:r>
      <w:r w:rsidR="00E52E8C">
        <w:t xml:space="preserve"> e Recuperi</w:t>
      </w:r>
      <w:bookmarkEnd w:id="50"/>
    </w:p>
    <w:p w:rsidR="000A6E29" w:rsidP="000A6E29" w:rsidRDefault="000A6E29" w14:paraId="7BDCEC33" w14:textId="64840386">
      <w:pPr>
        <w:pStyle w:val="TestoCarattere"/>
        <w:ind w:firstLine="0"/>
        <w:jc w:val="both"/>
        <w:rPr>
          <w:rFonts w:ascii="Calibri" w:hAnsi="Calibri" w:eastAsia="Calibri"/>
          <w:noProof/>
          <w:szCs w:val="20"/>
          <w:lang w:eastAsia="en-US"/>
        </w:rPr>
      </w:pPr>
      <w:r>
        <w:rPr>
          <w:rFonts w:ascii="Calibri" w:hAnsi="Calibri" w:eastAsia="Calibri"/>
          <w:noProof/>
          <w:szCs w:val="20"/>
          <w:lang w:eastAsia="en-US"/>
        </w:rPr>
        <w:t>Lo schema seguente rappresenta il disegno del</w:t>
      </w:r>
      <w:r w:rsidR="000E6382">
        <w:rPr>
          <w:rFonts w:ascii="Calibri" w:hAnsi="Calibri" w:eastAsia="Calibri"/>
          <w:noProof/>
          <w:szCs w:val="20"/>
          <w:lang w:eastAsia="en-US"/>
        </w:rPr>
        <w:t xml:space="preserve">la </w:t>
      </w:r>
      <w:r w:rsidR="00AC67D0">
        <w:rPr>
          <w:rFonts w:ascii="Calibri" w:hAnsi="Calibri" w:eastAsia="Calibri"/>
          <w:noProof/>
          <w:szCs w:val="20"/>
          <w:lang w:eastAsia="en-US"/>
        </w:rPr>
        <w:t>basedati dedicata alle decurtazioni</w:t>
      </w:r>
    </w:p>
    <w:p w:rsidR="007564F3" w:rsidP="000A6E29" w:rsidRDefault="00764AE7" w14:paraId="52F4D0C8" w14:textId="1EAB0636">
      <w:pPr>
        <w:pStyle w:val="TestoCarattere"/>
        <w:ind w:firstLine="0"/>
        <w:jc w:val="both"/>
        <w:rPr>
          <w:rFonts w:ascii="Calibri" w:hAnsi="Calibri" w:eastAsia="Calibri"/>
          <w:noProof/>
          <w:szCs w:val="20"/>
          <w:lang w:eastAsia="en-US"/>
        </w:rPr>
      </w:pPr>
      <w:r w:rsidRPr="00764AE7">
        <w:rPr>
          <w:rFonts w:ascii="Calibri" w:hAnsi="Calibri" w:eastAsia="Calibri"/>
          <w:noProof/>
          <w:szCs w:val="20"/>
          <w:lang w:eastAsia="en-US"/>
        </w:rPr>
        <w:drawing>
          <wp:inline distT="0" distB="0" distL="0" distR="0" wp14:anchorId="2219FC78" wp14:editId="22A1D2E3">
            <wp:extent cx="6083935" cy="3542030"/>
            <wp:effectExtent l="0" t="0" r="0" b="1270"/>
            <wp:docPr id="15169100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0030" name=""/>
                    <pic:cNvPicPr/>
                  </pic:nvPicPr>
                  <pic:blipFill>
                    <a:blip r:embed="rId11"/>
                    <a:stretch>
                      <a:fillRect/>
                    </a:stretch>
                  </pic:blipFill>
                  <pic:spPr>
                    <a:xfrm>
                      <a:off x="0" y="0"/>
                      <a:ext cx="6083935" cy="3542030"/>
                    </a:xfrm>
                    <a:prstGeom prst="rect">
                      <a:avLst/>
                    </a:prstGeom>
                  </pic:spPr>
                </pic:pic>
              </a:graphicData>
            </a:graphic>
          </wp:inline>
        </w:drawing>
      </w:r>
    </w:p>
    <w:p w:rsidRPr="0003043B" w:rsidR="00A2368A" w:rsidP="002B4AC0" w:rsidRDefault="00A2368A" w14:paraId="6FB18E07" w14:textId="0F4A99F9">
      <w:pPr>
        <w:pStyle w:val="Heading3"/>
      </w:pPr>
      <w:bookmarkStart w:name="_Toc222417264" w:id="51"/>
      <w:r w:rsidRPr="0003043B">
        <w:t>Schem</w:t>
      </w:r>
      <w:r>
        <w:t>a: Log esecuzioni motore</w:t>
      </w:r>
      <w:bookmarkEnd w:id="51"/>
    </w:p>
    <w:p w:rsidR="00A2368A" w:rsidP="00A2368A" w:rsidRDefault="00A2368A" w14:paraId="09A2A78B" w14:textId="32B4C531">
      <w:pPr>
        <w:pStyle w:val="TestoCarattere"/>
        <w:ind w:firstLine="0"/>
        <w:jc w:val="both"/>
        <w:rPr>
          <w:rFonts w:ascii="Calibri" w:hAnsi="Calibri" w:eastAsia="Calibri"/>
          <w:noProof/>
          <w:szCs w:val="20"/>
          <w:lang w:eastAsia="en-US"/>
        </w:rPr>
      </w:pPr>
      <w:r>
        <w:rPr>
          <w:rFonts w:ascii="Calibri" w:hAnsi="Calibri" w:eastAsia="Calibri"/>
          <w:noProof/>
          <w:szCs w:val="20"/>
          <w:lang w:eastAsia="en-US"/>
        </w:rPr>
        <w:t xml:space="preserve">Lo schema seguente rappresenta il disegno della basedati dedicata ai </w:t>
      </w:r>
      <w:r w:rsidR="00DF2D4F">
        <w:rPr>
          <w:rFonts w:ascii="Calibri" w:hAnsi="Calibri" w:eastAsia="Calibri"/>
          <w:noProof/>
          <w:szCs w:val="20"/>
          <w:lang w:eastAsia="en-US"/>
        </w:rPr>
        <w:t xml:space="preserve">log </w:t>
      </w:r>
      <w:r w:rsidR="0044361A">
        <w:rPr>
          <w:rFonts w:ascii="Calibri" w:hAnsi="Calibri" w:eastAsia="Calibri"/>
          <w:noProof/>
          <w:szCs w:val="20"/>
          <w:lang w:eastAsia="en-US"/>
        </w:rPr>
        <w:t>dell’esecuzioni del motore</w:t>
      </w:r>
    </w:p>
    <w:p w:rsidR="00A2368A" w:rsidP="00935AE3" w:rsidRDefault="00A2368A" w14:paraId="242C9E0F" w14:textId="77777777">
      <w:pPr>
        <w:pStyle w:val="TestoCarattere"/>
        <w:tabs>
          <w:tab w:val="left" w:pos="2565"/>
        </w:tabs>
        <w:ind w:firstLine="0"/>
        <w:jc w:val="center"/>
        <w:rPr>
          <w:rFonts w:ascii="Calibri" w:hAnsi="Calibri" w:eastAsia="Calibri"/>
          <w:noProof/>
          <w:szCs w:val="20"/>
          <w:lang w:eastAsia="en-US"/>
        </w:rPr>
      </w:pPr>
    </w:p>
    <w:p w:rsidRPr="00DB3C22" w:rsidR="000A6E29" w:rsidP="00DB3C22" w:rsidRDefault="000A6E29" w14:paraId="3B201DDD" w14:textId="17E7A00D">
      <w:pPr>
        <w:pStyle w:val="Heading2"/>
        <w:tabs>
          <w:tab w:val="clear" w:pos="1003"/>
          <w:tab w:val="num" w:pos="851"/>
        </w:tabs>
        <w:rPr>
          <w:rFonts w:asciiTheme="minorHAnsi" w:hAnsiTheme="minorHAnsi" w:cstheme="minorHAnsi"/>
        </w:rPr>
      </w:pPr>
      <w:bookmarkStart w:name="_Toc509992676" w:id="52"/>
      <w:bookmarkStart w:name="_Toc120367259" w:id="53"/>
      <w:bookmarkStart w:name="_Toc121812616" w:id="54"/>
      <w:bookmarkStart w:name="_Toc122236395" w:id="55"/>
      <w:bookmarkStart w:name="_Toc130810243" w:id="56"/>
      <w:bookmarkStart w:name="_Toc348713723" w:id="57"/>
      <w:bookmarkStart w:name="_Toc12061950" w:id="58"/>
      <w:bookmarkStart w:name="_Toc222417265" w:id="59"/>
      <w:bookmarkEnd w:id="52"/>
      <w:r w:rsidRPr="00DB3C22">
        <w:rPr>
          <w:rFonts w:asciiTheme="minorHAnsi" w:hAnsiTheme="minorHAnsi" w:cstheme="minorHAnsi"/>
        </w:rPr>
        <w:t xml:space="preserve">Oggetti del modello </w:t>
      </w:r>
      <w:bookmarkEnd w:id="53"/>
      <w:bookmarkEnd w:id="54"/>
      <w:bookmarkEnd w:id="55"/>
      <w:bookmarkEnd w:id="56"/>
      <w:bookmarkEnd w:id="57"/>
      <w:bookmarkEnd w:id="58"/>
      <w:r w:rsidRPr="00DB3C22" w:rsidR="004169E8">
        <w:rPr>
          <w:rFonts w:asciiTheme="minorHAnsi" w:hAnsiTheme="minorHAnsi" w:cstheme="minorHAnsi"/>
        </w:rPr>
        <w:t>d</w:t>
      </w:r>
      <w:r w:rsidRPr="00DB3C22" w:rsidR="00FE4CEA">
        <w:rPr>
          <w:rFonts w:asciiTheme="minorHAnsi" w:hAnsiTheme="minorHAnsi" w:cstheme="minorHAnsi"/>
        </w:rPr>
        <w:t>ati</w:t>
      </w:r>
      <w:bookmarkEnd w:id="59"/>
    </w:p>
    <w:p w:rsidR="000A6E29" w:rsidP="000A6E29" w:rsidRDefault="000A6E29" w14:paraId="5A267270" w14:textId="60B8B45D">
      <w:pPr>
        <w:pStyle w:val="TestoCarattere"/>
        <w:ind w:firstLine="0"/>
        <w:rPr>
          <w:rFonts w:ascii="Calibri" w:hAnsi="Calibri" w:eastAsia="Calibri"/>
          <w:noProof/>
          <w:szCs w:val="20"/>
          <w:lang w:eastAsia="en-US"/>
        </w:rPr>
      </w:pPr>
      <w:r>
        <w:rPr>
          <w:rFonts w:ascii="Calibri" w:hAnsi="Calibri" w:eastAsia="Calibri"/>
          <w:noProof/>
          <w:szCs w:val="20"/>
          <w:lang w:eastAsia="en-US"/>
        </w:rPr>
        <w:t xml:space="preserve">La seguente tabella riporta le entità presenti nel modello con la relativa descrizione e l’indicazione di entità primaria, derivata e dizionario. </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left w:w="70" w:type="dxa"/>
          <w:right w:w="70" w:type="dxa"/>
        </w:tblCellMar>
        <w:tblLook w:val="0000" w:firstRow="0" w:lastRow="0" w:firstColumn="0" w:lastColumn="0" w:noHBand="0" w:noVBand="0"/>
      </w:tblPr>
      <w:tblGrid>
        <w:gridCol w:w="3775"/>
        <w:gridCol w:w="2894"/>
        <w:gridCol w:w="2896"/>
      </w:tblGrid>
      <w:tr w:rsidR="00F048C7" w:rsidTr="006C7CD0" w14:paraId="0DE0C31B" w14:textId="77777777">
        <w:trPr>
          <w:tblHeader/>
        </w:trPr>
        <w:tc>
          <w:tcPr>
            <w:tcW w:w="1973" w:type="pct"/>
            <w:shd w:val="clear" w:color="auto" w:fill="1F3864" w:themeFill="accent1" w:themeFillShade="80"/>
          </w:tcPr>
          <w:p w:rsidRPr="009111E1" w:rsidR="00A210AC" w:rsidP="00BD1AD0" w:rsidRDefault="00A210AC" w14:paraId="56F56EC4" w14:textId="77777777">
            <w:pPr>
              <w:widowControl w:val="0"/>
              <w:autoSpaceDE w:val="0"/>
              <w:autoSpaceDN w:val="0"/>
              <w:jc w:val="center"/>
              <w:rPr>
                <w:rFonts w:ascii="Calibri" w:hAnsi="Calibri" w:cs="Calibri"/>
                <w:b/>
                <w:bCs/>
                <w:snapToGrid w:val="0"/>
                <w:color w:val="FFFFFF" w:themeColor="background1"/>
                <w:sz w:val="16"/>
                <w:szCs w:val="16"/>
              </w:rPr>
            </w:pPr>
            <w:r w:rsidRPr="009111E1">
              <w:rPr>
                <w:rFonts w:ascii="Calibri" w:hAnsi="Calibri" w:cs="Calibri"/>
                <w:b/>
                <w:bCs/>
                <w:snapToGrid w:val="0"/>
                <w:color w:val="FFFFFF" w:themeColor="background1"/>
                <w:sz w:val="16"/>
                <w:szCs w:val="16"/>
              </w:rPr>
              <w:t>Nome</w:t>
            </w:r>
          </w:p>
        </w:tc>
        <w:tc>
          <w:tcPr>
            <w:tcW w:w="1513" w:type="pct"/>
            <w:shd w:val="clear" w:color="auto" w:fill="1F3864" w:themeFill="accent1" w:themeFillShade="80"/>
          </w:tcPr>
          <w:p w:rsidRPr="009111E1" w:rsidR="00A210AC" w:rsidP="009111E1" w:rsidRDefault="009111E1" w14:paraId="20A7271A" w14:textId="1DA7A81D">
            <w:pPr>
              <w:widowControl w:val="0"/>
              <w:tabs>
                <w:tab w:val="left" w:pos="252"/>
                <w:tab w:val="center" w:pos="1409"/>
              </w:tabs>
              <w:autoSpaceDE w:val="0"/>
              <w:autoSpaceDN w:val="0"/>
              <w:rPr>
                <w:rFonts w:ascii="Calibri" w:hAnsi="Calibri" w:cs="Calibri"/>
                <w:b/>
                <w:bCs/>
                <w:snapToGrid w:val="0"/>
                <w:color w:val="FFFFFF" w:themeColor="background1"/>
                <w:sz w:val="16"/>
                <w:szCs w:val="16"/>
              </w:rPr>
            </w:pPr>
            <w:r w:rsidRPr="009111E1">
              <w:rPr>
                <w:rFonts w:ascii="Calibri" w:hAnsi="Calibri" w:cs="Calibri"/>
                <w:b/>
                <w:bCs/>
                <w:snapToGrid w:val="0"/>
                <w:color w:val="FFFFFF" w:themeColor="background1"/>
                <w:sz w:val="16"/>
                <w:szCs w:val="16"/>
              </w:rPr>
              <w:tab/>
            </w:r>
            <w:r w:rsidRPr="009111E1">
              <w:rPr>
                <w:rFonts w:ascii="Calibri" w:hAnsi="Calibri" w:cs="Calibri"/>
                <w:b/>
                <w:bCs/>
                <w:snapToGrid w:val="0"/>
                <w:color w:val="FFFFFF" w:themeColor="background1"/>
                <w:sz w:val="16"/>
                <w:szCs w:val="16"/>
              </w:rPr>
              <w:tab/>
            </w:r>
            <w:r w:rsidRPr="009111E1" w:rsidR="00A210AC">
              <w:rPr>
                <w:rFonts w:ascii="Calibri" w:hAnsi="Calibri" w:cs="Calibri"/>
                <w:b/>
                <w:bCs/>
                <w:snapToGrid w:val="0"/>
                <w:color w:val="FFFFFF" w:themeColor="background1"/>
                <w:sz w:val="16"/>
                <w:szCs w:val="16"/>
              </w:rPr>
              <w:t>Commento</w:t>
            </w:r>
          </w:p>
        </w:tc>
        <w:tc>
          <w:tcPr>
            <w:tcW w:w="1514" w:type="pct"/>
            <w:shd w:val="clear" w:color="auto" w:fill="1F3864" w:themeFill="accent1" w:themeFillShade="80"/>
          </w:tcPr>
          <w:p w:rsidRPr="009111E1" w:rsidR="00A210AC" w:rsidP="00BD1AD0" w:rsidRDefault="00A210AC" w14:paraId="4793D860" w14:textId="77777777">
            <w:pPr>
              <w:widowControl w:val="0"/>
              <w:autoSpaceDE w:val="0"/>
              <w:autoSpaceDN w:val="0"/>
              <w:jc w:val="center"/>
              <w:rPr>
                <w:rFonts w:ascii="Calibri" w:hAnsi="Calibri" w:cs="Calibri"/>
                <w:b/>
                <w:bCs/>
                <w:snapToGrid w:val="0"/>
                <w:color w:val="FFFFFF" w:themeColor="background1"/>
                <w:sz w:val="16"/>
                <w:szCs w:val="16"/>
              </w:rPr>
            </w:pPr>
            <w:r w:rsidRPr="009111E1">
              <w:rPr>
                <w:rFonts w:ascii="Calibri" w:hAnsi="Calibri" w:cs="Calibri"/>
                <w:b/>
                <w:bCs/>
                <w:snapToGrid w:val="0"/>
                <w:color w:val="FFFFFF" w:themeColor="background1"/>
                <w:sz w:val="16"/>
                <w:szCs w:val="16"/>
              </w:rPr>
              <w:t>Tipologia</w:t>
            </w:r>
          </w:p>
        </w:tc>
      </w:tr>
      <w:tr w:rsidR="00F048C7" w:rsidTr="006C7CD0" w14:paraId="707F16F3" w14:textId="77777777">
        <w:tc>
          <w:tcPr>
            <w:tcW w:w="1973" w:type="pct"/>
            <w:shd w:val="clear" w:color="auto" w:fill="FFFFFF"/>
          </w:tcPr>
          <w:p w:rsidR="00A210AC" w:rsidP="00BD1AD0" w:rsidRDefault="00A210AC" w14:paraId="02A9895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DEFT_DETTAGLIO_FATTISPECIE_DECURTAZIONE_DAT</w:t>
            </w:r>
          </w:p>
        </w:tc>
        <w:tc>
          <w:tcPr>
            <w:tcW w:w="1513" w:type="pct"/>
            <w:shd w:val="clear" w:color="auto" w:fill="FFFFFF"/>
          </w:tcPr>
          <w:p w:rsidR="00A210AC" w:rsidP="00BD1AD0" w:rsidRDefault="00A210AC" w14:paraId="3D05F69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Elenco dei lavoratori e illeciti associati ad una fattispecie di una decurtazione</w:t>
            </w:r>
          </w:p>
        </w:tc>
        <w:tc>
          <w:tcPr>
            <w:tcW w:w="1514" w:type="pct"/>
          </w:tcPr>
          <w:p w:rsidR="00A210AC" w:rsidP="00BD1AD0" w:rsidRDefault="00A210AC" w14:paraId="28D0E21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r w:rsidR="00F048C7" w:rsidTr="006C7CD0" w14:paraId="644ADCDE" w14:textId="77777777">
        <w:tc>
          <w:tcPr>
            <w:tcW w:w="1973" w:type="pct"/>
            <w:shd w:val="clear" w:color="auto" w:fill="FFFFFF"/>
          </w:tcPr>
          <w:p w:rsidR="00A210AC" w:rsidP="00BD1AD0" w:rsidRDefault="00977E05" w14:paraId="56A04CC1" w14:textId="5A7B9006">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w:t>
            </w:r>
            <w:r w:rsidR="00A210AC">
              <w:rPr>
                <w:rFonts w:ascii="Calibri" w:hAnsi="Calibri" w:cs="Calibri"/>
                <w:snapToGrid w:val="0"/>
                <w:color w:val="000000"/>
                <w:sz w:val="16"/>
                <w:szCs w:val="16"/>
              </w:rPr>
              <w:t>DE_FATTISPECIE_DECURTAZIONE_REL</w:t>
            </w:r>
          </w:p>
        </w:tc>
        <w:tc>
          <w:tcPr>
            <w:tcW w:w="1513" w:type="pct"/>
            <w:shd w:val="clear" w:color="auto" w:fill="FFFFFF"/>
          </w:tcPr>
          <w:p w:rsidR="00A210AC" w:rsidP="00BD1AD0" w:rsidRDefault="00A210AC" w14:paraId="5EAD784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L'entità determina le fattispecie di una decurtazione</w:t>
            </w:r>
          </w:p>
        </w:tc>
        <w:tc>
          <w:tcPr>
            <w:tcW w:w="1514" w:type="pct"/>
          </w:tcPr>
          <w:p w:rsidR="00A210AC" w:rsidP="00BD1AD0" w:rsidRDefault="00A210AC" w14:paraId="3FEC38C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r w:rsidR="00F048C7" w:rsidTr="006C7CD0" w14:paraId="6443871A" w14:textId="77777777">
        <w:tc>
          <w:tcPr>
            <w:tcW w:w="1973" w:type="pct"/>
            <w:shd w:val="clear" w:color="auto" w:fill="FFFFFF"/>
          </w:tcPr>
          <w:p w:rsidR="00A210AC" w:rsidP="00BD1AD0" w:rsidRDefault="00A210AC" w14:paraId="270821C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MOAN_MOTIVAZIONE_ANNULLAMENTO_TYP</w:t>
            </w:r>
          </w:p>
        </w:tc>
        <w:tc>
          <w:tcPr>
            <w:tcW w:w="1513" w:type="pct"/>
            <w:shd w:val="clear" w:color="auto" w:fill="FFFFFF"/>
          </w:tcPr>
          <w:p w:rsidR="00A210AC" w:rsidP="00BD1AD0" w:rsidRDefault="00A210AC" w14:paraId="7E0526D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Dizionario delle motivazioni di annullamento di una decurtazione o </w:t>
            </w:r>
            <w:r>
              <w:rPr>
                <w:rFonts w:ascii="Calibri" w:hAnsi="Calibri" w:cs="Calibri"/>
                <w:snapToGrid w:val="0"/>
                <w:color w:val="000000"/>
                <w:sz w:val="16"/>
                <w:szCs w:val="16"/>
              </w:rPr>
              <w:t>recupero crediti</w:t>
            </w:r>
          </w:p>
        </w:tc>
        <w:tc>
          <w:tcPr>
            <w:tcW w:w="1514" w:type="pct"/>
          </w:tcPr>
          <w:p w:rsidR="00A210AC" w:rsidP="00BD1AD0" w:rsidRDefault="00A210AC" w14:paraId="26B0B60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35831FC2" w14:textId="77777777">
        <w:tc>
          <w:tcPr>
            <w:tcW w:w="1973" w:type="pct"/>
            <w:shd w:val="clear" w:color="auto" w:fill="FFFFFF"/>
          </w:tcPr>
          <w:p w:rsidR="00A210AC" w:rsidP="00BD1AD0" w:rsidRDefault="00A210AC" w14:paraId="0DA2CD8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TIEV_TIPO_EVENTO_TYP</w:t>
            </w:r>
          </w:p>
        </w:tc>
        <w:tc>
          <w:tcPr>
            <w:tcW w:w="1513" w:type="pct"/>
            <w:shd w:val="clear" w:color="auto" w:fill="FFFFFF"/>
          </w:tcPr>
          <w:p w:rsidR="00A210AC" w:rsidP="00BD1AD0" w:rsidRDefault="00A210AC" w14:paraId="39B2BEA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 delle tipologie di eventi. I valori ammessi sono</w:t>
            </w:r>
          </w:p>
          <w:p w:rsidR="00A210AC" w:rsidP="00BD1AD0" w:rsidRDefault="00A210AC" w14:paraId="19480E7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1="Tipologia Atto Decurtazione e Annullamento"</w:t>
            </w:r>
          </w:p>
          <w:p w:rsidR="00A210AC" w:rsidP="00BD1AD0" w:rsidRDefault="00A210AC" w14:paraId="7C60AFB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2="Tipologia Atto Decurtazione"</w:t>
            </w:r>
          </w:p>
          <w:p w:rsidR="00A210AC" w:rsidP="00BD1AD0" w:rsidRDefault="00A210AC" w14:paraId="2443002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3="Tipologia Atto Annullamento"</w:t>
            </w:r>
          </w:p>
        </w:tc>
        <w:tc>
          <w:tcPr>
            <w:tcW w:w="1514" w:type="pct"/>
          </w:tcPr>
          <w:p w:rsidR="00A210AC" w:rsidP="00BD1AD0" w:rsidRDefault="00A210AC" w14:paraId="396A13B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6B301DDB" w14:textId="77777777">
        <w:tc>
          <w:tcPr>
            <w:tcW w:w="1973" w:type="pct"/>
            <w:shd w:val="clear" w:color="auto" w:fill="FFFFFF"/>
          </w:tcPr>
          <w:p w:rsidR="00A210AC" w:rsidP="00BD1AD0" w:rsidRDefault="00A210AC" w14:paraId="02662BD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TIAT_TIPO_ATTO_TYP</w:t>
            </w:r>
          </w:p>
        </w:tc>
        <w:tc>
          <w:tcPr>
            <w:tcW w:w="1513" w:type="pct"/>
            <w:shd w:val="clear" w:color="auto" w:fill="FFFFFF"/>
          </w:tcPr>
          <w:p w:rsidR="00A210AC" w:rsidP="00BD1AD0" w:rsidRDefault="00A210AC" w14:paraId="24ADCE0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 delle tipologie di atto che determinano una decurtazione</w:t>
            </w:r>
          </w:p>
        </w:tc>
        <w:tc>
          <w:tcPr>
            <w:tcW w:w="1514" w:type="pct"/>
          </w:tcPr>
          <w:p w:rsidR="00A210AC" w:rsidP="00BD1AD0" w:rsidRDefault="00A210AC" w14:paraId="3AC6798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0BF19541" w14:textId="77777777">
        <w:tc>
          <w:tcPr>
            <w:tcW w:w="1973" w:type="pct"/>
            <w:shd w:val="clear" w:color="auto" w:fill="FFFFFF"/>
          </w:tcPr>
          <w:p w:rsidR="007C1E5B" w:rsidP="007C1E5B" w:rsidRDefault="007C1E5B" w14:paraId="4A4ED4F8" w14:textId="2A64E9D2">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TIID_TIPO_IDENTIFICATIVO_TYP</w:t>
            </w:r>
          </w:p>
        </w:tc>
        <w:tc>
          <w:tcPr>
            <w:tcW w:w="1513" w:type="pct"/>
            <w:shd w:val="clear" w:color="auto" w:fill="FFFFFF"/>
          </w:tcPr>
          <w:p w:rsidR="007C1E5B" w:rsidP="007C1E5B" w:rsidRDefault="007C1E5B" w14:paraId="7C6AF87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 degli elementi che consentono di identificare un lavoratore:</w:t>
            </w:r>
          </w:p>
          <w:p w:rsidR="007C1E5B" w:rsidP="007C1E5B" w:rsidRDefault="007C1E5B" w14:paraId="2ECB3C5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Valori ammessi</w:t>
            </w:r>
          </w:p>
          <w:p w:rsidR="007C1E5B" w:rsidP="007C1E5B" w:rsidRDefault="007C1E5B" w14:paraId="45D664D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1=Codice fiscale, è un default</w:t>
            </w:r>
          </w:p>
          <w:p w:rsidR="007C1E5B" w:rsidP="007C1E5B" w:rsidRDefault="007C1E5B" w14:paraId="4CE67AE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2=Passaporto</w:t>
            </w:r>
          </w:p>
          <w:p w:rsidR="007C1E5B" w:rsidP="007C1E5B" w:rsidRDefault="007C1E5B" w14:paraId="4D4D13C5" w14:textId="41057C48">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 Permesso di Soggiorno</w:t>
            </w:r>
          </w:p>
        </w:tc>
        <w:tc>
          <w:tcPr>
            <w:tcW w:w="1514" w:type="pct"/>
          </w:tcPr>
          <w:p w:rsidR="007C1E5B" w:rsidP="007C1E5B" w:rsidRDefault="007C1E5B" w14:paraId="20FC5911" w14:textId="2C087D59">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4F20F72B" w14:textId="77777777">
        <w:tc>
          <w:tcPr>
            <w:tcW w:w="1973" w:type="pct"/>
            <w:shd w:val="clear" w:color="auto" w:fill="FFFFFF"/>
          </w:tcPr>
          <w:p w:rsidR="00A210AC" w:rsidP="00BD1AD0" w:rsidRDefault="00A210AC" w14:paraId="2FF64C2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STDE_STATO_DECURTAZIONE_TYP</w:t>
            </w:r>
          </w:p>
        </w:tc>
        <w:tc>
          <w:tcPr>
            <w:tcW w:w="1513" w:type="pct"/>
            <w:shd w:val="clear" w:color="auto" w:fill="FFFFFF"/>
          </w:tcPr>
          <w:p w:rsidR="00A210AC" w:rsidP="00BD1AD0" w:rsidRDefault="00A210AC" w14:paraId="16D435B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 degli stati della decurtazione. I valori ammessi sono:</w:t>
            </w:r>
          </w:p>
          <w:p w:rsidR="00A210AC" w:rsidP="00BD1AD0" w:rsidRDefault="00A210AC" w14:paraId="661E1E4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1=Bozza</w:t>
            </w:r>
          </w:p>
          <w:p w:rsidR="00A210AC" w:rsidP="00BD1AD0" w:rsidRDefault="00A210AC" w14:paraId="2C7D41D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2=Confermata</w:t>
            </w:r>
          </w:p>
          <w:p w:rsidR="00A210AC" w:rsidP="00BD1AD0" w:rsidRDefault="00A210AC" w14:paraId="5C54CFF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3=Annullata</w:t>
            </w:r>
          </w:p>
        </w:tc>
        <w:tc>
          <w:tcPr>
            <w:tcW w:w="1514" w:type="pct"/>
          </w:tcPr>
          <w:p w:rsidR="00A210AC" w:rsidP="00BD1AD0" w:rsidRDefault="00A210AC" w14:paraId="3CBA38C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4D80D19E" w14:textId="77777777">
        <w:tc>
          <w:tcPr>
            <w:tcW w:w="1973" w:type="pct"/>
            <w:shd w:val="clear" w:color="auto" w:fill="FFFFFF"/>
          </w:tcPr>
          <w:p w:rsidR="00A210AC" w:rsidP="00BD1AD0" w:rsidRDefault="00A210AC" w14:paraId="3EB7146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DECU_DECURTAZIONE_PAC_DAT</w:t>
            </w:r>
          </w:p>
        </w:tc>
        <w:tc>
          <w:tcPr>
            <w:tcW w:w="1513" w:type="pct"/>
            <w:shd w:val="clear" w:color="auto" w:fill="FFFFFF"/>
          </w:tcPr>
          <w:p w:rsidR="00A210AC" w:rsidP="00BD1AD0" w:rsidRDefault="00A210AC" w14:paraId="1096567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L'entità identifica le decurtazioni di una patente a crediti</w:t>
            </w:r>
          </w:p>
        </w:tc>
        <w:tc>
          <w:tcPr>
            <w:tcW w:w="1514" w:type="pct"/>
          </w:tcPr>
          <w:p w:rsidR="00A210AC" w:rsidP="00BD1AD0" w:rsidRDefault="00A210AC" w14:paraId="7280AD2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r w:rsidR="00F048C7" w:rsidTr="006C7CD0" w14:paraId="4954665B" w14:textId="77777777">
        <w:tc>
          <w:tcPr>
            <w:tcW w:w="1973" w:type="pct"/>
            <w:shd w:val="clear" w:color="auto" w:fill="FFFFFF"/>
          </w:tcPr>
          <w:p w:rsidR="00A2497C" w:rsidRDefault="00D351E8" w14:paraId="5F377164" w14:textId="3389B873">
            <w:pPr>
              <w:widowControl w:val="0"/>
              <w:autoSpaceDE w:val="0"/>
              <w:autoSpaceDN w:val="0"/>
              <w:rPr>
                <w:rFonts w:ascii="Calibri" w:hAnsi="Calibri" w:cs="Calibri"/>
                <w:snapToGrid w:val="0"/>
                <w:color w:val="000000"/>
                <w:sz w:val="16"/>
                <w:szCs w:val="16"/>
              </w:rPr>
            </w:pPr>
            <w:r w:rsidRPr="00D351E8">
              <w:rPr>
                <w:rFonts w:ascii="Calibri" w:hAnsi="Calibri" w:cs="Calibri"/>
                <w:snapToGrid w:val="0"/>
                <w:color w:val="000000"/>
                <w:sz w:val="16"/>
                <w:szCs w:val="16"/>
              </w:rPr>
              <w:t>ANDE_ANNULLAMENTO_DECURTAZIONE_PAC_DAT</w:t>
            </w:r>
          </w:p>
        </w:tc>
        <w:tc>
          <w:tcPr>
            <w:tcW w:w="1513" w:type="pct"/>
            <w:shd w:val="clear" w:color="auto" w:fill="FFFFFF"/>
          </w:tcPr>
          <w:p w:rsidR="00A2497C" w:rsidRDefault="00D351E8" w14:paraId="6D05EBA2" w14:textId="555BB7BE">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L’entità identifica </w:t>
            </w:r>
            <w:r w:rsidR="00826DE6">
              <w:rPr>
                <w:rFonts w:ascii="Calibri" w:hAnsi="Calibri" w:cs="Calibri"/>
                <w:snapToGrid w:val="0"/>
                <w:color w:val="000000"/>
                <w:sz w:val="16"/>
                <w:szCs w:val="16"/>
              </w:rPr>
              <w:t>gli atti di annullamento di una decurtazione ed il relativo motivo di annullamento.</w:t>
            </w:r>
            <w:r w:rsidR="00EB375A">
              <w:rPr>
                <w:rFonts w:ascii="Calibri" w:hAnsi="Calibri" w:cs="Calibri"/>
                <w:snapToGrid w:val="0"/>
                <w:color w:val="000000"/>
                <w:sz w:val="16"/>
                <w:szCs w:val="16"/>
              </w:rPr>
              <w:t xml:space="preserve"> Se il motivo dell’annullamento è un errore materiale</w:t>
            </w:r>
            <w:r w:rsidR="00B64196">
              <w:rPr>
                <w:rFonts w:ascii="Calibri" w:hAnsi="Calibri" w:cs="Calibri"/>
                <w:snapToGrid w:val="0"/>
                <w:color w:val="000000"/>
                <w:sz w:val="16"/>
                <w:szCs w:val="16"/>
              </w:rPr>
              <w:t xml:space="preserve"> l’atto di annullamento non è presente</w:t>
            </w:r>
          </w:p>
        </w:tc>
        <w:tc>
          <w:tcPr>
            <w:tcW w:w="1514" w:type="pct"/>
          </w:tcPr>
          <w:p w:rsidR="00A2497C" w:rsidRDefault="00D351E8" w14:paraId="172D8BAF" w14:textId="48E7FAA1">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r w:rsidR="00F048C7" w:rsidTr="006C7CD0" w14:paraId="15949A8E" w14:textId="77777777">
        <w:tc>
          <w:tcPr>
            <w:tcW w:w="1973" w:type="pct"/>
            <w:shd w:val="clear" w:color="auto" w:fill="FFFFFF"/>
          </w:tcPr>
          <w:p w:rsidR="00A2497C" w:rsidRDefault="00A84F72" w14:paraId="0F6E535D" w14:textId="5DFB6F64">
            <w:pPr>
              <w:widowControl w:val="0"/>
              <w:autoSpaceDE w:val="0"/>
              <w:autoSpaceDN w:val="0"/>
              <w:rPr>
                <w:rFonts w:ascii="Calibri" w:hAnsi="Calibri" w:cs="Calibri"/>
                <w:snapToGrid w:val="0"/>
                <w:color w:val="000000"/>
                <w:sz w:val="16"/>
                <w:szCs w:val="16"/>
              </w:rPr>
            </w:pPr>
            <w:r w:rsidRPr="00A84F72">
              <w:rPr>
                <w:rFonts w:ascii="Calibri" w:hAnsi="Calibri" w:cs="Calibri"/>
                <w:snapToGrid w:val="0"/>
                <w:color w:val="000000"/>
                <w:sz w:val="16"/>
                <w:szCs w:val="16"/>
              </w:rPr>
              <w:t>ANRE_ANNULLAMENTO_RECUPERO_CREDITI_PAC_DAT</w:t>
            </w:r>
          </w:p>
        </w:tc>
        <w:tc>
          <w:tcPr>
            <w:tcW w:w="1513" w:type="pct"/>
            <w:shd w:val="clear" w:color="auto" w:fill="FFFFFF"/>
          </w:tcPr>
          <w:p w:rsidR="00A2497C" w:rsidRDefault="00CC317B" w14:paraId="1680E025" w14:textId="5BDF950A">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L’entità identifica gli atti di annullamento di un</w:t>
            </w:r>
            <w:r w:rsidR="00AC0722">
              <w:rPr>
                <w:rFonts w:ascii="Calibri" w:hAnsi="Calibri" w:cs="Calibri"/>
                <w:snapToGrid w:val="0"/>
                <w:color w:val="000000"/>
                <w:sz w:val="16"/>
                <w:szCs w:val="16"/>
              </w:rPr>
              <w:t xml:space="preserve"> recupero.</w:t>
            </w:r>
          </w:p>
        </w:tc>
        <w:tc>
          <w:tcPr>
            <w:tcW w:w="1514" w:type="pct"/>
          </w:tcPr>
          <w:p w:rsidR="00A2497C" w:rsidRDefault="00103E1A" w14:paraId="6923983F" w14:textId="51959FE3">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r w:rsidR="00F048C7" w:rsidTr="006C7CD0" w14:paraId="2AEE6331" w14:textId="77777777">
        <w:tc>
          <w:tcPr>
            <w:tcW w:w="1973" w:type="pct"/>
            <w:shd w:val="clear" w:color="auto" w:fill="FFFFFF"/>
          </w:tcPr>
          <w:p w:rsidR="00A210AC" w:rsidP="00BD1AD0" w:rsidRDefault="00A210AC" w14:paraId="61F689D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ENTE_RESPONSABILE_DECURTAZIONE_ANA</w:t>
            </w:r>
          </w:p>
        </w:tc>
        <w:tc>
          <w:tcPr>
            <w:tcW w:w="1513" w:type="pct"/>
            <w:shd w:val="clear" w:color="auto" w:fill="FFFFFF"/>
          </w:tcPr>
          <w:p w:rsidR="00A210AC" w:rsidP="00BD1AD0" w:rsidRDefault="00A210AC" w14:paraId="4A11F49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L'entità rappresenta gli enti che possono operare una decurtazione.</w:t>
            </w:r>
          </w:p>
        </w:tc>
        <w:tc>
          <w:tcPr>
            <w:tcW w:w="1514" w:type="pct"/>
          </w:tcPr>
          <w:p w:rsidR="00A210AC" w:rsidP="00BD1AD0" w:rsidRDefault="00A210AC" w14:paraId="2DE0FA4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30D7BC82" w14:textId="77777777">
        <w:tc>
          <w:tcPr>
            <w:tcW w:w="1973" w:type="pct"/>
            <w:shd w:val="clear" w:color="auto" w:fill="FFFFFF"/>
          </w:tcPr>
          <w:p w:rsidR="00A210AC" w:rsidP="00BD1AD0" w:rsidRDefault="00A210AC" w14:paraId="166009C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FAIL_FATTISPECIE_ILLECITO_CNF</w:t>
            </w:r>
          </w:p>
        </w:tc>
        <w:tc>
          <w:tcPr>
            <w:tcW w:w="1513" w:type="pct"/>
            <w:shd w:val="clear" w:color="auto" w:fill="FFFFFF"/>
          </w:tcPr>
          <w:p w:rsidR="00A210AC" w:rsidP="00BD1AD0" w:rsidRDefault="00A210AC" w14:paraId="7D63A28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Tabella di configurazione: indica la relazione tra illecito e fattispecie.</w:t>
            </w:r>
          </w:p>
          <w:p w:rsidR="00A210AC" w:rsidP="00BD1AD0" w:rsidRDefault="00A210AC" w14:paraId="725F1EA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Un illecito in un intervallo di tempo è associato ad una sola fattispecie, una fattispecie può essere associata a più illeciti</w:t>
            </w:r>
          </w:p>
        </w:tc>
        <w:tc>
          <w:tcPr>
            <w:tcW w:w="1514" w:type="pct"/>
          </w:tcPr>
          <w:p w:rsidR="00A210AC" w:rsidP="00BD1AD0" w:rsidRDefault="00A210AC" w14:paraId="4629135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3D551C31" w14:textId="77777777">
        <w:tc>
          <w:tcPr>
            <w:tcW w:w="1973" w:type="pct"/>
            <w:shd w:val="clear" w:color="auto" w:fill="FFFFFF"/>
          </w:tcPr>
          <w:p w:rsidR="00437EB1" w:rsidP="00437EB1" w:rsidRDefault="00437EB1" w14:paraId="088F7AB2" w14:textId="17504B03">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LCJL_LICENSE_CREDIT_JSON_LOG</w:t>
            </w:r>
          </w:p>
        </w:tc>
        <w:tc>
          <w:tcPr>
            <w:tcW w:w="1513" w:type="pct"/>
            <w:shd w:val="clear" w:color="auto" w:fill="FFFFFF"/>
          </w:tcPr>
          <w:p w:rsidR="00437EB1" w:rsidP="00437EB1" w:rsidRDefault="00437EB1" w14:paraId="0362BDC2" w14:textId="7E5A6856">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La tabella identifica in un file json gli elementi considerati nel calcolo del punteggio della patente</w:t>
            </w:r>
          </w:p>
        </w:tc>
        <w:tc>
          <w:tcPr>
            <w:tcW w:w="1514" w:type="pct"/>
          </w:tcPr>
          <w:p w:rsidR="00437EB1" w:rsidP="00437EB1" w:rsidRDefault="00437EB1" w14:paraId="7E166CB3" w14:textId="35B50784">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r w:rsidR="00F048C7" w:rsidTr="006C7CD0" w14:paraId="48E4FD88" w14:textId="77777777">
        <w:tc>
          <w:tcPr>
            <w:tcW w:w="1973" w:type="pct"/>
            <w:shd w:val="clear" w:color="auto" w:fill="FFFFFF"/>
          </w:tcPr>
          <w:p w:rsidRPr="00437EB1" w:rsidR="00437EB1" w:rsidP="00437EB1" w:rsidRDefault="00437EB1" w14:paraId="437F029D" w14:textId="6D61988F">
            <w:pPr>
              <w:widowControl w:val="0"/>
              <w:autoSpaceDE w:val="0"/>
              <w:autoSpaceDN w:val="0"/>
              <w:rPr>
                <w:rFonts w:ascii="Calibri" w:hAnsi="Calibri" w:cs="Calibri"/>
                <w:snapToGrid w:val="0"/>
                <w:color w:val="000000"/>
                <w:sz w:val="16"/>
                <w:szCs w:val="16"/>
                <w:lang w:val="en-US"/>
              </w:rPr>
            </w:pPr>
            <w:r w:rsidRPr="00D947AF">
              <w:rPr>
                <w:rFonts w:ascii="Calibri" w:hAnsi="Calibri" w:cs="Calibri"/>
                <w:snapToGrid w:val="0"/>
                <w:color w:val="000000"/>
                <w:sz w:val="16"/>
                <w:szCs w:val="16"/>
                <w:lang w:val="en-US"/>
              </w:rPr>
              <w:t>LCEL_LICENSE_CREDIT_ENGINE_LOG</w:t>
            </w:r>
          </w:p>
        </w:tc>
        <w:tc>
          <w:tcPr>
            <w:tcW w:w="1513" w:type="pct"/>
            <w:shd w:val="clear" w:color="auto" w:fill="FFFFFF"/>
          </w:tcPr>
          <w:p w:rsidR="00437EB1" w:rsidP="00437EB1" w:rsidRDefault="00437EB1" w14:paraId="7A942C41" w14:textId="5426A6C0">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La tabella contiene l'elenco delle patenti per le quali è stato ricalcolato il punteggio</w:t>
            </w:r>
          </w:p>
        </w:tc>
        <w:tc>
          <w:tcPr>
            <w:tcW w:w="1514" w:type="pct"/>
          </w:tcPr>
          <w:p w:rsidR="00437EB1" w:rsidP="00437EB1" w:rsidRDefault="00437EB1" w14:paraId="2172B70C" w14:textId="7CEE20F3">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r w:rsidR="00F048C7" w:rsidTr="006C7CD0" w14:paraId="41D9E61B" w14:textId="77777777">
        <w:tc>
          <w:tcPr>
            <w:tcW w:w="1973" w:type="pct"/>
            <w:shd w:val="clear" w:color="auto" w:fill="FFFFFF"/>
          </w:tcPr>
          <w:p w:rsidRPr="00437EB1" w:rsidR="00437EB1" w:rsidP="00437EB1" w:rsidRDefault="00437EB1" w14:paraId="7FF5554A" w14:textId="69D7F6E1">
            <w:pPr>
              <w:widowControl w:val="0"/>
              <w:autoSpaceDE w:val="0"/>
              <w:autoSpaceDN w:val="0"/>
              <w:rPr>
                <w:rFonts w:ascii="Calibri" w:hAnsi="Calibri" w:cs="Calibri"/>
                <w:snapToGrid w:val="0"/>
                <w:color w:val="000000"/>
                <w:sz w:val="16"/>
                <w:szCs w:val="16"/>
                <w:lang w:val="en-US"/>
              </w:rPr>
            </w:pPr>
            <w:r w:rsidRPr="00D947AF">
              <w:rPr>
                <w:rFonts w:ascii="Calibri" w:hAnsi="Calibri" w:cs="Calibri"/>
                <w:snapToGrid w:val="0"/>
                <w:color w:val="000000"/>
                <w:sz w:val="16"/>
                <w:szCs w:val="16"/>
                <w:lang w:val="en-US"/>
              </w:rPr>
              <w:t>LCEE_LICENSE_CREDIT_ENGINE_EXECUTIONS</w:t>
            </w:r>
          </w:p>
        </w:tc>
        <w:tc>
          <w:tcPr>
            <w:tcW w:w="1513" w:type="pct"/>
            <w:shd w:val="clear" w:color="auto" w:fill="FFFFFF"/>
          </w:tcPr>
          <w:p w:rsidR="00437EB1" w:rsidP="00437EB1" w:rsidRDefault="00437EB1" w14:paraId="01D5E8F4" w14:textId="1D26FB7E">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La tabella contiene le esecuzioni del motore di calcolo del punteggio della patente</w:t>
            </w:r>
          </w:p>
        </w:tc>
        <w:tc>
          <w:tcPr>
            <w:tcW w:w="1514" w:type="pct"/>
          </w:tcPr>
          <w:p w:rsidR="00437EB1" w:rsidP="00437EB1" w:rsidRDefault="00437EB1" w14:paraId="06568FDE" w14:textId="56730DDA">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r w:rsidR="00F048C7" w:rsidTr="006C7CD0" w14:paraId="4BA73D3D" w14:textId="77777777">
        <w:tc>
          <w:tcPr>
            <w:tcW w:w="1973" w:type="pct"/>
            <w:shd w:val="clear" w:color="auto" w:fill="FFFFFF"/>
          </w:tcPr>
          <w:p w:rsidR="00437EB1" w:rsidP="00437EB1" w:rsidRDefault="00437EB1" w14:paraId="30E97EFA" w14:textId="7B8ADDDF">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license_credits_rule</w:t>
            </w:r>
          </w:p>
        </w:tc>
        <w:tc>
          <w:tcPr>
            <w:tcW w:w="1513" w:type="pct"/>
            <w:shd w:val="clear" w:color="auto" w:fill="FFFFFF"/>
          </w:tcPr>
          <w:p w:rsidR="00437EB1" w:rsidP="00437EB1" w:rsidRDefault="00437EB1" w14:paraId="08B8FACA" w14:textId="196EB0B2">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 delle regole di calcolo per l'assegnazione dei crediti di una patente</w:t>
            </w:r>
          </w:p>
        </w:tc>
        <w:tc>
          <w:tcPr>
            <w:tcW w:w="1514" w:type="pct"/>
          </w:tcPr>
          <w:p w:rsidR="00437EB1" w:rsidP="00437EB1" w:rsidRDefault="00437EB1" w14:paraId="3B79D32D" w14:textId="6267A120">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76175852" w14:textId="77777777">
        <w:tc>
          <w:tcPr>
            <w:tcW w:w="1973" w:type="pct"/>
            <w:shd w:val="clear" w:color="auto" w:fill="FFFFFF"/>
          </w:tcPr>
          <w:p w:rsidR="001126FD" w:rsidP="001126FD" w:rsidRDefault="001126FD" w14:paraId="36F37E47" w14:textId="1F09D78D">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FATA_FATTISPECIE_PER_TIPO_ATTO_CNF</w:t>
            </w:r>
          </w:p>
        </w:tc>
        <w:tc>
          <w:tcPr>
            <w:tcW w:w="1513" w:type="pct"/>
            <w:shd w:val="clear" w:color="auto" w:fill="FFFFFF"/>
          </w:tcPr>
          <w:p w:rsidR="001126FD" w:rsidP="001126FD" w:rsidRDefault="001126FD" w14:paraId="364049A1" w14:textId="579F0DF8">
            <w:pPr>
              <w:widowControl w:val="0"/>
              <w:autoSpaceDE w:val="0"/>
              <w:autoSpaceDN w:val="0"/>
              <w:rPr>
                <w:rFonts w:ascii="Calibri" w:hAnsi="Calibri" w:cs="Calibri"/>
                <w:snapToGrid w:val="0"/>
                <w:color w:val="000000"/>
                <w:sz w:val="16"/>
                <w:szCs w:val="16"/>
              </w:rPr>
            </w:pPr>
            <w:r w:rsidRPr="00197A13">
              <w:rPr>
                <w:rFonts w:ascii="Calibri" w:hAnsi="Calibri" w:cs="Calibri"/>
                <w:snapToGrid w:val="0"/>
                <w:color w:val="000000"/>
                <w:sz w:val="16"/>
                <w:szCs w:val="16"/>
              </w:rPr>
              <w:t>Tabella di configurazione che definisce le fattispecie applicabili per tipologia di atto</w:t>
            </w:r>
          </w:p>
        </w:tc>
        <w:tc>
          <w:tcPr>
            <w:tcW w:w="1514" w:type="pct"/>
          </w:tcPr>
          <w:p w:rsidR="001126FD" w:rsidP="001126FD" w:rsidRDefault="001126FD" w14:paraId="5B55652D" w14:textId="4EAAFABC">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A433C5" w14:paraId="5D03E54F" w14:textId="77777777">
        <w:tc>
          <w:tcPr>
            <w:tcW w:w="1973" w:type="pct"/>
            <w:shd w:val="clear" w:color="auto" w:fill="FFFFFF"/>
          </w:tcPr>
          <w:p w:rsidR="00FA1C27" w:rsidP="00A433C5" w:rsidRDefault="00FA1C27" w14:paraId="3A8E092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FATT_FATTISPECIE_ANA</w:t>
            </w:r>
          </w:p>
        </w:tc>
        <w:tc>
          <w:tcPr>
            <w:tcW w:w="1513" w:type="pct"/>
            <w:shd w:val="clear" w:color="auto" w:fill="FFFFFF"/>
          </w:tcPr>
          <w:p w:rsidR="00FA1C27" w:rsidP="00A433C5" w:rsidRDefault="00FA1C27" w14:paraId="7602DD6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 delle fattispecie</w:t>
            </w:r>
          </w:p>
        </w:tc>
        <w:tc>
          <w:tcPr>
            <w:tcW w:w="1514" w:type="pct"/>
          </w:tcPr>
          <w:p w:rsidR="00FA1C27" w:rsidP="00A433C5" w:rsidRDefault="00FA1C27" w14:paraId="66F4EBB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Dizionario</w:t>
            </w:r>
          </w:p>
        </w:tc>
      </w:tr>
      <w:tr w:rsidR="00F048C7" w:rsidTr="006C7CD0" w14:paraId="3957F923" w14:textId="77777777">
        <w:tc>
          <w:tcPr>
            <w:tcW w:w="1973" w:type="pct"/>
            <w:shd w:val="clear" w:color="auto" w:fill="FFFFFF"/>
          </w:tcPr>
          <w:p w:rsidR="00A210AC" w:rsidP="00BD1AD0" w:rsidRDefault="00AF5B44" w14:paraId="5F67A124" w14:textId="670973D0">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RECR_RECUPERO_CREDITI_PAC_DAT</w:t>
            </w:r>
          </w:p>
        </w:tc>
        <w:tc>
          <w:tcPr>
            <w:tcW w:w="1513" w:type="pct"/>
            <w:shd w:val="clear" w:color="auto" w:fill="FFFFFF"/>
          </w:tcPr>
          <w:p w:rsidR="00A210AC" w:rsidP="00BD1AD0" w:rsidRDefault="00B20F26" w14:paraId="259DBAB8" w14:textId="472A9A11">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Entità contenente i crediti recuperati a seguito di decurtazioni</w:t>
            </w:r>
          </w:p>
        </w:tc>
        <w:tc>
          <w:tcPr>
            <w:tcW w:w="1514" w:type="pct"/>
          </w:tcPr>
          <w:p w:rsidR="00A210AC" w:rsidP="00BD1AD0" w:rsidRDefault="00B20F26" w14:paraId="2F10FA1D" w14:textId="6FA307E4">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Primaria</w:t>
            </w:r>
          </w:p>
        </w:tc>
      </w:tr>
    </w:tbl>
    <w:p w:rsidR="006D167A" w:rsidP="002B4AC0" w:rsidRDefault="006D167A" w14:paraId="061772A1" w14:textId="0DA79080">
      <w:pPr>
        <w:pStyle w:val="Heading3"/>
      </w:pPr>
      <w:bookmarkStart w:name="_Toc222417266" w:id="60"/>
      <w:r w:rsidRPr="009B6767">
        <w:t>Tabella</w:t>
      </w:r>
      <w:r w:rsidR="00960BC5">
        <w:t xml:space="preserve"> </w:t>
      </w:r>
      <w:r w:rsidRPr="000A15D1" w:rsidR="000A15D1">
        <w:t>DEFT_DETTAGLIO_FATTISPECIE_DECURTAZIONE_DAT</w:t>
      </w:r>
      <w:bookmarkEnd w:id="60"/>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C66AD9" w:rsidTr="00BD1AD0" w14:paraId="4C95BAB1" w14:textId="77777777">
        <w:trPr>
          <w:tblHeader/>
        </w:trPr>
        <w:tc>
          <w:tcPr>
            <w:tcW w:w="9070" w:type="dxa"/>
            <w:gridSpan w:val="6"/>
            <w:shd w:val="clear" w:color="auto" w:fill="A0A0A4"/>
          </w:tcPr>
          <w:p w:rsidR="00C66AD9" w:rsidP="00BD1AD0" w:rsidRDefault="00C66AD9" w14:paraId="14DBBAB0"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Pr>
                <w:rFonts w:ascii="Calibri" w:hAnsi="Calibri" w:cs="Calibri"/>
                <w:sz w:val="20"/>
                <w:szCs w:val="20"/>
              </w:rPr>
              <w:instrText>tc  \l 2 "Column(s) of \"DEFT_DETTAGLIO_FATTISPECIE_DECURTAZIONE_DAT\" Table"</w:instrText>
            </w:r>
            <w:r>
              <w:rPr>
                <w:rFonts w:ascii="Calibri" w:hAnsi="Calibri" w:cs="Calibri"/>
                <w:sz w:val="20"/>
                <w:szCs w:val="20"/>
              </w:rPr>
              <w:fldChar w:fldCharType="end"/>
            </w:r>
            <w:r>
              <w:rPr>
                <w:rFonts w:ascii="Calibri" w:hAnsi="Calibri" w:cs="Calibri"/>
                <w:b/>
                <w:bCs/>
                <w:snapToGrid w:val="0"/>
                <w:color w:val="000000"/>
                <w:sz w:val="16"/>
                <w:szCs w:val="16"/>
              </w:rPr>
              <w:t>DEFT_DETTAGLIO_FATTISPECIE_DECURTAZIONE_DAT</w:t>
            </w:r>
          </w:p>
        </w:tc>
      </w:tr>
      <w:tr w:rsidR="00C66AD9" w:rsidTr="00BD1AD0" w14:paraId="44A64B43" w14:textId="77777777">
        <w:trPr>
          <w:tblHeader/>
        </w:trPr>
        <w:tc>
          <w:tcPr>
            <w:tcW w:w="1570" w:type="dxa"/>
            <w:shd w:val="clear" w:color="auto" w:fill="C0C0C0"/>
          </w:tcPr>
          <w:p w:rsidR="00C66AD9" w:rsidP="00BD1AD0" w:rsidRDefault="00C66AD9" w14:paraId="27280074"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66AD9" w:rsidP="00BD1AD0" w:rsidRDefault="00C66AD9" w14:paraId="44A6280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66AD9" w:rsidP="00BD1AD0" w:rsidRDefault="00C66AD9" w14:paraId="355B404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66AD9" w:rsidP="00BD1AD0" w:rsidRDefault="00C66AD9" w14:paraId="08BCED09"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66AD9" w:rsidP="00BD1AD0" w:rsidRDefault="00C66AD9" w14:paraId="52DE299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66AD9" w:rsidP="00BD1AD0" w:rsidRDefault="00C66AD9" w14:paraId="2FED7B7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66AD9" w:rsidTr="00BD1AD0" w14:paraId="288B3763" w14:textId="77777777">
        <w:tc>
          <w:tcPr>
            <w:tcW w:w="1570" w:type="dxa"/>
            <w:shd w:val="clear" w:color="auto" w:fill="FFFFFF"/>
          </w:tcPr>
          <w:p w:rsidR="00C66AD9" w:rsidP="00BD1AD0" w:rsidRDefault="00C66AD9" w14:paraId="3AA22AA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DEFT_ID</w:t>
            </w:r>
          </w:p>
        </w:tc>
        <w:tc>
          <w:tcPr>
            <w:tcW w:w="1500" w:type="dxa"/>
            <w:shd w:val="clear" w:color="auto" w:fill="FFFFFF"/>
          </w:tcPr>
          <w:p w:rsidR="00C66AD9" w:rsidP="00BD1AD0" w:rsidRDefault="00C66AD9" w14:paraId="7A4BE07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dettaglio fattispecie della decurtazione</w:t>
            </w:r>
          </w:p>
        </w:tc>
        <w:tc>
          <w:tcPr>
            <w:tcW w:w="1500" w:type="dxa"/>
            <w:shd w:val="clear" w:color="auto" w:fill="FFFFFF"/>
          </w:tcPr>
          <w:p w:rsidR="00C66AD9" w:rsidP="00BD1AD0" w:rsidRDefault="00BA70E9" w14:paraId="4BEE7F0F" w14:textId="4C956CA2">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66AD9" w:rsidP="00BD1AD0" w:rsidRDefault="00C66AD9" w14:paraId="178D2FD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66AD9" w:rsidP="00BD1AD0" w:rsidRDefault="00C66AD9" w14:paraId="1E718A0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04C8DB2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66AD9" w:rsidTr="00BD1AD0" w14:paraId="5C6F8C2B" w14:textId="77777777">
        <w:tc>
          <w:tcPr>
            <w:tcW w:w="1570" w:type="dxa"/>
            <w:shd w:val="clear" w:color="auto" w:fill="FFFFFF"/>
          </w:tcPr>
          <w:p w:rsidR="00C66AD9" w:rsidP="00BD1AD0" w:rsidRDefault="00C66AD9" w14:paraId="7FD8A5D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DEFT_FK_DECU_ID</w:t>
            </w:r>
          </w:p>
        </w:tc>
        <w:tc>
          <w:tcPr>
            <w:tcW w:w="1500" w:type="dxa"/>
            <w:shd w:val="clear" w:color="auto" w:fill="FFFFFF"/>
          </w:tcPr>
          <w:p w:rsidR="00C66AD9" w:rsidP="00BD1AD0" w:rsidRDefault="00C66AD9" w14:paraId="355FBB0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decurtazione</w:t>
            </w:r>
          </w:p>
        </w:tc>
        <w:tc>
          <w:tcPr>
            <w:tcW w:w="1500" w:type="dxa"/>
            <w:shd w:val="clear" w:color="auto" w:fill="FFFFFF"/>
          </w:tcPr>
          <w:p w:rsidR="00C66AD9" w:rsidP="00BD1AD0" w:rsidRDefault="00C66AD9" w14:paraId="349771D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66AD9" w:rsidP="00BD1AD0" w:rsidRDefault="00C66AD9" w14:paraId="30F6D43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08391C8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66AD9" w:rsidP="00BD1AD0" w:rsidRDefault="00C66AD9" w14:paraId="12081DE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37150EF9" w14:textId="77777777">
        <w:tc>
          <w:tcPr>
            <w:tcW w:w="1570" w:type="dxa"/>
            <w:shd w:val="clear" w:color="auto" w:fill="FFFFFF"/>
          </w:tcPr>
          <w:p w:rsidR="00C66AD9" w:rsidP="00BD1AD0" w:rsidRDefault="00C66AD9" w14:paraId="3E612D6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DEFT_FK_VERB_ID</w:t>
            </w:r>
          </w:p>
        </w:tc>
        <w:tc>
          <w:tcPr>
            <w:tcW w:w="1500" w:type="dxa"/>
            <w:shd w:val="clear" w:color="auto" w:fill="FFFFFF"/>
          </w:tcPr>
          <w:p w:rsidR="00C66AD9" w:rsidP="00BD1AD0" w:rsidRDefault="00C66AD9" w14:paraId="3116C15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verbale</w:t>
            </w:r>
          </w:p>
        </w:tc>
        <w:tc>
          <w:tcPr>
            <w:tcW w:w="1500" w:type="dxa"/>
            <w:shd w:val="clear" w:color="auto" w:fill="FFFFFF"/>
          </w:tcPr>
          <w:p w:rsidR="00C66AD9" w:rsidP="00BD1AD0" w:rsidRDefault="00C66AD9" w14:paraId="510353E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66AD9" w:rsidP="00BD1AD0" w:rsidRDefault="00C66AD9" w14:paraId="07B5F0E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69E8762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66AD9" w:rsidP="00BD1AD0" w:rsidRDefault="00C66AD9" w14:paraId="160ACAD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0F15F029" w14:textId="77777777">
        <w:tc>
          <w:tcPr>
            <w:tcW w:w="1570" w:type="dxa"/>
            <w:shd w:val="clear" w:color="auto" w:fill="FFFFFF"/>
          </w:tcPr>
          <w:p w:rsidR="00C66AD9" w:rsidP="00BD1AD0" w:rsidRDefault="00C66AD9" w14:paraId="3DEC310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DEFT_FK_FATT_ID</w:t>
            </w:r>
          </w:p>
        </w:tc>
        <w:tc>
          <w:tcPr>
            <w:tcW w:w="1500" w:type="dxa"/>
            <w:shd w:val="clear" w:color="auto" w:fill="FFFFFF"/>
          </w:tcPr>
          <w:p w:rsidR="00C66AD9" w:rsidP="00BD1AD0" w:rsidRDefault="00C66AD9" w14:paraId="29210FA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fattispecie</w:t>
            </w:r>
          </w:p>
        </w:tc>
        <w:tc>
          <w:tcPr>
            <w:tcW w:w="1500" w:type="dxa"/>
            <w:shd w:val="clear" w:color="auto" w:fill="FFFFFF"/>
          </w:tcPr>
          <w:p w:rsidR="00C66AD9" w:rsidP="00BD1AD0" w:rsidRDefault="00C66AD9" w14:paraId="7462C2D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66AD9" w:rsidP="00BD1AD0" w:rsidRDefault="00C66AD9" w14:paraId="0BD9F3B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4367C17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66AD9" w:rsidP="00BD1AD0" w:rsidRDefault="00C66AD9" w14:paraId="7E75FA7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3AD28489" w14:textId="77777777">
        <w:tc>
          <w:tcPr>
            <w:tcW w:w="1570" w:type="dxa"/>
            <w:shd w:val="clear" w:color="auto" w:fill="FFFFFF"/>
          </w:tcPr>
          <w:p w:rsidR="00C66AD9" w:rsidP="00BD1AD0" w:rsidRDefault="00C66AD9" w14:paraId="57AB1B6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DEFT_FK_ILCT_ID</w:t>
            </w:r>
          </w:p>
        </w:tc>
        <w:tc>
          <w:tcPr>
            <w:tcW w:w="1500" w:type="dxa"/>
            <w:shd w:val="clear" w:color="auto" w:fill="FFFFFF"/>
          </w:tcPr>
          <w:p w:rsidR="00C66AD9" w:rsidP="00BD1AD0" w:rsidRDefault="00C66AD9" w14:paraId="5A47155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illecito</w:t>
            </w:r>
          </w:p>
        </w:tc>
        <w:tc>
          <w:tcPr>
            <w:tcW w:w="1500" w:type="dxa"/>
            <w:shd w:val="clear" w:color="auto" w:fill="FFFFFF"/>
          </w:tcPr>
          <w:p w:rsidR="00C66AD9" w:rsidP="00BD1AD0" w:rsidRDefault="00C66AD9" w14:paraId="740A52B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66AD9" w:rsidP="00BD1AD0" w:rsidRDefault="00C66AD9" w14:paraId="4B1330F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3A4A0D2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66AD9" w:rsidP="00BD1AD0" w:rsidRDefault="00C66AD9" w14:paraId="45E69AE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0F48F88C" w14:textId="77777777">
        <w:tc>
          <w:tcPr>
            <w:tcW w:w="1570" w:type="dxa"/>
            <w:shd w:val="clear" w:color="auto" w:fill="FFFFFF"/>
          </w:tcPr>
          <w:p w:rsidR="00C66AD9" w:rsidP="00BD1AD0" w:rsidRDefault="00C66AD9" w14:paraId="3933611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DEFT_DATA_COMMISSIONE_ILLECITO</w:t>
            </w:r>
          </w:p>
        </w:tc>
        <w:tc>
          <w:tcPr>
            <w:tcW w:w="1500" w:type="dxa"/>
            <w:shd w:val="clear" w:color="auto" w:fill="FFFFFF"/>
          </w:tcPr>
          <w:p w:rsidR="00C66AD9" w:rsidP="00BD1AD0" w:rsidRDefault="00C66AD9" w14:paraId="031FDF9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inizio del periodo in cui è stato commesso l'illecito</w:t>
            </w:r>
          </w:p>
        </w:tc>
        <w:tc>
          <w:tcPr>
            <w:tcW w:w="1500" w:type="dxa"/>
            <w:shd w:val="clear" w:color="auto" w:fill="FFFFFF"/>
          </w:tcPr>
          <w:p w:rsidR="00C66AD9" w:rsidP="00BD1AD0" w:rsidRDefault="00C66AD9" w14:paraId="78D039A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66AD9" w:rsidP="00BD1AD0" w:rsidRDefault="00C66AD9" w14:paraId="673FB6A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124FC58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19593B6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347DC3F1" w14:textId="77777777">
        <w:tc>
          <w:tcPr>
            <w:tcW w:w="1570" w:type="dxa"/>
            <w:shd w:val="clear" w:color="auto" w:fill="FFFFFF"/>
          </w:tcPr>
          <w:p w:rsidR="00C66AD9" w:rsidP="00BD1AD0" w:rsidRDefault="00C66AD9" w14:paraId="7D73DEA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DEFT_CODICE_FISCALE_LAVORATORE</w:t>
            </w:r>
          </w:p>
        </w:tc>
        <w:tc>
          <w:tcPr>
            <w:tcW w:w="1500" w:type="dxa"/>
            <w:shd w:val="clear" w:color="auto" w:fill="FFFFFF"/>
          </w:tcPr>
          <w:p w:rsidR="00C66AD9" w:rsidP="00BD1AD0" w:rsidRDefault="00C66AD9" w14:paraId="6132D8E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Eventuale codice fiscale del lavoratore oggetto dell'illecito</w:t>
            </w:r>
          </w:p>
        </w:tc>
        <w:tc>
          <w:tcPr>
            <w:tcW w:w="1500" w:type="dxa"/>
            <w:shd w:val="clear" w:color="auto" w:fill="FFFFFF"/>
          </w:tcPr>
          <w:p w:rsidR="00C66AD9" w:rsidP="00BD1AD0" w:rsidRDefault="00C66AD9" w14:paraId="76B732E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66AD9" w:rsidP="00BD1AD0" w:rsidRDefault="00C66AD9" w14:paraId="6D29FD0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7EDDA9D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18CABB3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56D9748B" w14:textId="77777777">
        <w:tc>
          <w:tcPr>
            <w:tcW w:w="1570" w:type="dxa"/>
            <w:shd w:val="clear" w:color="auto" w:fill="FFFFFF"/>
          </w:tcPr>
          <w:p w:rsidR="00C66AD9" w:rsidP="00BD1AD0" w:rsidRDefault="00C66AD9" w14:paraId="57D2B18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DEFT_CREATION_DATE</w:t>
            </w:r>
          </w:p>
        </w:tc>
        <w:tc>
          <w:tcPr>
            <w:tcW w:w="1500" w:type="dxa"/>
            <w:shd w:val="clear" w:color="auto" w:fill="FFFFFF"/>
          </w:tcPr>
          <w:p w:rsidR="00C66AD9" w:rsidP="00BD1AD0" w:rsidRDefault="00C66AD9" w14:paraId="48F1F5C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di inserimento del record</w:t>
            </w:r>
          </w:p>
        </w:tc>
        <w:tc>
          <w:tcPr>
            <w:tcW w:w="1500" w:type="dxa"/>
            <w:shd w:val="clear" w:color="auto" w:fill="FFFFFF"/>
          </w:tcPr>
          <w:p w:rsidR="00C66AD9" w:rsidP="00BD1AD0" w:rsidRDefault="00C66AD9" w14:paraId="056F2D7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66AD9" w:rsidP="00BD1AD0" w:rsidRDefault="00C66AD9" w14:paraId="1530C57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0B15254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4543D89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76004E7B" w14:textId="77777777">
        <w:tc>
          <w:tcPr>
            <w:tcW w:w="1570" w:type="dxa"/>
            <w:shd w:val="clear" w:color="auto" w:fill="FFFFFF"/>
          </w:tcPr>
          <w:p w:rsidR="00C66AD9" w:rsidP="00BD1AD0" w:rsidRDefault="00C66AD9" w14:paraId="6F58E83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DEFT_CREATION_USER</w:t>
            </w:r>
          </w:p>
        </w:tc>
        <w:tc>
          <w:tcPr>
            <w:tcW w:w="1500" w:type="dxa"/>
            <w:shd w:val="clear" w:color="auto" w:fill="FFFFFF"/>
          </w:tcPr>
          <w:p w:rsidR="00C66AD9" w:rsidP="00BD1AD0" w:rsidRDefault="00C66AD9" w14:paraId="40D1592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che ha effettuato l'inserimento</w:t>
            </w:r>
          </w:p>
        </w:tc>
        <w:tc>
          <w:tcPr>
            <w:tcW w:w="1500" w:type="dxa"/>
            <w:shd w:val="clear" w:color="auto" w:fill="FFFFFF"/>
          </w:tcPr>
          <w:p w:rsidR="00C66AD9" w:rsidP="00BD1AD0" w:rsidRDefault="00C66AD9" w14:paraId="3A55F89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66AD9" w:rsidP="00BD1AD0" w:rsidRDefault="00C66AD9" w14:paraId="0F2FC23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363B1C7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14BEC7B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0602658A" w14:textId="77777777">
        <w:tc>
          <w:tcPr>
            <w:tcW w:w="1570" w:type="dxa"/>
            <w:shd w:val="clear" w:color="auto" w:fill="FFFFFF"/>
          </w:tcPr>
          <w:p w:rsidR="00C66AD9" w:rsidP="00BD1AD0" w:rsidRDefault="00C66AD9" w14:paraId="04CFBBD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DEFT_LAST_UPDATE_DATE</w:t>
            </w:r>
          </w:p>
        </w:tc>
        <w:tc>
          <w:tcPr>
            <w:tcW w:w="1500" w:type="dxa"/>
            <w:shd w:val="clear" w:color="auto" w:fill="FFFFFF"/>
          </w:tcPr>
          <w:p w:rsidR="00C66AD9" w:rsidP="00BD1AD0" w:rsidRDefault="00C66AD9" w14:paraId="306539F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ultimo aggiornamento</w:t>
            </w:r>
          </w:p>
        </w:tc>
        <w:tc>
          <w:tcPr>
            <w:tcW w:w="1500" w:type="dxa"/>
            <w:shd w:val="clear" w:color="auto" w:fill="FFFFFF"/>
          </w:tcPr>
          <w:p w:rsidR="00C66AD9" w:rsidP="00BD1AD0" w:rsidRDefault="00C66AD9" w14:paraId="366C6D1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66AD9" w:rsidP="00BD1AD0" w:rsidRDefault="00C66AD9" w14:paraId="78A1574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609E35C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3081FE3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66AD9" w:rsidTr="00BD1AD0" w14:paraId="51672095" w14:textId="77777777">
        <w:tc>
          <w:tcPr>
            <w:tcW w:w="1570" w:type="dxa"/>
            <w:shd w:val="clear" w:color="auto" w:fill="FFFFFF"/>
          </w:tcPr>
          <w:p w:rsidR="00C66AD9" w:rsidP="00BD1AD0" w:rsidRDefault="00C66AD9" w14:paraId="24FE25A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DEFT_LAST_UPDATE_USER</w:t>
            </w:r>
          </w:p>
        </w:tc>
        <w:tc>
          <w:tcPr>
            <w:tcW w:w="1500" w:type="dxa"/>
            <w:shd w:val="clear" w:color="auto" w:fill="FFFFFF"/>
          </w:tcPr>
          <w:p w:rsidR="00C66AD9" w:rsidP="00BD1AD0" w:rsidRDefault="00C66AD9" w14:paraId="44F6DB7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che ha effettuato l'ultimo aggiornamento</w:t>
            </w:r>
          </w:p>
        </w:tc>
        <w:tc>
          <w:tcPr>
            <w:tcW w:w="1500" w:type="dxa"/>
            <w:shd w:val="clear" w:color="auto" w:fill="FFFFFF"/>
          </w:tcPr>
          <w:p w:rsidR="00C66AD9" w:rsidP="00BD1AD0" w:rsidRDefault="00C66AD9" w14:paraId="4D4F659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C66AD9" w:rsidP="00BD1AD0" w:rsidRDefault="00C66AD9" w14:paraId="79F90C2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6253F3C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49BC21B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66AD9" w:rsidTr="00BD1AD0" w14:paraId="463041AA" w14:textId="77777777">
        <w:tc>
          <w:tcPr>
            <w:tcW w:w="1570" w:type="dxa"/>
            <w:shd w:val="clear" w:color="auto" w:fill="FFFFFF"/>
          </w:tcPr>
          <w:p w:rsidR="00C66AD9" w:rsidP="00BD1AD0" w:rsidRDefault="00C66AD9" w14:paraId="7C59D48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DEFT_DELETE_DATE</w:t>
            </w:r>
          </w:p>
        </w:tc>
        <w:tc>
          <w:tcPr>
            <w:tcW w:w="1500" w:type="dxa"/>
            <w:shd w:val="clear" w:color="auto" w:fill="FFFFFF"/>
          </w:tcPr>
          <w:p w:rsidR="00C66AD9" w:rsidP="00BD1AD0" w:rsidRDefault="00C66AD9" w14:paraId="1D3C696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di cancellazione</w:t>
            </w:r>
          </w:p>
        </w:tc>
        <w:tc>
          <w:tcPr>
            <w:tcW w:w="1500" w:type="dxa"/>
            <w:shd w:val="clear" w:color="auto" w:fill="FFFFFF"/>
          </w:tcPr>
          <w:p w:rsidR="00C66AD9" w:rsidP="00BD1AD0" w:rsidRDefault="00C66AD9" w14:paraId="31A3C31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66AD9" w:rsidP="00BD1AD0" w:rsidRDefault="00C66AD9" w14:paraId="7281530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665B1A6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501163D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66AD9" w:rsidTr="00BD1AD0" w14:paraId="1EFDEE0D" w14:textId="77777777">
        <w:tc>
          <w:tcPr>
            <w:tcW w:w="1570" w:type="dxa"/>
            <w:shd w:val="clear" w:color="auto" w:fill="FFFFFF"/>
          </w:tcPr>
          <w:p w:rsidR="00C66AD9" w:rsidP="00BD1AD0" w:rsidRDefault="00C66AD9" w14:paraId="4453FBB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DEFT_DELETE_USER</w:t>
            </w:r>
          </w:p>
        </w:tc>
        <w:tc>
          <w:tcPr>
            <w:tcW w:w="1500" w:type="dxa"/>
            <w:shd w:val="clear" w:color="auto" w:fill="FFFFFF"/>
          </w:tcPr>
          <w:p w:rsidR="00C66AD9" w:rsidP="00BD1AD0" w:rsidRDefault="00C66AD9" w14:paraId="64EB5C1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che ha effettuato la cancellazione</w:t>
            </w:r>
          </w:p>
        </w:tc>
        <w:tc>
          <w:tcPr>
            <w:tcW w:w="1500" w:type="dxa"/>
            <w:shd w:val="clear" w:color="auto" w:fill="FFFFFF"/>
          </w:tcPr>
          <w:p w:rsidR="00C66AD9" w:rsidP="00BD1AD0" w:rsidRDefault="00C66AD9" w14:paraId="3439A1D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66AD9" w:rsidP="00BD1AD0" w:rsidRDefault="00C66AD9" w14:paraId="2201D49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3B45CD3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66AD9" w:rsidP="00BD1AD0" w:rsidRDefault="00C66AD9" w14:paraId="7FDEBCC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Pr="009B6767" w:rsidR="00960BC5" w:rsidP="002B4AC0" w:rsidRDefault="00960BC5" w14:paraId="7B826059" w14:textId="30F370EF">
      <w:pPr>
        <w:pStyle w:val="Heading3"/>
      </w:pPr>
      <w:bookmarkStart w:name="_Toc222417267" w:id="61"/>
      <w:r w:rsidRPr="009B6767">
        <w:t>Tabella</w:t>
      </w:r>
      <w:r>
        <w:t xml:space="preserve"> </w:t>
      </w:r>
      <w:r w:rsidR="005A6FE8">
        <w:t>FA</w:t>
      </w:r>
      <w:r w:rsidRPr="00B85937" w:rsidR="00B85937">
        <w:t>DE_FATTISPECIE_DECURTAZIONE_REL</w:t>
      </w:r>
      <w:bookmarkEnd w:id="61"/>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A5C8F" w:rsidR="00044FA6" w:rsidTr="00BD1AD0" w14:paraId="760753B0" w14:textId="77777777">
        <w:trPr>
          <w:tblHeader/>
        </w:trPr>
        <w:tc>
          <w:tcPr>
            <w:tcW w:w="9070" w:type="dxa"/>
            <w:gridSpan w:val="6"/>
            <w:shd w:val="clear" w:color="auto" w:fill="A0A0A4"/>
          </w:tcPr>
          <w:p w:rsidRPr="004A5C8F" w:rsidR="00044FA6" w:rsidP="00BD1AD0" w:rsidRDefault="00044FA6" w14:paraId="013F575E"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sidRPr="004A5C8F">
              <w:rPr>
                <w:rFonts w:ascii="Calibri" w:hAnsi="Calibri" w:cs="Calibri"/>
                <w:sz w:val="20"/>
                <w:szCs w:val="20"/>
              </w:rPr>
              <w:instrText>tc  \l 2 "Column(s) of \"DEDE_FATTISPECIE_DECURTAZIONE_REL\" Table"</w:instrText>
            </w:r>
            <w:r>
              <w:rPr>
                <w:rFonts w:ascii="Calibri" w:hAnsi="Calibri" w:cs="Calibri"/>
                <w:sz w:val="20"/>
                <w:szCs w:val="20"/>
              </w:rPr>
              <w:fldChar w:fldCharType="end"/>
            </w:r>
            <w:r w:rsidRPr="004A5C8F">
              <w:rPr>
                <w:rFonts w:ascii="Calibri" w:hAnsi="Calibri" w:cs="Calibri"/>
                <w:b/>
                <w:bCs/>
                <w:snapToGrid w:val="0"/>
                <w:color w:val="000000"/>
                <w:sz w:val="16"/>
                <w:szCs w:val="16"/>
              </w:rPr>
              <w:t>DEDE_FATTISPECIE_DECURTAZIONE_REL</w:t>
            </w:r>
          </w:p>
        </w:tc>
      </w:tr>
      <w:tr w:rsidR="00044FA6" w:rsidTr="00BD1AD0" w14:paraId="788CCF64" w14:textId="77777777">
        <w:trPr>
          <w:tblHeader/>
        </w:trPr>
        <w:tc>
          <w:tcPr>
            <w:tcW w:w="1570" w:type="dxa"/>
            <w:shd w:val="clear" w:color="auto" w:fill="C0C0C0"/>
          </w:tcPr>
          <w:p w:rsidR="00044FA6" w:rsidP="00BD1AD0" w:rsidRDefault="00044FA6" w14:paraId="12227D0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044FA6" w:rsidP="00BD1AD0" w:rsidRDefault="00044FA6" w14:paraId="50233EBF"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044FA6" w:rsidP="00BD1AD0" w:rsidRDefault="00044FA6" w14:paraId="732B10FB"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044FA6" w:rsidP="00BD1AD0" w:rsidRDefault="00044FA6" w14:paraId="5637671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044FA6" w:rsidP="00BD1AD0" w:rsidRDefault="00044FA6" w14:paraId="267ACB94"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044FA6" w:rsidP="00BD1AD0" w:rsidRDefault="00044FA6" w14:paraId="4FE0A7A9"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044FA6" w:rsidTr="00BD1AD0" w14:paraId="54FEB967" w14:textId="77777777">
        <w:tc>
          <w:tcPr>
            <w:tcW w:w="1570" w:type="dxa"/>
            <w:shd w:val="clear" w:color="auto" w:fill="FFFFFF"/>
          </w:tcPr>
          <w:p w:rsidR="00044FA6" w:rsidP="00BD1AD0" w:rsidRDefault="00044FA6" w14:paraId="4CFD16B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FADE_ID</w:t>
            </w:r>
          </w:p>
        </w:tc>
        <w:tc>
          <w:tcPr>
            <w:tcW w:w="1500" w:type="dxa"/>
            <w:shd w:val="clear" w:color="auto" w:fill="FFFFFF"/>
          </w:tcPr>
          <w:p w:rsidR="00044FA6" w:rsidP="00BD1AD0" w:rsidRDefault="00044FA6" w14:paraId="245DD0E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della relazione tra decurtazione e fattispecie</w:t>
            </w:r>
          </w:p>
        </w:tc>
        <w:tc>
          <w:tcPr>
            <w:tcW w:w="1500" w:type="dxa"/>
            <w:shd w:val="clear" w:color="auto" w:fill="FFFFFF"/>
          </w:tcPr>
          <w:p w:rsidR="00044FA6" w:rsidP="00BD1AD0" w:rsidRDefault="00044FA6" w14:paraId="3E235CD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044FA6" w:rsidP="00BD1AD0" w:rsidRDefault="00044FA6" w14:paraId="6DADB62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44FA6" w:rsidP="00BD1AD0" w:rsidRDefault="00044FA6" w14:paraId="3C315D9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4CE053E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44FA6" w:rsidTr="00BD1AD0" w14:paraId="28C3BBE8" w14:textId="77777777">
        <w:tc>
          <w:tcPr>
            <w:tcW w:w="1570" w:type="dxa"/>
            <w:shd w:val="clear" w:color="auto" w:fill="FFFFFF"/>
          </w:tcPr>
          <w:p w:rsidR="00044FA6" w:rsidP="00BD1AD0" w:rsidRDefault="00044FA6" w14:paraId="4B1B760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FADE_FK_DECU_ID</w:t>
            </w:r>
          </w:p>
        </w:tc>
        <w:tc>
          <w:tcPr>
            <w:tcW w:w="1500" w:type="dxa"/>
            <w:shd w:val="clear" w:color="auto" w:fill="FFFFFF"/>
          </w:tcPr>
          <w:p w:rsidR="00044FA6" w:rsidP="00BD1AD0" w:rsidRDefault="00044FA6" w14:paraId="778B49D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decurtazione</w:t>
            </w:r>
          </w:p>
        </w:tc>
        <w:tc>
          <w:tcPr>
            <w:tcW w:w="1500" w:type="dxa"/>
            <w:shd w:val="clear" w:color="auto" w:fill="FFFFFF"/>
          </w:tcPr>
          <w:p w:rsidR="00044FA6" w:rsidP="00BD1AD0" w:rsidRDefault="00044FA6" w14:paraId="359DE8B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044FA6" w:rsidP="00BD1AD0" w:rsidRDefault="00044FA6" w14:paraId="05F5CCA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41B945D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44FA6" w:rsidP="00BD1AD0" w:rsidRDefault="00044FA6" w14:paraId="7BB9FA4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44FA6" w:rsidTr="00BD1AD0" w14:paraId="77457450" w14:textId="77777777">
        <w:tc>
          <w:tcPr>
            <w:tcW w:w="1570" w:type="dxa"/>
            <w:shd w:val="clear" w:color="auto" w:fill="FFFFFF"/>
          </w:tcPr>
          <w:p w:rsidR="00044FA6" w:rsidP="00BD1AD0" w:rsidRDefault="00044FA6" w14:paraId="780C70A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FADE_FK_FATT_ID</w:t>
            </w:r>
          </w:p>
        </w:tc>
        <w:tc>
          <w:tcPr>
            <w:tcW w:w="1500" w:type="dxa"/>
            <w:shd w:val="clear" w:color="auto" w:fill="FFFFFF"/>
          </w:tcPr>
          <w:p w:rsidR="00044FA6" w:rsidP="00BD1AD0" w:rsidRDefault="00044FA6" w14:paraId="104A611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fattispecie</w:t>
            </w:r>
          </w:p>
        </w:tc>
        <w:tc>
          <w:tcPr>
            <w:tcW w:w="1500" w:type="dxa"/>
            <w:shd w:val="clear" w:color="auto" w:fill="FFFFFF"/>
          </w:tcPr>
          <w:p w:rsidR="00044FA6" w:rsidP="00BD1AD0" w:rsidRDefault="00044FA6" w14:paraId="107B0EE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044FA6" w:rsidP="00BD1AD0" w:rsidRDefault="00044FA6" w14:paraId="5BF7E7E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5088219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44FA6" w:rsidP="00BD1AD0" w:rsidRDefault="00044FA6" w14:paraId="117CAEA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44FA6" w:rsidTr="00BD1AD0" w14:paraId="31035DAF" w14:textId="77777777">
        <w:tc>
          <w:tcPr>
            <w:tcW w:w="1570" w:type="dxa"/>
            <w:shd w:val="clear" w:color="auto" w:fill="FFFFFF"/>
          </w:tcPr>
          <w:p w:rsidR="00044FA6" w:rsidP="00BD1AD0" w:rsidRDefault="00044FA6" w14:paraId="3E8C28F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FADE_PUNTEGGIO</w:t>
            </w:r>
          </w:p>
        </w:tc>
        <w:tc>
          <w:tcPr>
            <w:tcW w:w="1500" w:type="dxa"/>
            <w:shd w:val="clear" w:color="auto" w:fill="FFFFFF"/>
          </w:tcPr>
          <w:p w:rsidR="00044FA6" w:rsidP="00BD1AD0" w:rsidRDefault="00044FA6" w14:paraId="220D123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Punteggio della decurtazione per fattispecie</w:t>
            </w:r>
          </w:p>
        </w:tc>
        <w:tc>
          <w:tcPr>
            <w:tcW w:w="1500" w:type="dxa"/>
            <w:shd w:val="clear" w:color="auto" w:fill="FFFFFF"/>
          </w:tcPr>
          <w:p w:rsidR="00044FA6" w:rsidP="00BD1AD0" w:rsidRDefault="00044FA6" w14:paraId="6A8039B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044FA6" w:rsidP="00BD1AD0" w:rsidRDefault="00044FA6" w14:paraId="54341A9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6DED1AA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3C234B0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44FA6" w:rsidTr="00BD1AD0" w14:paraId="02E3A3AF" w14:textId="77777777">
        <w:tc>
          <w:tcPr>
            <w:tcW w:w="1570" w:type="dxa"/>
            <w:shd w:val="clear" w:color="auto" w:fill="FFFFFF"/>
          </w:tcPr>
          <w:p w:rsidR="00044FA6" w:rsidP="00BD1AD0" w:rsidRDefault="00044FA6" w14:paraId="692DD73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FADE_LAST_UPDATE_USER</w:t>
            </w:r>
          </w:p>
        </w:tc>
        <w:tc>
          <w:tcPr>
            <w:tcW w:w="1500" w:type="dxa"/>
            <w:shd w:val="clear" w:color="auto" w:fill="FFFFFF"/>
          </w:tcPr>
          <w:p w:rsidR="00044FA6" w:rsidP="00BD1AD0" w:rsidRDefault="00044FA6" w14:paraId="1EA7491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che ha effettuato l'ultimo aggiornamento</w:t>
            </w:r>
          </w:p>
        </w:tc>
        <w:tc>
          <w:tcPr>
            <w:tcW w:w="1500" w:type="dxa"/>
            <w:shd w:val="clear" w:color="auto" w:fill="FFFFFF"/>
          </w:tcPr>
          <w:p w:rsidR="00044FA6" w:rsidP="00BD1AD0" w:rsidRDefault="00044FA6" w14:paraId="12AC53A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044FA6" w:rsidP="00BD1AD0" w:rsidRDefault="00044FA6" w14:paraId="7811BBA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5B59DAC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212AD2B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44FA6" w:rsidTr="00BD1AD0" w14:paraId="4F99D430" w14:textId="77777777">
        <w:tc>
          <w:tcPr>
            <w:tcW w:w="1570" w:type="dxa"/>
            <w:shd w:val="clear" w:color="auto" w:fill="FFFFFF"/>
          </w:tcPr>
          <w:p w:rsidR="00044FA6" w:rsidP="00BD1AD0" w:rsidRDefault="00044FA6" w14:paraId="720B303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FADE_LAST_UPDATE_DATE</w:t>
            </w:r>
          </w:p>
        </w:tc>
        <w:tc>
          <w:tcPr>
            <w:tcW w:w="1500" w:type="dxa"/>
            <w:shd w:val="clear" w:color="auto" w:fill="FFFFFF"/>
          </w:tcPr>
          <w:p w:rsidR="00044FA6" w:rsidP="00BD1AD0" w:rsidRDefault="00044FA6" w14:paraId="3244837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 cui l'utente ha effettuato l'ultimo aggiornamento</w:t>
            </w:r>
          </w:p>
        </w:tc>
        <w:tc>
          <w:tcPr>
            <w:tcW w:w="1500" w:type="dxa"/>
            <w:shd w:val="clear" w:color="auto" w:fill="FFFFFF"/>
          </w:tcPr>
          <w:p w:rsidR="00044FA6" w:rsidP="00BD1AD0" w:rsidRDefault="00044FA6" w14:paraId="09738D7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044FA6" w:rsidP="00BD1AD0" w:rsidRDefault="00044FA6" w14:paraId="310630D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558DA86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44FA6" w:rsidP="00BD1AD0" w:rsidRDefault="00044FA6" w14:paraId="3682B65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Pr="009B6767" w:rsidR="00CA2923" w:rsidP="002B4AC0" w:rsidRDefault="00CA2923" w14:paraId="2E9A5AA1" w14:textId="455032C9">
      <w:pPr>
        <w:pStyle w:val="Heading3"/>
      </w:pPr>
      <w:bookmarkStart w:name="_Toc222417268" w:id="62"/>
      <w:r w:rsidRPr="009B6767">
        <w:t>Tabella</w:t>
      </w:r>
      <w:r>
        <w:t xml:space="preserve"> </w:t>
      </w:r>
      <w:r w:rsidRPr="00295450" w:rsidR="00295450">
        <w:t>MOAN_MOTIVAZIONE_ANNULLAMENTO_TYP</w:t>
      </w:r>
      <w:bookmarkEnd w:id="62"/>
    </w:p>
    <w:p w:rsidRPr="00326914" w:rsidR="001251C7" w:rsidP="001251C7" w:rsidRDefault="001251C7" w14:paraId="00F41C48" w14:textId="77777777">
      <w:pPr>
        <w:widowControl w:val="0"/>
        <w:autoSpaceDE w:val="0"/>
        <w:autoSpaceDN w:val="0"/>
        <w:adjustRightInd w:val="0"/>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A5C8F" w:rsidR="00CA2923" w:rsidTr="00BD1AD0" w14:paraId="67CE9BD4" w14:textId="77777777">
        <w:trPr>
          <w:tblHeader/>
        </w:trPr>
        <w:tc>
          <w:tcPr>
            <w:tcW w:w="9070" w:type="dxa"/>
            <w:gridSpan w:val="6"/>
            <w:shd w:val="clear" w:color="auto" w:fill="A0A0A4"/>
          </w:tcPr>
          <w:p w:rsidRPr="004A5C8F" w:rsidR="00CA2923" w:rsidP="00BD1AD0" w:rsidRDefault="00CA2923" w14:paraId="23B16724"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sidRPr="004A5C8F">
              <w:rPr>
                <w:rFonts w:ascii="Calibri" w:hAnsi="Calibri" w:cs="Calibri"/>
                <w:sz w:val="20"/>
                <w:szCs w:val="20"/>
              </w:rPr>
              <w:instrText>tc  \l 2 "Column(s) of \"MOAN_MOTIVAZIONE_ANNULLAMENTO_TYP\" Table"</w:instrText>
            </w:r>
            <w:r>
              <w:rPr>
                <w:rFonts w:ascii="Calibri" w:hAnsi="Calibri" w:cs="Calibri"/>
                <w:sz w:val="20"/>
                <w:szCs w:val="20"/>
              </w:rPr>
              <w:fldChar w:fldCharType="end"/>
            </w:r>
            <w:bookmarkStart w:name="_Hlk214222697" w:id="63"/>
            <w:r w:rsidRPr="004A5C8F">
              <w:rPr>
                <w:rFonts w:ascii="Calibri" w:hAnsi="Calibri" w:cs="Calibri"/>
                <w:b/>
                <w:bCs/>
                <w:snapToGrid w:val="0"/>
                <w:color w:val="000000"/>
                <w:sz w:val="16"/>
                <w:szCs w:val="16"/>
              </w:rPr>
              <w:t>MOAN_MOTIVAZIONE_ANNULLAMENTO_TYP</w:t>
            </w:r>
            <w:bookmarkEnd w:id="63"/>
          </w:p>
        </w:tc>
      </w:tr>
      <w:tr w:rsidR="00CA2923" w:rsidTr="00BD1AD0" w14:paraId="23F17C83" w14:textId="77777777">
        <w:trPr>
          <w:tblHeader/>
        </w:trPr>
        <w:tc>
          <w:tcPr>
            <w:tcW w:w="1570" w:type="dxa"/>
            <w:shd w:val="clear" w:color="auto" w:fill="C0C0C0"/>
          </w:tcPr>
          <w:p w:rsidR="00CA2923" w:rsidP="00BD1AD0" w:rsidRDefault="00CA2923" w14:paraId="7C3D065A"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A2923" w:rsidP="00BD1AD0" w:rsidRDefault="00CA2923" w14:paraId="4C29B1F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A2923" w:rsidP="00BD1AD0" w:rsidRDefault="00CA2923" w14:paraId="769C3F24"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A2923" w:rsidP="00BD1AD0" w:rsidRDefault="00CA2923" w14:paraId="632F4B0D"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A2923" w:rsidP="00BD1AD0" w:rsidRDefault="00CA2923" w14:paraId="285F1F0B"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A2923" w:rsidP="00BD1AD0" w:rsidRDefault="00CA2923" w14:paraId="6436C35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A2923" w:rsidTr="00BD1AD0" w14:paraId="6E5453D8" w14:textId="77777777">
        <w:tc>
          <w:tcPr>
            <w:tcW w:w="1570" w:type="dxa"/>
            <w:shd w:val="clear" w:color="auto" w:fill="FFFFFF"/>
          </w:tcPr>
          <w:p w:rsidR="00CA2923" w:rsidP="00BD1AD0" w:rsidRDefault="00CA2923" w14:paraId="02426A2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MOAN_ID</w:t>
            </w:r>
          </w:p>
        </w:tc>
        <w:tc>
          <w:tcPr>
            <w:tcW w:w="1500" w:type="dxa"/>
            <w:shd w:val="clear" w:color="auto" w:fill="FFFFFF"/>
          </w:tcPr>
          <w:p w:rsidR="00CA2923" w:rsidP="00BD1AD0" w:rsidRDefault="00CA2923" w14:paraId="48EE6B3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del motivo di annullamento di una decurtazione o recupero crediti</w:t>
            </w:r>
          </w:p>
        </w:tc>
        <w:tc>
          <w:tcPr>
            <w:tcW w:w="1500" w:type="dxa"/>
            <w:shd w:val="clear" w:color="auto" w:fill="FFFFFF"/>
          </w:tcPr>
          <w:p w:rsidR="00CA2923" w:rsidP="00BD1AD0" w:rsidRDefault="00CA2923" w14:paraId="7D935CF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1963687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15ABA88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756CE9D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580C2A32" w14:textId="77777777">
        <w:tc>
          <w:tcPr>
            <w:tcW w:w="1570" w:type="dxa"/>
            <w:shd w:val="clear" w:color="auto" w:fill="FFFFFF"/>
          </w:tcPr>
          <w:p w:rsidR="00CA2923" w:rsidP="00BD1AD0" w:rsidRDefault="00CA2923" w14:paraId="342164D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MOAN_DESCR</w:t>
            </w:r>
          </w:p>
        </w:tc>
        <w:tc>
          <w:tcPr>
            <w:tcW w:w="1500" w:type="dxa"/>
            <w:shd w:val="clear" w:color="auto" w:fill="FFFFFF"/>
          </w:tcPr>
          <w:p w:rsidR="00CA2923" w:rsidP="00BD1AD0" w:rsidRDefault="00CA2923" w14:paraId="0026E1E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Descrizione del motivo di annullamento di una decurtazione o </w:t>
            </w:r>
            <w:r>
              <w:rPr>
                <w:rFonts w:ascii="Calibri" w:hAnsi="Calibri" w:cs="Calibri"/>
                <w:snapToGrid w:val="0"/>
                <w:color w:val="000000"/>
                <w:sz w:val="16"/>
                <w:szCs w:val="16"/>
              </w:rPr>
              <w:t>recupero crediti</w:t>
            </w:r>
          </w:p>
        </w:tc>
        <w:tc>
          <w:tcPr>
            <w:tcW w:w="1500" w:type="dxa"/>
            <w:shd w:val="clear" w:color="auto" w:fill="FFFFFF"/>
          </w:tcPr>
          <w:p w:rsidR="00CA2923" w:rsidP="00BD1AD0" w:rsidRDefault="00CA2923" w14:paraId="6EB430A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A2923" w:rsidP="00BD1AD0" w:rsidRDefault="00CA2923" w14:paraId="11BC690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416872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F4C2AA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Pr="009B6767" w:rsidR="00295450" w:rsidP="002B4AC0" w:rsidRDefault="00295450" w14:paraId="57490506" w14:textId="735FFB49">
      <w:pPr>
        <w:pStyle w:val="Heading3"/>
      </w:pPr>
      <w:bookmarkStart w:name="_Toc222417269" w:id="64"/>
      <w:r w:rsidRPr="009B6767">
        <w:t>Tabella</w:t>
      </w:r>
      <w:r>
        <w:t xml:space="preserve"> </w:t>
      </w:r>
      <w:r w:rsidRPr="00972B67" w:rsidR="00972B67">
        <w:t>TIEV_TIPO_EVENTO_TYP</w:t>
      </w:r>
      <w:bookmarkEnd w:id="64"/>
    </w:p>
    <w:p w:rsidR="00CA2923" w:rsidP="00CA2923" w:rsidRDefault="00CA2923" w14:paraId="65BB938F" w14:textId="77777777">
      <w:pPr>
        <w:widowControl w:val="0"/>
        <w:autoSpaceDE w:val="0"/>
        <w:autoSpaceDN w:val="0"/>
        <w:adjustRightInd w:val="0"/>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A5C8F" w:rsidR="00CA2923" w:rsidTr="00BD1AD0" w14:paraId="16EAA211" w14:textId="77777777">
        <w:trPr>
          <w:tblHeader/>
        </w:trPr>
        <w:tc>
          <w:tcPr>
            <w:tcW w:w="9070" w:type="dxa"/>
            <w:gridSpan w:val="6"/>
            <w:shd w:val="clear" w:color="auto" w:fill="A0A0A4"/>
          </w:tcPr>
          <w:p w:rsidRPr="004A5C8F" w:rsidR="00CA2923" w:rsidP="00BD1AD0" w:rsidRDefault="00CA2923" w14:paraId="6818B528" w14:textId="77777777">
            <w:pPr>
              <w:widowControl w:val="0"/>
              <w:autoSpaceDE w:val="0"/>
              <w:autoSpaceDN w:val="0"/>
              <w:rPr>
                <w:rFonts w:ascii="Calibri" w:hAnsi="Calibri" w:cs="Calibri"/>
                <w:b/>
                <w:bCs/>
                <w:snapToGrid w:val="0"/>
                <w:color w:val="000000"/>
                <w:sz w:val="16"/>
                <w:szCs w:val="16"/>
                <w:lang w:val="en-US"/>
              </w:rPr>
            </w:pPr>
            <w:r>
              <w:rPr>
                <w:rFonts w:ascii="Calibri" w:hAnsi="Calibri" w:cs="Calibri"/>
                <w:sz w:val="20"/>
                <w:szCs w:val="20"/>
              </w:rPr>
              <w:fldChar w:fldCharType="begin"/>
            </w:r>
            <w:r w:rsidRPr="004A5C8F">
              <w:rPr>
                <w:rFonts w:ascii="Calibri" w:hAnsi="Calibri" w:cs="Calibri"/>
                <w:sz w:val="20"/>
                <w:szCs w:val="20"/>
                <w:lang w:val="en-US"/>
              </w:rPr>
              <w:instrText>tc  \l 2 "Column(s) of \"TIEV_TIPO_EVENTO_TYP\" Table"</w:instrText>
            </w:r>
            <w:r>
              <w:rPr>
                <w:rFonts w:ascii="Calibri" w:hAnsi="Calibri" w:cs="Calibri"/>
                <w:sz w:val="20"/>
                <w:szCs w:val="20"/>
              </w:rPr>
              <w:fldChar w:fldCharType="end"/>
            </w:r>
            <w:r w:rsidRPr="004A5C8F">
              <w:rPr>
                <w:rFonts w:ascii="Calibri" w:hAnsi="Calibri" w:cs="Calibri"/>
                <w:b/>
                <w:bCs/>
                <w:snapToGrid w:val="0"/>
                <w:color w:val="000000"/>
                <w:sz w:val="16"/>
                <w:szCs w:val="16"/>
                <w:lang w:val="en-US"/>
              </w:rPr>
              <w:t>TIEV_TIPO_EVENTO_TYP</w:t>
            </w:r>
          </w:p>
        </w:tc>
      </w:tr>
      <w:tr w:rsidR="00CA2923" w:rsidTr="00BD1AD0" w14:paraId="7866B809" w14:textId="77777777">
        <w:trPr>
          <w:tblHeader/>
        </w:trPr>
        <w:tc>
          <w:tcPr>
            <w:tcW w:w="1570" w:type="dxa"/>
            <w:shd w:val="clear" w:color="auto" w:fill="C0C0C0"/>
          </w:tcPr>
          <w:p w:rsidR="00CA2923" w:rsidP="00BD1AD0" w:rsidRDefault="00CA2923" w14:paraId="4258142F"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A2923" w:rsidP="00BD1AD0" w:rsidRDefault="00CA2923" w14:paraId="480B16C8"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A2923" w:rsidP="00BD1AD0" w:rsidRDefault="00CA2923" w14:paraId="6C75C9F9"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A2923" w:rsidP="00BD1AD0" w:rsidRDefault="00CA2923" w14:paraId="7DD2550E"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A2923" w:rsidP="00BD1AD0" w:rsidRDefault="00CA2923" w14:paraId="0916072E"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A2923" w:rsidP="00BD1AD0" w:rsidRDefault="00CA2923" w14:paraId="2D1E2463"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A2923" w:rsidTr="00BD1AD0" w14:paraId="03DA6F2E" w14:textId="77777777">
        <w:tc>
          <w:tcPr>
            <w:tcW w:w="1570" w:type="dxa"/>
            <w:shd w:val="clear" w:color="auto" w:fill="FFFFFF"/>
          </w:tcPr>
          <w:p w:rsidR="00CA2923" w:rsidP="00BD1AD0" w:rsidRDefault="00CA2923" w14:paraId="17AF3BD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TIEV_ID</w:t>
            </w:r>
          </w:p>
        </w:tc>
        <w:tc>
          <w:tcPr>
            <w:tcW w:w="1500" w:type="dxa"/>
            <w:shd w:val="clear" w:color="auto" w:fill="FFFFFF"/>
          </w:tcPr>
          <w:p w:rsidR="00CA2923" w:rsidP="00BD1AD0" w:rsidRDefault="00CA2923" w14:paraId="38966EDC" w14:textId="77777777">
            <w:pPr>
              <w:widowControl w:val="0"/>
              <w:autoSpaceDE w:val="0"/>
              <w:autoSpaceDN w:val="0"/>
              <w:rPr>
                <w:rFonts w:ascii="Calibri" w:hAnsi="Calibri" w:cs="Calibri"/>
                <w:snapToGrid w:val="0"/>
                <w:color w:val="000000"/>
                <w:sz w:val="16"/>
                <w:szCs w:val="16"/>
              </w:rPr>
            </w:pPr>
          </w:p>
        </w:tc>
        <w:tc>
          <w:tcPr>
            <w:tcW w:w="1500" w:type="dxa"/>
            <w:shd w:val="clear" w:color="auto" w:fill="FFFFFF"/>
          </w:tcPr>
          <w:p w:rsidR="00CA2923" w:rsidP="00BD1AD0" w:rsidRDefault="00CA2923" w14:paraId="7E27AEA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536460D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4CE3CAA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9E3665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70E0EC95" w14:textId="77777777">
        <w:tc>
          <w:tcPr>
            <w:tcW w:w="1570" w:type="dxa"/>
            <w:shd w:val="clear" w:color="auto" w:fill="FFFFFF"/>
          </w:tcPr>
          <w:p w:rsidR="00CA2923" w:rsidP="00BD1AD0" w:rsidRDefault="00CA2923" w14:paraId="6DE7DB1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TIEV_DESCR</w:t>
            </w:r>
          </w:p>
        </w:tc>
        <w:tc>
          <w:tcPr>
            <w:tcW w:w="1500" w:type="dxa"/>
            <w:shd w:val="clear" w:color="auto" w:fill="FFFFFF"/>
          </w:tcPr>
          <w:p w:rsidR="00CA2923" w:rsidP="00BD1AD0" w:rsidRDefault="00CA2923" w14:paraId="72CC5DE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Descrizione tipologia di evento. I valori ammessi sono</w:t>
            </w:r>
          </w:p>
          <w:p w:rsidR="00CA2923" w:rsidP="00BD1AD0" w:rsidRDefault="00CA2923" w14:paraId="253BB72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1="Tipologia Atto Decurtazione e Annullamento"</w:t>
            </w:r>
          </w:p>
          <w:p w:rsidR="00CA2923" w:rsidP="00BD1AD0" w:rsidRDefault="00CA2923" w14:paraId="7EEDD7E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2="Tipologia Atto Decurtazione"</w:t>
            </w:r>
          </w:p>
          <w:p w:rsidR="00CA2923" w:rsidP="00BD1AD0" w:rsidRDefault="00CA2923" w14:paraId="05800A5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3="Tipologia Atto Annullamento"</w:t>
            </w:r>
          </w:p>
        </w:tc>
        <w:tc>
          <w:tcPr>
            <w:tcW w:w="1500" w:type="dxa"/>
            <w:shd w:val="clear" w:color="auto" w:fill="FFFFFF"/>
          </w:tcPr>
          <w:p w:rsidR="00CA2923" w:rsidP="00BD1AD0" w:rsidRDefault="00CA2923" w14:paraId="1C1879C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A2923" w:rsidP="00BD1AD0" w:rsidRDefault="00CA2923" w14:paraId="7205860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8F3FBE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314D29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Pr="009B6767" w:rsidR="009246F1" w:rsidP="002B4AC0" w:rsidRDefault="009246F1" w14:paraId="58DA351D" w14:textId="3B374288">
      <w:pPr>
        <w:pStyle w:val="Heading3"/>
      </w:pPr>
      <w:bookmarkStart w:name="_Toc222417270" w:id="65"/>
      <w:r w:rsidRPr="009B6767">
        <w:t>Tabella</w:t>
      </w:r>
      <w:r>
        <w:t xml:space="preserve"> </w:t>
      </w:r>
      <w:r w:rsidRPr="00D85669" w:rsidR="00D85669">
        <w:t>TIAT_TIPO_ATTO_TYP</w:t>
      </w:r>
      <w:bookmarkEnd w:id="65"/>
    </w:p>
    <w:p w:rsidR="00CA2923" w:rsidP="00CA2923" w:rsidRDefault="00CA2923" w14:paraId="7FE113A0" w14:textId="77777777">
      <w:pPr>
        <w:widowControl w:val="0"/>
        <w:autoSpaceDE w:val="0"/>
        <w:autoSpaceDN w:val="0"/>
        <w:adjustRightInd w:val="0"/>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A5C8F" w:rsidR="00CA2923" w:rsidTr="00BD1AD0" w14:paraId="332133BF" w14:textId="77777777">
        <w:trPr>
          <w:tblHeader/>
        </w:trPr>
        <w:tc>
          <w:tcPr>
            <w:tcW w:w="9070" w:type="dxa"/>
            <w:gridSpan w:val="6"/>
            <w:shd w:val="clear" w:color="auto" w:fill="A0A0A4"/>
          </w:tcPr>
          <w:p w:rsidRPr="004A5C8F" w:rsidR="00CA2923" w:rsidP="00BD1AD0" w:rsidRDefault="00CA2923" w14:paraId="78BAD8EF" w14:textId="77777777">
            <w:pPr>
              <w:widowControl w:val="0"/>
              <w:autoSpaceDE w:val="0"/>
              <w:autoSpaceDN w:val="0"/>
              <w:rPr>
                <w:rFonts w:ascii="Calibri" w:hAnsi="Calibri" w:cs="Calibri"/>
                <w:b/>
                <w:bCs/>
                <w:snapToGrid w:val="0"/>
                <w:color w:val="000000"/>
                <w:sz w:val="16"/>
                <w:szCs w:val="16"/>
                <w:lang w:val="en-US"/>
              </w:rPr>
            </w:pPr>
            <w:r>
              <w:rPr>
                <w:rFonts w:ascii="Calibri" w:hAnsi="Calibri" w:cs="Calibri"/>
                <w:sz w:val="20"/>
                <w:szCs w:val="20"/>
              </w:rPr>
              <w:fldChar w:fldCharType="begin"/>
            </w:r>
            <w:r w:rsidRPr="004A5C8F">
              <w:rPr>
                <w:rFonts w:ascii="Calibri" w:hAnsi="Calibri" w:cs="Calibri"/>
                <w:sz w:val="20"/>
                <w:szCs w:val="20"/>
                <w:lang w:val="en-US"/>
              </w:rPr>
              <w:instrText>tc  \l 2 "Column(s) of \"TIAT_TIPO_ATTO_TYP\" Table"</w:instrText>
            </w:r>
            <w:r>
              <w:rPr>
                <w:rFonts w:ascii="Calibri" w:hAnsi="Calibri" w:cs="Calibri"/>
                <w:sz w:val="20"/>
                <w:szCs w:val="20"/>
              </w:rPr>
              <w:fldChar w:fldCharType="end"/>
            </w:r>
            <w:bookmarkStart w:name="_Hlk214222833" w:id="66"/>
            <w:r w:rsidRPr="004A5C8F">
              <w:rPr>
                <w:rFonts w:ascii="Calibri" w:hAnsi="Calibri" w:cs="Calibri"/>
                <w:b/>
                <w:bCs/>
                <w:snapToGrid w:val="0"/>
                <w:color w:val="000000"/>
                <w:sz w:val="16"/>
                <w:szCs w:val="16"/>
                <w:lang w:val="en-US"/>
              </w:rPr>
              <w:t>TIAT_TIPO_ATTO_TYP</w:t>
            </w:r>
            <w:bookmarkEnd w:id="66"/>
          </w:p>
        </w:tc>
      </w:tr>
      <w:tr w:rsidR="00CA2923" w:rsidTr="00BD1AD0" w14:paraId="29653DFA" w14:textId="77777777">
        <w:trPr>
          <w:tblHeader/>
        </w:trPr>
        <w:tc>
          <w:tcPr>
            <w:tcW w:w="1570" w:type="dxa"/>
            <w:shd w:val="clear" w:color="auto" w:fill="C0C0C0"/>
          </w:tcPr>
          <w:p w:rsidR="00CA2923" w:rsidP="00BD1AD0" w:rsidRDefault="00CA2923" w14:paraId="1BCB0805"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A2923" w:rsidP="00BD1AD0" w:rsidRDefault="00CA2923" w14:paraId="56FF754B"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A2923" w:rsidP="00BD1AD0" w:rsidRDefault="00CA2923" w14:paraId="2143910B"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A2923" w:rsidP="00BD1AD0" w:rsidRDefault="00CA2923" w14:paraId="382021D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A2923" w:rsidP="00BD1AD0" w:rsidRDefault="00CA2923" w14:paraId="43BE526D"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A2923" w:rsidP="00BD1AD0" w:rsidRDefault="00CA2923" w14:paraId="776CF0F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A2923" w:rsidTr="00BD1AD0" w14:paraId="7E1054BB" w14:textId="77777777">
        <w:tc>
          <w:tcPr>
            <w:tcW w:w="1570" w:type="dxa"/>
            <w:shd w:val="clear" w:color="auto" w:fill="FFFFFF"/>
          </w:tcPr>
          <w:p w:rsidR="00CA2923" w:rsidP="00BD1AD0" w:rsidRDefault="00CA2923" w14:paraId="2C07583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TIAT_ID</w:t>
            </w:r>
          </w:p>
        </w:tc>
        <w:tc>
          <w:tcPr>
            <w:tcW w:w="1500" w:type="dxa"/>
            <w:shd w:val="clear" w:color="auto" w:fill="FFFFFF"/>
          </w:tcPr>
          <w:p w:rsidR="00CA2923" w:rsidP="00BD1AD0" w:rsidRDefault="00CA2923" w14:paraId="30D113B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Titologia Atto</w:t>
            </w:r>
          </w:p>
        </w:tc>
        <w:tc>
          <w:tcPr>
            <w:tcW w:w="1500" w:type="dxa"/>
            <w:shd w:val="clear" w:color="auto" w:fill="FFFFFF"/>
          </w:tcPr>
          <w:p w:rsidR="00CA2923" w:rsidP="00BD1AD0" w:rsidRDefault="00CA2923" w14:paraId="5FEF5C5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7CB5E97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69CA6A1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555224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334A0DF1" w14:textId="77777777">
        <w:tc>
          <w:tcPr>
            <w:tcW w:w="1570" w:type="dxa"/>
            <w:shd w:val="clear" w:color="auto" w:fill="FFFFFF"/>
          </w:tcPr>
          <w:p w:rsidR="00CA2923" w:rsidP="00BD1AD0" w:rsidRDefault="00CA2923" w14:paraId="538F757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TIAT_DESCR</w:t>
            </w:r>
          </w:p>
        </w:tc>
        <w:tc>
          <w:tcPr>
            <w:tcW w:w="1500" w:type="dxa"/>
            <w:shd w:val="clear" w:color="auto" w:fill="FFFFFF"/>
          </w:tcPr>
          <w:p w:rsidR="00CA2923" w:rsidP="00BD1AD0" w:rsidRDefault="00CA2923" w14:paraId="4199D62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Descrizione Titologia Atto</w:t>
            </w:r>
          </w:p>
        </w:tc>
        <w:tc>
          <w:tcPr>
            <w:tcW w:w="1500" w:type="dxa"/>
            <w:shd w:val="clear" w:color="auto" w:fill="FFFFFF"/>
          </w:tcPr>
          <w:p w:rsidR="00CA2923" w:rsidP="00BD1AD0" w:rsidRDefault="00CA2923" w14:paraId="45B98F6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A2923" w:rsidP="00BD1AD0" w:rsidRDefault="00CA2923" w14:paraId="7ABF383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4DC48A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1DB409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482DB55B" w14:textId="77777777">
        <w:tc>
          <w:tcPr>
            <w:tcW w:w="1570" w:type="dxa"/>
            <w:shd w:val="clear" w:color="auto" w:fill="FFFFFF"/>
          </w:tcPr>
          <w:p w:rsidR="00CA2923" w:rsidP="00BD1AD0" w:rsidRDefault="00CA2923" w14:paraId="3B05A0A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TIAT_FK_TIEV_ID</w:t>
            </w:r>
          </w:p>
        </w:tc>
        <w:tc>
          <w:tcPr>
            <w:tcW w:w="1500" w:type="dxa"/>
            <w:shd w:val="clear" w:color="auto" w:fill="FFFFFF"/>
          </w:tcPr>
          <w:p w:rsidR="00CA2923" w:rsidP="00BD1AD0" w:rsidRDefault="00CA2923" w14:paraId="61F11928" w14:textId="77777777">
            <w:pPr>
              <w:widowControl w:val="0"/>
              <w:autoSpaceDE w:val="0"/>
              <w:autoSpaceDN w:val="0"/>
              <w:rPr>
                <w:rFonts w:ascii="Calibri" w:hAnsi="Calibri" w:cs="Calibri"/>
                <w:snapToGrid w:val="0"/>
                <w:color w:val="000000"/>
                <w:sz w:val="16"/>
                <w:szCs w:val="16"/>
              </w:rPr>
            </w:pPr>
          </w:p>
        </w:tc>
        <w:tc>
          <w:tcPr>
            <w:tcW w:w="1500" w:type="dxa"/>
            <w:shd w:val="clear" w:color="auto" w:fill="FFFFFF"/>
          </w:tcPr>
          <w:p w:rsidR="00CA2923" w:rsidP="00BD1AD0" w:rsidRDefault="00CA2923" w14:paraId="795F025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4CEA02F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4880E10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13448EF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Pr="009B6767" w:rsidR="009246F1" w:rsidP="002B4AC0" w:rsidRDefault="009246F1" w14:paraId="6C58A49F" w14:textId="1C99B5A5">
      <w:pPr>
        <w:pStyle w:val="Heading3"/>
      </w:pPr>
      <w:bookmarkStart w:name="_Toc222417271" w:id="67"/>
      <w:r w:rsidRPr="009B6767">
        <w:t>Tabella</w:t>
      </w:r>
      <w:r>
        <w:t xml:space="preserve"> </w:t>
      </w:r>
      <w:r w:rsidRPr="00D85669" w:rsidR="00D85669">
        <w:t>STDE_STATO_DECURTAZIONE_TYP</w:t>
      </w:r>
      <w:bookmarkEnd w:id="67"/>
    </w:p>
    <w:p w:rsidR="00CA2923" w:rsidP="00CA2923" w:rsidRDefault="00CA2923" w14:paraId="2A6B9F7B" w14:textId="77777777">
      <w:pPr>
        <w:widowControl w:val="0"/>
        <w:autoSpaceDE w:val="0"/>
        <w:autoSpaceDN w:val="0"/>
        <w:adjustRightInd w:val="0"/>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A5C8F" w:rsidR="00CA2923" w:rsidTr="00BD1AD0" w14:paraId="7E44A305" w14:textId="77777777">
        <w:trPr>
          <w:tblHeader/>
        </w:trPr>
        <w:tc>
          <w:tcPr>
            <w:tcW w:w="9070" w:type="dxa"/>
            <w:gridSpan w:val="6"/>
            <w:shd w:val="clear" w:color="auto" w:fill="A0A0A4"/>
          </w:tcPr>
          <w:p w:rsidRPr="004A5C8F" w:rsidR="00CA2923" w:rsidP="00BD1AD0" w:rsidRDefault="00CA2923" w14:paraId="7DD20CDE"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sidRPr="004A5C8F">
              <w:rPr>
                <w:rFonts w:ascii="Calibri" w:hAnsi="Calibri" w:cs="Calibri"/>
                <w:sz w:val="20"/>
                <w:szCs w:val="20"/>
              </w:rPr>
              <w:instrText>tc  \l 2 "Column(s) of \"STDE_STATO_DECURTAZIONE_TYP\" Table"</w:instrText>
            </w:r>
            <w:r>
              <w:rPr>
                <w:rFonts w:ascii="Calibri" w:hAnsi="Calibri" w:cs="Calibri"/>
                <w:sz w:val="20"/>
                <w:szCs w:val="20"/>
              </w:rPr>
              <w:fldChar w:fldCharType="end"/>
            </w:r>
            <w:bookmarkStart w:name="_Hlk214222851" w:id="68"/>
            <w:r w:rsidRPr="004A5C8F">
              <w:rPr>
                <w:rFonts w:ascii="Calibri" w:hAnsi="Calibri" w:cs="Calibri"/>
                <w:b/>
                <w:bCs/>
                <w:snapToGrid w:val="0"/>
                <w:color w:val="000000"/>
                <w:sz w:val="16"/>
                <w:szCs w:val="16"/>
              </w:rPr>
              <w:t>STDE_STATO_DECURTAZIONE_TYP</w:t>
            </w:r>
            <w:bookmarkEnd w:id="68"/>
          </w:p>
        </w:tc>
      </w:tr>
      <w:tr w:rsidR="00CA2923" w:rsidTr="00BD1AD0" w14:paraId="03617EF8" w14:textId="77777777">
        <w:trPr>
          <w:tblHeader/>
        </w:trPr>
        <w:tc>
          <w:tcPr>
            <w:tcW w:w="1570" w:type="dxa"/>
            <w:shd w:val="clear" w:color="auto" w:fill="C0C0C0"/>
          </w:tcPr>
          <w:p w:rsidR="00CA2923" w:rsidP="00BD1AD0" w:rsidRDefault="00CA2923" w14:paraId="2A2EF91E"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A2923" w:rsidP="00BD1AD0" w:rsidRDefault="00CA2923" w14:paraId="6717C8F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A2923" w:rsidP="00BD1AD0" w:rsidRDefault="00CA2923" w14:paraId="1684A59D"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A2923" w:rsidP="00BD1AD0" w:rsidRDefault="00CA2923" w14:paraId="79D22643"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A2923" w:rsidP="00BD1AD0" w:rsidRDefault="00CA2923" w14:paraId="0E12DB5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A2923" w:rsidP="00BD1AD0" w:rsidRDefault="00CA2923" w14:paraId="04747963"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A2923" w:rsidTr="00BD1AD0" w14:paraId="3724D93A" w14:textId="77777777">
        <w:tc>
          <w:tcPr>
            <w:tcW w:w="1570" w:type="dxa"/>
            <w:shd w:val="clear" w:color="auto" w:fill="FFFFFF"/>
          </w:tcPr>
          <w:p w:rsidR="00CA2923" w:rsidP="00BD1AD0" w:rsidRDefault="00CA2923" w14:paraId="4E50A5D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STDE_ID</w:t>
            </w:r>
          </w:p>
        </w:tc>
        <w:tc>
          <w:tcPr>
            <w:tcW w:w="1500" w:type="dxa"/>
            <w:shd w:val="clear" w:color="auto" w:fill="FFFFFF"/>
          </w:tcPr>
          <w:p w:rsidR="00CA2923" w:rsidP="00BD1AD0" w:rsidRDefault="00CA2923" w14:paraId="06F625D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stato decurtazione. I valori ammessi sono:</w:t>
            </w:r>
          </w:p>
          <w:p w:rsidR="00CA2923" w:rsidP="00BD1AD0" w:rsidRDefault="00CA2923" w14:paraId="2C162D3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1=Bozza</w:t>
            </w:r>
          </w:p>
          <w:p w:rsidR="00CA2923" w:rsidP="00BD1AD0" w:rsidRDefault="00CA2923" w14:paraId="69D1E38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2=Confermata</w:t>
            </w:r>
          </w:p>
          <w:p w:rsidR="00CA2923" w:rsidP="00BD1AD0" w:rsidRDefault="00CA2923" w14:paraId="3412D3F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3=Annullata</w:t>
            </w:r>
          </w:p>
        </w:tc>
        <w:tc>
          <w:tcPr>
            <w:tcW w:w="1500" w:type="dxa"/>
            <w:shd w:val="clear" w:color="auto" w:fill="FFFFFF"/>
          </w:tcPr>
          <w:p w:rsidR="00CA2923" w:rsidP="00BD1AD0" w:rsidRDefault="00CA2923" w14:paraId="515A725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15E226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1FDDEA1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F69C12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5EA8677A" w14:textId="77777777">
        <w:tc>
          <w:tcPr>
            <w:tcW w:w="1570" w:type="dxa"/>
            <w:shd w:val="clear" w:color="auto" w:fill="FFFFFF"/>
          </w:tcPr>
          <w:p w:rsidR="00CA2923" w:rsidP="00BD1AD0" w:rsidRDefault="00CA2923" w14:paraId="1BAE65E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STDE_DESCR</w:t>
            </w:r>
          </w:p>
        </w:tc>
        <w:tc>
          <w:tcPr>
            <w:tcW w:w="1500" w:type="dxa"/>
            <w:shd w:val="clear" w:color="auto" w:fill="FFFFFF"/>
          </w:tcPr>
          <w:p w:rsidR="00CA2923" w:rsidP="00BD1AD0" w:rsidRDefault="00CA2923" w14:paraId="0C8834F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Descrizione stato. I valori ammessi sono:</w:t>
            </w:r>
          </w:p>
          <w:p w:rsidR="00CA2923" w:rsidP="00BD1AD0" w:rsidRDefault="00CA2923" w14:paraId="6064F71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1=Bozza</w:t>
            </w:r>
          </w:p>
          <w:p w:rsidR="00CA2923" w:rsidP="00BD1AD0" w:rsidRDefault="00CA2923" w14:paraId="1C67336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2=Confermata</w:t>
            </w:r>
          </w:p>
          <w:p w:rsidR="00CA2923" w:rsidP="00BD1AD0" w:rsidRDefault="00CA2923" w14:paraId="3E2AA87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3=Annullata</w:t>
            </w:r>
          </w:p>
        </w:tc>
        <w:tc>
          <w:tcPr>
            <w:tcW w:w="1500" w:type="dxa"/>
            <w:shd w:val="clear" w:color="auto" w:fill="FFFFFF"/>
          </w:tcPr>
          <w:p w:rsidR="00CA2923" w:rsidP="00BD1AD0" w:rsidRDefault="00CA2923" w14:paraId="058CC43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A2923" w:rsidP="00BD1AD0" w:rsidRDefault="00CA2923" w14:paraId="0450C25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93CFC5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3AA7DC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Pr="009B6767" w:rsidR="009246F1" w:rsidP="002B4AC0" w:rsidRDefault="009246F1" w14:paraId="3D25ADBE" w14:textId="671E39BE">
      <w:pPr>
        <w:pStyle w:val="Heading3"/>
      </w:pPr>
      <w:bookmarkStart w:name="_Toc222417272" w:id="69"/>
      <w:r w:rsidRPr="009B6767">
        <w:t>Tabella</w:t>
      </w:r>
      <w:r>
        <w:t xml:space="preserve"> </w:t>
      </w:r>
      <w:r w:rsidRPr="00D85669" w:rsidR="00D85669">
        <w:t>DECU_DECURTAZIONE_PAC_DAT</w:t>
      </w:r>
      <w:bookmarkEnd w:id="69"/>
    </w:p>
    <w:p w:rsidR="00CA2923" w:rsidP="00CA2923" w:rsidRDefault="00CA2923" w14:paraId="7D969CE4" w14:textId="77777777">
      <w:pPr>
        <w:widowControl w:val="0"/>
        <w:autoSpaceDE w:val="0"/>
        <w:autoSpaceDN w:val="0"/>
        <w:adjustRightInd w:val="0"/>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A5C8F" w:rsidR="00CA2923" w:rsidTr="00BD1AD0" w14:paraId="2B9A841B" w14:textId="77777777">
        <w:trPr>
          <w:tblHeader/>
        </w:trPr>
        <w:tc>
          <w:tcPr>
            <w:tcW w:w="9070" w:type="dxa"/>
            <w:gridSpan w:val="6"/>
            <w:shd w:val="clear" w:color="auto" w:fill="A0A0A4"/>
          </w:tcPr>
          <w:p w:rsidRPr="004A5C8F" w:rsidR="00CA2923" w:rsidP="00BD1AD0" w:rsidRDefault="00CA2923" w14:paraId="160DD469" w14:textId="77777777">
            <w:pPr>
              <w:widowControl w:val="0"/>
              <w:autoSpaceDE w:val="0"/>
              <w:autoSpaceDN w:val="0"/>
              <w:rPr>
                <w:rFonts w:ascii="Calibri" w:hAnsi="Calibri" w:cs="Calibri"/>
                <w:b/>
                <w:bCs/>
                <w:snapToGrid w:val="0"/>
                <w:color w:val="000000"/>
                <w:sz w:val="16"/>
                <w:szCs w:val="16"/>
                <w:lang w:val="en-US"/>
              </w:rPr>
            </w:pPr>
            <w:r>
              <w:rPr>
                <w:rFonts w:ascii="Calibri" w:hAnsi="Calibri" w:cs="Calibri"/>
                <w:sz w:val="20"/>
                <w:szCs w:val="20"/>
              </w:rPr>
              <w:fldChar w:fldCharType="begin"/>
            </w:r>
            <w:r w:rsidRPr="004A5C8F">
              <w:rPr>
                <w:rFonts w:ascii="Calibri" w:hAnsi="Calibri" w:cs="Calibri"/>
                <w:sz w:val="20"/>
                <w:szCs w:val="20"/>
                <w:lang w:val="en-US"/>
              </w:rPr>
              <w:instrText>tc  \l 2 "Column(s) of \"DECU_DECURTAZIONE_PAC_DAT\" Table"</w:instrText>
            </w:r>
            <w:r>
              <w:rPr>
                <w:rFonts w:ascii="Calibri" w:hAnsi="Calibri" w:cs="Calibri"/>
                <w:sz w:val="20"/>
                <w:szCs w:val="20"/>
              </w:rPr>
              <w:fldChar w:fldCharType="end"/>
            </w:r>
            <w:bookmarkStart w:name="_Hlk214222875" w:id="70"/>
            <w:r w:rsidRPr="004A5C8F">
              <w:rPr>
                <w:rFonts w:ascii="Calibri" w:hAnsi="Calibri" w:cs="Calibri"/>
                <w:b/>
                <w:bCs/>
                <w:snapToGrid w:val="0"/>
                <w:color w:val="000000"/>
                <w:sz w:val="16"/>
                <w:szCs w:val="16"/>
                <w:lang w:val="en-US"/>
              </w:rPr>
              <w:t>DECU_DECURTAZIONE_PAC_DAT</w:t>
            </w:r>
            <w:bookmarkEnd w:id="70"/>
          </w:p>
        </w:tc>
      </w:tr>
      <w:tr w:rsidR="00CA2923" w:rsidTr="00BD1AD0" w14:paraId="4D88BF6C" w14:textId="77777777">
        <w:trPr>
          <w:tblHeader/>
        </w:trPr>
        <w:tc>
          <w:tcPr>
            <w:tcW w:w="1570" w:type="dxa"/>
            <w:shd w:val="clear" w:color="auto" w:fill="C0C0C0"/>
          </w:tcPr>
          <w:p w:rsidR="00CA2923" w:rsidP="00BD1AD0" w:rsidRDefault="00CA2923" w14:paraId="61CACFFB"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A2923" w:rsidP="00BD1AD0" w:rsidRDefault="00CA2923" w14:paraId="3C99B7A9"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A2923" w:rsidP="00BD1AD0" w:rsidRDefault="00CA2923" w14:paraId="7027A250"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A2923" w:rsidP="00BD1AD0" w:rsidRDefault="00CA2923" w14:paraId="3B8AC1B0"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A2923" w:rsidP="00BD1AD0" w:rsidRDefault="00CA2923" w14:paraId="553542B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A2923" w:rsidP="00BD1AD0" w:rsidRDefault="00CA2923" w14:paraId="774C849F"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A2923" w:rsidTr="00BD1AD0" w14:paraId="04778C98" w14:textId="77777777">
        <w:tc>
          <w:tcPr>
            <w:tcW w:w="1570" w:type="dxa"/>
            <w:shd w:val="clear" w:color="auto" w:fill="FFFFFF"/>
          </w:tcPr>
          <w:p w:rsidR="00CA2923" w:rsidP="00BD1AD0" w:rsidRDefault="00CA2923" w14:paraId="12246F3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DECU_ID</w:t>
            </w:r>
          </w:p>
        </w:tc>
        <w:tc>
          <w:tcPr>
            <w:tcW w:w="1500" w:type="dxa"/>
            <w:shd w:val="clear" w:color="auto" w:fill="FFFFFF"/>
          </w:tcPr>
          <w:p w:rsidR="00CA2923" w:rsidP="00BD1AD0" w:rsidRDefault="00CA2923" w14:paraId="1ACBA12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decurtazione</w:t>
            </w:r>
          </w:p>
        </w:tc>
        <w:tc>
          <w:tcPr>
            <w:tcW w:w="1500" w:type="dxa"/>
            <w:shd w:val="clear" w:color="auto" w:fill="FFFFFF"/>
          </w:tcPr>
          <w:p w:rsidR="00CA2923" w:rsidP="00BD1AD0" w:rsidRDefault="00CA2923" w14:paraId="10F1CE3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2780587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01CF84B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122F0A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3361FE6D" w14:textId="77777777">
        <w:tc>
          <w:tcPr>
            <w:tcW w:w="1570" w:type="dxa"/>
            <w:shd w:val="clear" w:color="auto" w:fill="FFFFFF"/>
          </w:tcPr>
          <w:p w:rsidR="00CA2923" w:rsidP="00BD1AD0" w:rsidRDefault="00CA2923" w14:paraId="79595DB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DECU_FK_LICE_ID</w:t>
            </w:r>
          </w:p>
        </w:tc>
        <w:tc>
          <w:tcPr>
            <w:tcW w:w="1500" w:type="dxa"/>
            <w:shd w:val="clear" w:color="auto" w:fill="FFFFFF"/>
          </w:tcPr>
          <w:p w:rsidR="00CA2923" w:rsidP="00BD1AD0" w:rsidRDefault="00CA2923" w14:paraId="746DF02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numerico della patente</w:t>
            </w:r>
          </w:p>
        </w:tc>
        <w:tc>
          <w:tcPr>
            <w:tcW w:w="1500" w:type="dxa"/>
            <w:shd w:val="clear" w:color="auto" w:fill="FFFFFF"/>
          </w:tcPr>
          <w:p w:rsidR="00CA2923" w:rsidP="00BD1AD0" w:rsidRDefault="00CA2923" w14:paraId="38A3EA5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w:t>
            </w:r>
          </w:p>
        </w:tc>
        <w:tc>
          <w:tcPr>
            <w:tcW w:w="1500" w:type="dxa"/>
            <w:shd w:val="clear" w:color="auto" w:fill="FFFFFF"/>
          </w:tcPr>
          <w:p w:rsidR="00CA2923" w:rsidP="00BD1AD0" w:rsidRDefault="00CA2923" w14:paraId="0362703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7277A89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738AEAE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3DFAE8D6" w14:textId="77777777">
        <w:tc>
          <w:tcPr>
            <w:tcW w:w="1570" w:type="dxa"/>
            <w:shd w:val="clear" w:color="auto" w:fill="FFFFFF"/>
          </w:tcPr>
          <w:p w:rsidR="00CA2923" w:rsidP="00BD1AD0" w:rsidRDefault="00CA2923" w14:paraId="516A6E1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DECU_FK_STDE_ID</w:t>
            </w:r>
          </w:p>
        </w:tc>
        <w:tc>
          <w:tcPr>
            <w:tcW w:w="1500" w:type="dxa"/>
            <w:shd w:val="clear" w:color="auto" w:fill="FFFFFF"/>
          </w:tcPr>
          <w:p w:rsidR="00CA2923" w:rsidP="00BD1AD0" w:rsidRDefault="00CA2923" w14:paraId="7B0E680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Identificativo stato decurtazione. I </w:t>
            </w:r>
            <w:r>
              <w:rPr>
                <w:rFonts w:ascii="Calibri" w:hAnsi="Calibri" w:cs="Calibri"/>
                <w:snapToGrid w:val="0"/>
                <w:color w:val="000000"/>
                <w:sz w:val="16"/>
                <w:szCs w:val="16"/>
              </w:rPr>
              <w:t>valori ammessi sono:</w:t>
            </w:r>
          </w:p>
          <w:p w:rsidR="00CA2923" w:rsidP="00BD1AD0" w:rsidRDefault="00CA2923" w14:paraId="72B9E88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1=Bozza</w:t>
            </w:r>
          </w:p>
          <w:p w:rsidR="00CA2923" w:rsidP="00BD1AD0" w:rsidRDefault="00CA2923" w14:paraId="611A52F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2=Confermata</w:t>
            </w:r>
          </w:p>
          <w:p w:rsidR="00CA2923" w:rsidP="00BD1AD0" w:rsidRDefault="00CA2923" w14:paraId="49EEACE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3=Annullata</w:t>
            </w:r>
          </w:p>
        </w:tc>
        <w:tc>
          <w:tcPr>
            <w:tcW w:w="1500" w:type="dxa"/>
            <w:shd w:val="clear" w:color="auto" w:fill="FFFFFF"/>
          </w:tcPr>
          <w:p w:rsidR="00CA2923" w:rsidP="00BD1AD0" w:rsidRDefault="00CA2923" w14:paraId="646C9A9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3574AB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7D654B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547C41F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6B4B79F2" w14:textId="77777777">
        <w:tc>
          <w:tcPr>
            <w:tcW w:w="1570" w:type="dxa"/>
            <w:shd w:val="clear" w:color="auto" w:fill="FFFFFF"/>
          </w:tcPr>
          <w:p w:rsidR="00CA2923" w:rsidP="00BD1AD0" w:rsidRDefault="00CA2923" w14:paraId="5DC3204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DECU_FK_ENTE_ID</w:t>
            </w:r>
          </w:p>
        </w:tc>
        <w:tc>
          <w:tcPr>
            <w:tcW w:w="1500" w:type="dxa"/>
            <w:shd w:val="clear" w:color="auto" w:fill="FFFFFF"/>
          </w:tcPr>
          <w:p w:rsidR="00CA2923" w:rsidP="00BD1AD0" w:rsidRDefault="00CA2923" w14:paraId="21B90E2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Ente</w:t>
            </w:r>
          </w:p>
        </w:tc>
        <w:tc>
          <w:tcPr>
            <w:tcW w:w="1500" w:type="dxa"/>
            <w:shd w:val="clear" w:color="auto" w:fill="FFFFFF"/>
          </w:tcPr>
          <w:p w:rsidR="00CA2923" w:rsidP="00BD1AD0" w:rsidRDefault="00CA2923" w14:paraId="5361561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582FD13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3D7951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722AB41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18AB063F" w14:textId="77777777">
        <w:tc>
          <w:tcPr>
            <w:tcW w:w="1570" w:type="dxa"/>
            <w:shd w:val="clear" w:color="auto" w:fill="FFFFFF"/>
          </w:tcPr>
          <w:p w:rsidR="00CA2923" w:rsidP="00BD1AD0" w:rsidRDefault="00CA2923" w14:paraId="49921D8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DECU_FK_TIAT_ID</w:t>
            </w:r>
          </w:p>
        </w:tc>
        <w:tc>
          <w:tcPr>
            <w:tcW w:w="1500" w:type="dxa"/>
            <w:shd w:val="clear" w:color="auto" w:fill="FFFFFF"/>
          </w:tcPr>
          <w:p w:rsidR="00CA2923" w:rsidP="00BD1AD0" w:rsidRDefault="00CA2923" w14:paraId="0584353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Titologia Atto</w:t>
            </w:r>
          </w:p>
        </w:tc>
        <w:tc>
          <w:tcPr>
            <w:tcW w:w="1500" w:type="dxa"/>
            <w:shd w:val="clear" w:color="auto" w:fill="FFFFFF"/>
          </w:tcPr>
          <w:p w:rsidR="00CA2923" w:rsidP="00BD1AD0" w:rsidRDefault="00CA2923" w14:paraId="3BFB338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2EF4E87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486BA9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3FB1879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46ABC876" w14:textId="77777777">
        <w:tc>
          <w:tcPr>
            <w:tcW w:w="1570" w:type="dxa"/>
            <w:shd w:val="clear" w:color="auto" w:fill="FFFFFF"/>
          </w:tcPr>
          <w:p w:rsidR="00CA2923" w:rsidP="00BD1AD0" w:rsidRDefault="00CA2923" w14:paraId="741B4B5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DECU_PUNTEGGIO</w:t>
            </w:r>
          </w:p>
        </w:tc>
        <w:tc>
          <w:tcPr>
            <w:tcW w:w="1500" w:type="dxa"/>
            <w:shd w:val="clear" w:color="auto" w:fill="FFFFFF"/>
          </w:tcPr>
          <w:p w:rsidR="00CA2923" w:rsidP="00BD1AD0" w:rsidRDefault="00CA2923" w14:paraId="5625579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Punteggio della decurtazione</w:t>
            </w:r>
          </w:p>
        </w:tc>
        <w:tc>
          <w:tcPr>
            <w:tcW w:w="1500" w:type="dxa"/>
            <w:shd w:val="clear" w:color="auto" w:fill="FFFFFF"/>
          </w:tcPr>
          <w:p w:rsidR="00CA2923" w:rsidP="00BD1AD0" w:rsidRDefault="00CA2923" w14:paraId="719EFF2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7BB00C5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BD6E31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DD2AFB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767BD3E4" w14:textId="77777777">
        <w:tc>
          <w:tcPr>
            <w:tcW w:w="1570" w:type="dxa"/>
            <w:shd w:val="clear" w:color="auto" w:fill="FFFFFF"/>
          </w:tcPr>
          <w:p w:rsidR="00CA2923" w:rsidP="00BD1AD0" w:rsidRDefault="00CA2923" w14:paraId="47362DB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DECU_COD_ATTO</w:t>
            </w:r>
          </w:p>
        </w:tc>
        <w:tc>
          <w:tcPr>
            <w:tcW w:w="1500" w:type="dxa"/>
            <w:shd w:val="clear" w:color="auto" w:fill="FFFFFF"/>
          </w:tcPr>
          <w:p w:rsidR="00CA2923" w:rsidP="00BD1AD0" w:rsidRDefault="00CA2923" w14:paraId="0484669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Codice Atto</w:t>
            </w:r>
          </w:p>
        </w:tc>
        <w:tc>
          <w:tcPr>
            <w:tcW w:w="1500" w:type="dxa"/>
            <w:shd w:val="clear" w:color="auto" w:fill="FFFFFF"/>
          </w:tcPr>
          <w:p w:rsidR="00CA2923" w:rsidP="00BD1AD0" w:rsidRDefault="00CA2923" w14:paraId="6660E05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varchar(250)</w:t>
            </w:r>
          </w:p>
        </w:tc>
        <w:tc>
          <w:tcPr>
            <w:tcW w:w="1500" w:type="dxa"/>
            <w:shd w:val="clear" w:color="auto" w:fill="FFFFFF"/>
          </w:tcPr>
          <w:p w:rsidR="00CA2923" w:rsidP="00BD1AD0" w:rsidRDefault="00CA2923" w14:paraId="2D8C0F0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71293EB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657845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66A119D4" w14:textId="77777777">
        <w:tc>
          <w:tcPr>
            <w:tcW w:w="1570" w:type="dxa"/>
            <w:shd w:val="clear" w:color="auto" w:fill="FFFFFF"/>
          </w:tcPr>
          <w:p w:rsidR="00CA2923" w:rsidP="00BD1AD0" w:rsidRDefault="00CA2923" w14:paraId="077CC21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DECU_DATA_ATTO</w:t>
            </w:r>
          </w:p>
        </w:tc>
        <w:tc>
          <w:tcPr>
            <w:tcW w:w="1500" w:type="dxa"/>
            <w:shd w:val="clear" w:color="auto" w:fill="FFFFFF"/>
          </w:tcPr>
          <w:p w:rsidR="00CA2923" w:rsidP="00BD1AD0" w:rsidRDefault="00CA2923" w14:paraId="582E0A4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atto</w:t>
            </w:r>
          </w:p>
        </w:tc>
        <w:tc>
          <w:tcPr>
            <w:tcW w:w="1500" w:type="dxa"/>
            <w:shd w:val="clear" w:color="auto" w:fill="FFFFFF"/>
          </w:tcPr>
          <w:p w:rsidR="00CA2923" w:rsidP="00BD1AD0" w:rsidRDefault="00CA2923" w14:paraId="794D022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CA2923" w:rsidP="00BD1AD0" w:rsidRDefault="00CA2923" w14:paraId="1A59AE5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7D826E1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FC729F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0D60C24C" w14:textId="77777777">
        <w:tc>
          <w:tcPr>
            <w:tcW w:w="1570" w:type="dxa"/>
            <w:shd w:val="clear" w:color="auto" w:fill="FFFFFF"/>
          </w:tcPr>
          <w:p w:rsidR="00CA2923" w:rsidP="00BD1AD0" w:rsidRDefault="00CA2923" w14:paraId="4D68CFF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DECU_CREATED_BY</w:t>
            </w:r>
          </w:p>
        </w:tc>
        <w:tc>
          <w:tcPr>
            <w:tcW w:w="1500" w:type="dxa"/>
            <w:shd w:val="clear" w:color="auto" w:fill="FFFFFF"/>
          </w:tcPr>
          <w:p w:rsidR="00CA2923" w:rsidP="00BD1AD0" w:rsidRDefault="00CA2923" w14:paraId="48FE99B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di creazione</w:t>
            </w:r>
          </w:p>
        </w:tc>
        <w:tc>
          <w:tcPr>
            <w:tcW w:w="1500" w:type="dxa"/>
            <w:shd w:val="clear" w:color="auto" w:fill="FFFFFF"/>
          </w:tcPr>
          <w:p w:rsidR="00CA2923" w:rsidP="00BD1AD0" w:rsidRDefault="00CA2923" w14:paraId="6A5C8FD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varchar(250)</w:t>
            </w:r>
          </w:p>
        </w:tc>
        <w:tc>
          <w:tcPr>
            <w:tcW w:w="1500" w:type="dxa"/>
            <w:shd w:val="clear" w:color="auto" w:fill="FFFFFF"/>
          </w:tcPr>
          <w:p w:rsidR="00CA2923" w:rsidP="00BD1AD0" w:rsidRDefault="00CA2923" w14:paraId="7C0652E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9A7BCD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3054CD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2F0DBD19" w14:textId="77777777">
        <w:tc>
          <w:tcPr>
            <w:tcW w:w="1570" w:type="dxa"/>
            <w:shd w:val="clear" w:color="auto" w:fill="FFFFFF"/>
          </w:tcPr>
          <w:p w:rsidR="00CA2923" w:rsidP="00BD1AD0" w:rsidRDefault="00CA2923" w14:paraId="540AA55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DECU_CREATED_DATE</w:t>
            </w:r>
          </w:p>
        </w:tc>
        <w:tc>
          <w:tcPr>
            <w:tcW w:w="1500" w:type="dxa"/>
            <w:shd w:val="clear" w:color="auto" w:fill="FFFFFF"/>
          </w:tcPr>
          <w:p w:rsidR="00CA2923" w:rsidP="00BD1AD0" w:rsidRDefault="00CA2923" w14:paraId="3774E7B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di creazione</w:t>
            </w:r>
          </w:p>
        </w:tc>
        <w:tc>
          <w:tcPr>
            <w:tcW w:w="1500" w:type="dxa"/>
            <w:shd w:val="clear" w:color="auto" w:fill="FFFFFF"/>
          </w:tcPr>
          <w:p w:rsidR="00CA2923" w:rsidP="00BD1AD0" w:rsidRDefault="00CA2923" w14:paraId="1AEB63A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5359D7C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38B7C14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7C7EFF1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0975838E" w14:textId="77777777">
        <w:tc>
          <w:tcPr>
            <w:tcW w:w="1570" w:type="dxa"/>
            <w:shd w:val="clear" w:color="auto" w:fill="FFFFFF"/>
          </w:tcPr>
          <w:p w:rsidR="00CA2923" w:rsidP="00BD1AD0" w:rsidRDefault="00CA2923" w14:paraId="3D1C3F8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DECU_CONFIRMED_BY</w:t>
            </w:r>
          </w:p>
        </w:tc>
        <w:tc>
          <w:tcPr>
            <w:tcW w:w="1500" w:type="dxa"/>
            <w:shd w:val="clear" w:color="auto" w:fill="FFFFFF"/>
          </w:tcPr>
          <w:p w:rsidR="00CA2923" w:rsidP="00BD1AD0" w:rsidRDefault="00CA2923" w14:paraId="7FBDD08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responsabile della conferma di una decurtazione</w:t>
            </w:r>
          </w:p>
        </w:tc>
        <w:tc>
          <w:tcPr>
            <w:tcW w:w="1500" w:type="dxa"/>
            <w:shd w:val="clear" w:color="auto" w:fill="FFFFFF"/>
          </w:tcPr>
          <w:p w:rsidR="00CA2923" w:rsidP="00BD1AD0" w:rsidRDefault="00CA2923" w14:paraId="2FF64EA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varchar(250)</w:t>
            </w:r>
          </w:p>
        </w:tc>
        <w:tc>
          <w:tcPr>
            <w:tcW w:w="1500" w:type="dxa"/>
            <w:shd w:val="clear" w:color="auto" w:fill="FFFFFF"/>
          </w:tcPr>
          <w:p w:rsidR="00CA2923" w:rsidP="00BD1AD0" w:rsidRDefault="00CA2923" w14:paraId="1734DEC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25408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4CD4596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2BCBFFE6" w14:textId="77777777">
        <w:tc>
          <w:tcPr>
            <w:tcW w:w="1570" w:type="dxa"/>
            <w:shd w:val="clear" w:color="auto" w:fill="FFFFFF"/>
          </w:tcPr>
          <w:p w:rsidR="00CA2923" w:rsidP="00BD1AD0" w:rsidRDefault="00CA2923" w14:paraId="7C44A39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DECU_CONFIRMED_DATE</w:t>
            </w:r>
          </w:p>
        </w:tc>
        <w:tc>
          <w:tcPr>
            <w:tcW w:w="1500" w:type="dxa"/>
            <w:shd w:val="clear" w:color="auto" w:fill="FFFFFF"/>
          </w:tcPr>
          <w:p w:rsidR="00CA2923" w:rsidP="00BD1AD0" w:rsidRDefault="00CA2923" w14:paraId="7044E33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di conferma della decurtazione</w:t>
            </w:r>
          </w:p>
        </w:tc>
        <w:tc>
          <w:tcPr>
            <w:tcW w:w="1500" w:type="dxa"/>
            <w:shd w:val="clear" w:color="auto" w:fill="FFFFFF"/>
          </w:tcPr>
          <w:p w:rsidR="00CA2923" w:rsidP="00BD1AD0" w:rsidRDefault="00CA2923" w14:paraId="1DCDD5D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7C91E5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41BB9F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36BA7FF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6D4C3312" w14:textId="77777777">
        <w:tc>
          <w:tcPr>
            <w:tcW w:w="1570" w:type="dxa"/>
            <w:shd w:val="clear" w:color="auto" w:fill="FFFFFF"/>
          </w:tcPr>
          <w:p w:rsidR="00CA2923" w:rsidP="00BD1AD0" w:rsidRDefault="00CA2923" w14:paraId="4C24D3E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DECU_LAST_UPDATE_DATE</w:t>
            </w:r>
          </w:p>
        </w:tc>
        <w:tc>
          <w:tcPr>
            <w:tcW w:w="1500" w:type="dxa"/>
            <w:shd w:val="clear" w:color="auto" w:fill="FFFFFF"/>
          </w:tcPr>
          <w:p w:rsidR="00CA2923" w:rsidP="00BD1AD0" w:rsidRDefault="00CA2923" w14:paraId="3BE1107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 cui l'utente ha effettuato l'ultimo aggiornamento</w:t>
            </w:r>
          </w:p>
        </w:tc>
        <w:tc>
          <w:tcPr>
            <w:tcW w:w="1500" w:type="dxa"/>
            <w:shd w:val="clear" w:color="auto" w:fill="FFFFFF"/>
          </w:tcPr>
          <w:p w:rsidR="00CA2923" w:rsidP="00BD1AD0" w:rsidRDefault="00CA2923" w14:paraId="44427CA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45B3F19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3475A0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354F51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53D4CFC5" w14:textId="77777777">
        <w:tc>
          <w:tcPr>
            <w:tcW w:w="1570" w:type="dxa"/>
            <w:shd w:val="clear" w:color="auto" w:fill="FFFFFF"/>
          </w:tcPr>
          <w:p w:rsidR="00CA2923" w:rsidP="00BD1AD0" w:rsidRDefault="00CA2923" w14:paraId="1F503C1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DECU_LAST_UPDATE_USER</w:t>
            </w:r>
          </w:p>
        </w:tc>
        <w:tc>
          <w:tcPr>
            <w:tcW w:w="1500" w:type="dxa"/>
            <w:shd w:val="clear" w:color="auto" w:fill="FFFFFF"/>
          </w:tcPr>
          <w:p w:rsidR="00CA2923" w:rsidP="00BD1AD0" w:rsidRDefault="00CA2923" w14:paraId="641D32C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che ha effettuato l'ultimo aggiornamento</w:t>
            </w:r>
          </w:p>
        </w:tc>
        <w:tc>
          <w:tcPr>
            <w:tcW w:w="1500" w:type="dxa"/>
            <w:shd w:val="clear" w:color="auto" w:fill="FFFFFF"/>
          </w:tcPr>
          <w:p w:rsidR="00CA2923" w:rsidP="00BD1AD0" w:rsidRDefault="00CA2923" w14:paraId="4F3153D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CA2923" w:rsidP="00BD1AD0" w:rsidRDefault="00CA2923" w14:paraId="3269E8E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41977B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01229A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3D84DAAD" w14:textId="77777777">
        <w:tc>
          <w:tcPr>
            <w:tcW w:w="1570" w:type="dxa"/>
            <w:shd w:val="clear" w:color="auto" w:fill="FFFFFF"/>
          </w:tcPr>
          <w:p w:rsidR="00CA2923" w:rsidP="00BD1AD0" w:rsidRDefault="00CA2923" w14:paraId="00D4B33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DECU_FK_VERB_ID</w:t>
            </w:r>
          </w:p>
        </w:tc>
        <w:tc>
          <w:tcPr>
            <w:tcW w:w="1500" w:type="dxa"/>
            <w:shd w:val="clear" w:color="auto" w:fill="FFFFFF"/>
          </w:tcPr>
          <w:p w:rsidR="00CA2923" w:rsidP="00BD1AD0" w:rsidRDefault="00CA2923" w14:paraId="7AED096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del verbale</w:t>
            </w:r>
          </w:p>
        </w:tc>
        <w:tc>
          <w:tcPr>
            <w:tcW w:w="1500" w:type="dxa"/>
            <w:shd w:val="clear" w:color="auto" w:fill="FFFFFF"/>
          </w:tcPr>
          <w:p w:rsidR="00CA2923" w:rsidP="00BD1AD0" w:rsidRDefault="00CA2923" w14:paraId="728F3B0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7BD8ED0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4C0A5C9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448F037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6BCABCBC" w14:textId="77777777">
        <w:tc>
          <w:tcPr>
            <w:tcW w:w="1570" w:type="dxa"/>
            <w:shd w:val="clear" w:color="auto" w:fill="FFFFFF"/>
          </w:tcPr>
          <w:p w:rsidR="00CA2923" w:rsidP="00BD1AD0" w:rsidRDefault="00CA2923" w14:paraId="2CC5EEA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DECU_DATA_DECURTAZIONE_PUNTEGGIO_PATENTE</w:t>
            </w:r>
          </w:p>
        </w:tc>
        <w:tc>
          <w:tcPr>
            <w:tcW w:w="1500" w:type="dxa"/>
            <w:shd w:val="clear" w:color="auto" w:fill="FFFFFF"/>
          </w:tcPr>
          <w:p w:rsidR="00CA2923" w:rsidP="00BD1AD0" w:rsidRDefault="00CA2923" w14:paraId="40611AF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Rappresenta la data in cui il motore della patente ha preso in considerazione per la prima volta il punteggio della decurtazione per il calcolo del punteggio della patente</w:t>
            </w:r>
          </w:p>
        </w:tc>
        <w:tc>
          <w:tcPr>
            <w:tcW w:w="1500" w:type="dxa"/>
            <w:shd w:val="clear" w:color="auto" w:fill="FFFFFF"/>
          </w:tcPr>
          <w:p w:rsidR="00CA2923" w:rsidP="00BD1AD0" w:rsidRDefault="00CA2923" w14:paraId="685351B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5F729BD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4AD26AF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55D6A7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1C9A605D" w14:textId="77777777">
        <w:tc>
          <w:tcPr>
            <w:tcW w:w="1570" w:type="dxa"/>
            <w:shd w:val="clear" w:color="auto" w:fill="FFFFFF"/>
          </w:tcPr>
          <w:p w:rsidR="00CA2923" w:rsidP="00BD1AD0" w:rsidRDefault="00CA2923" w14:paraId="5BB7602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DECU_DATA_ULTIMO_CONTEGGIO_PATENTE</w:t>
            </w:r>
          </w:p>
        </w:tc>
        <w:tc>
          <w:tcPr>
            <w:tcW w:w="1500" w:type="dxa"/>
            <w:shd w:val="clear" w:color="auto" w:fill="FFFFFF"/>
          </w:tcPr>
          <w:p w:rsidR="00CA2923" w:rsidP="00BD1AD0" w:rsidRDefault="00CA2923" w14:paraId="24F0625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Rappresenta la data in cui il motore della patente ha preso in considerazione per l'ultima volta il punteggio della decurtazione per il calcolo del punteggio della patente</w:t>
            </w:r>
          </w:p>
        </w:tc>
        <w:tc>
          <w:tcPr>
            <w:tcW w:w="1500" w:type="dxa"/>
            <w:shd w:val="clear" w:color="auto" w:fill="FFFFFF"/>
          </w:tcPr>
          <w:p w:rsidR="00CA2923" w:rsidP="00BD1AD0" w:rsidRDefault="00CA2923" w14:paraId="34F9FAA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751197F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3F0064A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D2341A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Pr="009B6767" w:rsidR="009246F1" w:rsidP="002B4AC0" w:rsidRDefault="009246F1" w14:paraId="12FE21EF" w14:textId="7E52E799">
      <w:pPr>
        <w:pStyle w:val="Heading3"/>
      </w:pPr>
      <w:bookmarkStart w:name="_Toc222417273" w:id="71"/>
      <w:r w:rsidRPr="009B6767">
        <w:t>Tabella</w:t>
      </w:r>
      <w:r>
        <w:t xml:space="preserve"> </w:t>
      </w:r>
      <w:r w:rsidRPr="00D85669" w:rsidR="00D85669">
        <w:t>ENTE_RESPONSABILE_DECURTAZIONE_ANA</w:t>
      </w:r>
      <w:bookmarkEnd w:id="71"/>
    </w:p>
    <w:p w:rsidR="00CA2923" w:rsidP="00CA2923" w:rsidRDefault="00CA2923" w14:paraId="696F8834" w14:textId="77777777">
      <w:pPr>
        <w:widowControl w:val="0"/>
        <w:autoSpaceDE w:val="0"/>
        <w:autoSpaceDN w:val="0"/>
        <w:adjustRightInd w:val="0"/>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CA2923" w:rsidTr="00BD1AD0" w14:paraId="1E6F6044" w14:textId="77777777">
        <w:trPr>
          <w:tblHeader/>
        </w:trPr>
        <w:tc>
          <w:tcPr>
            <w:tcW w:w="9070" w:type="dxa"/>
            <w:gridSpan w:val="6"/>
            <w:shd w:val="clear" w:color="auto" w:fill="A0A0A4"/>
          </w:tcPr>
          <w:p w:rsidR="00CA2923" w:rsidP="00BD1AD0" w:rsidRDefault="00CA2923" w14:paraId="76C92A79"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Pr>
                <w:rFonts w:ascii="Calibri" w:hAnsi="Calibri" w:cs="Calibri"/>
                <w:sz w:val="20"/>
                <w:szCs w:val="20"/>
              </w:rPr>
              <w:instrText>tc  \l 2 "Column(s) of \"ENTE_RESPONSABILE_DECURTAZIONE_ANA\" Table"</w:instrText>
            </w:r>
            <w:r>
              <w:rPr>
                <w:rFonts w:ascii="Calibri" w:hAnsi="Calibri" w:cs="Calibri"/>
                <w:sz w:val="20"/>
                <w:szCs w:val="20"/>
              </w:rPr>
              <w:fldChar w:fldCharType="end"/>
            </w:r>
            <w:bookmarkStart w:name="_Hlk214222902" w:id="72"/>
            <w:r>
              <w:rPr>
                <w:rFonts w:ascii="Calibri" w:hAnsi="Calibri" w:cs="Calibri"/>
                <w:b/>
                <w:bCs/>
                <w:snapToGrid w:val="0"/>
                <w:color w:val="000000"/>
                <w:sz w:val="16"/>
                <w:szCs w:val="16"/>
              </w:rPr>
              <w:t>ENTE_RESPONSABILE_DECURTAZIONE_ANA</w:t>
            </w:r>
            <w:bookmarkEnd w:id="72"/>
          </w:p>
        </w:tc>
      </w:tr>
      <w:tr w:rsidR="00CA2923" w:rsidTr="00BD1AD0" w14:paraId="1A61ABED" w14:textId="77777777">
        <w:trPr>
          <w:tblHeader/>
        </w:trPr>
        <w:tc>
          <w:tcPr>
            <w:tcW w:w="1570" w:type="dxa"/>
            <w:shd w:val="clear" w:color="auto" w:fill="C0C0C0"/>
          </w:tcPr>
          <w:p w:rsidR="00CA2923" w:rsidP="00BD1AD0" w:rsidRDefault="00CA2923" w14:paraId="31CCD15E"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A2923" w:rsidP="00BD1AD0" w:rsidRDefault="00CA2923" w14:paraId="1988D3A0"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A2923" w:rsidP="00BD1AD0" w:rsidRDefault="00CA2923" w14:paraId="312B57C0"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A2923" w:rsidP="00BD1AD0" w:rsidRDefault="00CA2923" w14:paraId="66D2242F"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A2923" w:rsidP="00BD1AD0" w:rsidRDefault="00CA2923" w14:paraId="26C30B33"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A2923" w:rsidP="00BD1AD0" w:rsidRDefault="00CA2923" w14:paraId="23915B20"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A2923" w:rsidTr="00BD1AD0" w14:paraId="0829B2F0" w14:textId="77777777">
        <w:tc>
          <w:tcPr>
            <w:tcW w:w="1570" w:type="dxa"/>
            <w:shd w:val="clear" w:color="auto" w:fill="FFFFFF"/>
          </w:tcPr>
          <w:p w:rsidR="00CA2923" w:rsidP="00BD1AD0" w:rsidRDefault="00CA2923" w14:paraId="300D59A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ENTE_ID</w:t>
            </w:r>
          </w:p>
        </w:tc>
        <w:tc>
          <w:tcPr>
            <w:tcW w:w="1500" w:type="dxa"/>
            <w:shd w:val="clear" w:color="auto" w:fill="FFFFFF"/>
          </w:tcPr>
          <w:p w:rsidR="00CA2923" w:rsidP="00BD1AD0" w:rsidRDefault="00CA2923" w14:paraId="0B34F1C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Ente</w:t>
            </w:r>
          </w:p>
        </w:tc>
        <w:tc>
          <w:tcPr>
            <w:tcW w:w="1500" w:type="dxa"/>
            <w:shd w:val="clear" w:color="auto" w:fill="FFFFFF"/>
          </w:tcPr>
          <w:p w:rsidR="00CA2923" w:rsidP="00BD1AD0" w:rsidRDefault="00CA2923" w14:paraId="092C02D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78749CC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2CAF9FD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893C64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1DB4D01E" w14:textId="77777777">
        <w:tc>
          <w:tcPr>
            <w:tcW w:w="1570" w:type="dxa"/>
            <w:shd w:val="clear" w:color="auto" w:fill="FFFFFF"/>
          </w:tcPr>
          <w:p w:rsidR="00CA2923" w:rsidP="00BD1AD0" w:rsidRDefault="00CA2923" w14:paraId="42C2565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ENTE_CODICE_FISCALE</w:t>
            </w:r>
          </w:p>
        </w:tc>
        <w:tc>
          <w:tcPr>
            <w:tcW w:w="1500" w:type="dxa"/>
            <w:shd w:val="clear" w:color="auto" w:fill="FFFFFF"/>
          </w:tcPr>
          <w:p w:rsidR="00CA2923" w:rsidP="00BD1AD0" w:rsidRDefault="00CA2923" w14:paraId="34760C9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Codice Fiscale Ente</w:t>
            </w:r>
          </w:p>
        </w:tc>
        <w:tc>
          <w:tcPr>
            <w:tcW w:w="1500" w:type="dxa"/>
            <w:shd w:val="clear" w:color="auto" w:fill="FFFFFF"/>
          </w:tcPr>
          <w:p w:rsidR="00CA2923" w:rsidP="00BD1AD0" w:rsidRDefault="00CA2923" w14:paraId="2FCDA1F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A2923" w:rsidP="00BD1AD0" w:rsidRDefault="00CA2923" w14:paraId="7ECA976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3D1E559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4FC6EE6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7B013406" w14:textId="77777777">
        <w:tc>
          <w:tcPr>
            <w:tcW w:w="1570" w:type="dxa"/>
            <w:shd w:val="clear" w:color="auto" w:fill="FFFFFF"/>
          </w:tcPr>
          <w:p w:rsidR="00CA2923" w:rsidP="00BD1AD0" w:rsidRDefault="00CA2923" w14:paraId="3CA0DB8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ENTE_DENOMINAZIONE</w:t>
            </w:r>
          </w:p>
        </w:tc>
        <w:tc>
          <w:tcPr>
            <w:tcW w:w="1500" w:type="dxa"/>
            <w:shd w:val="clear" w:color="auto" w:fill="FFFFFF"/>
          </w:tcPr>
          <w:p w:rsidR="00CA2923" w:rsidP="00BD1AD0" w:rsidRDefault="00CA2923" w14:paraId="0213831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Denominazione Ente</w:t>
            </w:r>
          </w:p>
        </w:tc>
        <w:tc>
          <w:tcPr>
            <w:tcW w:w="1500" w:type="dxa"/>
            <w:shd w:val="clear" w:color="auto" w:fill="FFFFFF"/>
          </w:tcPr>
          <w:p w:rsidR="00CA2923" w:rsidP="00BD1AD0" w:rsidRDefault="00CA2923" w14:paraId="4199058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varchar(50)</w:t>
            </w:r>
          </w:p>
        </w:tc>
        <w:tc>
          <w:tcPr>
            <w:tcW w:w="1500" w:type="dxa"/>
            <w:shd w:val="clear" w:color="auto" w:fill="FFFFFF"/>
          </w:tcPr>
          <w:p w:rsidR="00CA2923" w:rsidP="00BD1AD0" w:rsidRDefault="00CA2923" w14:paraId="26754B9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7CE2620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3D8B0B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20B0D501" w14:textId="77777777">
        <w:tc>
          <w:tcPr>
            <w:tcW w:w="1570" w:type="dxa"/>
            <w:shd w:val="clear" w:color="auto" w:fill="FFFFFF"/>
          </w:tcPr>
          <w:p w:rsidR="00CA2923" w:rsidP="00BD1AD0" w:rsidRDefault="00CA2923" w14:paraId="7835C38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ENTE_ACRONIMO</w:t>
            </w:r>
          </w:p>
        </w:tc>
        <w:tc>
          <w:tcPr>
            <w:tcW w:w="1500" w:type="dxa"/>
            <w:shd w:val="clear" w:color="auto" w:fill="FFFFFF"/>
          </w:tcPr>
          <w:p w:rsidR="00CA2923" w:rsidP="00BD1AD0" w:rsidRDefault="00CA2923" w14:paraId="419C4F0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Acronimo Ente</w:t>
            </w:r>
          </w:p>
        </w:tc>
        <w:tc>
          <w:tcPr>
            <w:tcW w:w="1500" w:type="dxa"/>
            <w:shd w:val="clear" w:color="auto" w:fill="FFFFFF"/>
          </w:tcPr>
          <w:p w:rsidR="00CA2923" w:rsidP="00BD1AD0" w:rsidRDefault="00CA2923" w14:paraId="249129D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w:t>
            </w:r>
          </w:p>
        </w:tc>
        <w:tc>
          <w:tcPr>
            <w:tcW w:w="1500" w:type="dxa"/>
            <w:shd w:val="clear" w:color="auto" w:fill="FFFFFF"/>
          </w:tcPr>
          <w:p w:rsidR="00CA2923" w:rsidP="00BD1AD0" w:rsidRDefault="00CA2923" w14:paraId="6FFF1CE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905D20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F56D18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2CA8C636" w14:textId="77777777">
        <w:tc>
          <w:tcPr>
            <w:tcW w:w="1570" w:type="dxa"/>
            <w:shd w:val="clear" w:color="auto" w:fill="FFFFFF"/>
          </w:tcPr>
          <w:p w:rsidR="00CA2923" w:rsidP="00BD1AD0" w:rsidRDefault="00CA2923" w14:paraId="3AE83A3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ENTE_LAST_UPDATE_USER</w:t>
            </w:r>
          </w:p>
        </w:tc>
        <w:tc>
          <w:tcPr>
            <w:tcW w:w="1500" w:type="dxa"/>
            <w:shd w:val="clear" w:color="auto" w:fill="FFFFFF"/>
          </w:tcPr>
          <w:p w:rsidR="00CA2923" w:rsidP="00BD1AD0" w:rsidRDefault="00CA2923" w14:paraId="7A0F1CC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Utente che ha effettuato l'ultimo </w:t>
            </w:r>
            <w:r>
              <w:rPr>
                <w:rFonts w:ascii="Calibri" w:hAnsi="Calibri" w:cs="Calibri"/>
                <w:snapToGrid w:val="0"/>
                <w:color w:val="000000"/>
                <w:sz w:val="16"/>
                <w:szCs w:val="16"/>
              </w:rPr>
              <w:t>aggiornamento</w:t>
            </w:r>
          </w:p>
        </w:tc>
        <w:tc>
          <w:tcPr>
            <w:tcW w:w="1500" w:type="dxa"/>
            <w:shd w:val="clear" w:color="auto" w:fill="FFFFFF"/>
          </w:tcPr>
          <w:p w:rsidR="00CA2923" w:rsidP="00BD1AD0" w:rsidRDefault="00CA2923" w14:paraId="30D12B8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CA2923" w:rsidP="00BD1AD0" w:rsidRDefault="00CA2923" w14:paraId="6380D84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0F4FE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31C6A4B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43E68EB3" w14:textId="77777777">
        <w:tc>
          <w:tcPr>
            <w:tcW w:w="1570" w:type="dxa"/>
            <w:shd w:val="clear" w:color="auto" w:fill="FFFFFF"/>
          </w:tcPr>
          <w:p w:rsidR="00CA2923" w:rsidP="00BD1AD0" w:rsidRDefault="00CA2923" w14:paraId="61C8CA0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ENTE_LAST_UPDATE_DATE</w:t>
            </w:r>
          </w:p>
        </w:tc>
        <w:tc>
          <w:tcPr>
            <w:tcW w:w="1500" w:type="dxa"/>
            <w:shd w:val="clear" w:color="auto" w:fill="FFFFFF"/>
          </w:tcPr>
          <w:p w:rsidR="00CA2923" w:rsidP="00BD1AD0" w:rsidRDefault="00CA2923" w14:paraId="6EFB422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 cui l'utente ha effettuato l'ultimo aggiornamento</w:t>
            </w:r>
          </w:p>
        </w:tc>
        <w:tc>
          <w:tcPr>
            <w:tcW w:w="1500" w:type="dxa"/>
            <w:shd w:val="clear" w:color="auto" w:fill="FFFFFF"/>
          </w:tcPr>
          <w:p w:rsidR="00CA2923" w:rsidP="00BD1AD0" w:rsidRDefault="00CA2923" w14:paraId="3826140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27DA66F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0AD148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AFA6AF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Pr="009B6767" w:rsidR="009246F1" w:rsidP="002B4AC0" w:rsidRDefault="009246F1" w14:paraId="392FEB01" w14:textId="4F4497FA">
      <w:pPr>
        <w:pStyle w:val="Heading3"/>
      </w:pPr>
      <w:bookmarkStart w:name="_Toc222417274" w:id="73"/>
      <w:r w:rsidRPr="009B6767">
        <w:t>Tabella</w:t>
      </w:r>
      <w:r>
        <w:t xml:space="preserve"> </w:t>
      </w:r>
      <w:r w:rsidRPr="00D85669" w:rsidR="00D85669">
        <w:t>FAIL_FATTISPECIE_ILLECITO_CNF</w:t>
      </w:r>
      <w:bookmarkEnd w:id="73"/>
    </w:p>
    <w:p w:rsidR="00CA2923" w:rsidP="00CA2923" w:rsidRDefault="00CA2923" w14:paraId="7EFD4FDD" w14:textId="77777777">
      <w:pPr>
        <w:widowControl w:val="0"/>
        <w:autoSpaceDE w:val="0"/>
        <w:autoSpaceDN w:val="0"/>
        <w:adjustRightInd w:val="0"/>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A5C8F" w:rsidR="00CA2923" w:rsidTr="00BD1AD0" w14:paraId="7B68274A" w14:textId="77777777">
        <w:trPr>
          <w:tblHeader/>
        </w:trPr>
        <w:tc>
          <w:tcPr>
            <w:tcW w:w="9070" w:type="dxa"/>
            <w:gridSpan w:val="6"/>
            <w:shd w:val="clear" w:color="auto" w:fill="A0A0A4"/>
          </w:tcPr>
          <w:p w:rsidRPr="004A5C8F" w:rsidR="00CA2923" w:rsidP="00BD1AD0" w:rsidRDefault="00CA2923" w14:paraId="56EDC9EB"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sidRPr="004A5C8F">
              <w:rPr>
                <w:rFonts w:ascii="Calibri" w:hAnsi="Calibri" w:cs="Calibri"/>
                <w:sz w:val="20"/>
                <w:szCs w:val="20"/>
              </w:rPr>
              <w:instrText>tc  \l 2 "Column(s) of \"FAIL_FATTISPECIE_ILLECITO_CNF\" Table"</w:instrText>
            </w:r>
            <w:r>
              <w:rPr>
                <w:rFonts w:ascii="Calibri" w:hAnsi="Calibri" w:cs="Calibri"/>
                <w:sz w:val="20"/>
                <w:szCs w:val="20"/>
              </w:rPr>
              <w:fldChar w:fldCharType="end"/>
            </w:r>
            <w:bookmarkStart w:name="_Hlk214222922" w:id="74"/>
            <w:r w:rsidRPr="004A5C8F">
              <w:rPr>
                <w:rFonts w:ascii="Calibri" w:hAnsi="Calibri" w:cs="Calibri"/>
                <w:b/>
                <w:bCs/>
                <w:snapToGrid w:val="0"/>
                <w:color w:val="000000"/>
                <w:sz w:val="16"/>
                <w:szCs w:val="16"/>
              </w:rPr>
              <w:t>FAIL_FATTISPECIE_ILLECITO_CNF</w:t>
            </w:r>
            <w:bookmarkEnd w:id="74"/>
          </w:p>
        </w:tc>
      </w:tr>
      <w:tr w:rsidR="00CA2923" w:rsidTr="00BD1AD0" w14:paraId="4417321E" w14:textId="77777777">
        <w:trPr>
          <w:tblHeader/>
        </w:trPr>
        <w:tc>
          <w:tcPr>
            <w:tcW w:w="1570" w:type="dxa"/>
            <w:shd w:val="clear" w:color="auto" w:fill="C0C0C0"/>
          </w:tcPr>
          <w:p w:rsidR="00CA2923" w:rsidP="00BD1AD0" w:rsidRDefault="00CA2923" w14:paraId="65B849CD"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A2923" w:rsidP="00BD1AD0" w:rsidRDefault="00CA2923" w14:paraId="69F42A7E"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A2923" w:rsidP="00BD1AD0" w:rsidRDefault="00CA2923" w14:paraId="570F08A0"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A2923" w:rsidP="00BD1AD0" w:rsidRDefault="00CA2923" w14:paraId="76CACEB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A2923" w:rsidP="00BD1AD0" w:rsidRDefault="00CA2923" w14:paraId="5D68641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A2923" w:rsidP="00BD1AD0" w:rsidRDefault="00CA2923" w14:paraId="08D3E57A"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A2923" w:rsidTr="00BD1AD0" w14:paraId="7A02D210" w14:textId="77777777">
        <w:tc>
          <w:tcPr>
            <w:tcW w:w="1570" w:type="dxa"/>
            <w:shd w:val="clear" w:color="auto" w:fill="FFFFFF"/>
          </w:tcPr>
          <w:p w:rsidR="00CA2923" w:rsidP="00BD1AD0" w:rsidRDefault="00CA2923" w14:paraId="48EA769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FAIL_ID</w:t>
            </w:r>
          </w:p>
        </w:tc>
        <w:tc>
          <w:tcPr>
            <w:tcW w:w="1500" w:type="dxa"/>
            <w:shd w:val="clear" w:color="auto" w:fill="FFFFFF"/>
          </w:tcPr>
          <w:p w:rsidR="00CA2923" w:rsidP="00BD1AD0" w:rsidRDefault="00CA2923" w14:paraId="65D4B34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illecito-fattispecie</w:t>
            </w:r>
          </w:p>
        </w:tc>
        <w:tc>
          <w:tcPr>
            <w:tcW w:w="1500" w:type="dxa"/>
            <w:shd w:val="clear" w:color="auto" w:fill="FFFFFF"/>
          </w:tcPr>
          <w:p w:rsidR="00CA2923" w:rsidP="00BD1AD0" w:rsidRDefault="00CA2923" w14:paraId="2BEEB9F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0061B07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3EBACC3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F39732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0DF045B6" w14:textId="77777777">
        <w:tc>
          <w:tcPr>
            <w:tcW w:w="1570" w:type="dxa"/>
            <w:shd w:val="clear" w:color="auto" w:fill="FFFFFF"/>
          </w:tcPr>
          <w:p w:rsidR="00CA2923" w:rsidP="00BD1AD0" w:rsidRDefault="00CA2923" w14:paraId="5941B38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FAIL_FK_ILCT_ID</w:t>
            </w:r>
          </w:p>
        </w:tc>
        <w:tc>
          <w:tcPr>
            <w:tcW w:w="1500" w:type="dxa"/>
            <w:shd w:val="clear" w:color="auto" w:fill="FFFFFF"/>
          </w:tcPr>
          <w:p w:rsidR="00CA2923" w:rsidP="00BD1AD0" w:rsidRDefault="00CA2923" w14:paraId="4891753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illecito</w:t>
            </w:r>
          </w:p>
        </w:tc>
        <w:tc>
          <w:tcPr>
            <w:tcW w:w="1500" w:type="dxa"/>
            <w:shd w:val="clear" w:color="auto" w:fill="FFFFFF"/>
          </w:tcPr>
          <w:p w:rsidR="00CA2923" w:rsidP="00BD1AD0" w:rsidRDefault="00CA2923" w14:paraId="0F49E49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20D458F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D66C8B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3B2ED00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17446BD3" w14:textId="77777777">
        <w:tc>
          <w:tcPr>
            <w:tcW w:w="1570" w:type="dxa"/>
            <w:shd w:val="clear" w:color="auto" w:fill="FFFFFF"/>
          </w:tcPr>
          <w:p w:rsidR="00CA2923" w:rsidP="00BD1AD0" w:rsidRDefault="00CA2923" w14:paraId="55AF196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FAIL_FK_FATT_ID</w:t>
            </w:r>
          </w:p>
        </w:tc>
        <w:tc>
          <w:tcPr>
            <w:tcW w:w="1500" w:type="dxa"/>
            <w:shd w:val="clear" w:color="auto" w:fill="FFFFFF"/>
          </w:tcPr>
          <w:p w:rsidR="00CA2923" w:rsidP="00BD1AD0" w:rsidRDefault="00CA2923" w14:paraId="396F614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fattispecie</w:t>
            </w:r>
          </w:p>
        </w:tc>
        <w:tc>
          <w:tcPr>
            <w:tcW w:w="1500" w:type="dxa"/>
            <w:shd w:val="clear" w:color="auto" w:fill="FFFFFF"/>
          </w:tcPr>
          <w:p w:rsidR="00CA2923" w:rsidP="00BD1AD0" w:rsidRDefault="00CA2923" w14:paraId="00F3FC9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2B2D38B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0E5AFD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06982EB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4A4487DB" w14:textId="77777777">
        <w:tc>
          <w:tcPr>
            <w:tcW w:w="1570" w:type="dxa"/>
            <w:shd w:val="clear" w:color="auto" w:fill="FFFFFF"/>
          </w:tcPr>
          <w:p w:rsidR="00CA2923" w:rsidP="00BD1AD0" w:rsidRDefault="00CA2923" w14:paraId="36E93C5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FAIL_FLAG_DATA_COMMISSIONE_ILLECITO</w:t>
            </w:r>
          </w:p>
        </w:tc>
        <w:tc>
          <w:tcPr>
            <w:tcW w:w="1500" w:type="dxa"/>
            <w:shd w:val="clear" w:color="auto" w:fill="FFFFFF"/>
          </w:tcPr>
          <w:p w:rsidR="00CA2923" w:rsidP="00BD1AD0" w:rsidRDefault="00CA2923" w14:paraId="2CBD8F4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Indica se la data di commissione illecito è un'informazione necessaria per determinare la fattispecie associata ad un illecito</w:t>
            </w:r>
          </w:p>
        </w:tc>
        <w:tc>
          <w:tcPr>
            <w:tcW w:w="1500" w:type="dxa"/>
            <w:shd w:val="clear" w:color="auto" w:fill="FFFFFF"/>
          </w:tcPr>
          <w:p w:rsidR="00CA2923" w:rsidP="00BD1AD0" w:rsidRDefault="00CA2923" w14:paraId="7F2E4FB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2EB5E14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291002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FBF559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1B5504DA" w14:textId="77777777">
        <w:tc>
          <w:tcPr>
            <w:tcW w:w="1570" w:type="dxa"/>
            <w:shd w:val="clear" w:color="auto" w:fill="FFFFFF"/>
          </w:tcPr>
          <w:p w:rsidR="00CA2923" w:rsidP="00BD1AD0" w:rsidRDefault="00CA2923" w14:paraId="421CC74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FAIL_FLAG_CODICE_FISCALE_LAVORATORE</w:t>
            </w:r>
          </w:p>
        </w:tc>
        <w:tc>
          <w:tcPr>
            <w:tcW w:w="1500" w:type="dxa"/>
            <w:shd w:val="clear" w:color="auto" w:fill="FFFFFF"/>
          </w:tcPr>
          <w:p w:rsidR="00CA2923" w:rsidP="00BD1AD0" w:rsidRDefault="00CA2923" w14:paraId="6514FBA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Indica se il codice fiscale del lavoratore è un'informazione necessaria a calcolare il punteggio da decurtare per una determinata fattispecie</w:t>
            </w:r>
          </w:p>
        </w:tc>
        <w:tc>
          <w:tcPr>
            <w:tcW w:w="1500" w:type="dxa"/>
            <w:shd w:val="clear" w:color="auto" w:fill="FFFFFF"/>
          </w:tcPr>
          <w:p w:rsidR="00CA2923" w:rsidP="00BD1AD0" w:rsidRDefault="00CA2923" w14:paraId="7106225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A2923" w:rsidP="00BD1AD0" w:rsidRDefault="00CA2923" w14:paraId="1360F93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A458C1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91B674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CA2923" w:rsidTr="00BD1AD0" w14:paraId="03A0CA77" w14:textId="77777777">
        <w:tc>
          <w:tcPr>
            <w:tcW w:w="1570" w:type="dxa"/>
            <w:shd w:val="clear" w:color="auto" w:fill="FFFFFF"/>
          </w:tcPr>
          <w:p w:rsidR="00CA2923" w:rsidP="00BD1AD0" w:rsidRDefault="00CA2923" w14:paraId="27A7E9A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FAIL_DATA_INIZIO_VALIDITA</w:t>
            </w:r>
          </w:p>
        </w:tc>
        <w:tc>
          <w:tcPr>
            <w:tcW w:w="1500" w:type="dxa"/>
            <w:shd w:val="clear" w:color="auto" w:fill="FFFFFF"/>
          </w:tcPr>
          <w:p w:rsidR="00CA2923" w:rsidP="00BD1AD0" w:rsidRDefault="00CA2923" w14:paraId="6FBC5A7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inizio validità della relazione</w:t>
            </w:r>
          </w:p>
        </w:tc>
        <w:tc>
          <w:tcPr>
            <w:tcW w:w="1500" w:type="dxa"/>
            <w:shd w:val="clear" w:color="auto" w:fill="FFFFFF"/>
          </w:tcPr>
          <w:p w:rsidR="00CA2923" w:rsidP="00BD1AD0" w:rsidRDefault="00CA2923" w14:paraId="27E6EE5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CA2923" w:rsidP="00BD1AD0" w:rsidRDefault="00CA2923" w14:paraId="6152E73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447CC76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1FA8A8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4A98235D" w14:textId="77777777">
        <w:tc>
          <w:tcPr>
            <w:tcW w:w="1570" w:type="dxa"/>
            <w:shd w:val="clear" w:color="auto" w:fill="FFFFFF"/>
          </w:tcPr>
          <w:p w:rsidR="00CA2923" w:rsidP="00BD1AD0" w:rsidRDefault="00CA2923" w14:paraId="4A83E8E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FAIL_DATA_FINE_VALIDITA</w:t>
            </w:r>
          </w:p>
        </w:tc>
        <w:tc>
          <w:tcPr>
            <w:tcW w:w="1500" w:type="dxa"/>
            <w:shd w:val="clear" w:color="auto" w:fill="FFFFFF"/>
          </w:tcPr>
          <w:p w:rsidR="00CA2923" w:rsidP="00BD1AD0" w:rsidRDefault="00CA2923" w14:paraId="418B0D8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fine validità della relazione</w:t>
            </w:r>
          </w:p>
        </w:tc>
        <w:tc>
          <w:tcPr>
            <w:tcW w:w="1500" w:type="dxa"/>
            <w:shd w:val="clear" w:color="auto" w:fill="FFFFFF"/>
          </w:tcPr>
          <w:p w:rsidR="00CA2923" w:rsidP="00BD1AD0" w:rsidRDefault="00CA2923" w14:paraId="0E92A4E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CA2923" w:rsidP="00BD1AD0" w:rsidRDefault="00CA2923" w14:paraId="2ACCCF8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E41CB2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D1A721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1C1F0AC0" w14:textId="77777777">
        <w:tc>
          <w:tcPr>
            <w:tcW w:w="1570" w:type="dxa"/>
            <w:shd w:val="clear" w:color="auto" w:fill="FFFFFF"/>
          </w:tcPr>
          <w:p w:rsidR="00CA2923" w:rsidP="00BD1AD0" w:rsidRDefault="00CA2923" w14:paraId="4991916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FAIL_LAST_UPDATE_USER</w:t>
            </w:r>
          </w:p>
        </w:tc>
        <w:tc>
          <w:tcPr>
            <w:tcW w:w="1500" w:type="dxa"/>
            <w:shd w:val="clear" w:color="auto" w:fill="FFFFFF"/>
          </w:tcPr>
          <w:p w:rsidR="00CA2923" w:rsidP="00BD1AD0" w:rsidRDefault="00CA2923" w14:paraId="70842ED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che ha effettuato l'ultimo aggiornamento</w:t>
            </w:r>
          </w:p>
        </w:tc>
        <w:tc>
          <w:tcPr>
            <w:tcW w:w="1500" w:type="dxa"/>
            <w:shd w:val="clear" w:color="auto" w:fill="FFFFFF"/>
          </w:tcPr>
          <w:p w:rsidR="00CA2923" w:rsidP="00BD1AD0" w:rsidRDefault="00CA2923" w14:paraId="1A05520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CA2923" w:rsidP="00BD1AD0" w:rsidRDefault="00CA2923" w14:paraId="5927EC3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B9E03D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8067E1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4484F33F" w14:textId="77777777">
        <w:tc>
          <w:tcPr>
            <w:tcW w:w="1570" w:type="dxa"/>
            <w:shd w:val="clear" w:color="auto" w:fill="FFFFFF"/>
          </w:tcPr>
          <w:p w:rsidR="00CA2923" w:rsidP="00BD1AD0" w:rsidRDefault="00CA2923" w14:paraId="6DEC208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FAIL_LAST_UPDATE_DATE</w:t>
            </w:r>
          </w:p>
        </w:tc>
        <w:tc>
          <w:tcPr>
            <w:tcW w:w="1500" w:type="dxa"/>
            <w:shd w:val="clear" w:color="auto" w:fill="FFFFFF"/>
          </w:tcPr>
          <w:p w:rsidR="00CA2923" w:rsidP="00BD1AD0" w:rsidRDefault="00CA2923" w14:paraId="16A9689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 cui l'utente ha effettuato l'ultimo aggiornamento</w:t>
            </w:r>
          </w:p>
        </w:tc>
        <w:tc>
          <w:tcPr>
            <w:tcW w:w="1500" w:type="dxa"/>
            <w:shd w:val="clear" w:color="auto" w:fill="FFFFFF"/>
          </w:tcPr>
          <w:p w:rsidR="00CA2923" w:rsidP="00BD1AD0" w:rsidRDefault="00CA2923" w14:paraId="7C1D1DB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040A320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62D04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804A04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Pr="009B6767" w:rsidR="009246F1" w:rsidP="002B4AC0" w:rsidRDefault="009246F1" w14:paraId="0EFE0E64" w14:textId="73CE13D8">
      <w:pPr>
        <w:pStyle w:val="Heading3"/>
      </w:pPr>
      <w:bookmarkStart w:name="_Toc222417275" w:id="75"/>
      <w:r w:rsidRPr="009B6767">
        <w:t>Tabella</w:t>
      </w:r>
      <w:r>
        <w:t xml:space="preserve"> </w:t>
      </w:r>
      <w:r w:rsidRPr="00D85669" w:rsidR="00D85669">
        <w:t>FATT_FATTISPECIE_ANA</w:t>
      </w:r>
      <w:bookmarkEnd w:id="75"/>
    </w:p>
    <w:p w:rsidR="00CA2923" w:rsidP="00CA2923" w:rsidRDefault="00CA2923" w14:paraId="3B74879C" w14:textId="77777777">
      <w:pPr>
        <w:widowControl w:val="0"/>
        <w:autoSpaceDE w:val="0"/>
        <w:autoSpaceDN w:val="0"/>
        <w:adjustRightInd w:val="0"/>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A5C8F" w:rsidR="00CA2923" w:rsidTr="00BD1AD0" w14:paraId="489572AC" w14:textId="77777777">
        <w:trPr>
          <w:tblHeader/>
        </w:trPr>
        <w:tc>
          <w:tcPr>
            <w:tcW w:w="9070" w:type="dxa"/>
            <w:gridSpan w:val="6"/>
            <w:shd w:val="clear" w:color="auto" w:fill="A0A0A4"/>
          </w:tcPr>
          <w:p w:rsidRPr="004A5C8F" w:rsidR="00CA2923" w:rsidP="00BD1AD0" w:rsidRDefault="00CA2923" w14:paraId="00834FB5" w14:textId="77777777">
            <w:pPr>
              <w:widowControl w:val="0"/>
              <w:autoSpaceDE w:val="0"/>
              <w:autoSpaceDN w:val="0"/>
              <w:rPr>
                <w:rFonts w:ascii="Calibri" w:hAnsi="Calibri" w:cs="Calibri"/>
                <w:b/>
                <w:bCs/>
                <w:snapToGrid w:val="0"/>
                <w:color w:val="000000"/>
                <w:sz w:val="16"/>
                <w:szCs w:val="16"/>
                <w:lang w:val="en-US"/>
              </w:rPr>
            </w:pPr>
            <w:r>
              <w:rPr>
                <w:rFonts w:ascii="Calibri" w:hAnsi="Calibri" w:cs="Calibri"/>
                <w:sz w:val="20"/>
                <w:szCs w:val="20"/>
              </w:rPr>
              <w:fldChar w:fldCharType="begin"/>
            </w:r>
            <w:r w:rsidRPr="004A5C8F">
              <w:rPr>
                <w:rFonts w:ascii="Calibri" w:hAnsi="Calibri" w:cs="Calibri"/>
                <w:sz w:val="20"/>
                <w:szCs w:val="20"/>
                <w:lang w:val="en-US"/>
              </w:rPr>
              <w:instrText>tc  \l 2 "Column(s) of \"FATT_FATTISPECIE_ANA\" Table"</w:instrText>
            </w:r>
            <w:r>
              <w:rPr>
                <w:rFonts w:ascii="Calibri" w:hAnsi="Calibri" w:cs="Calibri"/>
                <w:sz w:val="20"/>
                <w:szCs w:val="20"/>
              </w:rPr>
              <w:fldChar w:fldCharType="end"/>
            </w:r>
            <w:bookmarkStart w:name="_Hlk214222940" w:id="76"/>
            <w:r w:rsidRPr="004A5C8F">
              <w:rPr>
                <w:rFonts w:ascii="Calibri" w:hAnsi="Calibri" w:cs="Calibri"/>
                <w:b/>
                <w:bCs/>
                <w:snapToGrid w:val="0"/>
                <w:color w:val="000000"/>
                <w:sz w:val="16"/>
                <w:szCs w:val="16"/>
                <w:lang w:val="en-US"/>
              </w:rPr>
              <w:t>FATT_FATTISPECIE_ANA</w:t>
            </w:r>
            <w:bookmarkEnd w:id="76"/>
          </w:p>
        </w:tc>
      </w:tr>
      <w:tr w:rsidR="00CA2923" w:rsidTr="00BD1AD0" w14:paraId="41431500" w14:textId="77777777">
        <w:trPr>
          <w:tblHeader/>
        </w:trPr>
        <w:tc>
          <w:tcPr>
            <w:tcW w:w="1570" w:type="dxa"/>
            <w:shd w:val="clear" w:color="auto" w:fill="C0C0C0"/>
          </w:tcPr>
          <w:p w:rsidR="00CA2923" w:rsidP="00BD1AD0" w:rsidRDefault="00CA2923" w14:paraId="285D18DD"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CA2923" w:rsidP="00BD1AD0" w:rsidRDefault="00CA2923" w14:paraId="168F9634"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CA2923" w:rsidP="00BD1AD0" w:rsidRDefault="00CA2923" w14:paraId="1D81FA0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CA2923" w:rsidP="00BD1AD0" w:rsidRDefault="00CA2923" w14:paraId="1E6257D5"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CA2923" w:rsidP="00BD1AD0" w:rsidRDefault="00CA2923" w14:paraId="3DD0461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CA2923" w:rsidP="00BD1AD0" w:rsidRDefault="00CA2923" w14:paraId="7A1CE326"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CA2923" w:rsidTr="00BD1AD0" w14:paraId="77C0CE40" w14:textId="77777777">
        <w:tc>
          <w:tcPr>
            <w:tcW w:w="1570" w:type="dxa"/>
            <w:shd w:val="clear" w:color="auto" w:fill="FFFFFF"/>
          </w:tcPr>
          <w:p w:rsidR="00CA2923" w:rsidP="00BD1AD0" w:rsidRDefault="00CA2923" w14:paraId="458985E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FATT_ID</w:t>
            </w:r>
          </w:p>
        </w:tc>
        <w:tc>
          <w:tcPr>
            <w:tcW w:w="1500" w:type="dxa"/>
            <w:shd w:val="clear" w:color="auto" w:fill="FFFFFF"/>
          </w:tcPr>
          <w:p w:rsidR="00CA2923" w:rsidP="00BD1AD0" w:rsidRDefault="00CA2923" w14:paraId="47E3C8A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fattispecie</w:t>
            </w:r>
          </w:p>
        </w:tc>
        <w:tc>
          <w:tcPr>
            <w:tcW w:w="1500" w:type="dxa"/>
            <w:shd w:val="clear" w:color="auto" w:fill="FFFFFF"/>
          </w:tcPr>
          <w:p w:rsidR="00CA2923" w:rsidP="00BD1AD0" w:rsidRDefault="00CA2923" w14:paraId="0894F28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5527F7C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CA2923" w:rsidP="00BD1AD0" w:rsidRDefault="00CA2923" w14:paraId="795A9BD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419403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1E4686A1" w14:textId="77777777">
        <w:tc>
          <w:tcPr>
            <w:tcW w:w="1570" w:type="dxa"/>
            <w:shd w:val="clear" w:color="auto" w:fill="FFFFFF"/>
          </w:tcPr>
          <w:p w:rsidR="00CA2923" w:rsidP="00BD1AD0" w:rsidRDefault="00CA2923" w14:paraId="3AB5526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FATT_COD</w:t>
            </w:r>
          </w:p>
        </w:tc>
        <w:tc>
          <w:tcPr>
            <w:tcW w:w="1500" w:type="dxa"/>
            <w:shd w:val="clear" w:color="auto" w:fill="FFFFFF"/>
          </w:tcPr>
          <w:p w:rsidR="00CA2923" w:rsidP="00BD1AD0" w:rsidRDefault="00CA2923" w14:paraId="59271BA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Codice fattispecie</w:t>
            </w:r>
          </w:p>
        </w:tc>
        <w:tc>
          <w:tcPr>
            <w:tcW w:w="1500" w:type="dxa"/>
            <w:shd w:val="clear" w:color="auto" w:fill="FFFFFF"/>
          </w:tcPr>
          <w:p w:rsidR="00CA2923" w:rsidP="00BD1AD0" w:rsidRDefault="00CA2923" w14:paraId="4C5C8E2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w:t>
            </w:r>
          </w:p>
        </w:tc>
        <w:tc>
          <w:tcPr>
            <w:tcW w:w="1500" w:type="dxa"/>
            <w:shd w:val="clear" w:color="auto" w:fill="FFFFFF"/>
          </w:tcPr>
          <w:p w:rsidR="00CA2923" w:rsidP="00BD1AD0" w:rsidRDefault="00CA2923" w14:paraId="15C6B97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3C5429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4198CEE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062D1CF6" w14:textId="77777777">
        <w:tc>
          <w:tcPr>
            <w:tcW w:w="1570" w:type="dxa"/>
            <w:shd w:val="clear" w:color="auto" w:fill="FFFFFF"/>
          </w:tcPr>
          <w:p w:rsidR="00CA2923" w:rsidP="00BD1AD0" w:rsidRDefault="00CA2923" w14:paraId="12A79AF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FATT_DATA_INIZIO_VALIDITA</w:t>
            </w:r>
          </w:p>
        </w:tc>
        <w:tc>
          <w:tcPr>
            <w:tcW w:w="1500" w:type="dxa"/>
            <w:shd w:val="clear" w:color="auto" w:fill="FFFFFF"/>
          </w:tcPr>
          <w:p w:rsidR="00CA2923" w:rsidP="00BD1AD0" w:rsidRDefault="00CA2923" w14:paraId="42F1C73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inizio validità della fattispecie</w:t>
            </w:r>
          </w:p>
        </w:tc>
        <w:tc>
          <w:tcPr>
            <w:tcW w:w="1500" w:type="dxa"/>
            <w:shd w:val="clear" w:color="auto" w:fill="FFFFFF"/>
          </w:tcPr>
          <w:p w:rsidR="00CA2923" w:rsidP="00BD1AD0" w:rsidRDefault="00CA2923" w14:paraId="50741A4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CA2923" w:rsidP="00BD1AD0" w:rsidRDefault="00CA2923" w14:paraId="1121612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4898C79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82DF56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39AC1696" w14:textId="77777777">
        <w:tc>
          <w:tcPr>
            <w:tcW w:w="1570" w:type="dxa"/>
            <w:shd w:val="clear" w:color="auto" w:fill="FFFFFF"/>
          </w:tcPr>
          <w:p w:rsidR="00CA2923" w:rsidP="00BD1AD0" w:rsidRDefault="00CA2923" w14:paraId="0BBCABF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FATT_DATA_FINE_VALIDITA</w:t>
            </w:r>
          </w:p>
        </w:tc>
        <w:tc>
          <w:tcPr>
            <w:tcW w:w="1500" w:type="dxa"/>
            <w:shd w:val="clear" w:color="auto" w:fill="FFFFFF"/>
          </w:tcPr>
          <w:p w:rsidR="00CA2923" w:rsidP="00BD1AD0" w:rsidRDefault="00CA2923" w14:paraId="601EB93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finevalidità della fattispecie</w:t>
            </w:r>
          </w:p>
        </w:tc>
        <w:tc>
          <w:tcPr>
            <w:tcW w:w="1500" w:type="dxa"/>
            <w:shd w:val="clear" w:color="auto" w:fill="FFFFFF"/>
          </w:tcPr>
          <w:p w:rsidR="00CA2923" w:rsidP="00BD1AD0" w:rsidRDefault="00CA2923" w14:paraId="15B5391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CA2923" w:rsidP="00BD1AD0" w:rsidRDefault="00CA2923" w14:paraId="645B2E3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908190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6B49B0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1DAB7D41" w14:textId="77777777">
        <w:tc>
          <w:tcPr>
            <w:tcW w:w="1570" w:type="dxa"/>
            <w:shd w:val="clear" w:color="auto" w:fill="FFFFFF"/>
          </w:tcPr>
          <w:p w:rsidR="00CA2923" w:rsidP="00BD1AD0" w:rsidRDefault="00CA2923" w14:paraId="19EB57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FATT_DESCR</w:t>
            </w:r>
          </w:p>
        </w:tc>
        <w:tc>
          <w:tcPr>
            <w:tcW w:w="1500" w:type="dxa"/>
            <w:shd w:val="clear" w:color="auto" w:fill="FFFFFF"/>
          </w:tcPr>
          <w:p w:rsidR="00CA2923" w:rsidP="00BD1AD0" w:rsidRDefault="00CA2923" w14:paraId="7485CFC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Descrizione fattispecie</w:t>
            </w:r>
          </w:p>
        </w:tc>
        <w:tc>
          <w:tcPr>
            <w:tcW w:w="1500" w:type="dxa"/>
            <w:shd w:val="clear" w:color="auto" w:fill="FFFFFF"/>
          </w:tcPr>
          <w:p w:rsidR="00CA2923" w:rsidP="00BD1AD0" w:rsidRDefault="00CA2923" w14:paraId="4C80132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varchar(4000)</w:t>
            </w:r>
          </w:p>
        </w:tc>
        <w:tc>
          <w:tcPr>
            <w:tcW w:w="1500" w:type="dxa"/>
            <w:shd w:val="clear" w:color="auto" w:fill="FFFFFF"/>
          </w:tcPr>
          <w:p w:rsidR="00CA2923" w:rsidP="00BD1AD0" w:rsidRDefault="00CA2923" w14:paraId="686C8D1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276ECE0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0E3C93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00F900E0" w14:textId="77777777">
        <w:tc>
          <w:tcPr>
            <w:tcW w:w="1570" w:type="dxa"/>
            <w:shd w:val="clear" w:color="auto" w:fill="FFFFFF"/>
          </w:tcPr>
          <w:p w:rsidR="00CA2923" w:rsidP="00BD1AD0" w:rsidRDefault="00CA2923" w14:paraId="56F0EF8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FATT_PUNTEGGIO</w:t>
            </w:r>
          </w:p>
        </w:tc>
        <w:tc>
          <w:tcPr>
            <w:tcW w:w="1500" w:type="dxa"/>
            <w:shd w:val="clear" w:color="auto" w:fill="FFFFFF"/>
          </w:tcPr>
          <w:p w:rsidR="00CA2923" w:rsidP="00BD1AD0" w:rsidRDefault="00CA2923" w14:paraId="7421910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Punteggio della fattispecie</w:t>
            </w:r>
          </w:p>
        </w:tc>
        <w:tc>
          <w:tcPr>
            <w:tcW w:w="1500" w:type="dxa"/>
            <w:shd w:val="clear" w:color="auto" w:fill="FFFFFF"/>
          </w:tcPr>
          <w:p w:rsidR="00CA2923" w:rsidP="00BD1AD0" w:rsidRDefault="00CA2923" w14:paraId="46C610A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CA2923" w:rsidP="00BD1AD0" w:rsidRDefault="00CA2923" w14:paraId="377A101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60C917E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DA5E96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3F459906" w14:textId="77777777">
        <w:tc>
          <w:tcPr>
            <w:tcW w:w="1570" w:type="dxa"/>
            <w:shd w:val="clear" w:color="auto" w:fill="FFFFFF"/>
          </w:tcPr>
          <w:p w:rsidR="00CA2923" w:rsidP="00BD1AD0" w:rsidRDefault="00CA2923" w14:paraId="6BA331A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FATT_LAST_UPDATE_USER</w:t>
            </w:r>
          </w:p>
        </w:tc>
        <w:tc>
          <w:tcPr>
            <w:tcW w:w="1500" w:type="dxa"/>
            <w:shd w:val="clear" w:color="auto" w:fill="FFFFFF"/>
          </w:tcPr>
          <w:p w:rsidR="00CA2923" w:rsidP="00BD1AD0" w:rsidRDefault="00CA2923" w14:paraId="6EB551F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Utente che ha effettuato l'ultimo </w:t>
            </w:r>
            <w:r>
              <w:rPr>
                <w:rFonts w:ascii="Calibri" w:hAnsi="Calibri" w:cs="Calibri"/>
                <w:snapToGrid w:val="0"/>
                <w:color w:val="000000"/>
                <w:sz w:val="16"/>
                <w:szCs w:val="16"/>
              </w:rPr>
              <w:t>aggiornamento</w:t>
            </w:r>
          </w:p>
        </w:tc>
        <w:tc>
          <w:tcPr>
            <w:tcW w:w="1500" w:type="dxa"/>
            <w:shd w:val="clear" w:color="auto" w:fill="FFFFFF"/>
          </w:tcPr>
          <w:p w:rsidR="00CA2923" w:rsidP="00BD1AD0" w:rsidRDefault="00CA2923" w14:paraId="3D16B59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CA2923" w:rsidP="00BD1AD0" w:rsidRDefault="00CA2923" w14:paraId="2B405C1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F1A6F3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142A8BE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CA2923" w:rsidTr="00BD1AD0" w14:paraId="547DD120" w14:textId="77777777">
        <w:tc>
          <w:tcPr>
            <w:tcW w:w="1570" w:type="dxa"/>
            <w:shd w:val="clear" w:color="auto" w:fill="FFFFFF"/>
          </w:tcPr>
          <w:p w:rsidR="00CA2923" w:rsidP="00BD1AD0" w:rsidRDefault="00CA2923" w14:paraId="6C0C43E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FATT_LAST_UPDATE_DATE</w:t>
            </w:r>
          </w:p>
        </w:tc>
        <w:tc>
          <w:tcPr>
            <w:tcW w:w="1500" w:type="dxa"/>
            <w:shd w:val="clear" w:color="auto" w:fill="FFFFFF"/>
          </w:tcPr>
          <w:p w:rsidR="00CA2923" w:rsidP="00BD1AD0" w:rsidRDefault="00CA2923" w14:paraId="2D970FF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 cui l'utente ha effettuato l'ultimo aggiornamento</w:t>
            </w:r>
          </w:p>
        </w:tc>
        <w:tc>
          <w:tcPr>
            <w:tcW w:w="1500" w:type="dxa"/>
            <w:shd w:val="clear" w:color="auto" w:fill="FFFFFF"/>
          </w:tcPr>
          <w:p w:rsidR="00CA2923" w:rsidP="00BD1AD0" w:rsidRDefault="00CA2923" w14:paraId="174CAFE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CA2923" w:rsidP="00BD1AD0" w:rsidRDefault="00CA2923" w14:paraId="74041E3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5D07BE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CA2923" w:rsidP="00BD1AD0" w:rsidRDefault="00CA2923" w14:paraId="0D21607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Pr="009B6767" w:rsidR="000D6D57" w:rsidP="002B4AC0" w:rsidRDefault="000D6D57" w14:paraId="4EDD175F" w14:textId="0373F8BB">
      <w:pPr>
        <w:pStyle w:val="Heading3"/>
      </w:pPr>
      <w:bookmarkStart w:name="_Toc222417276" w:id="77"/>
      <w:r w:rsidRPr="009B6767">
        <w:t>Tabella</w:t>
      </w:r>
      <w:r>
        <w:t xml:space="preserve"> </w:t>
      </w:r>
      <w:r w:rsidRPr="000D6D57">
        <w:t>LCJL_LICENSE_CREDIT_JSON_LOG</w:t>
      </w:r>
      <w:bookmarkEnd w:id="77"/>
    </w:p>
    <w:p w:rsidR="00CA2923" w:rsidP="00CA2923" w:rsidRDefault="00CA2923" w14:paraId="79CC9F0C" w14:textId="77777777"/>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2629A1" w:rsidR="000D6D57" w:rsidTr="00BD1AD0" w14:paraId="243D8A84" w14:textId="77777777">
        <w:trPr>
          <w:tblHeader/>
        </w:trPr>
        <w:tc>
          <w:tcPr>
            <w:tcW w:w="9070" w:type="dxa"/>
            <w:gridSpan w:val="6"/>
            <w:shd w:val="clear" w:color="auto" w:fill="A0A0A4"/>
          </w:tcPr>
          <w:p w:rsidRPr="00D947AF" w:rsidR="000D6D57" w:rsidP="00BD1AD0" w:rsidRDefault="000D6D57" w14:paraId="2DBF7022" w14:textId="77777777">
            <w:pPr>
              <w:widowControl w:val="0"/>
              <w:autoSpaceDE w:val="0"/>
              <w:autoSpaceDN w:val="0"/>
              <w:rPr>
                <w:rFonts w:ascii="Calibri" w:hAnsi="Calibri" w:cs="Calibri"/>
                <w:b/>
                <w:bCs/>
                <w:snapToGrid w:val="0"/>
                <w:color w:val="000000"/>
                <w:sz w:val="16"/>
                <w:szCs w:val="16"/>
                <w:lang w:val="en-US"/>
              </w:rPr>
            </w:pPr>
            <w:r>
              <w:rPr>
                <w:rFonts w:ascii="Calibri" w:hAnsi="Calibri" w:cs="Calibri"/>
                <w:sz w:val="20"/>
                <w:szCs w:val="20"/>
              </w:rPr>
              <w:fldChar w:fldCharType="begin"/>
            </w:r>
            <w:r w:rsidRPr="00D947AF">
              <w:rPr>
                <w:rFonts w:ascii="Calibri" w:hAnsi="Calibri" w:cs="Calibri"/>
                <w:sz w:val="20"/>
                <w:szCs w:val="20"/>
                <w:lang w:val="en-US"/>
              </w:rPr>
              <w:instrText>tc  \l 2 "Column(s) of \"LCJL_LICENSE_CREDIT_JSON_LOG\" Table"</w:instrText>
            </w:r>
            <w:r>
              <w:rPr>
                <w:rFonts w:ascii="Calibri" w:hAnsi="Calibri" w:cs="Calibri"/>
                <w:sz w:val="20"/>
                <w:szCs w:val="20"/>
              </w:rPr>
              <w:fldChar w:fldCharType="end"/>
            </w:r>
            <w:bookmarkStart w:name="_Hlk214224531" w:id="78"/>
            <w:r w:rsidRPr="00D947AF">
              <w:rPr>
                <w:rFonts w:ascii="Calibri" w:hAnsi="Calibri" w:cs="Calibri"/>
                <w:b/>
                <w:bCs/>
                <w:snapToGrid w:val="0"/>
                <w:color w:val="000000"/>
                <w:sz w:val="16"/>
                <w:szCs w:val="16"/>
                <w:lang w:val="en-US"/>
              </w:rPr>
              <w:t>LCJL_LICENSE_CREDIT_JSON_LOG</w:t>
            </w:r>
            <w:bookmarkEnd w:id="78"/>
          </w:p>
        </w:tc>
      </w:tr>
      <w:tr w:rsidR="000D6D57" w:rsidTr="00BD1AD0" w14:paraId="223226CD" w14:textId="77777777">
        <w:trPr>
          <w:tblHeader/>
        </w:trPr>
        <w:tc>
          <w:tcPr>
            <w:tcW w:w="1570" w:type="dxa"/>
            <w:shd w:val="clear" w:color="auto" w:fill="C0C0C0"/>
          </w:tcPr>
          <w:p w:rsidR="000D6D57" w:rsidP="00BD1AD0" w:rsidRDefault="000D6D57" w14:paraId="67F7AC56"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0D6D57" w:rsidP="00BD1AD0" w:rsidRDefault="000D6D57" w14:paraId="239B5CE6"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0D6D57" w:rsidP="00BD1AD0" w:rsidRDefault="000D6D57" w14:paraId="1A47AE7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0D6D57" w:rsidP="00BD1AD0" w:rsidRDefault="000D6D57" w14:paraId="4AFD9719"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0D6D57" w:rsidP="00BD1AD0" w:rsidRDefault="000D6D57" w14:paraId="7D9A81EE"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0D6D57" w:rsidP="00BD1AD0" w:rsidRDefault="000D6D57" w14:paraId="2B777E39"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0D6D57" w:rsidTr="00BD1AD0" w14:paraId="32BFF01B" w14:textId="77777777">
        <w:tc>
          <w:tcPr>
            <w:tcW w:w="1570" w:type="dxa"/>
            <w:shd w:val="clear" w:color="auto" w:fill="FFFFFF"/>
          </w:tcPr>
          <w:p w:rsidR="000D6D57" w:rsidP="00BD1AD0" w:rsidRDefault="000D6D57" w14:paraId="790754F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LCJL_FK_LCEL_ID</w:t>
            </w:r>
          </w:p>
        </w:tc>
        <w:tc>
          <w:tcPr>
            <w:tcW w:w="1500" w:type="dxa"/>
            <w:shd w:val="clear" w:color="auto" w:fill="FFFFFF"/>
          </w:tcPr>
          <w:p w:rsidR="000D6D57" w:rsidP="00BD1AD0" w:rsidRDefault="000D6D57" w14:paraId="2954A24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elaborazione patente</w:t>
            </w:r>
          </w:p>
        </w:tc>
        <w:tc>
          <w:tcPr>
            <w:tcW w:w="1500" w:type="dxa"/>
            <w:shd w:val="clear" w:color="auto" w:fill="FFFFFF"/>
          </w:tcPr>
          <w:p w:rsidR="000D6D57" w:rsidP="00BD1AD0" w:rsidRDefault="000D6D57" w14:paraId="2EE1C64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bigint</w:t>
            </w:r>
          </w:p>
        </w:tc>
        <w:tc>
          <w:tcPr>
            <w:tcW w:w="1500" w:type="dxa"/>
            <w:shd w:val="clear" w:color="auto" w:fill="FFFFFF"/>
          </w:tcPr>
          <w:p w:rsidR="000D6D57" w:rsidP="00BD1AD0" w:rsidRDefault="000D6D57" w14:paraId="26802E6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D6D57" w:rsidP="00BD1AD0" w:rsidRDefault="000D6D57" w14:paraId="1E81812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D6D57" w:rsidP="00BD1AD0" w:rsidRDefault="000D6D57" w14:paraId="6945B86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17119228" w14:textId="77777777">
        <w:tc>
          <w:tcPr>
            <w:tcW w:w="1570" w:type="dxa"/>
            <w:shd w:val="clear" w:color="auto" w:fill="FFFFFF"/>
          </w:tcPr>
          <w:p w:rsidR="000D6D57" w:rsidP="00BD1AD0" w:rsidRDefault="000D6D57" w14:paraId="086B077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LCJL_DATI_CALCOLO_JSON</w:t>
            </w:r>
          </w:p>
        </w:tc>
        <w:tc>
          <w:tcPr>
            <w:tcW w:w="1500" w:type="dxa"/>
            <w:shd w:val="clear" w:color="auto" w:fill="FFFFFF"/>
          </w:tcPr>
          <w:p w:rsidR="000D6D57" w:rsidP="00BD1AD0" w:rsidRDefault="000D6D57" w14:paraId="0D0B0B6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file json gli elementi considerati nel calcolo del punteggio della patente</w:t>
            </w:r>
          </w:p>
        </w:tc>
        <w:tc>
          <w:tcPr>
            <w:tcW w:w="1500" w:type="dxa"/>
            <w:shd w:val="clear" w:color="auto" w:fill="FFFFFF"/>
          </w:tcPr>
          <w:p w:rsidR="000D6D57" w:rsidP="00BD1AD0" w:rsidRDefault="000D6D57" w14:paraId="7BC1ECD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varchar(max)</w:t>
            </w:r>
          </w:p>
        </w:tc>
        <w:tc>
          <w:tcPr>
            <w:tcW w:w="1500" w:type="dxa"/>
            <w:shd w:val="clear" w:color="auto" w:fill="FFFFFF"/>
          </w:tcPr>
          <w:p w:rsidR="000D6D57" w:rsidP="00BD1AD0" w:rsidRDefault="000D6D57" w14:paraId="59A9218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4877C48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35BC623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Pr="009B6767" w:rsidR="000D6D57" w:rsidP="002B4AC0" w:rsidRDefault="000D6D57" w14:paraId="52FB1DF6" w14:textId="3FD4B3F8">
      <w:pPr>
        <w:pStyle w:val="Heading3"/>
      </w:pPr>
      <w:bookmarkStart w:name="_Toc222417277" w:id="79"/>
      <w:r w:rsidRPr="009B6767">
        <w:t>Tabella</w:t>
      </w:r>
      <w:r>
        <w:t xml:space="preserve"> </w:t>
      </w:r>
      <w:r w:rsidRPr="000D6D57">
        <w:t>LCEL_LICENSE_CREDIT_ENGINE_LOG</w:t>
      </w:r>
      <w:bookmarkEnd w:id="79"/>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CF4664" w:rsidR="000D6D57" w:rsidTr="00BD1AD0" w14:paraId="4F04C3C9" w14:textId="77777777">
        <w:trPr>
          <w:tblHeader/>
        </w:trPr>
        <w:tc>
          <w:tcPr>
            <w:tcW w:w="9070" w:type="dxa"/>
            <w:gridSpan w:val="6"/>
            <w:shd w:val="clear" w:color="auto" w:fill="A0A0A4"/>
          </w:tcPr>
          <w:p w:rsidRPr="00D947AF" w:rsidR="000D6D57" w:rsidP="00BD1AD0" w:rsidRDefault="000D6D57" w14:paraId="3E68A167" w14:textId="77777777">
            <w:pPr>
              <w:widowControl w:val="0"/>
              <w:autoSpaceDE w:val="0"/>
              <w:autoSpaceDN w:val="0"/>
              <w:rPr>
                <w:rFonts w:ascii="Calibri" w:hAnsi="Calibri" w:cs="Calibri"/>
                <w:b/>
                <w:bCs/>
                <w:snapToGrid w:val="0"/>
                <w:color w:val="000000"/>
                <w:sz w:val="16"/>
                <w:szCs w:val="16"/>
                <w:lang w:val="en-US"/>
              </w:rPr>
            </w:pPr>
            <w:r>
              <w:rPr>
                <w:rFonts w:ascii="Calibri" w:hAnsi="Calibri" w:cs="Calibri"/>
                <w:sz w:val="20"/>
                <w:szCs w:val="20"/>
              </w:rPr>
              <w:fldChar w:fldCharType="begin"/>
            </w:r>
            <w:r w:rsidRPr="00D947AF">
              <w:rPr>
                <w:rFonts w:ascii="Calibri" w:hAnsi="Calibri" w:cs="Calibri"/>
                <w:sz w:val="20"/>
                <w:szCs w:val="20"/>
                <w:lang w:val="en-US"/>
              </w:rPr>
              <w:instrText>tc  \l 2 "Column(s) of \"LCEL_LICENSE_CREDIT_ENGINE_LOG\" Table"</w:instrText>
            </w:r>
            <w:r>
              <w:rPr>
                <w:rFonts w:ascii="Calibri" w:hAnsi="Calibri" w:cs="Calibri"/>
                <w:sz w:val="20"/>
                <w:szCs w:val="20"/>
              </w:rPr>
              <w:fldChar w:fldCharType="end"/>
            </w:r>
            <w:bookmarkStart w:name="_Hlk214224560" w:id="80"/>
            <w:r w:rsidRPr="00D947AF">
              <w:rPr>
                <w:rFonts w:ascii="Calibri" w:hAnsi="Calibri" w:cs="Calibri"/>
                <w:b/>
                <w:bCs/>
                <w:snapToGrid w:val="0"/>
                <w:color w:val="000000"/>
                <w:sz w:val="16"/>
                <w:szCs w:val="16"/>
                <w:lang w:val="en-US"/>
              </w:rPr>
              <w:t>LCEL_LICENSE_CREDIT_ENGINE_LOG</w:t>
            </w:r>
            <w:bookmarkEnd w:id="80"/>
          </w:p>
        </w:tc>
      </w:tr>
      <w:tr w:rsidR="000D6D57" w:rsidTr="00BD1AD0" w14:paraId="547D845B" w14:textId="77777777">
        <w:trPr>
          <w:tblHeader/>
        </w:trPr>
        <w:tc>
          <w:tcPr>
            <w:tcW w:w="1570" w:type="dxa"/>
            <w:shd w:val="clear" w:color="auto" w:fill="C0C0C0"/>
          </w:tcPr>
          <w:p w:rsidR="000D6D57" w:rsidP="00BD1AD0" w:rsidRDefault="000D6D57" w14:paraId="04D7C7E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0D6D57" w:rsidP="00BD1AD0" w:rsidRDefault="000D6D57" w14:paraId="651D4A4D"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0D6D57" w:rsidP="00BD1AD0" w:rsidRDefault="000D6D57" w14:paraId="2FB85433"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0D6D57" w:rsidP="00BD1AD0" w:rsidRDefault="000D6D57" w14:paraId="4D82F56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0D6D57" w:rsidP="00BD1AD0" w:rsidRDefault="000D6D57" w14:paraId="340D583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0D6D57" w:rsidP="00BD1AD0" w:rsidRDefault="000D6D57" w14:paraId="7EFD3F9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0D6D57" w:rsidTr="00BD1AD0" w14:paraId="2711C639" w14:textId="77777777">
        <w:tc>
          <w:tcPr>
            <w:tcW w:w="1570" w:type="dxa"/>
            <w:shd w:val="clear" w:color="auto" w:fill="FFFFFF"/>
          </w:tcPr>
          <w:p w:rsidR="000D6D57" w:rsidP="00BD1AD0" w:rsidRDefault="000D6D57" w14:paraId="6E4B84A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LCEL_ID</w:t>
            </w:r>
          </w:p>
        </w:tc>
        <w:tc>
          <w:tcPr>
            <w:tcW w:w="1500" w:type="dxa"/>
            <w:shd w:val="clear" w:color="auto" w:fill="FFFFFF"/>
          </w:tcPr>
          <w:p w:rsidR="000D6D57" w:rsidP="00BD1AD0" w:rsidRDefault="000D6D57" w14:paraId="622DD71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elaborazione patente</w:t>
            </w:r>
          </w:p>
        </w:tc>
        <w:tc>
          <w:tcPr>
            <w:tcW w:w="1500" w:type="dxa"/>
            <w:shd w:val="clear" w:color="auto" w:fill="FFFFFF"/>
          </w:tcPr>
          <w:p w:rsidR="000D6D57" w:rsidP="00BD1AD0" w:rsidRDefault="000D6D57" w14:paraId="13A132B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bigint</w:t>
            </w:r>
          </w:p>
        </w:tc>
        <w:tc>
          <w:tcPr>
            <w:tcW w:w="1500" w:type="dxa"/>
            <w:shd w:val="clear" w:color="auto" w:fill="FFFFFF"/>
          </w:tcPr>
          <w:p w:rsidR="000D6D57" w:rsidP="00BD1AD0" w:rsidRDefault="000D6D57" w14:paraId="2A24955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D6D57" w:rsidP="00BD1AD0" w:rsidRDefault="000D6D57" w14:paraId="5882F1A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327E01A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IDENTITY</w:t>
            </w:r>
          </w:p>
        </w:tc>
      </w:tr>
      <w:tr w:rsidR="000D6D57" w:rsidTr="00BD1AD0" w14:paraId="7F8FD101" w14:textId="77777777">
        <w:tc>
          <w:tcPr>
            <w:tcW w:w="1570" w:type="dxa"/>
            <w:shd w:val="clear" w:color="auto" w:fill="FFFFFF"/>
          </w:tcPr>
          <w:p w:rsidR="000D6D57" w:rsidP="00BD1AD0" w:rsidRDefault="000D6D57" w14:paraId="6FEE43C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LCEL_FK_LCEE_ID</w:t>
            </w:r>
          </w:p>
        </w:tc>
        <w:tc>
          <w:tcPr>
            <w:tcW w:w="1500" w:type="dxa"/>
            <w:shd w:val="clear" w:color="auto" w:fill="FFFFFF"/>
          </w:tcPr>
          <w:p w:rsidR="000D6D57" w:rsidP="00BD1AD0" w:rsidRDefault="000D6D57" w14:paraId="22AB500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esecuzione motore</w:t>
            </w:r>
          </w:p>
        </w:tc>
        <w:tc>
          <w:tcPr>
            <w:tcW w:w="1500" w:type="dxa"/>
            <w:shd w:val="clear" w:color="auto" w:fill="FFFFFF"/>
          </w:tcPr>
          <w:p w:rsidR="000D6D57" w:rsidP="00BD1AD0" w:rsidRDefault="000D6D57" w14:paraId="21293C6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bigint</w:t>
            </w:r>
          </w:p>
        </w:tc>
        <w:tc>
          <w:tcPr>
            <w:tcW w:w="1500" w:type="dxa"/>
            <w:shd w:val="clear" w:color="auto" w:fill="FFFFFF"/>
          </w:tcPr>
          <w:p w:rsidR="000D6D57" w:rsidP="00BD1AD0" w:rsidRDefault="000D6D57" w14:paraId="45FF604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711CB53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D6D57" w:rsidP="00BD1AD0" w:rsidRDefault="000D6D57" w14:paraId="7560043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22021894" w14:textId="77777777">
        <w:tc>
          <w:tcPr>
            <w:tcW w:w="1570" w:type="dxa"/>
            <w:shd w:val="clear" w:color="auto" w:fill="FFFFFF"/>
          </w:tcPr>
          <w:p w:rsidR="000D6D57" w:rsidP="00BD1AD0" w:rsidRDefault="000D6D57" w14:paraId="4B5217C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LCEL_OPERATION_TIME</w:t>
            </w:r>
          </w:p>
        </w:tc>
        <w:tc>
          <w:tcPr>
            <w:tcW w:w="1500" w:type="dxa"/>
            <w:shd w:val="clear" w:color="auto" w:fill="FFFFFF"/>
          </w:tcPr>
          <w:p w:rsidR="000D6D57" w:rsidP="00BD1AD0" w:rsidRDefault="000D6D57" w14:paraId="27666C2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ora inizio elaborazione</w:t>
            </w:r>
          </w:p>
        </w:tc>
        <w:tc>
          <w:tcPr>
            <w:tcW w:w="1500" w:type="dxa"/>
            <w:shd w:val="clear" w:color="auto" w:fill="FFFFFF"/>
          </w:tcPr>
          <w:p w:rsidR="000D6D57" w:rsidP="00BD1AD0" w:rsidRDefault="000D6D57" w14:paraId="1F51007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0D6D57" w:rsidP="00BD1AD0" w:rsidRDefault="000D6D57" w14:paraId="018BDAA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6D510BF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5944085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664CA5C3" w14:textId="77777777">
        <w:tc>
          <w:tcPr>
            <w:tcW w:w="1570" w:type="dxa"/>
            <w:shd w:val="clear" w:color="auto" w:fill="FFFFFF"/>
          </w:tcPr>
          <w:p w:rsidR="000D6D57" w:rsidP="00BD1AD0" w:rsidRDefault="000D6D57" w14:paraId="4575A71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LCEL_FK_LICE_ID</w:t>
            </w:r>
          </w:p>
        </w:tc>
        <w:tc>
          <w:tcPr>
            <w:tcW w:w="1500" w:type="dxa"/>
            <w:shd w:val="clear" w:color="auto" w:fill="FFFFFF"/>
          </w:tcPr>
          <w:p w:rsidR="000D6D57" w:rsidP="00BD1AD0" w:rsidRDefault="000D6D57" w14:paraId="4D987945" w14:textId="77777777">
            <w:pPr>
              <w:widowControl w:val="0"/>
              <w:autoSpaceDE w:val="0"/>
              <w:autoSpaceDN w:val="0"/>
              <w:rPr>
                <w:rFonts w:ascii="Calibri" w:hAnsi="Calibri" w:cs="Calibri"/>
                <w:snapToGrid w:val="0"/>
                <w:color w:val="000000"/>
                <w:sz w:val="16"/>
                <w:szCs w:val="16"/>
              </w:rPr>
            </w:pPr>
          </w:p>
        </w:tc>
        <w:tc>
          <w:tcPr>
            <w:tcW w:w="1500" w:type="dxa"/>
            <w:shd w:val="clear" w:color="auto" w:fill="FFFFFF"/>
          </w:tcPr>
          <w:p w:rsidR="000D6D57" w:rsidP="00BD1AD0" w:rsidRDefault="000D6D57" w14:paraId="6D712A5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bigint</w:t>
            </w:r>
          </w:p>
        </w:tc>
        <w:tc>
          <w:tcPr>
            <w:tcW w:w="1500" w:type="dxa"/>
            <w:shd w:val="clear" w:color="auto" w:fill="FFFFFF"/>
          </w:tcPr>
          <w:p w:rsidR="000D6D57" w:rsidP="00BD1AD0" w:rsidRDefault="000D6D57" w14:paraId="29719F5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06F9FFA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3FD194F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68C9B9F7" w14:textId="77777777">
        <w:tc>
          <w:tcPr>
            <w:tcW w:w="1570" w:type="dxa"/>
            <w:shd w:val="clear" w:color="auto" w:fill="FFFFFF"/>
          </w:tcPr>
          <w:p w:rsidR="000D6D57" w:rsidP="00BD1AD0" w:rsidRDefault="000D6D57" w14:paraId="2580287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LCEL_PUNTEGGIO</w:t>
            </w:r>
          </w:p>
        </w:tc>
        <w:tc>
          <w:tcPr>
            <w:tcW w:w="1500" w:type="dxa"/>
            <w:shd w:val="clear" w:color="auto" w:fill="FFFFFF"/>
          </w:tcPr>
          <w:p w:rsidR="000D6D57" w:rsidP="00BD1AD0" w:rsidRDefault="000D6D57" w14:paraId="409D5C6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Punteggio patente calcolato</w:t>
            </w:r>
          </w:p>
        </w:tc>
        <w:tc>
          <w:tcPr>
            <w:tcW w:w="1500" w:type="dxa"/>
            <w:shd w:val="clear" w:color="auto" w:fill="FFFFFF"/>
          </w:tcPr>
          <w:p w:rsidR="000D6D57" w:rsidP="00BD1AD0" w:rsidRDefault="000D6D57" w14:paraId="6FEDFEC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w:t>
            </w:r>
          </w:p>
        </w:tc>
        <w:tc>
          <w:tcPr>
            <w:tcW w:w="1500" w:type="dxa"/>
            <w:shd w:val="clear" w:color="auto" w:fill="FFFFFF"/>
          </w:tcPr>
          <w:p w:rsidR="000D6D57" w:rsidP="00BD1AD0" w:rsidRDefault="000D6D57" w14:paraId="1855118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128F640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21FC580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215D60D2" w14:textId="77777777">
        <w:tc>
          <w:tcPr>
            <w:tcW w:w="1570" w:type="dxa"/>
            <w:shd w:val="clear" w:color="auto" w:fill="FFFFFF"/>
          </w:tcPr>
          <w:p w:rsidR="000D6D57" w:rsidP="00BD1AD0" w:rsidRDefault="000D6D57" w14:paraId="1DF0262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LCEL_STATUS</w:t>
            </w:r>
          </w:p>
        </w:tc>
        <w:tc>
          <w:tcPr>
            <w:tcW w:w="1500" w:type="dxa"/>
            <w:shd w:val="clear" w:color="auto" w:fill="FFFFFF"/>
          </w:tcPr>
          <w:p w:rsidR="000D6D57" w:rsidP="00BD1AD0" w:rsidRDefault="000D6D57" w14:paraId="20F37AF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Stato dell'eleaborazione</w:t>
            </w:r>
          </w:p>
        </w:tc>
        <w:tc>
          <w:tcPr>
            <w:tcW w:w="1500" w:type="dxa"/>
            <w:shd w:val="clear" w:color="auto" w:fill="FFFFFF"/>
          </w:tcPr>
          <w:p w:rsidR="000D6D57" w:rsidP="00BD1AD0" w:rsidRDefault="000D6D57" w14:paraId="37C0E0F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w:t>
            </w:r>
          </w:p>
        </w:tc>
        <w:tc>
          <w:tcPr>
            <w:tcW w:w="1500" w:type="dxa"/>
            <w:shd w:val="clear" w:color="auto" w:fill="FFFFFF"/>
          </w:tcPr>
          <w:p w:rsidR="000D6D57" w:rsidP="00BD1AD0" w:rsidRDefault="000D6D57" w14:paraId="7D836D5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3607C93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63BE94B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Pr="00834990" w:rsidR="000D6D57" w:rsidP="002B4AC0" w:rsidRDefault="000D6D57" w14:paraId="035C9106" w14:textId="377E2212">
      <w:pPr>
        <w:pStyle w:val="Heading3"/>
        <w:rPr>
          <w:lang w:val="en-US"/>
        </w:rPr>
      </w:pPr>
      <w:bookmarkStart w:name="_Toc222417278" w:id="81"/>
      <w:r w:rsidRPr="00834990">
        <w:rPr>
          <w:lang w:val="en-US"/>
        </w:rPr>
        <w:t xml:space="preserve">Tabella </w:t>
      </w:r>
      <w:r w:rsidRPr="00834990" w:rsidR="00834990">
        <w:rPr>
          <w:lang w:val="en-US"/>
        </w:rPr>
        <w:t>LCEE_LICENSE_CREDIT_ENGINE_EXECUTIONS</w:t>
      </w:r>
      <w:bookmarkEnd w:id="81"/>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CF4664" w:rsidR="000D6D57" w:rsidTr="00BD1AD0" w14:paraId="223B8E0D" w14:textId="77777777">
        <w:trPr>
          <w:tblHeader/>
        </w:trPr>
        <w:tc>
          <w:tcPr>
            <w:tcW w:w="9070" w:type="dxa"/>
            <w:gridSpan w:val="6"/>
            <w:shd w:val="clear" w:color="auto" w:fill="A0A0A4"/>
          </w:tcPr>
          <w:p w:rsidRPr="00D947AF" w:rsidR="000D6D57" w:rsidP="00BD1AD0" w:rsidRDefault="000D6D57" w14:paraId="4B29EB7A" w14:textId="77777777">
            <w:pPr>
              <w:widowControl w:val="0"/>
              <w:autoSpaceDE w:val="0"/>
              <w:autoSpaceDN w:val="0"/>
              <w:rPr>
                <w:rFonts w:ascii="Calibri" w:hAnsi="Calibri" w:cs="Calibri"/>
                <w:b/>
                <w:bCs/>
                <w:snapToGrid w:val="0"/>
                <w:color w:val="000000"/>
                <w:sz w:val="16"/>
                <w:szCs w:val="16"/>
                <w:lang w:val="en-US"/>
              </w:rPr>
            </w:pPr>
            <w:r>
              <w:rPr>
                <w:rFonts w:ascii="Calibri" w:hAnsi="Calibri" w:cs="Calibri"/>
                <w:sz w:val="20"/>
                <w:szCs w:val="20"/>
              </w:rPr>
              <w:fldChar w:fldCharType="begin"/>
            </w:r>
            <w:r w:rsidRPr="00D947AF">
              <w:rPr>
                <w:rFonts w:ascii="Calibri" w:hAnsi="Calibri" w:cs="Calibri"/>
                <w:sz w:val="20"/>
                <w:szCs w:val="20"/>
                <w:lang w:val="en-US"/>
              </w:rPr>
              <w:instrText>tc  \l 2 "Column(s) of \"LCEE_LICENSE_CREDIT_ENGINE_EXECUTIONS\" Table"</w:instrText>
            </w:r>
            <w:r>
              <w:rPr>
                <w:rFonts w:ascii="Calibri" w:hAnsi="Calibri" w:cs="Calibri"/>
                <w:sz w:val="20"/>
                <w:szCs w:val="20"/>
              </w:rPr>
              <w:fldChar w:fldCharType="end"/>
            </w:r>
            <w:r w:rsidRPr="00D947AF">
              <w:rPr>
                <w:rFonts w:ascii="Calibri" w:hAnsi="Calibri" w:cs="Calibri"/>
                <w:b/>
                <w:bCs/>
                <w:snapToGrid w:val="0"/>
                <w:color w:val="000000"/>
                <w:sz w:val="16"/>
                <w:szCs w:val="16"/>
                <w:lang w:val="en-US"/>
              </w:rPr>
              <w:t>LCEE_LICENSE_CREDIT_ENGINE_EXECUTIONS</w:t>
            </w:r>
          </w:p>
        </w:tc>
      </w:tr>
      <w:tr w:rsidR="000D6D57" w:rsidTr="00BD1AD0" w14:paraId="19B59B8C" w14:textId="77777777">
        <w:trPr>
          <w:tblHeader/>
        </w:trPr>
        <w:tc>
          <w:tcPr>
            <w:tcW w:w="1570" w:type="dxa"/>
            <w:shd w:val="clear" w:color="auto" w:fill="C0C0C0"/>
          </w:tcPr>
          <w:p w:rsidR="000D6D57" w:rsidP="00BD1AD0" w:rsidRDefault="000D6D57" w14:paraId="61C53D5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0D6D57" w:rsidP="00BD1AD0" w:rsidRDefault="000D6D57" w14:paraId="66CE604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0D6D57" w:rsidP="00BD1AD0" w:rsidRDefault="000D6D57" w14:paraId="164FAC48"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0D6D57" w:rsidP="00BD1AD0" w:rsidRDefault="000D6D57" w14:paraId="0990F3A4"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0D6D57" w:rsidP="00BD1AD0" w:rsidRDefault="000D6D57" w14:paraId="18DF97DF"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0D6D57" w:rsidP="00BD1AD0" w:rsidRDefault="000D6D57" w14:paraId="54D20FD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0D6D57" w:rsidTr="00BD1AD0" w14:paraId="2C32A3CB" w14:textId="77777777">
        <w:tc>
          <w:tcPr>
            <w:tcW w:w="1570" w:type="dxa"/>
            <w:shd w:val="clear" w:color="auto" w:fill="FFFFFF"/>
          </w:tcPr>
          <w:p w:rsidR="000D6D57" w:rsidP="00BD1AD0" w:rsidRDefault="000D6D57" w14:paraId="671CFC6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LCEE_ID</w:t>
            </w:r>
          </w:p>
        </w:tc>
        <w:tc>
          <w:tcPr>
            <w:tcW w:w="1500" w:type="dxa"/>
            <w:shd w:val="clear" w:color="auto" w:fill="FFFFFF"/>
          </w:tcPr>
          <w:p w:rsidR="000D6D57" w:rsidP="00BD1AD0" w:rsidRDefault="000D6D57" w14:paraId="5E0D1F7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esecuzione motore</w:t>
            </w:r>
          </w:p>
        </w:tc>
        <w:tc>
          <w:tcPr>
            <w:tcW w:w="1500" w:type="dxa"/>
            <w:shd w:val="clear" w:color="auto" w:fill="FFFFFF"/>
          </w:tcPr>
          <w:p w:rsidR="000D6D57" w:rsidP="00BD1AD0" w:rsidRDefault="000D6D57" w14:paraId="387CFCB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bigint</w:t>
            </w:r>
          </w:p>
        </w:tc>
        <w:tc>
          <w:tcPr>
            <w:tcW w:w="1500" w:type="dxa"/>
            <w:shd w:val="clear" w:color="auto" w:fill="FFFFFF"/>
          </w:tcPr>
          <w:p w:rsidR="000D6D57" w:rsidP="00BD1AD0" w:rsidRDefault="000D6D57" w14:paraId="2DF79BD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D6D57" w:rsidP="00BD1AD0" w:rsidRDefault="000D6D57" w14:paraId="0F22A37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3EE682B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IDENTITY</w:t>
            </w:r>
          </w:p>
        </w:tc>
      </w:tr>
      <w:tr w:rsidR="000D6D57" w:rsidTr="00BD1AD0" w14:paraId="1FCAA102" w14:textId="77777777">
        <w:tc>
          <w:tcPr>
            <w:tcW w:w="1570" w:type="dxa"/>
            <w:shd w:val="clear" w:color="auto" w:fill="FFFFFF"/>
          </w:tcPr>
          <w:p w:rsidR="000D6D57" w:rsidP="00BD1AD0" w:rsidRDefault="000D6D57" w14:paraId="2DC2646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LCEE_START_TIME</w:t>
            </w:r>
          </w:p>
        </w:tc>
        <w:tc>
          <w:tcPr>
            <w:tcW w:w="1500" w:type="dxa"/>
            <w:shd w:val="clear" w:color="auto" w:fill="FFFFFF"/>
          </w:tcPr>
          <w:p w:rsidR="000D6D57" w:rsidP="00BD1AD0" w:rsidRDefault="000D6D57" w14:paraId="1591E1F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ora inizio esecuzione</w:t>
            </w:r>
          </w:p>
        </w:tc>
        <w:tc>
          <w:tcPr>
            <w:tcW w:w="1500" w:type="dxa"/>
            <w:shd w:val="clear" w:color="auto" w:fill="FFFFFF"/>
          </w:tcPr>
          <w:p w:rsidR="000D6D57" w:rsidP="00BD1AD0" w:rsidRDefault="000D6D57" w14:paraId="189581F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0D6D57" w:rsidP="00BD1AD0" w:rsidRDefault="000D6D57" w14:paraId="3AA7A90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4D0CA2F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78D5091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67719717" w14:textId="77777777">
        <w:tc>
          <w:tcPr>
            <w:tcW w:w="1570" w:type="dxa"/>
            <w:shd w:val="clear" w:color="auto" w:fill="FFFFFF"/>
          </w:tcPr>
          <w:p w:rsidR="000D6D57" w:rsidP="00BD1AD0" w:rsidRDefault="000D6D57" w14:paraId="3B8F81B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LCEE_END_TIME</w:t>
            </w:r>
          </w:p>
        </w:tc>
        <w:tc>
          <w:tcPr>
            <w:tcW w:w="1500" w:type="dxa"/>
            <w:shd w:val="clear" w:color="auto" w:fill="FFFFFF"/>
          </w:tcPr>
          <w:p w:rsidR="000D6D57" w:rsidP="00BD1AD0" w:rsidRDefault="000D6D57" w14:paraId="0B6F7DC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ora fine esecuzione</w:t>
            </w:r>
          </w:p>
        </w:tc>
        <w:tc>
          <w:tcPr>
            <w:tcW w:w="1500" w:type="dxa"/>
            <w:shd w:val="clear" w:color="auto" w:fill="FFFFFF"/>
          </w:tcPr>
          <w:p w:rsidR="000D6D57" w:rsidP="00BD1AD0" w:rsidRDefault="000D6D57" w14:paraId="4F3A10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0D6D57" w:rsidP="00BD1AD0" w:rsidRDefault="000D6D57" w14:paraId="018A19C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2A0BEC4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2674BC8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D6D57" w:rsidTr="00BD1AD0" w14:paraId="114CA616" w14:textId="77777777">
        <w:tc>
          <w:tcPr>
            <w:tcW w:w="1570" w:type="dxa"/>
            <w:shd w:val="clear" w:color="auto" w:fill="FFFFFF"/>
          </w:tcPr>
          <w:p w:rsidR="000D6D57" w:rsidP="00BD1AD0" w:rsidRDefault="000D6D57" w14:paraId="0BBE423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LCEE_STATUS</w:t>
            </w:r>
          </w:p>
        </w:tc>
        <w:tc>
          <w:tcPr>
            <w:tcW w:w="1500" w:type="dxa"/>
            <w:shd w:val="clear" w:color="auto" w:fill="FFFFFF"/>
          </w:tcPr>
          <w:p w:rsidR="000D6D57" w:rsidP="00BD1AD0" w:rsidRDefault="000D6D57" w14:paraId="1CFEBC2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Stato esecuzione</w:t>
            </w:r>
          </w:p>
        </w:tc>
        <w:tc>
          <w:tcPr>
            <w:tcW w:w="1500" w:type="dxa"/>
            <w:shd w:val="clear" w:color="auto" w:fill="FFFFFF"/>
          </w:tcPr>
          <w:p w:rsidR="000D6D57" w:rsidP="00BD1AD0" w:rsidRDefault="000D6D57" w14:paraId="7385EAC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w:t>
            </w:r>
          </w:p>
        </w:tc>
        <w:tc>
          <w:tcPr>
            <w:tcW w:w="1500" w:type="dxa"/>
            <w:shd w:val="clear" w:color="auto" w:fill="FFFFFF"/>
          </w:tcPr>
          <w:p w:rsidR="000D6D57" w:rsidP="00BD1AD0" w:rsidRDefault="000D6D57" w14:paraId="738CCBB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7B708D1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27E1823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D6D57" w:rsidTr="00BD1AD0" w14:paraId="242F7DE2" w14:textId="77777777">
        <w:tc>
          <w:tcPr>
            <w:tcW w:w="1570" w:type="dxa"/>
            <w:shd w:val="clear" w:color="auto" w:fill="FFFFFF"/>
          </w:tcPr>
          <w:p w:rsidR="000D6D57" w:rsidP="00BD1AD0" w:rsidRDefault="000D6D57" w14:paraId="448C5F6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LCEE_UPDATE_USER</w:t>
            </w:r>
          </w:p>
        </w:tc>
        <w:tc>
          <w:tcPr>
            <w:tcW w:w="1500" w:type="dxa"/>
            <w:shd w:val="clear" w:color="auto" w:fill="FFFFFF"/>
          </w:tcPr>
          <w:p w:rsidR="000D6D57" w:rsidP="00BD1AD0" w:rsidRDefault="000D6D57" w14:paraId="5833C75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che ha effettuato l'ultima esecuzione</w:t>
            </w:r>
          </w:p>
        </w:tc>
        <w:tc>
          <w:tcPr>
            <w:tcW w:w="1500" w:type="dxa"/>
            <w:shd w:val="clear" w:color="auto" w:fill="FFFFFF"/>
          </w:tcPr>
          <w:p w:rsidR="000D6D57" w:rsidP="00BD1AD0" w:rsidRDefault="000D6D57" w14:paraId="5573D3F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0D6D57" w:rsidP="00BD1AD0" w:rsidRDefault="000D6D57" w14:paraId="57975F6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6533E6D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132C43B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D6D57" w:rsidTr="00BD1AD0" w14:paraId="3DD2CDD3" w14:textId="77777777">
        <w:tc>
          <w:tcPr>
            <w:tcW w:w="1570" w:type="dxa"/>
            <w:shd w:val="clear" w:color="auto" w:fill="FFFFFF"/>
          </w:tcPr>
          <w:p w:rsidR="000D6D57" w:rsidP="00BD1AD0" w:rsidRDefault="000D6D57" w14:paraId="4CFD00D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LCEE_UPDATE_DATE</w:t>
            </w:r>
          </w:p>
        </w:tc>
        <w:tc>
          <w:tcPr>
            <w:tcW w:w="1500" w:type="dxa"/>
            <w:shd w:val="clear" w:color="auto" w:fill="FFFFFF"/>
          </w:tcPr>
          <w:p w:rsidR="000D6D57" w:rsidP="00BD1AD0" w:rsidRDefault="000D6D57" w14:paraId="2117469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 cui l'utente ha effettuato l'ultima esecuzione</w:t>
            </w:r>
          </w:p>
        </w:tc>
        <w:tc>
          <w:tcPr>
            <w:tcW w:w="1500" w:type="dxa"/>
            <w:shd w:val="clear" w:color="auto" w:fill="FFFFFF"/>
          </w:tcPr>
          <w:p w:rsidR="000D6D57" w:rsidP="00BD1AD0" w:rsidRDefault="000D6D57" w14:paraId="14FB4DE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0D6D57" w:rsidP="00BD1AD0" w:rsidRDefault="000D6D57" w14:paraId="07E8118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6CF5188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11BA942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Pr="009B6767" w:rsidR="000D6D57" w:rsidP="002B4AC0" w:rsidRDefault="000D6D57" w14:paraId="5DFABD2D" w14:textId="7C5A417B">
      <w:pPr>
        <w:pStyle w:val="Heading3"/>
      </w:pPr>
      <w:bookmarkStart w:name="_Toc222417279" w:id="82"/>
      <w:r w:rsidRPr="009B6767">
        <w:t>Tabella</w:t>
      </w:r>
      <w:r>
        <w:t xml:space="preserve"> </w:t>
      </w:r>
      <w:r w:rsidRPr="0021066B" w:rsidR="0021066B">
        <w:t>license_credits_rule</w:t>
      </w:r>
      <w:bookmarkEnd w:id="82"/>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D947AF" w:rsidR="000D6D57" w:rsidTr="00BD1AD0" w14:paraId="6C804747" w14:textId="77777777">
        <w:trPr>
          <w:tblHeader/>
        </w:trPr>
        <w:tc>
          <w:tcPr>
            <w:tcW w:w="9070" w:type="dxa"/>
            <w:gridSpan w:val="6"/>
            <w:shd w:val="clear" w:color="auto" w:fill="A0A0A4"/>
          </w:tcPr>
          <w:p w:rsidRPr="00D947AF" w:rsidR="000D6D57" w:rsidP="00BD1AD0" w:rsidRDefault="000D6D57" w14:paraId="310D764D" w14:textId="77777777">
            <w:pPr>
              <w:widowControl w:val="0"/>
              <w:autoSpaceDE w:val="0"/>
              <w:autoSpaceDN w:val="0"/>
              <w:rPr>
                <w:rFonts w:ascii="Calibri" w:hAnsi="Calibri" w:cs="Calibri"/>
                <w:b/>
                <w:bCs/>
                <w:snapToGrid w:val="0"/>
                <w:color w:val="000000"/>
                <w:sz w:val="16"/>
                <w:szCs w:val="16"/>
                <w:lang w:val="en-US"/>
              </w:rPr>
            </w:pPr>
            <w:r>
              <w:rPr>
                <w:rFonts w:ascii="Calibri" w:hAnsi="Calibri" w:cs="Calibri"/>
                <w:sz w:val="20"/>
                <w:szCs w:val="20"/>
              </w:rPr>
              <w:fldChar w:fldCharType="begin"/>
            </w:r>
            <w:r w:rsidRPr="00D947AF">
              <w:rPr>
                <w:rFonts w:ascii="Calibri" w:hAnsi="Calibri" w:cs="Calibri"/>
                <w:sz w:val="20"/>
                <w:szCs w:val="20"/>
                <w:lang w:val="en-US"/>
              </w:rPr>
              <w:instrText>tc  \l 2 "Column(s) of \"license_credits_rule\" Table"</w:instrText>
            </w:r>
            <w:r>
              <w:rPr>
                <w:rFonts w:ascii="Calibri" w:hAnsi="Calibri" w:cs="Calibri"/>
                <w:sz w:val="20"/>
                <w:szCs w:val="20"/>
              </w:rPr>
              <w:fldChar w:fldCharType="end"/>
            </w:r>
            <w:r w:rsidRPr="00D947AF">
              <w:rPr>
                <w:rFonts w:ascii="Calibri" w:hAnsi="Calibri" w:cs="Calibri"/>
                <w:b/>
                <w:bCs/>
                <w:snapToGrid w:val="0"/>
                <w:color w:val="000000"/>
                <w:sz w:val="16"/>
                <w:szCs w:val="16"/>
                <w:lang w:val="en-US"/>
              </w:rPr>
              <w:t>license_credits_rule</w:t>
            </w:r>
          </w:p>
        </w:tc>
      </w:tr>
      <w:tr w:rsidR="000D6D57" w:rsidTr="00BD1AD0" w14:paraId="3CA355C3" w14:textId="77777777">
        <w:trPr>
          <w:tblHeader/>
        </w:trPr>
        <w:tc>
          <w:tcPr>
            <w:tcW w:w="1570" w:type="dxa"/>
            <w:shd w:val="clear" w:color="auto" w:fill="C0C0C0"/>
          </w:tcPr>
          <w:p w:rsidR="000D6D57" w:rsidP="00BD1AD0" w:rsidRDefault="000D6D57" w14:paraId="103B70C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0D6D57" w:rsidP="00BD1AD0" w:rsidRDefault="000D6D57" w14:paraId="5362FB4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0D6D57" w:rsidP="00BD1AD0" w:rsidRDefault="000D6D57" w14:paraId="174EC35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0D6D57" w:rsidP="00BD1AD0" w:rsidRDefault="000D6D57" w14:paraId="43A88D56"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0D6D57" w:rsidP="00BD1AD0" w:rsidRDefault="000D6D57" w14:paraId="344306F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0D6D57" w:rsidP="00BD1AD0" w:rsidRDefault="000D6D57" w14:paraId="0A6E1835"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0D6D57" w:rsidTr="00BD1AD0" w14:paraId="48C58BC4" w14:textId="77777777">
        <w:tc>
          <w:tcPr>
            <w:tcW w:w="1570" w:type="dxa"/>
            <w:shd w:val="clear" w:color="auto" w:fill="FFFFFF"/>
          </w:tcPr>
          <w:p w:rsidR="000D6D57" w:rsidP="00BD1AD0" w:rsidRDefault="000D6D57" w14:paraId="611DEFA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w:t>
            </w:r>
          </w:p>
        </w:tc>
        <w:tc>
          <w:tcPr>
            <w:tcW w:w="1500" w:type="dxa"/>
            <w:shd w:val="clear" w:color="auto" w:fill="FFFFFF"/>
          </w:tcPr>
          <w:p w:rsidR="000D6D57" w:rsidP="00BD1AD0" w:rsidRDefault="000D6D57" w14:paraId="547EF2D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Identificativo numerico della regola di calcolo per </w:t>
            </w:r>
            <w:r>
              <w:rPr>
                <w:rFonts w:ascii="Calibri" w:hAnsi="Calibri" w:cs="Calibri"/>
                <w:snapToGrid w:val="0"/>
                <w:color w:val="000000"/>
                <w:sz w:val="16"/>
                <w:szCs w:val="16"/>
              </w:rPr>
              <w:t>l'assegnazione dei crediti di una patente</w:t>
            </w:r>
          </w:p>
        </w:tc>
        <w:tc>
          <w:tcPr>
            <w:tcW w:w="1500" w:type="dxa"/>
            <w:shd w:val="clear" w:color="auto" w:fill="FFFFFF"/>
          </w:tcPr>
          <w:p w:rsidR="000D6D57" w:rsidP="00BD1AD0" w:rsidRDefault="000D6D57" w14:paraId="2538006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w:t>
            </w:r>
          </w:p>
        </w:tc>
        <w:tc>
          <w:tcPr>
            <w:tcW w:w="1500" w:type="dxa"/>
            <w:shd w:val="clear" w:color="auto" w:fill="FFFFFF"/>
          </w:tcPr>
          <w:p w:rsidR="000D6D57" w:rsidP="00BD1AD0" w:rsidRDefault="000D6D57" w14:paraId="7074030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0D6D57" w:rsidP="00BD1AD0" w:rsidRDefault="000D6D57" w14:paraId="2DA5D3D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4DBC383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2BC76C27" w14:textId="77777777">
        <w:tc>
          <w:tcPr>
            <w:tcW w:w="1570" w:type="dxa"/>
            <w:shd w:val="clear" w:color="auto" w:fill="FFFFFF"/>
          </w:tcPr>
          <w:p w:rsidR="000D6D57" w:rsidP="00BD1AD0" w:rsidRDefault="000D6D57" w14:paraId="5D8FCCB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ext_id</w:t>
            </w:r>
          </w:p>
        </w:tc>
        <w:tc>
          <w:tcPr>
            <w:tcW w:w="1500" w:type="dxa"/>
            <w:shd w:val="clear" w:color="auto" w:fill="FFFFFF"/>
          </w:tcPr>
          <w:p w:rsidR="000D6D57" w:rsidP="00BD1AD0" w:rsidRDefault="000D6D57" w14:paraId="70ADABF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alfanumerico della regola di calcolo per l'assegnazione dei crediti di una patente</w:t>
            </w:r>
          </w:p>
        </w:tc>
        <w:tc>
          <w:tcPr>
            <w:tcW w:w="1500" w:type="dxa"/>
            <w:shd w:val="clear" w:color="auto" w:fill="FFFFFF"/>
          </w:tcPr>
          <w:p w:rsidR="000D6D57" w:rsidP="00BD1AD0" w:rsidRDefault="000D6D57" w14:paraId="51AB565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uniqueidentifier</w:t>
            </w:r>
          </w:p>
        </w:tc>
        <w:tc>
          <w:tcPr>
            <w:tcW w:w="1500" w:type="dxa"/>
            <w:shd w:val="clear" w:color="auto" w:fill="FFFFFF"/>
          </w:tcPr>
          <w:p w:rsidR="000D6D57" w:rsidP="00BD1AD0" w:rsidRDefault="000D6D57" w14:paraId="351BE3D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0A010E6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6591F74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53BC6D8C" w14:textId="77777777">
        <w:tc>
          <w:tcPr>
            <w:tcW w:w="1570" w:type="dxa"/>
            <w:shd w:val="clear" w:color="auto" w:fill="FFFFFF"/>
          </w:tcPr>
          <w:p w:rsidR="000D6D57" w:rsidP="00BD1AD0" w:rsidRDefault="000D6D57" w14:paraId="1C8CF17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label</w:t>
            </w:r>
          </w:p>
        </w:tc>
        <w:tc>
          <w:tcPr>
            <w:tcW w:w="1500" w:type="dxa"/>
            <w:shd w:val="clear" w:color="auto" w:fill="FFFFFF"/>
          </w:tcPr>
          <w:p w:rsidR="000D6D57" w:rsidP="00BD1AD0" w:rsidRDefault="000D6D57" w14:paraId="6617CE7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Descrizione breve</w:t>
            </w:r>
          </w:p>
        </w:tc>
        <w:tc>
          <w:tcPr>
            <w:tcW w:w="1500" w:type="dxa"/>
            <w:shd w:val="clear" w:color="auto" w:fill="FFFFFF"/>
          </w:tcPr>
          <w:p w:rsidR="000D6D57" w:rsidP="00BD1AD0" w:rsidRDefault="000D6D57" w14:paraId="3A57ED6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varchar(256)</w:t>
            </w:r>
          </w:p>
        </w:tc>
        <w:tc>
          <w:tcPr>
            <w:tcW w:w="1500" w:type="dxa"/>
            <w:shd w:val="clear" w:color="auto" w:fill="FFFFFF"/>
          </w:tcPr>
          <w:p w:rsidR="000D6D57" w:rsidP="00BD1AD0" w:rsidRDefault="000D6D57" w14:paraId="5A3BDAF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454C1F4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1459CA8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7935322B" w14:textId="77777777">
        <w:tc>
          <w:tcPr>
            <w:tcW w:w="1570" w:type="dxa"/>
            <w:shd w:val="clear" w:color="auto" w:fill="FFFFFF"/>
          </w:tcPr>
          <w:p w:rsidR="000D6D57" w:rsidP="00BD1AD0" w:rsidRDefault="000D6D57" w14:paraId="7EC3640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rule_condition</w:t>
            </w:r>
          </w:p>
        </w:tc>
        <w:tc>
          <w:tcPr>
            <w:tcW w:w="1500" w:type="dxa"/>
            <w:shd w:val="clear" w:color="auto" w:fill="FFFFFF"/>
          </w:tcPr>
          <w:p w:rsidR="000D6D57" w:rsidP="00BD1AD0" w:rsidRDefault="000D6D57" w14:paraId="28E16E6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Condizione per l'applicazione della regola</w:t>
            </w:r>
          </w:p>
        </w:tc>
        <w:tc>
          <w:tcPr>
            <w:tcW w:w="1500" w:type="dxa"/>
            <w:shd w:val="clear" w:color="auto" w:fill="FFFFFF"/>
          </w:tcPr>
          <w:p w:rsidR="000D6D57" w:rsidP="00BD1AD0" w:rsidRDefault="000D6D57" w14:paraId="6B54799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varchar(2048)</w:t>
            </w:r>
          </w:p>
        </w:tc>
        <w:tc>
          <w:tcPr>
            <w:tcW w:w="1500" w:type="dxa"/>
            <w:shd w:val="clear" w:color="auto" w:fill="FFFFFF"/>
          </w:tcPr>
          <w:p w:rsidR="000D6D57" w:rsidP="00BD1AD0" w:rsidRDefault="000D6D57" w14:paraId="22C9ADD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2E1DC62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474690F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573F4AEF" w14:textId="77777777">
        <w:tc>
          <w:tcPr>
            <w:tcW w:w="1570" w:type="dxa"/>
            <w:shd w:val="clear" w:color="auto" w:fill="FFFFFF"/>
          </w:tcPr>
          <w:p w:rsidR="000D6D57" w:rsidP="00BD1AD0" w:rsidRDefault="000D6D57" w14:paraId="08D289E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rule_action</w:t>
            </w:r>
          </w:p>
        </w:tc>
        <w:tc>
          <w:tcPr>
            <w:tcW w:w="1500" w:type="dxa"/>
            <w:shd w:val="clear" w:color="auto" w:fill="FFFFFF"/>
          </w:tcPr>
          <w:p w:rsidR="000D6D57" w:rsidP="00BD1AD0" w:rsidRDefault="000D6D57" w14:paraId="1001BE3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Azioni sul calcolo del punteggio</w:t>
            </w:r>
          </w:p>
        </w:tc>
        <w:tc>
          <w:tcPr>
            <w:tcW w:w="1500" w:type="dxa"/>
            <w:shd w:val="clear" w:color="auto" w:fill="FFFFFF"/>
          </w:tcPr>
          <w:p w:rsidR="000D6D57" w:rsidP="00BD1AD0" w:rsidRDefault="000D6D57" w14:paraId="2DEBD0A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varchar(2048)</w:t>
            </w:r>
          </w:p>
        </w:tc>
        <w:tc>
          <w:tcPr>
            <w:tcW w:w="1500" w:type="dxa"/>
            <w:shd w:val="clear" w:color="auto" w:fill="FFFFFF"/>
          </w:tcPr>
          <w:p w:rsidR="000D6D57" w:rsidP="00BD1AD0" w:rsidRDefault="000D6D57" w14:paraId="4AB13E4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0CAE59C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17B6B4B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31C59106" w14:textId="77777777">
        <w:tc>
          <w:tcPr>
            <w:tcW w:w="1570" w:type="dxa"/>
            <w:shd w:val="clear" w:color="auto" w:fill="FFFFFF"/>
          </w:tcPr>
          <w:p w:rsidR="000D6D57" w:rsidP="00BD1AD0" w:rsidRDefault="000D6D57" w14:paraId="322AA21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credit</w:t>
            </w:r>
          </w:p>
        </w:tc>
        <w:tc>
          <w:tcPr>
            <w:tcW w:w="1500" w:type="dxa"/>
            <w:shd w:val="clear" w:color="auto" w:fill="FFFFFF"/>
          </w:tcPr>
          <w:p w:rsidR="000D6D57" w:rsidP="00BD1AD0" w:rsidRDefault="000D6D57" w14:paraId="2899427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Crediti associati alla regola</w:t>
            </w:r>
          </w:p>
        </w:tc>
        <w:tc>
          <w:tcPr>
            <w:tcW w:w="1500" w:type="dxa"/>
            <w:shd w:val="clear" w:color="auto" w:fill="FFFFFF"/>
          </w:tcPr>
          <w:p w:rsidR="000D6D57" w:rsidP="00BD1AD0" w:rsidRDefault="000D6D57" w14:paraId="1A96CD1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w:t>
            </w:r>
          </w:p>
        </w:tc>
        <w:tc>
          <w:tcPr>
            <w:tcW w:w="1500" w:type="dxa"/>
            <w:shd w:val="clear" w:color="auto" w:fill="FFFFFF"/>
          </w:tcPr>
          <w:p w:rsidR="000D6D57" w:rsidP="00BD1AD0" w:rsidRDefault="000D6D57" w14:paraId="264664E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759A270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35D7C5A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0D6D57" w:rsidTr="00BD1AD0" w14:paraId="4BCADD74" w14:textId="77777777">
        <w:tc>
          <w:tcPr>
            <w:tcW w:w="1570" w:type="dxa"/>
            <w:shd w:val="clear" w:color="auto" w:fill="FFFFFF"/>
          </w:tcPr>
          <w:p w:rsidR="000D6D57" w:rsidP="00BD1AD0" w:rsidRDefault="000D6D57" w14:paraId="03595D5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description</w:t>
            </w:r>
          </w:p>
        </w:tc>
        <w:tc>
          <w:tcPr>
            <w:tcW w:w="1500" w:type="dxa"/>
            <w:shd w:val="clear" w:color="auto" w:fill="FFFFFF"/>
          </w:tcPr>
          <w:p w:rsidR="000D6D57" w:rsidP="00BD1AD0" w:rsidRDefault="000D6D57" w14:paraId="165F658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Descrizione estesa</w:t>
            </w:r>
          </w:p>
        </w:tc>
        <w:tc>
          <w:tcPr>
            <w:tcW w:w="1500" w:type="dxa"/>
            <w:shd w:val="clear" w:color="auto" w:fill="FFFFFF"/>
          </w:tcPr>
          <w:p w:rsidR="000D6D57" w:rsidP="00BD1AD0" w:rsidRDefault="000D6D57" w14:paraId="64C663A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varchar(2048)</w:t>
            </w:r>
          </w:p>
        </w:tc>
        <w:tc>
          <w:tcPr>
            <w:tcW w:w="1500" w:type="dxa"/>
            <w:shd w:val="clear" w:color="auto" w:fill="FFFFFF"/>
          </w:tcPr>
          <w:p w:rsidR="000D6D57" w:rsidP="00BD1AD0" w:rsidRDefault="000D6D57" w14:paraId="29E9CA5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09037EA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661EEF2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D6D57" w:rsidTr="00BD1AD0" w14:paraId="7502C3F2" w14:textId="77777777">
        <w:tc>
          <w:tcPr>
            <w:tcW w:w="1570" w:type="dxa"/>
            <w:shd w:val="clear" w:color="auto" w:fill="FFFFFF"/>
          </w:tcPr>
          <w:p w:rsidR="000D6D57" w:rsidP="00BD1AD0" w:rsidRDefault="000D6D57" w14:paraId="409E7CE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RULE_START_DATE</w:t>
            </w:r>
          </w:p>
        </w:tc>
        <w:tc>
          <w:tcPr>
            <w:tcW w:w="1500" w:type="dxa"/>
            <w:shd w:val="clear" w:color="auto" w:fill="FFFFFF"/>
          </w:tcPr>
          <w:p w:rsidR="000D6D57" w:rsidP="00BD1AD0" w:rsidRDefault="000D6D57" w14:paraId="1B29F0D3" w14:textId="77777777">
            <w:pPr>
              <w:widowControl w:val="0"/>
              <w:autoSpaceDE w:val="0"/>
              <w:autoSpaceDN w:val="0"/>
              <w:rPr>
                <w:rFonts w:ascii="Calibri" w:hAnsi="Calibri" w:cs="Calibri"/>
                <w:snapToGrid w:val="0"/>
                <w:color w:val="000000"/>
                <w:sz w:val="16"/>
                <w:szCs w:val="16"/>
              </w:rPr>
            </w:pPr>
          </w:p>
        </w:tc>
        <w:tc>
          <w:tcPr>
            <w:tcW w:w="1500" w:type="dxa"/>
            <w:shd w:val="clear" w:color="auto" w:fill="FFFFFF"/>
          </w:tcPr>
          <w:p w:rsidR="000D6D57" w:rsidP="00BD1AD0" w:rsidRDefault="000D6D57" w14:paraId="330898C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0D6D57" w:rsidP="00BD1AD0" w:rsidRDefault="000D6D57" w14:paraId="6BD9169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024500C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2C3B2B8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D6D57" w:rsidTr="00BD1AD0" w14:paraId="59CEC83A" w14:textId="77777777">
        <w:tc>
          <w:tcPr>
            <w:tcW w:w="1570" w:type="dxa"/>
            <w:shd w:val="clear" w:color="auto" w:fill="FFFFFF"/>
          </w:tcPr>
          <w:p w:rsidR="000D6D57" w:rsidP="00BD1AD0" w:rsidRDefault="000D6D57" w14:paraId="0624183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RULE_END_DATE</w:t>
            </w:r>
          </w:p>
        </w:tc>
        <w:tc>
          <w:tcPr>
            <w:tcW w:w="1500" w:type="dxa"/>
            <w:shd w:val="clear" w:color="auto" w:fill="FFFFFF"/>
          </w:tcPr>
          <w:p w:rsidR="000D6D57" w:rsidP="00BD1AD0" w:rsidRDefault="000D6D57" w14:paraId="31C1049D" w14:textId="77777777">
            <w:pPr>
              <w:widowControl w:val="0"/>
              <w:autoSpaceDE w:val="0"/>
              <w:autoSpaceDN w:val="0"/>
              <w:rPr>
                <w:rFonts w:ascii="Calibri" w:hAnsi="Calibri" w:cs="Calibri"/>
                <w:snapToGrid w:val="0"/>
                <w:color w:val="000000"/>
                <w:sz w:val="16"/>
                <w:szCs w:val="16"/>
              </w:rPr>
            </w:pPr>
          </w:p>
        </w:tc>
        <w:tc>
          <w:tcPr>
            <w:tcW w:w="1500" w:type="dxa"/>
            <w:shd w:val="clear" w:color="auto" w:fill="FFFFFF"/>
          </w:tcPr>
          <w:p w:rsidR="000D6D57" w:rsidP="00BD1AD0" w:rsidRDefault="000D6D57" w14:paraId="54DADBB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0D6D57" w:rsidP="00BD1AD0" w:rsidRDefault="000D6D57" w14:paraId="6B2AFB4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6AF6B4C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1582E6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D6D57" w:rsidTr="00BD1AD0" w14:paraId="6BCD63E3" w14:textId="77777777">
        <w:tc>
          <w:tcPr>
            <w:tcW w:w="1570" w:type="dxa"/>
            <w:shd w:val="clear" w:color="auto" w:fill="FFFFFF"/>
          </w:tcPr>
          <w:p w:rsidR="000D6D57" w:rsidP="00BD1AD0" w:rsidRDefault="000D6D57" w14:paraId="6CE430B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DROOLS_RULE_SALIENCE</w:t>
            </w:r>
          </w:p>
        </w:tc>
        <w:tc>
          <w:tcPr>
            <w:tcW w:w="1500" w:type="dxa"/>
            <w:shd w:val="clear" w:color="auto" w:fill="FFFFFF"/>
          </w:tcPr>
          <w:p w:rsidR="000D6D57" w:rsidP="00BD1AD0" w:rsidRDefault="000D6D57" w14:paraId="092E8A1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Indica la priorità di valutazione della regola. Un valore più alto è una priorità più alta. Può assumere valori negativi</w:t>
            </w:r>
          </w:p>
        </w:tc>
        <w:tc>
          <w:tcPr>
            <w:tcW w:w="1500" w:type="dxa"/>
            <w:shd w:val="clear" w:color="auto" w:fill="FFFFFF"/>
          </w:tcPr>
          <w:p w:rsidR="000D6D57" w:rsidP="00BD1AD0" w:rsidRDefault="000D6D57" w14:paraId="59738C0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0D6D57" w:rsidP="00BD1AD0" w:rsidRDefault="000D6D57" w14:paraId="40D10C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2ECBA21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5516EEA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D6D57" w:rsidTr="00BD1AD0" w14:paraId="094A2F11" w14:textId="77777777">
        <w:tc>
          <w:tcPr>
            <w:tcW w:w="1570" w:type="dxa"/>
            <w:shd w:val="clear" w:color="auto" w:fill="FFFFFF"/>
          </w:tcPr>
          <w:p w:rsidR="000D6D57" w:rsidP="00BD1AD0" w:rsidRDefault="000D6D57" w14:paraId="417DEDA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DROOLS_RULE_ACTIVATION_GROUP</w:t>
            </w:r>
          </w:p>
        </w:tc>
        <w:tc>
          <w:tcPr>
            <w:tcW w:w="1500" w:type="dxa"/>
            <w:shd w:val="clear" w:color="auto" w:fill="FFFFFF"/>
          </w:tcPr>
          <w:p w:rsidR="000D6D57" w:rsidP="00BD1AD0" w:rsidRDefault="000D6D57" w14:paraId="171318F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Raggruppa le regole in XOR, cioé se una delle regole del gruppo è soddisfatta non valuta le altre</w:t>
            </w:r>
          </w:p>
        </w:tc>
        <w:tc>
          <w:tcPr>
            <w:tcW w:w="1500" w:type="dxa"/>
            <w:shd w:val="clear" w:color="auto" w:fill="FFFFFF"/>
          </w:tcPr>
          <w:p w:rsidR="000D6D57" w:rsidP="00BD1AD0" w:rsidRDefault="000D6D57" w14:paraId="52B20B9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0D6D57" w:rsidP="00BD1AD0" w:rsidRDefault="000D6D57" w14:paraId="1373280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43D3404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1A56A6D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0D6D57" w:rsidTr="00BD1AD0" w14:paraId="4BF7C441" w14:textId="77777777">
        <w:tc>
          <w:tcPr>
            <w:tcW w:w="1570" w:type="dxa"/>
            <w:shd w:val="clear" w:color="auto" w:fill="FFFFFF"/>
          </w:tcPr>
          <w:p w:rsidR="000D6D57" w:rsidP="00BD1AD0" w:rsidRDefault="000D6D57" w14:paraId="7DFC46C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DROOLS_RULE_NO_LOOP</w:t>
            </w:r>
          </w:p>
        </w:tc>
        <w:tc>
          <w:tcPr>
            <w:tcW w:w="1500" w:type="dxa"/>
            <w:shd w:val="clear" w:color="auto" w:fill="FFFFFF"/>
          </w:tcPr>
          <w:p w:rsidR="000D6D57" w:rsidP="00BD1AD0" w:rsidRDefault="000D6D57" w14:paraId="523576C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1=Indica l'impossibilità di rivalutare la regola</w:t>
            </w:r>
          </w:p>
          <w:p w:rsidR="000D6D57" w:rsidP="00BD1AD0" w:rsidRDefault="000D6D57" w14:paraId="681A624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0=Indica la possibilità di rivalutare la regola in caso di modifica dell'evento</w:t>
            </w:r>
          </w:p>
        </w:tc>
        <w:tc>
          <w:tcPr>
            <w:tcW w:w="1500" w:type="dxa"/>
            <w:shd w:val="clear" w:color="auto" w:fill="FFFFFF"/>
          </w:tcPr>
          <w:p w:rsidR="000D6D57" w:rsidP="00BD1AD0" w:rsidRDefault="000D6D57" w14:paraId="5738D0D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0D6D57" w:rsidP="00BD1AD0" w:rsidRDefault="000D6D57" w14:paraId="39B00DB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320BD26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0D6D57" w:rsidP="00BD1AD0" w:rsidRDefault="000D6D57" w14:paraId="0A93322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bl>
    <w:p w:rsidR="000D6D57" w:rsidP="000D6D57" w:rsidRDefault="000D6D57" w14:paraId="7B30D364" w14:textId="77777777"/>
    <w:p w:rsidRPr="009B6767" w:rsidR="005573EA" w:rsidP="002B4AC0" w:rsidRDefault="005573EA" w14:paraId="3A079914" w14:textId="13871717">
      <w:pPr>
        <w:pStyle w:val="Heading3"/>
      </w:pPr>
      <w:bookmarkStart w:name="_Toc222417280" w:id="83"/>
      <w:r w:rsidRPr="009B6767">
        <w:t>Tabella</w:t>
      </w:r>
      <w:r>
        <w:t xml:space="preserve"> </w:t>
      </w:r>
      <w:r w:rsidRPr="005573EA">
        <w:t>ANDE_ANNULLAMENTO_DECURTAZIONE_PAC_DAT</w:t>
      </w:r>
      <w:bookmarkEnd w:id="83"/>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456887" w:rsidR="005573EA" w14:paraId="2EBD216E" w14:textId="77777777">
        <w:trPr>
          <w:tblHeader/>
        </w:trPr>
        <w:tc>
          <w:tcPr>
            <w:tcW w:w="9070" w:type="dxa"/>
            <w:gridSpan w:val="6"/>
            <w:shd w:val="clear" w:color="auto" w:fill="A0A0A4"/>
          </w:tcPr>
          <w:p w:rsidRPr="00456887" w:rsidR="005573EA" w:rsidRDefault="005573EA" w14:paraId="6D45EDB5"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sidRPr="00456887">
              <w:rPr>
                <w:rFonts w:ascii="Calibri" w:hAnsi="Calibri" w:cs="Calibri"/>
                <w:sz w:val="20"/>
                <w:szCs w:val="20"/>
              </w:rPr>
              <w:instrText>tc  \l 2 "Column(s) of \"ANDE_ANNULLAMENTO_DECURTAZIONE_PAC_DAT\" Table"</w:instrText>
            </w:r>
            <w:r>
              <w:rPr>
                <w:rFonts w:ascii="Calibri" w:hAnsi="Calibri" w:cs="Calibri"/>
                <w:sz w:val="20"/>
                <w:szCs w:val="20"/>
              </w:rPr>
              <w:fldChar w:fldCharType="end"/>
            </w:r>
            <w:r w:rsidRPr="00456887">
              <w:rPr>
                <w:rFonts w:ascii="Calibri" w:hAnsi="Calibri" w:cs="Calibri"/>
                <w:b/>
                <w:bCs/>
                <w:snapToGrid w:val="0"/>
                <w:color w:val="000000"/>
                <w:sz w:val="16"/>
                <w:szCs w:val="16"/>
              </w:rPr>
              <w:t>ANDE_ANNULLAMENTO_DECURTAZIONE_PAC_DAT</w:t>
            </w:r>
          </w:p>
        </w:tc>
      </w:tr>
      <w:tr w:rsidR="005573EA" w14:paraId="35641ACE" w14:textId="77777777">
        <w:trPr>
          <w:tblHeader/>
        </w:trPr>
        <w:tc>
          <w:tcPr>
            <w:tcW w:w="1570" w:type="dxa"/>
            <w:shd w:val="clear" w:color="auto" w:fill="C0C0C0"/>
          </w:tcPr>
          <w:p w:rsidR="005573EA" w:rsidRDefault="005573EA" w14:paraId="28B8495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5573EA" w:rsidRDefault="005573EA" w14:paraId="40E3247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5573EA" w:rsidRDefault="005573EA" w14:paraId="64F9CA9B"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5573EA" w:rsidRDefault="005573EA" w14:paraId="5DDE880E"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5573EA" w:rsidRDefault="005573EA" w14:paraId="3D16629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5573EA" w:rsidRDefault="005573EA" w14:paraId="1ED03A95"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5573EA" w14:paraId="708DAAA1" w14:textId="77777777">
        <w:tc>
          <w:tcPr>
            <w:tcW w:w="1570" w:type="dxa"/>
            <w:shd w:val="clear" w:color="auto" w:fill="FFFFFF"/>
          </w:tcPr>
          <w:p w:rsidR="005573EA" w:rsidRDefault="005573EA" w14:paraId="5C651EE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ANDE_ID</w:t>
            </w:r>
          </w:p>
        </w:tc>
        <w:tc>
          <w:tcPr>
            <w:tcW w:w="1500" w:type="dxa"/>
            <w:shd w:val="clear" w:color="auto" w:fill="FFFFFF"/>
          </w:tcPr>
          <w:p w:rsidR="005573EA" w:rsidRDefault="005573EA" w14:paraId="2E5FB4D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decurtazione</w:t>
            </w:r>
          </w:p>
        </w:tc>
        <w:tc>
          <w:tcPr>
            <w:tcW w:w="1500" w:type="dxa"/>
            <w:shd w:val="clear" w:color="auto" w:fill="FFFFFF"/>
          </w:tcPr>
          <w:p w:rsidR="005573EA" w:rsidRDefault="005573EA" w14:paraId="28A8D6E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5573EA" w:rsidRDefault="005573EA" w14:paraId="704809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5573EA" w:rsidRDefault="005573EA" w14:paraId="1693AC0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3A3A7B0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5573EA" w14:paraId="224AA745" w14:textId="77777777">
        <w:tc>
          <w:tcPr>
            <w:tcW w:w="1570" w:type="dxa"/>
            <w:shd w:val="clear" w:color="auto" w:fill="FFFFFF"/>
          </w:tcPr>
          <w:p w:rsidR="005573EA" w:rsidRDefault="005573EA" w14:paraId="05D7D77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ANDE_FK_DECU_ID</w:t>
            </w:r>
          </w:p>
        </w:tc>
        <w:tc>
          <w:tcPr>
            <w:tcW w:w="1500" w:type="dxa"/>
            <w:shd w:val="clear" w:color="auto" w:fill="FFFFFF"/>
          </w:tcPr>
          <w:p w:rsidR="005573EA" w:rsidRDefault="005573EA" w14:paraId="4471457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decurtazione</w:t>
            </w:r>
          </w:p>
        </w:tc>
        <w:tc>
          <w:tcPr>
            <w:tcW w:w="1500" w:type="dxa"/>
            <w:shd w:val="clear" w:color="auto" w:fill="FFFFFF"/>
          </w:tcPr>
          <w:p w:rsidR="005573EA" w:rsidRDefault="005573EA" w14:paraId="48820B1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5573EA" w:rsidRDefault="005573EA" w14:paraId="3FF15C8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2977B70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5573EA" w:rsidRDefault="005573EA" w14:paraId="70B6724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5573EA" w14:paraId="2CF9CE9F" w14:textId="77777777">
        <w:tc>
          <w:tcPr>
            <w:tcW w:w="1570" w:type="dxa"/>
            <w:shd w:val="clear" w:color="auto" w:fill="FFFFFF"/>
          </w:tcPr>
          <w:p w:rsidR="005573EA" w:rsidRDefault="005573EA" w14:paraId="24FFD29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ANDE_FK_MOAN_ID</w:t>
            </w:r>
          </w:p>
        </w:tc>
        <w:tc>
          <w:tcPr>
            <w:tcW w:w="1500" w:type="dxa"/>
            <w:shd w:val="clear" w:color="auto" w:fill="FFFFFF"/>
          </w:tcPr>
          <w:p w:rsidR="005573EA" w:rsidRDefault="005573EA" w14:paraId="053FB4F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del motivo di annullamento di una decurtazione o recupero crediti</w:t>
            </w:r>
          </w:p>
        </w:tc>
        <w:tc>
          <w:tcPr>
            <w:tcW w:w="1500" w:type="dxa"/>
            <w:shd w:val="clear" w:color="auto" w:fill="FFFFFF"/>
          </w:tcPr>
          <w:p w:rsidR="005573EA" w:rsidRDefault="005573EA" w14:paraId="780F339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5573EA" w:rsidRDefault="005573EA" w14:paraId="7A3AEDF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41C8DD5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5573EA" w:rsidRDefault="005573EA" w14:paraId="51E0827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5573EA" w14:paraId="13BF6808" w14:textId="77777777">
        <w:tc>
          <w:tcPr>
            <w:tcW w:w="1570" w:type="dxa"/>
            <w:shd w:val="clear" w:color="auto" w:fill="FFFFFF"/>
          </w:tcPr>
          <w:p w:rsidR="005573EA" w:rsidRDefault="005573EA" w14:paraId="067876D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ANDE_FK_ENTE_ID</w:t>
            </w:r>
          </w:p>
        </w:tc>
        <w:tc>
          <w:tcPr>
            <w:tcW w:w="1500" w:type="dxa"/>
            <w:shd w:val="clear" w:color="auto" w:fill="FFFFFF"/>
          </w:tcPr>
          <w:p w:rsidR="005573EA" w:rsidRDefault="005573EA" w14:paraId="5674D29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Ente</w:t>
            </w:r>
          </w:p>
        </w:tc>
        <w:tc>
          <w:tcPr>
            <w:tcW w:w="1500" w:type="dxa"/>
            <w:shd w:val="clear" w:color="auto" w:fill="FFFFFF"/>
          </w:tcPr>
          <w:p w:rsidR="005573EA" w:rsidRDefault="005573EA" w14:paraId="5AC0416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5573EA" w:rsidRDefault="005573EA" w14:paraId="1C98DB2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2F1BB0B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5573EA" w:rsidRDefault="005573EA" w14:paraId="5456747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2C74E703" w14:textId="77777777">
        <w:tc>
          <w:tcPr>
            <w:tcW w:w="1570" w:type="dxa"/>
            <w:shd w:val="clear" w:color="auto" w:fill="FFFFFF"/>
          </w:tcPr>
          <w:p w:rsidR="005573EA" w:rsidRDefault="005573EA" w14:paraId="3106AA1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ANDE_FK_TIAT_ID</w:t>
            </w:r>
          </w:p>
        </w:tc>
        <w:tc>
          <w:tcPr>
            <w:tcW w:w="1500" w:type="dxa"/>
            <w:shd w:val="clear" w:color="auto" w:fill="FFFFFF"/>
          </w:tcPr>
          <w:p w:rsidR="005573EA" w:rsidRDefault="005573EA" w14:paraId="67B8DEA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Titologia Atto</w:t>
            </w:r>
          </w:p>
        </w:tc>
        <w:tc>
          <w:tcPr>
            <w:tcW w:w="1500" w:type="dxa"/>
            <w:shd w:val="clear" w:color="auto" w:fill="FFFFFF"/>
          </w:tcPr>
          <w:p w:rsidR="005573EA" w:rsidRDefault="005573EA" w14:paraId="3A423E0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5573EA" w:rsidRDefault="005573EA" w14:paraId="1A5357F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0A6226A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5573EA" w:rsidRDefault="005573EA" w14:paraId="7272781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3F6C308B" w14:textId="77777777">
        <w:tc>
          <w:tcPr>
            <w:tcW w:w="1570" w:type="dxa"/>
            <w:shd w:val="clear" w:color="auto" w:fill="FFFFFF"/>
          </w:tcPr>
          <w:p w:rsidR="005573EA" w:rsidRDefault="005573EA" w14:paraId="1BCF38D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ANDE_COD_ATTO</w:t>
            </w:r>
          </w:p>
        </w:tc>
        <w:tc>
          <w:tcPr>
            <w:tcW w:w="1500" w:type="dxa"/>
            <w:shd w:val="clear" w:color="auto" w:fill="FFFFFF"/>
          </w:tcPr>
          <w:p w:rsidR="005573EA" w:rsidRDefault="005573EA" w14:paraId="77C3F59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Codice Atto di annullamento</w:t>
            </w:r>
          </w:p>
        </w:tc>
        <w:tc>
          <w:tcPr>
            <w:tcW w:w="1500" w:type="dxa"/>
            <w:shd w:val="clear" w:color="auto" w:fill="FFFFFF"/>
          </w:tcPr>
          <w:p w:rsidR="005573EA" w:rsidRDefault="005573EA" w14:paraId="33B123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varchar(250)</w:t>
            </w:r>
          </w:p>
        </w:tc>
        <w:tc>
          <w:tcPr>
            <w:tcW w:w="1500" w:type="dxa"/>
            <w:shd w:val="clear" w:color="auto" w:fill="FFFFFF"/>
          </w:tcPr>
          <w:p w:rsidR="005573EA" w:rsidRDefault="005573EA" w14:paraId="2DA905C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484EB24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0E1B111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514F8349" w14:textId="77777777">
        <w:tc>
          <w:tcPr>
            <w:tcW w:w="1570" w:type="dxa"/>
            <w:shd w:val="clear" w:color="auto" w:fill="FFFFFF"/>
          </w:tcPr>
          <w:p w:rsidR="005573EA" w:rsidRDefault="005573EA" w14:paraId="348F286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ANDE_DATA_ATTO</w:t>
            </w:r>
          </w:p>
        </w:tc>
        <w:tc>
          <w:tcPr>
            <w:tcW w:w="1500" w:type="dxa"/>
            <w:shd w:val="clear" w:color="auto" w:fill="FFFFFF"/>
          </w:tcPr>
          <w:p w:rsidR="005573EA" w:rsidRDefault="005573EA" w14:paraId="730CC99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atto di annullamento</w:t>
            </w:r>
          </w:p>
        </w:tc>
        <w:tc>
          <w:tcPr>
            <w:tcW w:w="1500" w:type="dxa"/>
            <w:shd w:val="clear" w:color="auto" w:fill="FFFFFF"/>
          </w:tcPr>
          <w:p w:rsidR="005573EA" w:rsidRDefault="005573EA" w14:paraId="4C9E49B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5573EA" w:rsidRDefault="005573EA" w14:paraId="6F7FFE8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1C54483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6863A22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4C6ACE3F" w14:textId="77777777">
        <w:tc>
          <w:tcPr>
            <w:tcW w:w="1570" w:type="dxa"/>
            <w:shd w:val="clear" w:color="auto" w:fill="FFFFFF"/>
          </w:tcPr>
          <w:p w:rsidR="005573EA" w:rsidRDefault="005573EA" w14:paraId="726C634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ANDE_NUMERO_PRO</w:t>
            </w:r>
            <w:r>
              <w:rPr>
                <w:rFonts w:ascii="Calibri" w:hAnsi="Calibri" w:cs="Calibri"/>
                <w:snapToGrid w:val="0"/>
                <w:color w:val="000000"/>
                <w:sz w:val="16"/>
                <w:szCs w:val="16"/>
              </w:rPr>
              <w:t>TOCOLLO</w:t>
            </w:r>
          </w:p>
        </w:tc>
        <w:tc>
          <w:tcPr>
            <w:tcW w:w="1500" w:type="dxa"/>
            <w:shd w:val="clear" w:color="auto" w:fill="FFFFFF"/>
          </w:tcPr>
          <w:p w:rsidR="005573EA" w:rsidRDefault="005573EA" w14:paraId="432A94B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Numero protocollo </w:t>
            </w:r>
            <w:r>
              <w:rPr>
                <w:rFonts w:ascii="Calibri" w:hAnsi="Calibri" w:cs="Calibri"/>
                <w:snapToGrid w:val="0"/>
                <w:color w:val="000000"/>
                <w:sz w:val="16"/>
                <w:szCs w:val="16"/>
              </w:rPr>
              <w:t>dell'atto di annullamento</w:t>
            </w:r>
          </w:p>
        </w:tc>
        <w:tc>
          <w:tcPr>
            <w:tcW w:w="1500" w:type="dxa"/>
            <w:shd w:val="clear" w:color="auto" w:fill="FFFFFF"/>
          </w:tcPr>
          <w:p w:rsidR="005573EA" w:rsidRDefault="005573EA" w14:paraId="5398AB4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5573EA" w:rsidRDefault="005573EA" w14:paraId="22EF27A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4BD1AE6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461C72B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68AE94B1" w14:textId="77777777">
        <w:tc>
          <w:tcPr>
            <w:tcW w:w="1570" w:type="dxa"/>
            <w:shd w:val="clear" w:color="auto" w:fill="FFFFFF"/>
          </w:tcPr>
          <w:p w:rsidR="005573EA" w:rsidRDefault="005573EA" w14:paraId="38771DF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ANDE_DATA_PROTOCOLLO</w:t>
            </w:r>
          </w:p>
        </w:tc>
        <w:tc>
          <w:tcPr>
            <w:tcW w:w="1500" w:type="dxa"/>
            <w:shd w:val="clear" w:color="auto" w:fill="FFFFFF"/>
          </w:tcPr>
          <w:p w:rsidR="005573EA" w:rsidRDefault="005573EA" w14:paraId="4CC4F60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protocollo dell'atto di annullamento</w:t>
            </w:r>
          </w:p>
        </w:tc>
        <w:tc>
          <w:tcPr>
            <w:tcW w:w="1500" w:type="dxa"/>
            <w:shd w:val="clear" w:color="auto" w:fill="FFFFFF"/>
          </w:tcPr>
          <w:p w:rsidR="005573EA" w:rsidRDefault="005573EA" w14:paraId="3B1F42F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5573EA" w:rsidRDefault="005573EA" w14:paraId="395897B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16C1BBE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21522DA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1C7F12A4" w14:textId="77777777">
        <w:tc>
          <w:tcPr>
            <w:tcW w:w="1570" w:type="dxa"/>
            <w:shd w:val="clear" w:color="auto" w:fill="FFFFFF"/>
          </w:tcPr>
          <w:p w:rsidR="005573EA" w:rsidRDefault="005573EA" w14:paraId="0C8B448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ANDE_NOTE</w:t>
            </w:r>
          </w:p>
        </w:tc>
        <w:tc>
          <w:tcPr>
            <w:tcW w:w="1500" w:type="dxa"/>
            <w:shd w:val="clear" w:color="auto" w:fill="FFFFFF"/>
          </w:tcPr>
          <w:p w:rsidR="005573EA" w:rsidRDefault="005573EA" w14:paraId="55D012E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Note</w:t>
            </w:r>
          </w:p>
        </w:tc>
        <w:tc>
          <w:tcPr>
            <w:tcW w:w="1500" w:type="dxa"/>
            <w:shd w:val="clear" w:color="auto" w:fill="FFFFFF"/>
          </w:tcPr>
          <w:p w:rsidR="005573EA" w:rsidRDefault="005573EA" w14:paraId="2A7131E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varchar(400)</w:t>
            </w:r>
          </w:p>
        </w:tc>
        <w:tc>
          <w:tcPr>
            <w:tcW w:w="1500" w:type="dxa"/>
            <w:shd w:val="clear" w:color="auto" w:fill="FFFFFF"/>
          </w:tcPr>
          <w:p w:rsidR="005573EA" w:rsidRDefault="005573EA" w14:paraId="539467E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7F62BB7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09BFC1E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E0563D" w:rsidTr="00A433C5" w14:paraId="774D7765" w14:textId="77777777">
        <w:tc>
          <w:tcPr>
            <w:tcW w:w="1570" w:type="dxa"/>
            <w:shd w:val="clear" w:color="auto" w:fill="FFFFFF"/>
          </w:tcPr>
          <w:p w:rsidR="00E0563D" w:rsidP="00A433C5" w:rsidRDefault="00E0563D" w14:paraId="0295ED9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ANDE_DATA_ANNULLAMENTO</w:t>
            </w:r>
          </w:p>
        </w:tc>
        <w:tc>
          <w:tcPr>
            <w:tcW w:w="1500" w:type="dxa"/>
            <w:shd w:val="clear" w:color="auto" w:fill="FFFFFF"/>
          </w:tcPr>
          <w:p w:rsidR="00E0563D" w:rsidP="00A433C5" w:rsidRDefault="00E0563D" w14:paraId="4CC9807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annullamento</w:t>
            </w:r>
          </w:p>
        </w:tc>
        <w:tc>
          <w:tcPr>
            <w:tcW w:w="1500" w:type="dxa"/>
            <w:shd w:val="clear" w:color="auto" w:fill="FFFFFF"/>
          </w:tcPr>
          <w:p w:rsidR="00E0563D" w:rsidP="00A433C5" w:rsidRDefault="00E0563D" w14:paraId="69524CA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E0563D" w:rsidP="00A433C5" w:rsidRDefault="00E0563D" w14:paraId="15541B2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E0563D" w:rsidP="00A433C5" w:rsidRDefault="00E0563D" w14:paraId="56A1A71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E0563D" w:rsidP="00A433C5" w:rsidRDefault="00E0563D" w14:paraId="1294F37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5573EA" w14:paraId="4A1ECDE0" w14:textId="77777777">
        <w:tc>
          <w:tcPr>
            <w:tcW w:w="1570" w:type="dxa"/>
            <w:shd w:val="clear" w:color="auto" w:fill="FFFFFF"/>
          </w:tcPr>
          <w:p w:rsidR="005573EA" w:rsidRDefault="00C664D7" w14:paraId="51FACEE1" w14:textId="7E32515B">
            <w:pPr>
              <w:widowControl w:val="0"/>
              <w:autoSpaceDE w:val="0"/>
              <w:autoSpaceDN w:val="0"/>
              <w:rPr>
                <w:rFonts w:ascii="Calibri" w:hAnsi="Calibri" w:cs="Calibri"/>
                <w:snapToGrid w:val="0"/>
                <w:color w:val="000000"/>
                <w:sz w:val="16"/>
                <w:szCs w:val="16"/>
              </w:rPr>
            </w:pPr>
            <w:r w:rsidRPr="00C664D7">
              <w:rPr>
                <w:rFonts w:ascii="Calibri" w:hAnsi="Calibri" w:cs="Calibri"/>
                <w:snapToGrid w:val="0"/>
                <w:color w:val="000000"/>
                <w:sz w:val="16"/>
                <w:szCs w:val="16"/>
              </w:rPr>
              <w:t>AN</w:t>
            </w:r>
            <w:r>
              <w:rPr>
                <w:rFonts w:ascii="Calibri" w:hAnsi="Calibri" w:cs="Calibri"/>
                <w:snapToGrid w:val="0"/>
                <w:color w:val="000000"/>
                <w:sz w:val="16"/>
                <w:szCs w:val="16"/>
              </w:rPr>
              <w:t>D</w:t>
            </w:r>
            <w:r w:rsidRPr="00C664D7">
              <w:rPr>
                <w:rFonts w:ascii="Calibri" w:hAnsi="Calibri" w:cs="Calibri"/>
                <w:snapToGrid w:val="0"/>
                <w:color w:val="000000"/>
                <w:sz w:val="16"/>
                <w:szCs w:val="16"/>
              </w:rPr>
              <w:t>E_DATA_ANNULLAMENTO_PUNTEGGIO_PATENTE</w:t>
            </w:r>
          </w:p>
        </w:tc>
        <w:tc>
          <w:tcPr>
            <w:tcW w:w="1500" w:type="dxa"/>
            <w:shd w:val="clear" w:color="auto" w:fill="FFFFFF"/>
          </w:tcPr>
          <w:p w:rsidR="005573EA" w:rsidRDefault="00C664D7" w14:paraId="1DDF7B83" w14:textId="2AF2DE3A">
            <w:pPr>
              <w:widowControl w:val="0"/>
              <w:autoSpaceDE w:val="0"/>
              <w:autoSpaceDN w:val="0"/>
              <w:rPr>
                <w:rFonts w:ascii="Calibri" w:hAnsi="Calibri" w:cs="Calibri"/>
                <w:snapToGrid w:val="0"/>
                <w:color w:val="000000"/>
                <w:sz w:val="16"/>
                <w:szCs w:val="16"/>
              </w:rPr>
            </w:pPr>
            <w:r w:rsidRPr="00C664D7">
              <w:rPr>
                <w:rFonts w:ascii="Calibri" w:hAnsi="Calibri" w:cs="Calibri"/>
                <w:snapToGrid w:val="0"/>
                <w:color w:val="000000"/>
                <w:sz w:val="16"/>
                <w:szCs w:val="16"/>
              </w:rPr>
              <w:t>Rappresenta la data in cui il motore della patente ha preso in considerazione per la prima volta l'annullamento del recupero per il calcolo del punteggio della patente</w:t>
            </w:r>
          </w:p>
        </w:tc>
        <w:tc>
          <w:tcPr>
            <w:tcW w:w="1500" w:type="dxa"/>
            <w:shd w:val="clear" w:color="auto" w:fill="FFFFFF"/>
          </w:tcPr>
          <w:p w:rsidR="005573EA" w:rsidRDefault="005573EA" w14:paraId="2192080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5573EA" w:rsidRDefault="005573EA" w14:paraId="7A4B2AF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30BD37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660432D4" w14:textId="42440FA4">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177EF685" w14:textId="77777777">
        <w:tc>
          <w:tcPr>
            <w:tcW w:w="1570" w:type="dxa"/>
            <w:shd w:val="clear" w:color="auto" w:fill="FFFFFF"/>
          </w:tcPr>
          <w:p w:rsidR="005573EA" w:rsidRDefault="005573EA" w14:paraId="1ACCE29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ANDE_USER_ANNULLAMENTO</w:t>
            </w:r>
          </w:p>
        </w:tc>
        <w:tc>
          <w:tcPr>
            <w:tcW w:w="1500" w:type="dxa"/>
            <w:shd w:val="clear" w:color="auto" w:fill="FFFFFF"/>
          </w:tcPr>
          <w:p w:rsidR="005573EA" w:rsidRDefault="005573EA" w14:paraId="411CA67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annullamento</w:t>
            </w:r>
          </w:p>
        </w:tc>
        <w:tc>
          <w:tcPr>
            <w:tcW w:w="1500" w:type="dxa"/>
            <w:shd w:val="clear" w:color="auto" w:fill="FFFFFF"/>
          </w:tcPr>
          <w:p w:rsidR="005573EA" w:rsidRDefault="005573EA" w14:paraId="032C3D7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5573EA" w:rsidRDefault="005573EA" w14:paraId="533EC43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29FA3E7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003BF6F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005573EA" w:rsidP="005573EA" w:rsidRDefault="005573EA" w14:paraId="7CC3FF0A" w14:textId="77777777">
      <w:pPr>
        <w:widowControl w:val="0"/>
        <w:autoSpaceDE w:val="0"/>
        <w:autoSpaceDN w:val="0"/>
        <w:adjustRightInd w:val="0"/>
        <w:rPr>
          <w:rFonts w:ascii="Calibri" w:hAnsi="Calibri" w:cs="Calibri"/>
          <w:sz w:val="20"/>
          <w:szCs w:val="20"/>
        </w:rPr>
      </w:pPr>
    </w:p>
    <w:p w:rsidRPr="009B6767" w:rsidR="00C90D53" w:rsidP="002B4AC0" w:rsidRDefault="00C90D53" w14:paraId="22AEF487" w14:textId="14C70EF7">
      <w:pPr>
        <w:pStyle w:val="Heading3"/>
      </w:pPr>
      <w:bookmarkStart w:name="_Toc222417281" w:id="84"/>
      <w:r w:rsidRPr="009B6767">
        <w:t>Tabella</w:t>
      </w:r>
      <w:r>
        <w:t xml:space="preserve"> </w:t>
      </w:r>
      <w:r w:rsidRPr="00C90D53">
        <w:t>ANRE_ANNULLAMENTO_RECUPERO_CREDITI_PAC_DAT</w:t>
      </w:r>
      <w:bookmarkEnd w:id="84"/>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5573EA" w14:paraId="026D4EA7" w14:textId="77777777">
        <w:trPr>
          <w:tblHeader/>
        </w:trPr>
        <w:tc>
          <w:tcPr>
            <w:tcW w:w="9070" w:type="dxa"/>
            <w:gridSpan w:val="6"/>
            <w:shd w:val="clear" w:color="auto" w:fill="A0A0A4"/>
          </w:tcPr>
          <w:p w:rsidR="005573EA" w:rsidRDefault="005573EA" w14:paraId="061C3015"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Pr>
                <w:rFonts w:ascii="Calibri" w:hAnsi="Calibri" w:cs="Calibri"/>
                <w:sz w:val="20"/>
                <w:szCs w:val="20"/>
              </w:rPr>
              <w:instrText>tc  \l 2 "Column(s) of \"ANRE_ANNULLAMENTO_RECUPERO_CREDITI_PAC_DAT\" Table"</w:instrText>
            </w:r>
            <w:r>
              <w:rPr>
                <w:rFonts w:ascii="Calibri" w:hAnsi="Calibri" w:cs="Calibri"/>
                <w:sz w:val="20"/>
                <w:szCs w:val="20"/>
              </w:rPr>
              <w:fldChar w:fldCharType="end"/>
            </w:r>
            <w:r>
              <w:rPr>
                <w:rFonts w:ascii="Calibri" w:hAnsi="Calibri" w:cs="Calibri"/>
                <w:b/>
                <w:bCs/>
                <w:snapToGrid w:val="0"/>
                <w:color w:val="000000"/>
                <w:sz w:val="16"/>
                <w:szCs w:val="16"/>
              </w:rPr>
              <w:t>ANRE_ANNULLAMENTO_RECUPERO_CREDITI_PAC_DAT</w:t>
            </w:r>
          </w:p>
        </w:tc>
      </w:tr>
      <w:tr w:rsidR="005573EA" w14:paraId="4C60C436" w14:textId="77777777">
        <w:trPr>
          <w:tblHeader/>
        </w:trPr>
        <w:tc>
          <w:tcPr>
            <w:tcW w:w="1570" w:type="dxa"/>
            <w:shd w:val="clear" w:color="auto" w:fill="C0C0C0"/>
          </w:tcPr>
          <w:p w:rsidR="005573EA" w:rsidRDefault="005573EA" w14:paraId="366F18E9"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5573EA" w:rsidRDefault="005573EA" w14:paraId="5F1B7DF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5573EA" w:rsidRDefault="005573EA" w14:paraId="3CBD0723"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5573EA" w:rsidRDefault="005573EA" w14:paraId="3AC79458"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5573EA" w:rsidRDefault="005573EA" w14:paraId="1592CA84"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5573EA" w:rsidRDefault="005573EA" w14:paraId="3B6FD590"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5573EA" w14:paraId="015D95D6" w14:textId="77777777">
        <w:tc>
          <w:tcPr>
            <w:tcW w:w="1570" w:type="dxa"/>
            <w:shd w:val="clear" w:color="auto" w:fill="FFFFFF"/>
          </w:tcPr>
          <w:p w:rsidR="005573EA" w:rsidRDefault="005573EA" w14:paraId="37542FB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ANRE_ID</w:t>
            </w:r>
          </w:p>
        </w:tc>
        <w:tc>
          <w:tcPr>
            <w:tcW w:w="1500" w:type="dxa"/>
            <w:shd w:val="clear" w:color="auto" w:fill="FFFFFF"/>
          </w:tcPr>
          <w:p w:rsidR="005573EA" w:rsidRDefault="005573EA" w14:paraId="33B7997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Annullamento recupero Crediti</w:t>
            </w:r>
          </w:p>
        </w:tc>
        <w:tc>
          <w:tcPr>
            <w:tcW w:w="1500" w:type="dxa"/>
            <w:shd w:val="clear" w:color="auto" w:fill="FFFFFF"/>
          </w:tcPr>
          <w:p w:rsidR="005573EA" w:rsidRDefault="005573EA" w14:paraId="258701C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5573EA" w:rsidRDefault="005573EA" w14:paraId="475B4AA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5573EA" w:rsidRDefault="005573EA" w14:paraId="144C37C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4B045C8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F542A" w14:paraId="5793E7E4" w14:textId="77777777">
        <w:tc>
          <w:tcPr>
            <w:tcW w:w="1570" w:type="dxa"/>
            <w:shd w:val="clear" w:color="auto" w:fill="FFFFFF"/>
          </w:tcPr>
          <w:p w:rsidR="002F542A" w:rsidRDefault="009A45F4" w14:paraId="14629F69" w14:textId="22ABE869">
            <w:pPr>
              <w:widowControl w:val="0"/>
              <w:autoSpaceDE w:val="0"/>
              <w:autoSpaceDN w:val="0"/>
              <w:rPr>
                <w:rFonts w:ascii="Calibri" w:hAnsi="Calibri" w:cs="Calibri"/>
                <w:snapToGrid w:val="0"/>
                <w:color w:val="000000"/>
                <w:sz w:val="16"/>
                <w:szCs w:val="16"/>
              </w:rPr>
            </w:pPr>
            <w:r w:rsidRPr="009A45F4">
              <w:rPr>
                <w:rFonts w:ascii="Calibri" w:hAnsi="Calibri" w:cs="Calibri"/>
                <w:snapToGrid w:val="0"/>
                <w:color w:val="000000"/>
                <w:sz w:val="16"/>
                <w:szCs w:val="16"/>
              </w:rPr>
              <w:t>ANRE_FK_MOAN_ID</w:t>
            </w:r>
          </w:p>
        </w:tc>
        <w:tc>
          <w:tcPr>
            <w:tcW w:w="1500" w:type="dxa"/>
            <w:shd w:val="clear" w:color="auto" w:fill="FFFFFF"/>
          </w:tcPr>
          <w:p w:rsidR="002F542A" w:rsidRDefault="00427DB3" w14:paraId="268A2E20" w14:textId="4F5BBAFB">
            <w:pPr>
              <w:widowControl w:val="0"/>
              <w:autoSpaceDE w:val="0"/>
              <w:autoSpaceDN w:val="0"/>
              <w:rPr>
                <w:rFonts w:ascii="Calibri" w:hAnsi="Calibri" w:cs="Calibri"/>
                <w:snapToGrid w:val="0"/>
                <w:color w:val="000000"/>
                <w:sz w:val="16"/>
                <w:szCs w:val="16"/>
              </w:rPr>
            </w:pPr>
            <w:r w:rsidRPr="00427DB3">
              <w:rPr>
                <w:rFonts w:ascii="Calibri" w:hAnsi="Calibri" w:cs="Calibri"/>
                <w:snapToGrid w:val="0"/>
                <w:color w:val="000000"/>
                <w:sz w:val="16"/>
                <w:szCs w:val="16"/>
              </w:rPr>
              <w:t>Identificativo del motivo di annullamento di una decurtazione o recupero crediti</w:t>
            </w:r>
          </w:p>
        </w:tc>
        <w:tc>
          <w:tcPr>
            <w:tcW w:w="1500" w:type="dxa"/>
            <w:shd w:val="clear" w:color="auto" w:fill="FFFFFF"/>
          </w:tcPr>
          <w:p w:rsidR="002F542A" w:rsidRDefault="009A45F4" w14:paraId="1E185732" w14:textId="14E8755E">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2F542A" w:rsidRDefault="009A45F4" w14:paraId="26D5DD47" w14:textId="7A888B93">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F542A" w:rsidRDefault="009A45F4" w14:paraId="7596A489" w14:textId="5663EF6D">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2F542A" w:rsidRDefault="009A45F4" w14:paraId="2F33215E" w14:textId="4C76E3EB">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5573EA" w14:paraId="786E6132" w14:textId="77777777">
        <w:tc>
          <w:tcPr>
            <w:tcW w:w="1570" w:type="dxa"/>
            <w:shd w:val="clear" w:color="auto" w:fill="FFFFFF"/>
          </w:tcPr>
          <w:p w:rsidR="005573EA" w:rsidRDefault="005573EA" w14:paraId="7E49E57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ANRE_FK_RECR_ID</w:t>
            </w:r>
          </w:p>
        </w:tc>
        <w:tc>
          <w:tcPr>
            <w:tcW w:w="1500" w:type="dxa"/>
            <w:shd w:val="clear" w:color="auto" w:fill="FFFFFF"/>
          </w:tcPr>
          <w:p w:rsidR="005573EA" w:rsidRDefault="005573EA" w14:paraId="73F5054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Recupero</w:t>
            </w:r>
          </w:p>
        </w:tc>
        <w:tc>
          <w:tcPr>
            <w:tcW w:w="1500" w:type="dxa"/>
            <w:shd w:val="clear" w:color="auto" w:fill="FFFFFF"/>
          </w:tcPr>
          <w:p w:rsidR="005573EA" w:rsidRDefault="005573EA" w14:paraId="19D98F7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5573EA" w:rsidRDefault="005573EA" w14:paraId="4A6204D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2D5FF3C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5573EA" w:rsidRDefault="005573EA" w14:paraId="551742E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5573EA" w14:paraId="2D3EC51D" w14:textId="77777777">
        <w:tc>
          <w:tcPr>
            <w:tcW w:w="1570" w:type="dxa"/>
            <w:shd w:val="clear" w:color="auto" w:fill="FFFFFF"/>
          </w:tcPr>
          <w:p w:rsidR="005573EA" w:rsidRDefault="005573EA" w14:paraId="3D93ADB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ANRE_NUMERO_PROTOCOLLO_ANNULLAMENTO</w:t>
            </w:r>
          </w:p>
        </w:tc>
        <w:tc>
          <w:tcPr>
            <w:tcW w:w="1500" w:type="dxa"/>
            <w:shd w:val="clear" w:color="auto" w:fill="FFFFFF"/>
          </w:tcPr>
          <w:p w:rsidR="005573EA" w:rsidRDefault="005573EA" w14:paraId="657CAE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Numero protocollo dell'atto di annullamento</w:t>
            </w:r>
          </w:p>
        </w:tc>
        <w:tc>
          <w:tcPr>
            <w:tcW w:w="1500" w:type="dxa"/>
            <w:shd w:val="clear" w:color="auto" w:fill="FFFFFF"/>
          </w:tcPr>
          <w:p w:rsidR="005573EA" w:rsidRDefault="005573EA" w14:paraId="7B3CA77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varchar(250)</w:t>
            </w:r>
          </w:p>
        </w:tc>
        <w:tc>
          <w:tcPr>
            <w:tcW w:w="1500" w:type="dxa"/>
            <w:shd w:val="clear" w:color="auto" w:fill="FFFFFF"/>
          </w:tcPr>
          <w:p w:rsidR="005573EA" w:rsidRDefault="005573EA" w14:paraId="60F0B96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0E064B9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228D994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5573EA" w14:paraId="66A2B186" w14:textId="77777777">
        <w:tc>
          <w:tcPr>
            <w:tcW w:w="1570" w:type="dxa"/>
            <w:shd w:val="clear" w:color="auto" w:fill="FFFFFF"/>
          </w:tcPr>
          <w:p w:rsidR="005573EA" w:rsidRDefault="005573EA" w14:paraId="5C1CAE7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ANRE_DATA_PROTOCOLLO_ANNULLAMENTO</w:t>
            </w:r>
          </w:p>
        </w:tc>
        <w:tc>
          <w:tcPr>
            <w:tcW w:w="1500" w:type="dxa"/>
            <w:shd w:val="clear" w:color="auto" w:fill="FFFFFF"/>
          </w:tcPr>
          <w:p w:rsidR="005573EA" w:rsidRDefault="005573EA" w14:paraId="535E0FA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protocollo annullamento</w:t>
            </w:r>
          </w:p>
        </w:tc>
        <w:tc>
          <w:tcPr>
            <w:tcW w:w="1500" w:type="dxa"/>
            <w:shd w:val="clear" w:color="auto" w:fill="FFFFFF"/>
          </w:tcPr>
          <w:p w:rsidR="005573EA" w:rsidRDefault="005573EA" w14:paraId="5A8A6BC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5573EA" w:rsidRDefault="005573EA" w14:paraId="0B54A3E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4920B81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074469F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5573EA" w14:paraId="6F8C849C" w14:textId="77777777">
        <w:tc>
          <w:tcPr>
            <w:tcW w:w="1570" w:type="dxa"/>
            <w:shd w:val="clear" w:color="auto" w:fill="FFFFFF"/>
          </w:tcPr>
          <w:p w:rsidR="005573EA" w:rsidRDefault="005573EA" w14:paraId="0A815EB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ANRE_NOTE</w:t>
            </w:r>
          </w:p>
        </w:tc>
        <w:tc>
          <w:tcPr>
            <w:tcW w:w="1500" w:type="dxa"/>
            <w:shd w:val="clear" w:color="auto" w:fill="FFFFFF"/>
          </w:tcPr>
          <w:p w:rsidR="005573EA" w:rsidRDefault="005573EA" w14:paraId="201C323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Note</w:t>
            </w:r>
          </w:p>
        </w:tc>
        <w:tc>
          <w:tcPr>
            <w:tcW w:w="1500" w:type="dxa"/>
            <w:shd w:val="clear" w:color="auto" w:fill="FFFFFF"/>
          </w:tcPr>
          <w:p w:rsidR="005573EA" w:rsidRDefault="005573EA" w14:paraId="74BEE1E9" w14:textId="35BE46BD">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varchar(400)</w:t>
            </w:r>
          </w:p>
        </w:tc>
        <w:tc>
          <w:tcPr>
            <w:tcW w:w="1500" w:type="dxa"/>
            <w:shd w:val="clear" w:color="auto" w:fill="FFFFFF"/>
          </w:tcPr>
          <w:p w:rsidR="005573EA" w:rsidRDefault="005573EA" w14:paraId="59ED8C7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0933D0D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23E050E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076AA6EC" w14:textId="77777777">
        <w:tc>
          <w:tcPr>
            <w:tcW w:w="1570" w:type="dxa"/>
            <w:shd w:val="clear" w:color="auto" w:fill="FFFFFF"/>
          </w:tcPr>
          <w:p w:rsidR="005573EA" w:rsidRDefault="005573EA" w14:paraId="7CC8349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ANRE_ANNULMENTO_USER</w:t>
            </w:r>
          </w:p>
        </w:tc>
        <w:tc>
          <w:tcPr>
            <w:tcW w:w="1500" w:type="dxa"/>
            <w:shd w:val="clear" w:color="auto" w:fill="FFFFFF"/>
          </w:tcPr>
          <w:p w:rsidR="005573EA" w:rsidRDefault="005573EA" w14:paraId="2795FEC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che ha effettuato l'annullamento</w:t>
            </w:r>
          </w:p>
        </w:tc>
        <w:tc>
          <w:tcPr>
            <w:tcW w:w="1500" w:type="dxa"/>
            <w:shd w:val="clear" w:color="auto" w:fill="FFFFFF"/>
          </w:tcPr>
          <w:p w:rsidR="005573EA" w:rsidRDefault="005573EA" w14:paraId="405C49F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5573EA" w:rsidRDefault="005573EA" w14:paraId="2F8DBC7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6B838B6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3088B3E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A433C5" w14:paraId="55D47E70" w14:textId="77777777">
        <w:tc>
          <w:tcPr>
            <w:tcW w:w="1570" w:type="dxa"/>
            <w:shd w:val="clear" w:color="auto" w:fill="FFFFFF"/>
          </w:tcPr>
          <w:p w:rsidR="00A433C5" w:rsidP="00A433C5" w:rsidRDefault="00A433C5" w14:paraId="05A1C2BC" w14:textId="0137C4AD">
            <w:pPr>
              <w:widowControl w:val="0"/>
              <w:autoSpaceDE w:val="0"/>
              <w:autoSpaceDN w:val="0"/>
              <w:rPr>
                <w:rFonts w:ascii="Calibri" w:hAnsi="Calibri" w:cs="Calibri"/>
                <w:snapToGrid w:val="0"/>
                <w:color w:val="000000"/>
                <w:sz w:val="16"/>
                <w:szCs w:val="16"/>
              </w:rPr>
            </w:pPr>
            <w:r w:rsidRPr="00A433C5">
              <w:rPr>
                <w:rFonts w:ascii="Calibri" w:hAnsi="Calibri" w:cs="Calibri"/>
                <w:snapToGrid w:val="0"/>
                <w:color w:val="000000"/>
                <w:sz w:val="16"/>
                <w:szCs w:val="16"/>
              </w:rPr>
              <w:t>ANRE_DATA_ANNULLAMENTO_PUNTEGGIO_PATENTE</w:t>
            </w:r>
          </w:p>
        </w:tc>
        <w:tc>
          <w:tcPr>
            <w:tcW w:w="1500" w:type="dxa"/>
            <w:shd w:val="clear" w:color="auto" w:fill="FFFFFF"/>
          </w:tcPr>
          <w:p w:rsidR="00A433C5" w:rsidP="00A433C5" w:rsidRDefault="00A433C5" w14:paraId="29B86996" w14:textId="5E192268">
            <w:pPr>
              <w:widowControl w:val="0"/>
              <w:autoSpaceDE w:val="0"/>
              <w:autoSpaceDN w:val="0"/>
              <w:rPr>
                <w:rFonts w:ascii="Calibri" w:hAnsi="Calibri" w:cs="Calibri"/>
                <w:snapToGrid w:val="0"/>
                <w:color w:val="000000"/>
                <w:sz w:val="16"/>
                <w:szCs w:val="16"/>
              </w:rPr>
            </w:pPr>
            <w:r w:rsidRPr="00A433C5">
              <w:rPr>
                <w:rFonts w:ascii="Calibri" w:hAnsi="Calibri" w:cs="Calibri"/>
                <w:snapToGrid w:val="0"/>
                <w:color w:val="000000"/>
                <w:sz w:val="16"/>
                <w:szCs w:val="16"/>
              </w:rPr>
              <w:t>Rappresenta la data in cui il motore della patente ha preso in considerazione per la prima volta l'annullamento del recupero per il calcolo del punteggio della patente</w:t>
            </w:r>
          </w:p>
        </w:tc>
        <w:tc>
          <w:tcPr>
            <w:tcW w:w="1500" w:type="dxa"/>
            <w:shd w:val="clear" w:color="auto" w:fill="FFFFFF"/>
          </w:tcPr>
          <w:p w:rsidR="00A433C5" w:rsidP="00A433C5" w:rsidRDefault="00A433C5" w14:paraId="22B75751" w14:textId="6C38D551">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A433C5" w:rsidP="00A433C5" w:rsidRDefault="00A433C5" w14:paraId="6E9D7E43" w14:textId="5B5C69CD">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433C5" w:rsidP="00A433C5" w:rsidRDefault="00A433C5" w14:paraId="2B01C741" w14:textId="0353D48A">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433C5" w:rsidP="00A433C5" w:rsidRDefault="00A433C5" w14:paraId="7E45C647" w14:textId="5380D18D">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5573EA" w14:paraId="6E9C802D" w14:textId="77777777">
        <w:tc>
          <w:tcPr>
            <w:tcW w:w="1570" w:type="dxa"/>
            <w:shd w:val="clear" w:color="auto" w:fill="FFFFFF"/>
          </w:tcPr>
          <w:p w:rsidR="005573EA" w:rsidRDefault="005573EA" w14:paraId="219264D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ANRE_ANNULMENTO_DATE</w:t>
            </w:r>
          </w:p>
        </w:tc>
        <w:tc>
          <w:tcPr>
            <w:tcW w:w="1500" w:type="dxa"/>
            <w:shd w:val="clear" w:color="auto" w:fill="FFFFFF"/>
          </w:tcPr>
          <w:p w:rsidR="005573EA" w:rsidRDefault="005573EA" w14:paraId="0833029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annullamento</w:t>
            </w:r>
          </w:p>
        </w:tc>
        <w:tc>
          <w:tcPr>
            <w:tcW w:w="1500" w:type="dxa"/>
            <w:shd w:val="clear" w:color="auto" w:fill="FFFFFF"/>
          </w:tcPr>
          <w:p w:rsidR="005573EA" w:rsidRDefault="005573EA" w14:paraId="27F7321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5573EA" w:rsidRDefault="005573EA" w14:paraId="5148C6D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7001DC7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5573EA" w:rsidRDefault="005573EA" w14:paraId="12735BF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Pr="00D936DB" w:rsidR="0069687F" w:rsidP="002B4AC0" w:rsidRDefault="0069687F" w14:paraId="13F79CF2" w14:textId="2C9EC356">
      <w:pPr>
        <w:pStyle w:val="Heading3"/>
      </w:pPr>
      <w:bookmarkStart w:name="_Toc222417282" w:id="85"/>
      <w:r w:rsidRPr="00D936DB">
        <w:t xml:space="preserve">Tabella </w:t>
      </w:r>
      <w:r w:rsidRPr="006C7CD0" w:rsidR="006C7CD0">
        <w:t>TIID_TIPO_IDENTIFICATIVO_TYP</w:t>
      </w:r>
      <w:bookmarkEnd w:id="85"/>
    </w:p>
    <w:p w:rsidR="0069687F" w:rsidRDefault="0069687F" w14:paraId="55E96C22" w14:textId="77777777">
      <w:pPr>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8A7E7E" w:rsidR="0069687F" w:rsidTr="00AE7697" w14:paraId="78E58FB1" w14:textId="77777777">
        <w:trPr>
          <w:tblHeader/>
        </w:trPr>
        <w:tc>
          <w:tcPr>
            <w:tcW w:w="9070" w:type="dxa"/>
            <w:gridSpan w:val="6"/>
            <w:shd w:val="clear" w:color="auto" w:fill="A0A0A4"/>
          </w:tcPr>
          <w:p w:rsidRPr="008A7E7E" w:rsidR="0069687F" w:rsidP="00AE7697" w:rsidRDefault="0069687F" w14:paraId="76E63754" w14:textId="35E0297F">
            <w:pPr>
              <w:widowControl w:val="0"/>
              <w:autoSpaceDE w:val="0"/>
              <w:autoSpaceDN w:val="0"/>
              <w:rPr>
                <w:rFonts w:ascii="Calibri" w:hAnsi="Calibri" w:cs="Calibri"/>
                <w:b/>
                <w:bCs/>
                <w:snapToGrid w:val="0"/>
                <w:color w:val="000000"/>
                <w:sz w:val="16"/>
                <w:szCs w:val="16"/>
              </w:rPr>
            </w:pPr>
            <w:r w:rsidRPr="008A7E7E">
              <w:rPr>
                <w:rFonts w:ascii="Calibri" w:hAnsi="Calibri" w:cs="Calibri"/>
                <w:b/>
                <w:bCs/>
                <w:snapToGrid w:val="0"/>
                <w:color w:val="000000"/>
                <w:sz w:val="16"/>
                <w:szCs w:val="16"/>
              </w:rPr>
              <w:t>TIID_TIPO_IDENTIFICATIVO_TYP</w:t>
            </w:r>
          </w:p>
        </w:tc>
      </w:tr>
      <w:tr w:rsidR="0069687F" w:rsidTr="00AE7697" w14:paraId="435AF9C7" w14:textId="77777777">
        <w:trPr>
          <w:tblHeader/>
        </w:trPr>
        <w:tc>
          <w:tcPr>
            <w:tcW w:w="1570" w:type="dxa"/>
            <w:shd w:val="clear" w:color="auto" w:fill="C0C0C0"/>
          </w:tcPr>
          <w:p w:rsidR="0069687F" w:rsidP="00AE7697" w:rsidRDefault="0069687F" w14:paraId="19C67503"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69687F" w:rsidP="00AE7697" w:rsidRDefault="0069687F" w14:paraId="6D83A35E"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69687F" w:rsidP="00AE7697" w:rsidRDefault="0069687F" w14:paraId="6E1F3E96"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69687F" w:rsidP="00AE7697" w:rsidRDefault="0069687F" w14:paraId="3FB100FF"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69687F" w:rsidP="00AE7697" w:rsidRDefault="0069687F" w14:paraId="047FFDE6"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69687F" w:rsidP="00AE7697" w:rsidRDefault="0069687F" w14:paraId="3D3C0A1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69687F" w:rsidTr="00AE7697" w14:paraId="0B112DA7" w14:textId="77777777">
        <w:tc>
          <w:tcPr>
            <w:tcW w:w="1570" w:type="dxa"/>
            <w:shd w:val="clear" w:color="auto" w:fill="FFFFFF"/>
          </w:tcPr>
          <w:p w:rsidR="0069687F" w:rsidP="00AE7697" w:rsidRDefault="0069687F" w14:paraId="142D2BB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TIID_ID</w:t>
            </w:r>
          </w:p>
        </w:tc>
        <w:tc>
          <w:tcPr>
            <w:tcW w:w="1500" w:type="dxa"/>
            <w:shd w:val="clear" w:color="auto" w:fill="FFFFFF"/>
          </w:tcPr>
          <w:p w:rsidR="0069687F" w:rsidP="00AE7697" w:rsidRDefault="0069687F" w14:paraId="23F234C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Elementi che consentono di identificare un lavoratore:</w:t>
            </w:r>
          </w:p>
          <w:p w:rsidR="0069687F" w:rsidP="00AE7697" w:rsidRDefault="0069687F" w14:paraId="1DDFFD2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Valori ammessi</w:t>
            </w:r>
          </w:p>
          <w:p w:rsidR="0069687F" w:rsidP="00AE7697" w:rsidRDefault="0069687F" w14:paraId="34FF9DD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1=Codice fiscale, è un default</w:t>
            </w:r>
          </w:p>
          <w:p w:rsidR="0069687F" w:rsidP="00AE7697" w:rsidRDefault="0069687F" w14:paraId="4D57A87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2=Passaporto</w:t>
            </w:r>
          </w:p>
          <w:p w:rsidR="0069687F" w:rsidP="00AE7697" w:rsidRDefault="0069687F" w14:paraId="36E7734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 Permesso di Soggiorno</w:t>
            </w:r>
          </w:p>
        </w:tc>
        <w:tc>
          <w:tcPr>
            <w:tcW w:w="1500" w:type="dxa"/>
            <w:shd w:val="clear" w:color="auto" w:fill="FFFFFF"/>
          </w:tcPr>
          <w:p w:rsidR="0069687F" w:rsidP="00AE7697" w:rsidRDefault="0069687F" w14:paraId="683EBA5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69687F" w:rsidP="00AE7697" w:rsidRDefault="0069687F" w14:paraId="497FA15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69687F" w:rsidP="00AE7697" w:rsidRDefault="0069687F" w14:paraId="405DDC4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69687F" w:rsidP="00AE7697" w:rsidRDefault="0069687F" w14:paraId="6BD9514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69687F" w:rsidTr="00AE7697" w14:paraId="389EE2F1" w14:textId="77777777">
        <w:tc>
          <w:tcPr>
            <w:tcW w:w="1570" w:type="dxa"/>
            <w:shd w:val="clear" w:color="auto" w:fill="FFFFFF"/>
          </w:tcPr>
          <w:p w:rsidR="0069687F" w:rsidP="00AE7697" w:rsidRDefault="0069687F" w14:paraId="2D110D2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TIID_DESCR</w:t>
            </w:r>
          </w:p>
        </w:tc>
        <w:tc>
          <w:tcPr>
            <w:tcW w:w="1500" w:type="dxa"/>
            <w:shd w:val="clear" w:color="auto" w:fill="FFFFFF"/>
          </w:tcPr>
          <w:p w:rsidR="0069687F" w:rsidP="00AE7697" w:rsidRDefault="0069687F" w14:paraId="02324E7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Elementi che consentono di identificare un lavoratore:</w:t>
            </w:r>
          </w:p>
          <w:p w:rsidR="0069687F" w:rsidP="00AE7697" w:rsidRDefault="0069687F" w14:paraId="5EF8CEA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Valori ammessi</w:t>
            </w:r>
          </w:p>
          <w:p w:rsidR="0069687F" w:rsidP="00AE7697" w:rsidRDefault="0069687F" w14:paraId="0A1D731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1=Codice fiscale, è un default</w:t>
            </w:r>
          </w:p>
          <w:p w:rsidR="0069687F" w:rsidP="00AE7697" w:rsidRDefault="0069687F" w14:paraId="26D59C6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2=Passaporto</w:t>
            </w:r>
          </w:p>
          <w:p w:rsidR="0069687F" w:rsidP="00AE7697" w:rsidRDefault="0069687F" w14:paraId="6BDD6A0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3= Permesso di Soggiorno</w:t>
            </w:r>
          </w:p>
        </w:tc>
        <w:tc>
          <w:tcPr>
            <w:tcW w:w="1500" w:type="dxa"/>
            <w:shd w:val="clear" w:color="auto" w:fill="FFFFFF"/>
          </w:tcPr>
          <w:p w:rsidR="0069687F" w:rsidP="00AE7697" w:rsidRDefault="0069687F" w14:paraId="2839E6F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varchar(250)</w:t>
            </w:r>
          </w:p>
        </w:tc>
        <w:tc>
          <w:tcPr>
            <w:tcW w:w="1500" w:type="dxa"/>
            <w:shd w:val="clear" w:color="auto" w:fill="FFFFFF"/>
          </w:tcPr>
          <w:p w:rsidR="0069687F" w:rsidP="00AE7697" w:rsidRDefault="0069687F" w14:paraId="505D4ED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69687F" w:rsidP="00AE7697" w:rsidRDefault="0069687F" w14:paraId="26A67D2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69687F" w:rsidP="00AE7697" w:rsidRDefault="0069687F" w14:paraId="5C1BFBF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Pr="00D936DB" w:rsidR="001126FD" w:rsidP="002B4AC0" w:rsidRDefault="001126FD" w14:paraId="1EF8E5D1" w14:textId="1CF1FC2B">
      <w:pPr>
        <w:pStyle w:val="Heading3"/>
      </w:pPr>
      <w:bookmarkStart w:name="_Toc222417283" w:id="86"/>
      <w:r w:rsidRPr="00D936DB">
        <w:t xml:space="preserve">Tabella </w:t>
      </w:r>
      <w:r w:rsidRPr="00490B7D" w:rsidR="00490B7D">
        <w:t>FATA_FATTISPECIE_PER_TIPO_ATTO_CNF</w:t>
      </w:r>
      <w:bookmarkEnd w:id="86"/>
    </w:p>
    <w:p w:rsidR="001126FD" w:rsidP="001126FD" w:rsidRDefault="001126FD" w14:paraId="4D95569F" w14:textId="77777777">
      <w:pPr>
        <w:rPr>
          <w:rFonts w:ascii="Calibri" w:hAnsi="Calibri" w:cs="Calibri"/>
          <w:sz w:val="20"/>
          <w:szCs w:val="20"/>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00AD7B5D" w14:paraId="13757E46" w14:textId="77777777">
        <w:trPr>
          <w:tblHeader/>
        </w:trPr>
        <w:tc>
          <w:tcPr>
            <w:tcW w:w="9070" w:type="dxa"/>
            <w:gridSpan w:val="6"/>
            <w:shd w:val="clear" w:color="auto" w:fill="A0A0A4"/>
          </w:tcPr>
          <w:p w:rsidR="00AD7B5D" w:rsidRDefault="00AD7B5D" w14:paraId="78E8BBB1"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Pr>
                <w:rFonts w:ascii="Calibri" w:hAnsi="Calibri" w:cs="Calibri"/>
                <w:sz w:val="20"/>
                <w:szCs w:val="20"/>
              </w:rPr>
              <w:instrText>tc  \l 2 "Column(s) of \"FATA_FATTISPECIE_PER_TIPO_ATTO_CNF\" Table"</w:instrText>
            </w:r>
            <w:r>
              <w:rPr>
                <w:rFonts w:ascii="Calibri" w:hAnsi="Calibri" w:cs="Calibri"/>
                <w:sz w:val="20"/>
                <w:szCs w:val="20"/>
              </w:rPr>
              <w:fldChar w:fldCharType="end"/>
            </w:r>
            <w:r>
              <w:rPr>
                <w:rFonts w:ascii="Calibri" w:hAnsi="Calibri" w:cs="Calibri"/>
                <w:b/>
                <w:bCs/>
                <w:snapToGrid w:val="0"/>
                <w:color w:val="000000"/>
                <w:sz w:val="16"/>
                <w:szCs w:val="16"/>
              </w:rPr>
              <w:t>FATA_FATTISPECIE_PER_TIPO_ATTO_CNF</w:t>
            </w:r>
          </w:p>
        </w:tc>
      </w:tr>
      <w:tr w:rsidR="00AD7B5D" w14:paraId="6CCBF831" w14:textId="77777777">
        <w:trPr>
          <w:tblHeader/>
        </w:trPr>
        <w:tc>
          <w:tcPr>
            <w:tcW w:w="1570" w:type="dxa"/>
            <w:shd w:val="clear" w:color="auto" w:fill="C0C0C0"/>
          </w:tcPr>
          <w:p w:rsidR="00AD7B5D" w:rsidRDefault="00AD7B5D" w14:paraId="1D79F868"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AD7B5D" w:rsidRDefault="00AD7B5D" w14:paraId="6B3B715D"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AD7B5D" w:rsidRDefault="00AD7B5D" w14:paraId="6278F6D7"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AD7B5D" w:rsidRDefault="00AD7B5D" w14:paraId="55A29243"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AD7B5D" w:rsidRDefault="00AD7B5D" w14:paraId="58D1ED5A"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AD7B5D" w:rsidRDefault="00AD7B5D" w14:paraId="088B8DCF"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AD7B5D" w14:paraId="0C7F2A8F" w14:textId="77777777">
        <w:tc>
          <w:tcPr>
            <w:tcW w:w="1570" w:type="dxa"/>
            <w:shd w:val="clear" w:color="auto" w:fill="FFFFFF"/>
          </w:tcPr>
          <w:p w:rsidR="00AD7B5D" w:rsidRDefault="00AD7B5D" w14:paraId="67FD604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FATA_ID</w:t>
            </w:r>
          </w:p>
        </w:tc>
        <w:tc>
          <w:tcPr>
            <w:tcW w:w="1500" w:type="dxa"/>
            <w:shd w:val="clear" w:color="auto" w:fill="FFFFFF"/>
          </w:tcPr>
          <w:p w:rsidR="00AD7B5D" w:rsidRDefault="00AD7B5D" w14:paraId="7E63034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w:t>
            </w:r>
          </w:p>
        </w:tc>
        <w:tc>
          <w:tcPr>
            <w:tcW w:w="1500" w:type="dxa"/>
            <w:shd w:val="clear" w:color="auto" w:fill="FFFFFF"/>
          </w:tcPr>
          <w:p w:rsidR="00AD7B5D" w:rsidRDefault="00AD7B5D" w14:paraId="37813D7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AD7B5D" w:rsidRDefault="00AD7B5D" w14:paraId="7420D2E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AD7B5D" w:rsidRDefault="00AD7B5D" w14:paraId="2A48CB3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D7B5D" w:rsidRDefault="00AD7B5D" w14:paraId="45A9571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AD7B5D" w14:paraId="3CBDD461" w14:textId="77777777">
        <w:tc>
          <w:tcPr>
            <w:tcW w:w="1570" w:type="dxa"/>
            <w:shd w:val="clear" w:color="auto" w:fill="FFFFFF"/>
          </w:tcPr>
          <w:p w:rsidR="00AD7B5D" w:rsidRDefault="00AD7B5D" w14:paraId="0590669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FATA_FK_FATT_ID</w:t>
            </w:r>
          </w:p>
        </w:tc>
        <w:tc>
          <w:tcPr>
            <w:tcW w:w="1500" w:type="dxa"/>
            <w:shd w:val="clear" w:color="auto" w:fill="FFFFFF"/>
          </w:tcPr>
          <w:p w:rsidR="00AD7B5D" w:rsidRDefault="00AD7B5D" w14:paraId="0FBBD8D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fattispecie</w:t>
            </w:r>
          </w:p>
        </w:tc>
        <w:tc>
          <w:tcPr>
            <w:tcW w:w="1500" w:type="dxa"/>
            <w:shd w:val="clear" w:color="auto" w:fill="FFFFFF"/>
          </w:tcPr>
          <w:p w:rsidR="00AD7B5D" w:rsidRDefault="00AD7B5D" w14:paraId="347A75D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AD7B5D" w:rsidRDefault="00AD7B5D" w14:paraId="59087D3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D7B5D" w:rsidRDefault="00AD7B5D" w14:paraId="35B9AB2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AD7B5D" w:rsidRDefault="00AD7B5D" w14:paraId="2EE906F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AD7B5D" w14:paraId="231E784D" w14:textId="77777777">
        <w:tc>
          <w:tcPr>
            <w:tcW w:w="1570" w:type="dxa"/>
            <w:shd w:val="clear" w:color="auto" w:fill="FFFFFF"/>
          </w:tcPr>
          <w:p w:rsidR="00AD7B5D" w:rsidRDefault="00AD7B5D" w14:paraId="5989571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FATA_FK_TIAT_ID</w:t>
            </w:r>
          </w:p>
        </w:tc>
        <w:tc>
          <w:tcPr>
            <w:tcW w:w="1500" w:type="dxa"/>
            <w:shd w:val="clear" w:color="auto" w:fill="FFFFFF"/>
          </w:tcPr>
          <w:p w:rsidR="00AD7B5D" w:rsidRDefault="00AD7B5D" w14:paraId="04DFF77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Tipologia Atto</w:t>
            </w:r>
          </w:p>
        </w:tc>
        <w:tc>
          <w:tcPr>
            <w:tcW w:w="1500" w:type="dxa"/>
            <w:shd w:val="clear" w:color="auto" w:fill="FFFFFF"/>
          </w:tcPr>
          <w:p w:rsidR="00AD7B5D" w:rsidRDefault="00AD7B5D" w14:paraId="1F2624D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AD7B5D" w:rsidRDefault="00AD7B5D" w14:paraId="156123C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D7B5D" w:rsidRDefault="00AD7B5D" w14:paraId="4AA7506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AD7B5D" w:rsidRDefault="00AD7B5D" w14:paraId="0FC5677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AD7B5D" w14:paraId="3655820E" w14:textId="77777777">
        <w:tc>
          <w:tcPr>
            <w:tcW w:w="1570" w:type="dxa"/>
            <w:shd w:val="clear" w:color="auto" w:fill="FFFFFF"/>
          </w:tcPr>
          <w:p w:rsidR="00AD7B5D" w:rsidRDefault="00AD7B5D" w14:paraId="62F9ED6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FATA_DATA_INIZIO_VALIDITA</w:t>
            </w:r>
          </w:p>
        </w:tc>
        <w:tc>
          <w:tcPr>
            <w:tcW w:w="1500" w:type="dxa"/>
            <w:shd w:val="clear" w:color="auto" w:fill="FFFFFF"/>
          </w:tcPr>
          <w:p w:rsidR="00AD7B5D" w:rsidRDefault="00AD7B5D" w14:paraId="2916451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Data inizio validità </w:t>
            </w:r>
          </w:p>
        </w:tc>
        <w:tc>
          <w:tcPr>
            <w:tcW w:w="1500" w:type="dxa"/>
            <w:shd w:val="clear" w:color="auto" w:fill="FFFFFF"/>
          </w:tcPr>
          <w:p w:rsidR="00AD7B5D" w:rsidRDefault="00AD7B5D" w14:paraId="5664682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AD7B5D" w:rsidRDefault="00AD7B5D" w14:paraId="64FD7FB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D7B5D" w:rsidRDefault="00AD7B5D" w14:paraId="6C1A0CA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D7B5D" w:rsidRDefault="00AD7B5D" w14:paraId="3E64A68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AD7B5D" w14:paraId="44EE07F5" w14:textId="77777777">
        <w:tc>
          <w:tcPr>
            <w:tcW w:w="1570" w:type="dxa"/>
            <w:shd w:val="clear" w:color="auto" w:fill="FFFFFF"/>
          </w:tcPr>
          <w:p w:rsidR="00AD7B5D" w:rsidRDefault="00AD7B5D" w14:paraId="096B13F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FATA_DATA_FINE_VALIDITA</w:t>
            </w:r>
          </w:p>
        </w:tc>
        <w:tc>
          <w:tcPr>
            <w:tcW w:w="1500" w:type="dxa"/>
            <w:shd w:val="clear" w:color="auto" w:fill="FFFFFF"/>
          </w:tcPr>
          <w:p w:rsidR="00AD7B5D" w:rsidRDefault="00AD7B5D" w14:paraId="6BEA1CD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Data fine validità </w:t>
            </w:r>
          </w:p>
        </w:tc>
        <w:tc>
          <w:tcPr>
            <w:tcW w:w="1500" w:type="dxa"/>
            <w:shd w:val="clear" w:color="auto" w:fill="FFFFFF"/>
          </w:tcPr>
          <w:p w:rsidR="00AD7B5D" w:rsidRDefault="00AD7B5D" w14:paraId="0F610E5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AD7B5D" w:rsidRDefault="00AD7B5D" w14:paraId="1970F0B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D7B5D" w:rsidRDefault="00AD7B5D" w14:paraId="1CCF315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AD7B5D" w:rsidRDefault="00AD7B5D" w14:paraId="53A3909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002B4AC0" w:rsidRDefault="002B4AC0" w14:paraId="3D9E1F0D" w14:textId="77777777">
      <w:pPr>
        <w:rPr>
          <w:rFonts w:ascii="Calibri" w:hAnsi="Calibri" w:cs="Calibri"/>
          <w:sz w:val="20"/>
          <w:szCs w:val="20"/>
        </w:rPr>
      </w:pPr>
    </w:p>
    <w:p w:rsidRPr="00D936DB" w:rsidR="002B4AC0" w:rsidP="002B4AC0" w:rsidRDefault="002B4AC0" w14:paraId="459E8BDB" w14:textId="511529AD">
      <w:pPr>
        <w:pStyle w:val="Heading3"/>
      </w:pPr>
      <w:bookmarkStart w:name="_Toc222417284" w:id="87"/>
      <w:r w:rsidRPr="00D936DB">
        <w:t xml:space="preserve">Tabella </w:t>
      </w:r>
      <w:r w:rsidRPr="00FA1C27" w:rsidR="00FA1C27">
        <w:rPr>
          <w:sz w:val="24"/>
          <w:szCs w:val="22"/>
        </w:rPr>
        <w:t>RECR_RECUPERO_CREDITI_PAC_DAT</w:t>
      </w:r>
      <w:bookmarkEnd w:id="87"/>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1570"/>
        <w:gridCol w:w="1500"/>
        <w:gridCol w:w="1500"/>
        <w:gridCol w:w="1500"/>
        <w:gridCol w:w="1500"/>
        <w:gridCol w:w="1500"/>
      </w:tblGrid>
      <w:tr w:rsidRPr="00330CAC" w:rsidR="002B4AC0" w:rsidTr="00A433C5" w14:paraId="06E4A93B" w14:textId="77777777">
        <w:trPr>
          <w:tblHeader/>
        </w:trPr>
        <w:tc>
          <w:tcPr>
            <w:tcW w:w="9070" w:type="dxa"/>
            <w:gridSpan w:val="6"/>
            <w:shd w:val="clear" w:color="auto" w:fill="A0A0A4"/>
          </w:tcPr>
          <w:p w:rsidRPr="00330CAC" w:rsidR="002B4AC0" w:rsidP="00A433C5" w:rsidRDefault="002B4AC0" w14:paraId="23080CED" w14:textId="77777777">
            <w:pPr>
              <w:widowControl w:val="0"/>
              <w:autoSpaceDE w:val="0"/>
              <w:autoSpaceDN w:val="0"/>
              <w:rPr>
                <w:rFonts w:ascii="Calibri" w:hAnsi="Calibri" w:cs="Calibri"/>
                <w:b/>
                <w:bCs/>
                <w:snapToGrid w:val="0"/>
                <w:color w:val="000000"/>
                <w:sz w:val="16"/>
                <w:szCs w:val="16"/>
              </w:rPr>
            </w:pPr>
            <w:r>
              <w:rPr>
                <w:rFonts w:ascii="Calibri" w:hAnsi="Calibri" w:cs="Calibri"/>
                <w:sz w:val="20"/>
                <w:szCs w:val="20"/>
              </w:rPr>
              <w:fldChar w:fldCharType="begin"/>
            </w:r>
            <w:r w:rsidRPr="00330CAC">
              <w:rPr>
                <w:rFonts w:ascii="Calibri" w:hAnsi="Calibri" w:cs="Calibri"/>
                <w:sz w:val="20"/>
                <w:szCs w:val="20"/>
              </w:rPr>
              <w:instrText>tc  \l 2 "Column(s) of \"RECR_RECUPERO_CREDITI_PAC_DAT\" Table"</w:instrText>
            </w:r>
            <w:r>
              <w:rPr>
                <w:rFonts w:ascii="Calibri" w:hAnsi="Calibri" w:cs="Calibri"/>
                <w:sz w:val="20"/>
                <w:szCs w:val="20"/>
              </w:rPr>
              <w:fldChar w:fldCharType="end"/>
            </w:r>
            <w:r w:rsidRPr="00330CAC">
              <w:rPr>
                <w:rFonts w:ascii="Calibri" w:hAnsi="Calibri" w:cs="Calibri"/>
                <w:b/>
                <w:bCs/>
                <w:snapToGrid w:val="0"/>
                <w:color w:val="000000"/>
                <w:sz w:val="16"/>
                <w:szCs w:val="16"/>
              </w:rPr>
              <w:t>RECR_RECUPERO_CREDITI_PAC_DAT</w:t>
            </w:r>
          </w:p>
        </w:tc>
      </w:tr>
      <w:tr w:rsidR="002B4AC0" w:rsidTr="00A433C5" w14:paraId="08B92C86" w14:textId="77777777">
        <w:trPr>
          <w:tblHeader/>
        </w:trPr>
        <w:tc>
          <w:tcPr>
            <w:tcW w:w="1570" w:type="dxa"/>
            <w:shd w:val="clear" w:color="auto" w:fill="C0C0C0"/>
          </w:tcPr>
          <w:p w:rsidR="002B4AC0" w:rsidP="00A433C5" w:rsidRDefault="002B4AC0" w14:paraId="0D3CFAB4"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Name</w:t>
            </w:r>
          </w:p>
        </w:tc>
        <w:tc>
          <w:tcPr>
            <w:tcW w:w="1500" w:type="dxa"/>
            <w:shd w:val="clear" w:color="auto" w:fill="C0C0C0"/>
          </w:tcPr>
          <w:p w:rsidR="002B4AC0" w:rsidP="00A433C5" w:rsidRDefault="002B4AC0" w14:paraId="776A7CB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Comment</w:t>
            </w:r>
          </w:p>
        </w:tc>
        <w:tc>
          <w:tcPr>
            <w:tcW w:w="1500" w:type="dxa"/>
            <w:shd w:val="clear" w:color="auto" w:fill="C0C0C0"/>
          </w:tcPr>
          <w:p w:rsidR="002B4AC0" w:rsidP="00A433C5" w:rsidRDefault="002B4AC0" w14:paraId="4B3E8012"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Datatype</w:t>
            </w:r>
          </w:p>
        </w:tc>
        <w:tc>
          <w:tcPr>
            <w:tcW w:w="1500" w:type="dxa"/>
            <w:shd w:val="clear" w:color="auto" w:fill="C0C0C0"/>
          </w:tcPr>
          <w:p w:rsidR="002B4AC0" w:rsidP="00A433C5" w:rsidRDefault="002B4AC0" w14:paraId="37C4106D"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PK</w:t>
            </w:r>
          </w:p>
        </w:tc>
        <w:tc>
          <w:tcPr>
            <w:tcW w:w="1500" w:type="dxa"/>
            <w:shd w:val="clear" w:color="auto" w:fill="C0C0C0"/>
          </w:tcPr>
          <w:p w:rsidR="002B4AC0" w:rsidP="00A433C5" w:rsidRDefault="002B4AC0" w14:paraId="77B6EFEC"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Is FK</w:t>
            </w:r>
          </w:p>
        </w:tc>
        <w:tc>
          <w:tcPr>
            <w:tcW w:w="1500" w:type="dxa"/>
            <w:shd w:val="clear" w:color="auto" w:fill="C0C0C0"/>
          </w:tcPr>
          <w:p w:rsidR="002B4AC0" w:rsidP="00A433C5" w:rsidRDefault="002B4AC0" w14:paraId="401F3821" w14:textId="77777777">
            <w:pPr>
              <w:widowControl w:val="0"/>
              <w:autoSpaceDE w:val="0"/>
              <w:autoSpaceDN w:val="0"/>
              <w:rPr>
                <w:rFonts w:ascii="Calibri" w:hAnsi="Calibri" w:cs="Calibri"/>
                <w:b/>
                <w:bCs/>
                <w:snapToGrid w:val="0"/>
                <w:color w:val="000000"/>
                <w:sz w:val="16"/>
                <w:szCs w:val="16"/>
              </w:rPr>
            </w:pPr>
            <w:r>
              <w:rPr>
                <w:rFonts w:ascii="Calibri" w:hAnsi="Calibri" w:cs="Calibri"/>
                <w:b/>
                <w:bCs/>
                <w:snapToGrid w:val="0"/>
                <w:color w:val="000000"/>
                <w:sz w:val="16"/>
                <w:szCs w:val="16"/>
              </w:rPr>
              <w:t>Null Option</w:t>
            </w:r>
          </w:p>
        </w:tc>
      </w:tr>
      <w:tr w:rsidR="002B4AC0" w:rsidTr="00A433C5" w14:paraId="1448FBE2" w14:textId="77777777">
        <w:tc>
          <w:tcPr>
            <w:tcW w:w="1570" w:type="dxa"/>
            <w:shd w:val="clear" w:color="auto" w:fill="FFFFFF"/>
          </w:tcPr>
          <w:p w:rsidR="002B4AC0" w:rsidP="00A433C5" w:rsidRDefault="002B4AC0" w14:paraId="42EDBEB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RECR_ID</w:t>
            </w:r>
          </w:p>
        </w:tc>
        <w:tc>
          <w:tcPr>
            <w:tcW w:w="1500" w:type="dxa"/>
            <w:shd w:val="clear" w:color="auto" w:fill="FFFFFF"/>
          </w:tcPr>
          <w:p w:rsidR="002B4AC0" w:rsidP="00A433C5" w:rsidRDefault="002B4AC0" w14:paraId="35B92DA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Recupero</w:t>
            </w:r>
          </w:p>
        </w:tc>
        <w:tc>
          <w:tcPr>
            <w:tcW w:w="1500" w:type="dxa"/>
            <w:shd w:val="clear" w:color="auto" w:fill="FFFFFF"/>
          </w:tcPr>
          <w:p w:rsidR="002B4AC0" w:rsidP="00A433C5" w:rsidRDefault="002B4AC0" w14:paraId="1C18E64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2B4AC0" w:rsidP="00A433C5" w:rsidRDefault="002B4AC0" w14:paraId="0246719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2B4AC0" w:rsidP="00A433C5" w:rsidRDefault="002B4AC0" w14:paraId="6380216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458ED9D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B4AC0" w:rsidTr="00A433C5" w14:paraId="216B610D" w14:textId="77777777">
        <w:tc>
          <w:tcPr>
            <w:tcW w:w="1570" w:type="dxa"/>
            <w:shd w:val="clear" w:color="auto" w:fill="FFFFFF"/>
          </w:tcPr>
          <w:p w:rsidR="002B4AC0" w:rsidP="00A433C5" w:rsidRDefault="002B4AC0" w14:paraId="4EF3C59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RECR_FK_LICE_ID</w:t>
            </w:r>
          </w:p>
        </w:tc>
        <w:tc>
          <w:tcPr>
            <w:tcW w:w="1500" w:type="dxa"/>
            <w:shd w:val="clear" w:color="auto" w:fill="FFFFFF"/>
          </w:tcPr>
          <w:p w:rsidR="002B4AC0" w:rsidP="00A433C5" w:rsidRDefault="002B4AC0" w14:paraId="78F056C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Identificativo numerico della patente</w:t>
            </w:r>
          </w:p>
        </w:tc>
        <w:tc>
          <w:tcPr>
            <w:tcW w:w="1500" w:type="dxa"/>
            <w:shd w:val="clear" w:color="auto" w:fill="FFFFFF"/>
          </w:tcPr>
          <w:p w:rsidR="002B4AC0" w:rsidP="00A433C5" w:rsidRDefault="002B4AC0" w14:paraId="373DBBC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w:t>
            </w:r>
          </w:p>
        </w:tc>
        <w:tc>
          <w:tcPr>
            <w:tcW w:w="1500" w:type="dxa"/>
            <w:shd w:val="clear" w:color="auto" w:fill="FFFFFF"/>
          </w:tcPr>
          <w:p w:rsidR="002B4AC0" w:rsidP="00A433C5" w:rsidRDefault="002B4AC0" w14:paraId="56589C1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2068714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Yes</w:t>
            </w:r>
          </w:p>
        </w:tc>
        <w:tc>
          <w:tcPr>
            <w:tcW w:w="1500" w:type="dxa"/>
            <w:shd w:val="clear" w:color="auto" w:fill="FFFFFF"/>
          </w:tcPr>
          <w:p w:rsidR="002B4AC0" w:rsidP="00A433C5" w:rsidRDefault="002B4AC0" w14:paraId="61CD70C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B4AC0" w:rsidTr="00A433C5" w14:paraId="06170F56" w14:textId="77777777">
        <w:tc>
          <w:tcPr>
            <w:tcW w:w="1570" w:type="dxa"/>
            <w:shd w:val="clear" w:color="auto" w:fill="FFFFFF"/>
          </w:tcPr>
          <w:p w:rsidR="002B4AC0" w:rsidP="00A433C5" w:rsidRDefault="002B4AC0" w14:paraId="2F76E76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RECR_NUMERO_PROTOCOLLO</w:t>
            </w:r>
          </w:p>
        </w:tc>
        <w:tc>
          <w:tcPr>
            <w:tcW w:w="1500" w:type="dxa"/>
            <w:shd w:val="clear" w:color="auto" w:fill="FFFFFF"/>
          </w:tcPr>
          <w:p w:rsidR="002B4AC0" w:rsidP="00A433C5" w:rsidRDefault="002B4AC0" w14:paraId="7F97E5F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Codice Protocollo</w:t>
            </w:r>
          </w:p>
        </w:tc>
        <w:tc>
          <w:tcPr>
            <w:tcW w:w="1500" w:type="dxa"/>
            <w:shd w:val="clear" w:color="auto" w:fill="FFFFFF"/>
          </w:tcPr>
          <w:p w:rsidR="002B4AC0" w:rsidP="00A433C5" w:rsidRDefault="002B4AC0" w14:paraId="015DC0CC"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varchar(250)</w:t>
            </w:r>
          </w:p>
        </w:tc>
        <w:tc>
          <w:tcPr>
            <w:tcW w:w="1500" w:type="dxa"/>
            <w:shd w:val="clear" w:color="auto" w:fill="FFFFFF"/>
          </w:tcPr>
          <w:p w:rsidR="002B4AC0" w:rsidP="00A433C5" w:rsidRDefault="002B4AC0" w14:paraId="04BA0F0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70DF4CD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4194D75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B4AC0" w:rsidTr="00A433C5" w14:paraId="7B4554B2" w14:textId="77777777">
        <w:tc>
          <w:tcPr>
            <w:tcW w:w="1570" w:type="dxa"/>
            <w:shd w:val="clear" w:color="auto" w:fill="FFFFFF"/>
          </w:tcPr>
          <w:p w:rsidR="002B4AC0" w:rsidP="00A433C5" w:rsidRDefault="002B4AC0" w14:paraId="3DB4161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RECR_DATA_PROTOCOLLO</w:t>
            </w:r>
          </w:p>
        </w:tc>
        <w:tc>
          <w:tcPr>
            <w:tcW w:w="1500" w:type="dxa"/>
            <w:shd w:val="clear" w:color="auto" w:fill="FFFFFF"/>
          </w:tcPr>
          <w:p w:rsidR="002B4AC0" w:rsidP="00A433C5" w:rsidRDefault="002B4AC0" w14:paraId="40BFF42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Protocollo</w:t>
            </w:r>
          </w:p>
        </w:tc>
        <w:tc>
          <w:tcPr>
            <w:tcW w:w="1500" w:type="dxa"/>
            <w:shd w:val="clear" w:color="auto" w:fill="FFFFFF"/>
          </w:tcPr>
          <w:p w:rsidR="002B4AC0" w:rsidP="00A433C5" w:rsidRDefault="002B4AC0" w14:paraId="1F07464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w:t>
            </w:r>
          </w:p>
        </w:tc>
        <w:tc>
          <w:tcPr>
            <w:tcW w:w="1500" w:type="dxa"/>
            <w:shd w:val="clear" w:color="auto" w:fill="FFFFFF"/>
          </w:tcPr>
          <w:p w:rsidR="002B4AC0" w:rsidP="00A433C5" w:rsidRDefault="002B4AC0" w14:paraId="7520DDA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08E415CE"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312533E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B4AC0" w:rsidTr="00A433C5" w14:paraId="107B1815" w14:textId="77777777">
        <w:tc>
          <w:tcPr>
            <w:tcW w:w="1570" w:type="dxa"/>
            <w:shd w:val="clear" w:color="auto" w:fill="FFFFFF"/>
          </w:tcPr>
          <w:p w:rsidR="002B4AC0" w:rsidP="00A433C5" w:rsidRDefault="002B4AC0" w14:paraId="2DCF35D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RECR_PUNTEGGIO</w:t>
            </w:r>
          </w:p>
        </w:tc>
        <w:tc>
          <w:tcPr>
            <w:tcW w:w="1500" w:type="dxa"/>
            <w:shd w:val="clear" w:color="auto" w:fill="FFFFFF"/>
          </w:tcPr>
          <w:p w:rsidR="002B4AC0" w:rsidP="00A433C5" w:rsidRDefault="002B4AC0" w14:paraId="01503DD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Punteggio recuperato</w:t>
            </w:r>
          </w:p>
        </w:tc>
        <w:tc>
          <w:tcPr>
            <w:tcW w:w="1500" w:type="dxa"/>
            <w:shd w:val="clear" w:color="auto" w:fill="FFFFFF"/>
          </w:tcPr>
          <w:p w:rsidR="002B4AC0" w:rsidP="00A433C5" w:rsidRDefault="002B4AC0" w14:paraId="7E61FDD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integer</w:t>
            </w:r>
          </w:p>
        </w:tc>
        <w:tc>
          <w:tcPr>
            <w:tcW w:w="1500" w:type="dxa"/>
            <w:shd w:val="clear" w:color="auto" w:fill="FFFFFF"/>
          </w:tcPr>
          <w:p w:rsidR="002B4AC0" w:rsidP="00A433C5" w:rsidRDefault="002B4AC0" w14:paraId="1053B737"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76A8681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35AEDDA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B4AC0" w:rsidTr="00A433C5" w14:paraId="7B01D81E" w14:textId="77777777">
        <w:tc>
          <w:tcPr>
            <w:tcW w:w="1570" w:type="dxa"/>
            <w:shd w:val="clear" w:color="auto" w:fill="FFFFFF"/>
          </w:tcPr>
          <w:p w:rsidR="002B4AC0" w:rsidP="00A433C5" w:rsidRDefault="002B4AC0" w14:paraId="5D57962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RECR_DATA_RECUPERO_PUNTEGGIO_PATENTE</w:t>
            </w:r>
          </w:p>
        </w:tc>
        <w:tc>
          <w:tcPr>
            <w:tcW w:w="1500" w:type="dxa"/>
            <w:shd w:val="clear" w:color="auto" w:fill="FFFFFF"/>
          </w:tcPr>
          <w:p w:rsidR="002B4AC0" w:rsidP="00A433C5" w:rsidRDefault="002B4AC0" w14:paraId="042721D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Rappresenta la data in cui il motore della patente ha preso in considerazione per la prima volta il punteggio del recupero per il calcolo del punteggio della patente</w:t>
            </w:r>
          </w:p>
        </w:tc>
        <w:tc>
          <w:tcPr>
            <w:tcW w:w="1500" w:type="dxa"/>
            <w:shd w:val="clear" w:color="auto" w:fill="FFFFFF"/>
          </w:tcPr>
          <w:p w:rsidR="002B4AC0" w:rsidP="00A433C5" w:rsidRDefault="002B4AC0" w14:paraId="6C4920B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2B4AC0" w:rsidP="00A433C5" w:rsidRDefault="002B4AC0" w14:paraId="4C7A26B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052C008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041D819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2B4AC0" w:rsidTr="00A433C5" w14:paraId="33595CF8" w14:textId="77777777">
        <w:tc>
          <w:tcPr>
            <w:tcW w:w="1570" w:type="dxa"/>
            <w:shd w:val="clear" w:color="auto" w:fill="FFFFFF"/>
          </w:tcPr>
          <w:p w:rsidR="002B4AC0" w:rsidP="00A433C5" w:rsidRDefault="002B4AC0" w14:paraId="10CCFBA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RECR_DATA_ULTIMO</w:t>
            </w:r>
            <w:r>
              <w:rPr>
                <w:rFonts w:ascii="Calibri" w:hAnsi="Calibri" w:cs="Calibri"/>
                <w:snapToGrid w:val="0"/>
                <w:color w:val="000000"/>
                <w:sz w:val="16"/>
                <w:szCs w:val="16"/>
              </w:rPr>
              <w:t>_CONTEGGIO_PATENTE</w:t>
            </w:r>
          </w:p>
        </w:tc>
        <w:tc>
          <w:tcPr>
            <w:tcW w:w="1500" w:type="dxa"/>
            <w:shd w:val="clear" w:color="auto" w:fill="FFFFFF"/>
          </w:tcPr>
          <w:p w:rsidR="002B4AC0" w:rsidP="00A433C5" w:rsidRDefault="002B4AC0" w14:paraId="22DFCA3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 xml:space="preserve">Rappresenta la data </w:t>
            </w:r>
            <w:r>
              <w:rPr>
                <w:rFonts w:ascii="Calibri" w:hAnsi="Calibri" w:cs="Calibri"/>
                <w:snapToGrid w:val="0"/>
                <w:color w:val="000000"/>
                <w:sz w:val="16"/>
                <w:szCs w:val="16"/>
              </w:rPr>
              <w:t>in cui il motore della patente ha preso in considerazione per l'ultima volta il punteggio del recupero per il calcolo del punteggio della patente</w:t>
            </w:r>
          </w:p>
        </w:tc>
        <w:tc>
          <w:tcPr>
            <w:tcW w:w="1500" w:type="dxa"/>
            <w:shd w:val="clear" w:color="auto" w:fill="FFFFFF"/>
          </w:tcPr>
          <w:p w:rsidR="002B4AC0" w:rsidP="00A433C5" w:rsidRDefault="002B4AC0" w14:paraId="7E5DFD9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2B4AC0" w:rsidP="00A433C5" w:rsidRDefault="002B4AC0" w14:paraId="76D77B7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43A8D28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3EA0A15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NULL</w:t>
            </w:r>
          </w:p>
        </w:tc>
      </w:tr>
      <w:tr w:rsidR="002B4AC0" w:rsidTr="00A433C5" w14:paraId="0E11140E" w14:textId="77777777">
        <w:tc>
          <w:tcPr>
            <w:tcW w:w="1570" w:type="dxa"/>
            <w:shd w:val="clear" w:color="auto" w:fill="FFFFFF"/>
          </w:tcPr>
          <w:p w:rsidR="002B4AC0" w:rsidP="00A433C5" w:rsidRDefault="002B4AC0" w14:paraId="065066F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RECR_INSERT_USER</w:t>
            </w:r>
          </w:p>
        </w:tc>
        <w:tc>
          <w:tcPr>
            <w:tcW w:w="1500" w:type="dxa"/>
            <w:shd w:val="clear" w:color="auto" w:fill="FFFFFF"/>
          </w:tcPr>
          <w:p w:rsidR="002B4AC0" w:rsidP="00A433C5" w:rsidRDefault="002B4AC0" w14:paraId="558A050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Utente inserimento</w:t>
            </w:r>
          </w:p>
        </w:tc>
        <w:tc>
          <w:tcPr>
            <w:tcW w:w="1500" w:type="dxa"/>
            <w:shd w:val="clear" w:color="auto" w:fill="FFFFFF"/>
          </w:tcPr>
          <w:p w:rsidR="002B4AC0" w:rsidP="00A433C5" w:rsidRDefault="002B4AC0" w14:paraId="2AEF3FA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2B4AC0" w:rsidP="00A433C5" w:rsidRDefault="002B4AC0" w14:paraId="37698AF0"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6703E58A"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1B89BC7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B4AC0" w:rsidTr="00A433C5" w14:paraId="62596185" w14:textId="77777777">
        <w:tc>
          <w:tcPr>
            <w:tcW w:w="1570" w:type="dxa"/>
            <w:shd w:val="clear" w:color="auto" w:fill="FFFFFF"/>
          </w:tcPr>
          <w:p w:rsidR="002B4AC0" w:rsidP="00A433C5" w:rsidRDefault="002B4AC0" w14:paraId="403B0E3D"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RECR_INSERT_DATE</w:t>
            </w:r>
          </w:p>
        </w:tc>
        <w:tc>
          <w:tcPr>
            <w:tcW w:w="1500" w:type="dxa"/>
            <w:shd w:val="clear" w:color="auto" w:fill="FFFFFF"/>
          </w:tcPr>
          <w:p w:rsidR="002B4AC0" w:rsidP="00A433C5" w:rsidRDefault="002B4AC0" w14:paraId="349E19F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Data inserimento</w:t>
            </w:r>
          </w:p>
        </w:tc>
        <w:tc>
          <w:tcPr>
            <w:tcW w:w="1500" w:type="dxa"/>
            <w:shd w:val="clear" w:color="auto" w:fill="FFFFFF"/>
          </w:tcPr>
          <w:p w:rsidR="002B4AC0" w:rsidP="00A433C5" w:rsidRDefault="002B4AC0" w14:paraId="30580B54"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2B4AC0" w:rsidP="00A433C5" w:rsidRDefault="002B4AC0" w14:paraId="3CB75821"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60BCAFD2"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41B1F03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B4AC0" w:rsidTr="00A433C5" w14:paraId="71FA6409" w14:textId="77777777">
        <w:tc>
          <w:tcPr>
            <w:tcW w:w="1570" w:type="dxa"/>
            <w:shd w:val="clear" w:color="auto" w:fill="FFFFFF"/>
          </w:tcPr>
          <w:p w:rsidR="002B4AC0" w:rsidP="00A433C5" w:rsidRDefault="002B4AC0" w14:paraId="19FF089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RECR_LAST_UPDATE_USER</w:t>
            </w:r>
          </w:p>
        </w:tc>
        <w:tc>
          <w:tcPr>
            <w:tcW w:w="1500" w:type="dxa"/>
            <w:shd w:val="clear" w:color="auto" w:fill="FFFFFF"/>
          </w:tcPr>
          <w:p w:rsidR="002B4AC0" w:rsidP="00A433C5" w:rsidRDefault="002B4AC0" w14:paraId="67F9DB41" w14:textId="77777777">
            <w:pPr>
              <w:widowControl w:val="0"/>
              <w:autoSpaceDE w:val="0"/>
              <w:autoSpaceDN w:val="0"/>
              <w:rPr>
                <w:rFonts w:ascii="Calibri" w:hAnsi="Calibri" w:cs="Calibri"/>
                <w:snapToGrid w:val="0"/>
                <w:color w:val="000000"/>
                <w:sz w:val="16"/>
                <w:szCs w:val="16"/>
              </w:rPr>
            </w:pPr>
          </w:p>
        </w:tc>
        <w:tc>
          <w:tcPr>
            <w:tcW w:w="1500" w:type="dxa"/>
            <w:shd w:val="clear" w:color="auto" w:fill="FFFFFF"/>
          </w:tcPr>
          <w:p w:rsidR="002B4AC0" w:rsidP="00A433C5" w:rsidRDefault="002B4AC0" w14:paraId="775D283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varchar(100)</w:t>
            </w:r>
          </w:p>
        </w:tc>
        <w:tc>
          <w:tcPr>
            <w:tcW w:w="1500" w:type="dxa"/>
            <w:shd w:val="clear" w:color="auto" w:fill="FFFFFF"/>
          </w:tcPr>
          <w:p w:rsidR="002B4AC0" w:rsidP="00A433C5" w:rsidRDefault="002B4AC0" w14:paraId="4BDDFEB5"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1E814F7B"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61D2E079"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r w:rsidR="002B4AC0" w:rsidTr="00A433C5" w14:paraId="4889F6AE" w14:textId="77777777">
        <w:tc>
          <w:tcPr>
            <w:tcW w:w="1570" w:type="dxa"/>
            <w:shd w:val="clear" w:color="auto" w:fill="FFFFFF"/>
          </w:tcPr>
          <w:p w:rsidR="002B4AC0" w:rsidP="00A433C5" w:rsidRDefault="002B4AC0" w14:paraId="2DDCA48F"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RECR_LAST_UPDATE_DATE</w:t>
            </w:r>
          </w:p>
        </w:tc>
        <w:tc>
          <w:tcPr>
            <w:tcW w:w="1500" w:type="dxa"/>
            <w:shd w:val="clear" w:color="auto" w:fill="FFFFFF"/>
          </w:tcPr>
          <w:p w:rsidR="002B4AC0" w:rsidP="00A433C5" w:rsidRDefault="002B4AC0" w14:paraId="04A1BC06" w14:textId="77777777">
            <w:pPr>
              <w:widowControl w:val="0"/>
              <w:autoSpaceDE w:val="0"/>
              <w:autoSpaceDN w:val="0"/>
              <w:rPr>
                <w:rFonts w:ascii="Calibri" w:hAnsi="Calibri" w:cs="Calibri"/>
                <w:snapToGrid w:val="0"/>
                <w:color w:val="000000"/>
                <w:sz w:val="16"/>
                <w:szCs w:val="16"/>
              </w:rPr>
            </w:pPr>
          </w:p>
        </w:tc>
        <w:tc>
          <w:tcPr>
            <w:tcW w:w="1500" w:type="dxa"/>
            <w:shd w:val="clear" w:color="auto" w:fill="FFFFFF"/>
          </w:tcPr>
          <w:p w:rsidR="002B4AC0" w:rsidP="00A433C5" w:rsidRDefault="002B4AC0" w14:paraId="4BB6DCE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datetime</w:t>
            </w:r>
          </w:p>
        </w:tc>
        <w:tc>
          <w:tcPr>
            <w:tcW w:w="1500" w:type="dxa"/>
            <w:shd w:val="clear" w:color="auto" w:fill="FFFFFF"/>
          </w:tcPr>
          <w:p w:rsidR="002B4AC0" w:rsidP="00A433C5" w:rsidRDefault="002B4AC0" w14:paraId="4144DED6"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0A258093"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w:t>
            </w:r>
          </w:p>
        </w:tc>
        <w:tc>
          <w:tcPr>
            <w:tcW w:w="1500" w:type="dxa"/>
            <w:shd w:val="clear" w:color="auto" w:fill="FFFFFF"/>
          </w:tcPr>
          <w:p w:rsidR="002B4AC0" w:rsidP="00A433C5" w:rsidRDefault="002B4AC0" w14:paraId="5BC25028" w14:textId="77777777">
            <w:pPr>
              <w:widowControl w:val="0"/>
              <w:autoSpaceDE w:val="0"/>
              <w:autoSpaceDN w:val="0"/>
              <w:rPr>
                <w:rFonts w:ascii="Calibri" w:hAnsi="Calibri" w:cs="Calibri"/>
                <w:snapToGrid w:val="0"/>
                <w:color w:val="000000"/>
                <w:sz w:val="16"/>
                <w:szCs w:val="16"/>
              </w:rPr>
            </w:pPr>
            <w:r>
              <w:rPr>
                <w:rFonts w:ascii="Calibri" w:hAnsi="Calibri" w:cs="Calibri"/>
                <w:snapToGrid w:val="0"/>
                <w:color w:val="000000"/>
                <w:sz w:val="16"/>
                <w:szCs w:val="16"/>
              </w:rPr>
              <w:t>NOT NULL</w:t>
            </w:r>
          </w:p>
        </w:tc>
      </w:tr>
    </w:tbl>
    <w:p w:rsidR="000A15D1" w:rsidRDefault="000A15D1" w14:paraId="01A740C8" w14:textId="7619FDCD">
      <w:pPr>
        <w:rPr>
          <w:rFonts w:ascii="Calibri" w:hAnsi="Calibri" w:cs="Calibri"/>
          <w:sz w:val="20"/>
          <w:szCs w:val="20"/>
        </w:rPr>
      </w:pPr>
      <w:r>
        <w:rPr>
          <w:rFonts w:ascii="Calibri" w:hAnsi="Calibri" w:cs="Calibri"/>
          <w:sz w:val="20"/>
          <w:szCs w:val="20"/>
        </w:rPr>
        <w:br w:type="page"/>
      </w:r>
    </w:p>
    <w:p w:rsidR="000A15D1" w:rsidP="001251C7" w:rsidRDefault="000A15D1" w14:paraId="6006EA2C" w14:textId="77777777">
      <w:pPr>
        <w:widowControl w:val="0"/>
        <w:autoSpaceDE w:val="0"/>
        <w:autoSpaceDN w:val="0"/>
        <w:adjustRightInd w:val="0"/>
        <w:rPr>
          <w:rFonts w:ascii="Calibri" w:hAnsi="Calibri" w:cs="Calibri"/>
          <w:sz w:val="20"/>
          <w:szCs w:val="20"/>
        </w:rPr>
      </w:pPr>
    </w:p>
    <w:p w:rsidRPr="003A042D" w:rsidR="00A67F6E" w:rsidP="00A67F6E" w:rsidRDefault="00A67F6E" w14:paraId="609453CF" w14:textId="26478468">
      <w:pPr>
        <w:pStyle w:val="Heading1"/>
        <w:ind w:left="450" w:hanging="360"/>
        <w:rPr>
          <w:rFonts w:asciiTheme="minorHAnsi" w:hAnsiTheme="minorHAnsi" w:cstheme="minorHAnsi"/>
        </w:rPr>
      </w:pPr>
      <w:bookmarkStart w:name="_Toc12061952" w:id="88"/>
      <w:bookmarkStart w:name="_Toc222417285" w:id="89"/>
      <w:r w:rsidRPr="003A042D">
        <w:rPr>
          <w:rFonts w:asciiTheme="minorHAnsi" w:hAnsiTheme="minorHAnsi" w:cstheme="minorHAnsi"/>
        </w:rPr>
        <w:t>Ambiente e processi</w:t>
      </w:r>
      <w:bookmarkEnd w:id="88"/>
      <w:bookmarkEnd w:id="89"/>
    </w:p>
    <w:p w:rsidRPr="00DB3C22" w:rsidR="00A67F6E" w:rsidP="00DB3C22" w:rsidRDefault="00A67F6E" w14:paraId="35602090" w14:textId="77777777">
      <w:pPr>
        <w:pStyle w:val="Heading2"/>
        <w:tabs>
          <w:tab w:val="clear" w:pos="1003"/>
          <w:tab w:val="num" w:pos="851"/>
        </w:tabs>
        <w:rPr>
          <w:rFonts w:asciiTheme="minorHAnsi" w:hAnsiTheme="minorHAnsi" w:cstheme="minorHAnsi"/>
        </w:rPr>
      </w:pPr>
      <w:bookmarkStart w:name="_Toc120367261" w:id="90"/>
      <w:bookmarkStart w:name="_Toc122236372" w:id="91"/>
      <w:bookmarkStart w:name="_Toc130810220" w:id="92"/>
      <w:bookmarkStart w:name="_Toc348714184" w:id="93"/>
      <w:bookmarkStart w:name="_Toc12061953" w:id="94"/>
      <w:bookmarkStart w:name="_Toc222417286" w:id="95"/>
      <w:r w:rsidRPr="00DB3C22">
        <w:rPr>
          <w:rFonts w:asciiTheme="minorHAnsi" w:hAnsiTheme="minorHAnsi" w:cstheme="minorHAnsi"/>
        </w:rPr>
        <w:t>Analisi delle fonti</w:t>
      </w:r>
      <w:bookmarkEnd w:id="90"/>
      <w:bookmarkEnd w:id="91"/>
      <w:bookmarkEnd w:id="92"/>
      <w:bookmarkEnd w:id="93"/>
      <w:bookmarkEnd w:id="94"/>
      <w:bookmarkEnd w:id="95"/>
    </w:p>
    <w:p w:rsidR="0034387C" w:rsidP="00A67F6E" w:rsidRDefault="00507960" w14:paraId="0D1BA43E" w14:textId="7DDCBB66">
      <w:pPr>
        <w:pStyle w:val="TestoCarattere"/>
        <w:ind w:firstLine="0"/>
        <w:rPr>
          <w:rFonts w:ascii="Calibri" w:hAnsi="Calibri" w:eastAsia="Calibri"/>
          <w:noProof/>
          <w:szCs w:val="20"/>
          <w:lang w:eastAsia="en-US"/>
        </w:rPr>
      </w:pPr>
      <w:r>
        <w:rPr>
          <w:rFonts w:ascii="Calibri" w:hAnsi="Calibri" w:eastAsia="Calibri"/>
          <w:noProof/>
          <w:szCs w:val="20"/>
          <w:lang w:eastAsia="en-US"/>
        </w:rPr>
        <w:t xml:space="preserve">Il paragrafo descrive i servizi da integrare nell’applicazione </w:t>
      </w:r>
      <w:r w:rsidR="008F2F52">
        <w:rPr>
          <w:rFonts w:ascii="Calibri" w:hAnsi="Calibri" w:eastAsia="Calibri"/>
          <w:noProof/>
          <w:szCs w:val="20"/>
          <w:lang w:eastAsia="en-US"/>
        </w:rPr>
        <w:t>già presenti nel catalogo dei servizi INL</w:t>
      </w:r>
      <w:r w:rsidR="00571E8B">
        <w:rPr>
          <w:rFonts w:ascii="Calibri" w:hAnsi="Calibri" w:eastAsia="Calibri"/>
          <w:noProof/>
          <w:szCs w:val="20"/>
          <w:lang w:eastAsia="en-US"/>
        </w:rPr>
        <w:t xml:space="preserve"> non oggetto di adeguamenti</w:t>
      </w:r>
      <w:r w:rsidR="005E3D06">
        <w:rPr>
          <w:rFonts w:ascii="Calibri" w:hAnsi="Calibri" w:eastAsia="Calibri"/>
          <w:noProof/>
          <w:szCs w:val="20"/>
          <w:lang w:eastAsia="en-US"/>
        </w:rPr>
        <w:t xml:space="preserve"> o evoluzioni.</w:t>
      </w:r>
    </w:p>
    <w:p w:rsidRPr="000B3DBA" w:rsidR="000B3DBA" w:rsidP="00842DA3" w:rsidRDefault="000B3DBA" w14:paraId="6893FD26" w14:textId="77777777">
      <w:pPr>
        <w:pStyle w:val="TestoCarattere"/>
        <w:numPr>
          <w:ilvl w:val="0"/>
          <w:numId w:val="50"/>
        </w:numPr>
        <w:rPr>
          <w:rFonts w:ascii="Calibri" w:hAnsi="Calibri" w:eastAsia="Calibri"/>
          <w:i/>
          <w:iCs/>
          <w:noProof/>
          <w:szCs w:val="20"/>
          <w:lang w:eastAsia="en-US"/>
        </w:rPr>
      </w:pPr>
      <w:r w:rsidRPr="000B3DBA">
        <w:rPr>
          <w:rFonts w:ascii="Calibri" w:hAnsi="Calibri" w:eastAsia="Calibri"/>
          <w:noProof/>
          <w:szCs w:val="20"/>
          <w:lang w:eastAsia="en-US"/>
        </w:rPr>
        <w:t>IAM-API: funzione/has              </w:t>
      </w:r>
      <w:r w:rsidRPr="000B3DBA">
        <w:rPr>
          <w:rFonts w:ascii="Calibri" w:hAnsi="Calibri" w:eastAsia="Calibri"/>
          <w:i/>
          <w:iCs/>
          <w:noProof/>
          <w:szCs w:val="20"/>
          <w:lang w:eastAsia="en-US"/>
        </w:rPr>
        <w:t>(verifica se un utente è abilitato ad una funzione: input username, funzioneIAM)</w:t>
      </w:r>
    </w:p>
    <w:p w:rsidRPr="000B3DBA" w:rsidR="000B3DBA" w:rsidP="00842DA3" w:rsidRDefault="000B3DBA" w14:paraId="10639A69" w14:textId="77777777">
      <w:pPr>
        <w:pStyle w:val="TestoCarattere"/>
        <w:numPr>
          <w:ilvl w:val="0"/>
          <w:numId w:val="50"/>
        </w:numPr>
        <w:rPr>
          <w:rFonts w:ascii="Calibri" w:hAnsi="Calibri" w:eastAsia="Calibri"/>
          <w:i/>
          <w:iCs/>
          <w:noProof/>
          <w:szCs w:val="20"/>
          <w:lang w:eastAsia="en-US"/>
        </w:rPr>
      </w:pPr>
      <w:r w:rsidRPr="000B3DBA">
        <w:rPr>
          <w:rFonts w:ascii="Calibri" w:hAnsi="Calibri" w:eastAsia="Calibri"/>
          <w:i/>
          <w:iCs/>
          <w:noProof/>
          <w:szCs w:val="20"/>
          <w:lang w:eastAsia="en-US"/>
        </w:rPr>
        <w:t>DIP-API</w:t>
      </w:r>
      <w:r w:rsidRPr="000B3DBA">
        <w:rPr>
          <w:rFonts w:ascii="Calibri" w:hAnsi="Calibri" w:eastAsia="Calibri"/>
          <w:noProof/>
          <w:szCs w:val="20"/>
          <w:lang w:eastAsia="en-US"/>
        </w:rPr>
        <w:t xml:space="preserve">: dipendente/operatore/find      à     (inserire operatore e funzione)    à         </w:t>
      </w:r>
      <w:r w:rsidRPr="000B3DBA">
        <w:rPr>
          <w:rFonts w:ascii="Calibri" w:hAnsi="Calibri" w:eastAsia="Calibri"/>
          <w:i/>
          <w:iCs/>
          <w:noProof/>
          <w:szCs w:val="20"/>
          <w:lang w:eastAsia="en-US"/>
        </w:rPr>
        <w:t>(verifica se un utente è un utente target per un utente ed una funzione: input usernameTarget, username, funzioneIAM)</w:t>
      </w:r>
    </w:p>
    <w:p w:rsidR="000B3DBA" w:rsidP="00842DA3" w:rsidRDefault="000B3DBA" w14:paraId="58276E6F" w14:textId="77777777">
      <w:pPr>
        <w:pStyle w:val="TestoCarattere"/>
        <w:numPr>
          <w:ilvl w:val="0"/>
          <w:numId w:val="50"/>
        </w:numPr>
        <w:rPr>
          <w:rFonts w:ascii="Calibri" w:hAnsi="Calibri" w:eastAsia="Calibri"/>
          <w:i/>
          <w:iCs/>
          <w:noProof/>
          <w:szCs w:val="20"/>
          <w:lang w:eastAsia="en-US"/>
        </w:rPr>
      </w:pPr>
      <w:r w:rsidRPr="000B3DBA">
        <w:rPr>
          <w:rFonts w:ascii="Calibri" w:hAnsi="Calibri" w:eastAsia="Calibri"/>
          <w:noProof/>
          <w:szCs w:val="20"/>
          <w:lang w:eastAsia="en-US"/>
        </w:rPr>
        <w:t>IAM-API</w:t>
      </w:r>
      <w:r w:rsidRPr="000B3DBA">
        <w:rPr>
          <w:rFonts w:ascii="Calibri" w:hAnsi="Calibri" w:eastAsia="Calibri"/>
          <w:i/>
          <w:iCs/>
          <w:noProof/>
          <w:szCs w:val="20"/>
          <w:lang w:eastAsia="en-US"/>
        </w:rPr>
        <w:t xml:space="preserve">: </w:t>
      </w:r>
      <w:r w:rsidRPr="000B3DBA">
        <w:rPr>
          <w:rFonts w:ascii="Calibri" w:hAnsi="Calibri" w:eastAsia="Calibri"/>
          <w:noProof/>
          <w:szCs w:val="20"/>
          <w:lang w:eastAsia="en-US"/>
        </w:rPr>
        <w:t>utente/related</w:t>
      </w:r>
      <w:r w:rsidRPr="000B3DBA">
        <w:rPr>
          <w:rFonts w:ascii="Calibri" w:hAnsi="Calibri" w:eastAsia="Calibri"/>
          <w:i/>
          <w:iCs/>
          <w:noProof/>
          <w:szCs w:val="20"/>
          <w:lang w:eastAsia="en-US"/>
        </w:rPr>
        <w:t xml:space="preserve"> à   (utilizzare relationship)       (fornisce l’elenco degli utenti target di un utente per una funzione: input username, funzioneIAM)</w:t>
      </w:r>
    </w:p>
    <w:p w:rsidRPr="006F75E5" w:rsidR="000B3DBA" w:rsidP="00842DA3" w:rsidRDefault="005A1AD6" w14:paraId="36618E66" w14:textId="2D3D75B5">
      <w:pPr>
        <w:pStyle w:val="TestoCarattere"/>
        <w:numPr>
          <w:ilvl w:val="0"/>
          <w:numId w:val="50"/>
        </w:numPr>
        <w:rPr>
          <w:rFonts w:ascii="Calibri" w:hAnsi="Calibri" w:eastAsia="Calibri"/>
          <w:i/>
          <w:iCs/>
          <w:noProof/>
          <w:szCs w:val="20"/>
          <w:lang w:eastAsia="en-US"/>
        </w:rPr>
      </w:pPr>
      <w:r w:rsidRPr="000B3DBA">
        <w:rPr>
          <w:rFonts w:ascii="Calibri" w:hAnsi="Calibri" w:eastAsia="Calibri"/>
          <w:i/>
          <w:iCs/>
          <w:noProof/>
          <w:szCs w:val="20"/>
          <w:lang w:eastAsia="en-US"/>
        </w:rPr>
        <w:t>DIP-API</w:t>
      </w:r>
      <w:r w:rsidRPr="000B3DBA">
        <w:rPr>
          <w:rFonts w:ascii="Calibri" w:hAnsi="Calibri" w:eastAsia="Calibri"/>
          <w:noProof/>
          <w:szCs w:val="20"/>
          <w:lang w:eastAsia="en-US"/>
        </w:rPr>
        <w:t xml:space="preserve">: </w:t>
      </w:r>
      <w:r w:rsidRPr="00A0567C" w:rsidR="00BC11B0">
        <w:rPr>
          <w:rFonts w:ascii="Calibri" w:hAnsi="Calibri" w:eastAsia="Calibri"/>
          <w:i/>
          <w:iCs/>
          <w:noProof/>
          <w:szCs w:val="20"/>
          <w:lang w:eastAsia="en-US"/>
        </w:rPr>
        <w:t>dipendente/</w:t>
      </w:r>
      <w:r w:rsidR="00A0567C">
        <w:rPr>
          <w:rFonts w:ascii="Calibri" w:hAnsi="Calibri" w:eastAsia="Calibri"/>
          <w:i/>
          <w:iCs/>
          <w:noProof/>
          <w:szCs w:val="20"/>
          <w:lang w:eastAsia="en-US"/>
        </w:rPr>
        <w:t xml:space="preserve"> </w:t>
      </w:r>
      <w:r w:rsidRPr="00AD1F7A" w:rsidR="003C30BA">
        <w:rPr>
          <w:rFonts w:ascii="Calibri" w:hAnsi="Calibri" w:eastAsia="Calibri"/>
          <w:noProof/>
          <w:szCs w:val="20"/>
          <w:lang w:eastAsia="en-US"/>
        </w:rPr>
        <w:t>restituisce i dati del dipendente tra cui il co</w:t>
      </w:r>
      <w:r w:rsidRPr="00AD1F7A" w:rsidR="00AD1F7A">
        <w:rPr>
          <w:rFonts w:ascii="Calibri" w:hAnsi="Calibri" w:eastAsia="Calibri"/>
          <w:noProof/>
          <w:szCs w:val="20"/>
          <w:lang w:eastAsia="en-US"/>
        </w:rPr>
        <w:t>d</w:t>
      </w:r>
      <w:r w:rsidRPr="00AD1F7A" w:rsidR="003C30BA">
        <w:rPr>
          <w:rFonts w:ascii="Calibri" w:hAnsi="Calibri" w:eastAsia="Calibri"/>
          <w:noProof/>
          <w:szCs w:val="20"/>
          <w:lang w:eastAsia="en-US"/>
        </w:rPr>
        <w:t xml:space="preserve">ice fiscale </w:t>
      </w:r>
      <w:r w:rsidRPr="00AD1F7A" w:rsidR="006F75E5">
        <w:rPr>
          <w:rFonts w:ascii="Calibri" w:hAnsi="Calibri" w:eastAsia="Calibri"/>
          <w:noProof/>
          <w:szCs w:val="20"/>
          <w:lang w:eastAsia="en-US"/>
        </w:rPr>
        <w:t xml:space="preserve">inserendo come parametro </w:t>
      </w:r>
      <w:r w:rsidRPr="00AD1F7A" w:rsidR="00AD1F7A">
        <w:rPr>
          <w:rFonts w:ascii="Calibri" w:hAnsi="Calibri" w:eastAsia="Calibri"/>
          <w:noProof/>
          <w:szCs w:val="20"/>
          <w:lang w:eastAsia="en-US"/>
        </w:rPr>
        <w:t xml:space="preserve">di ricerca </w:t>
      </w:r>
      <w:r w:rsidRPr="00AD1F7A" w:rsidR="006F75E5">
        <w:rPr>
          <w:rFonts w:ascii="Calibri" w:hAnsi="Calibri" w:eastAsia="Calibri"/>
          <w:noProof/>
          <w:szCs w:val="20"/>
          <w:lang w:eastAsia="en-US"/>
        </w:rPr>
        <w:t>la user_name dell’utente</w:t>
      </w:r>
    </w:p>
    <w:p w:rsidRPr="000039C1" w:rsidR="000867BB" w:rsidP="000867BB" w:rsidRDefault="000867BB" w14:paraId="218C147A" w14:textId="15F5AC41">
      <w:pPr>
        <w:pStyle w:val="Heading2"/>
        <w:tabs>
          <w:tab w:val="clear" w:pos="1003"/>
          <w:tab w:val="num" w:pos="851"/>
        </w:tabs>
        <w:rPr>
          <w:rFonts w:asciiTheme="minorHAnsi" w:hAnsiTheme="minorHAnsi" w:cstheme="minorHAnsi"/>
        </w:rPr>
      </w:pPr>
      <w:bookmarkStart w:name="_Toc222417287" w:id="96"/>
      <w:r w:rsidRPr="000039C1">
        <w:rPr>
          <w:rFonts w:asciiTheme="minorHAnsi" w:hAnsiTheme="minorHAnsi" w:cstheme="minorHAnsi"/>
        </w:rPr>
        <w:t>Processi Ba</w:t>
      </w:r>
      <w:r w:rsidRPr="000039C1" w:rsidR="00126E56">
        <w:rPr>
          <w:rFonts w:asciiTheme="minorHAnsi" w:hAnsiTheme="minorHAnsi" w:cstheme="minorHAnsi"/>
        </w:rPr>
        <w:t>ck-End</w:t>
      </w:r>
      <w:bookmarkEnd w:id="96"/>
    </w:p>
    <w:p w:rsidRPr="003A27B8" w:rsidR="00BB43DB" w:rsidP="00235025" w:rsidRDefault="00BB43DB" w14:paraId="74B4D618" w14:textId="77777777">
      <w:pPr>
        <w:rPr>
          <w:rFonts w:ascii="Calibri" w:hAnsi="Calibri" w:eastAsia="Calibri"/>
          <w:noProof/>
          <w:szCs w:val="20"/>
          <w:lang w:eastAsia="en-US"/>
        </w:rPr>
      </w:pPr>
    </w:p>
    <w:p w:rsidRPr="00235025" w:rsidR="00235025" w:rsidP="00235025" w:rsidRDefault="00235025" w14:paraId="74B38C2B" w14:textId="55362AE8">
      <w:pPr>
        <w:rPr>
          <w:rFonts w:ascii="Calibri" w:hAnsi="Calibri" w:eastAsia="Calibri"/>
          <w:noProof/>
          <w:szCs w:val="20"/>
          <w:lang w:eastAsia="en-US"/>
        </w:rPr>
      </w:pPr>
      <w:r w:rsidRPr="00235025">
        <w:rPr>
          <w:rFonts w:ascii="Calibri" w:hAnsi="Calibri" w:eastAsia="Calibri"/>
          <w:noProof/>
          <w:szCs w:val="20"/>
          <w:lang w:eastAsia="en-US"/>
        </w:rPr>
        <w:t>Gli esiti possibili sono descritti nella seguente tabella</w:t>
      </w:r>
    </w:p>
    <w:p w:rsidR="00235025" w:rsidP="00235025" w:rsidRDefault="00235025" w14:paraId="5A9CC0B3" w14:textId="77777777"/>
    <w:tbl>
      <w:tblPr>
        <w:tblW w:w="9209" w:type="dxa"/>
        <w:tblCellMar>
          <w:left w:w="70" w:type="dxa"/>
          <w:right w:w="70" w:type="dxa"/>
        </w:tblCellMar>
        <w:tblLook w:val="04A0" w:firstRow="1" w:lastRow="0" w:firstColumn="1" w:lastColumn="0" w:noHBand="0" w:noVBand="1"/>
      </w:tblPr>
      <w:tblGrid>
        <w:gridCol w:w="1320"/>
        <w:gridCol w:w="2160"/>
        <w:gridCol w:w="960"/>
        <w:gridCol w:w="4769"/>
      </w:tblGrid>
      <w:tr w:rsidR="00F048C7" w:rsidTr="00BB43DB" w14:paraId="64A90B39" w14:textId="77777777">
        <w:trPr>
          <w:trHeight w:val="600"/>
        </w:trPr>
        <w:tc>
          <w:tcPr>
            <w:tcW w:w="1320" w:type="dxa"/>
            <w:tcBorders>
              <w:top w:val="single" w:color="9BC2E6" w:sz="4" w:space="0"/>
              <w:left w:val="single" w:color="9BC2E6" w:sz="4" w:space="0"/>
              <w:bottom w:val="single" w:color="9BC2E6" w:sz="4" w:space="0"/>
              <w:right w:val="nil"/>
            </w:tcBorders>
            <w:shd w:val="clear" w:color="5B9BD5" w:fill="5B9BD5"/>
            <w:vAlign w:val="center"/>
            <w:hideMark/>
          </w:tcPr>
          <w:p w:rsidR="00235025" w:rsidRDefault="00235025" w14:paraId="7F122263" w14:textId="77777777">
            <w:pPr>
              <w:jc w:val="center"/>
              <w:rPr>
                <w:rFonts w:ascii="Calibri" w:hAnsi="Calibri" w:cs="Calibri"/>
                <w:b/>
                <w:bCs/>
                <w:color w:val="FFFFFF"/>
                <w:sz w:val="22"/>
                <w:szCs w:val="22"/>
              </w:rPr>
            </w:pPr>
            <w:r>
              <w:rPr>
                <w:rFonts w:ascii="Calibri" w:hAnsi="Calibri" w:cs="Calibri"/>
                <w:b/>
                <w:bCs/>
                <w:color w:val="FFFFFF"/>
                <w:sz w:val="22"/>
                <w:szCs w:val="22"/>
              </w:rPr>
              <w:t>codiceEsito</w:t>
            </w:r>
          </w:p>
        </w:tc>
        <w:tc>
          <w:tcPr>
            <w:tcW w:w="2160" w:type="dxa"/>
            <w:tcBorders>
              <w:top w:val="single" w:color="9BC2E6" w:sz="4" w:space="0"/>
              <w:left w:val="nil"/>
              <w:bottom w:val="single" w:color="9BC2E6" w:sz="4" w:space="0"/>
              <w:right w:val="nil"/>
            </w:tcBorders>
            <w:shd w:val="clear" w:color="5B9BD5" w:fill="5B9BD5"/>
            <w:vAlign w:val="center"/>
            <w:hideMark/>
          </w:tcPr>
          <w:p w:rsidR="00235025" w:rsidRDefault="00235025" w14:paraId="75BE38A2" w14:textId="77777777">
            <w:pPr>
              <w:jc w:val="center"/>
              <w:rPr>
                <w:rFonts w:ascii="Calibri" w:hAnsi="Calibri" w:cs="Calibri"/>
                <w:b/>
                <w:bCs/>
                <w:color w:val="FFFFFF"/>
                <w:sz w:val="22"/>
                <w:szCs w:val="22"/>
              </w:rPr>
            </w:pPr>
            <w:r>
              <w:rPr>
                <w:rFonts w:ascii="Calibri" w:hAnsi="Calibri" w:cs="Calibri"/>
                <w:b/>
                <w:bCs/>
                <w:color w:val="FFFFFF"/>
                <w:sz w:val="22"/>
                <w:szCs w:val="22"/>
              </w:rPr>
              <w:t>codErroreApplicativo</w:t>
            </w:r>
          </w:p>
        </w:tc>
        <w:tc>
          <w:tcPr>
            <w:tcW w:w="960" w:type="dxa"/>
            <w:tcBorders>
              <w:top w:val="single" w:color="9BC2E6" w:sz="4" w:space="0"/>
              <w:left w:val="nil"/>
              <w:bottom w:val="single" w:color="9BC2E6" w:sz="4" w:space="0"/>
              <w:right w:val="nil"/>
            </w:tcBorders>
            <w:shd w:val="clear" w:color="5B9BD5" w:fill="5B9BD5"/>
            <w:vAlign w:val="center"/>
            <w:hideMark/>
          </w:tcPr>
          <w:p w:rsidR="00235025" w:rsidRDefault="00235025" w14:paraId="1D8F84AE" w14:textId="77777777">
            <w:pPr>
              <w:jc w:val="center"/>
              <w:rPr>
                <w:rFonts w:ascii="Calibri" w:hAnsi="Calibri" w:cs="Calibri"/>
                <w:b/>
                <w:bCs/>
                <w:color w:val="FFFFFF"/>
                <w:sz w:val="22"/>
                <w:szCs w:val="22"/>
              </w:rPr>
            </w:pPr>
            <w:r>
              <w:rPr>
                <w:rFonts w:ascii="Calibri" w:hAnsi="Calibri" w:cs="Calibri"/>
                <w:b/>
                <w:bCs/>
                <w:color w:val="FFFFFF"/>
                <w:sz w:val="22"/>
                <w:szCs w:val="22"/>
              </w:rPr>
              <w:t>level</w:t>
            </w:r>
          </w:p>
        </w:tc>
        <w:tc>
          <w:tcPr>
            <w:tcW w:w="4769" w:type="dxa"/>
            <w:tcBorders>
              <w:top w:val="single" w:color="9BC2E6" w:sz="4" w:space="0"/>
              <w:left w:val="nil"/>
              <w:bottom w:val="single" w:color="9BC2E6" w:sz="4" w:space="0"/>
              <w:right w:val="single" w:color="9BC2E6" w:sz="4" w:space="0"/>
            </w:tcBorders>
            <w:shd w:val="clear" w:color="5B9BD5" w:fill="5B9BD5"/>
            <w:vAlign w:val="center"/>
            <w:hideMark/>
          </w:tcPr>
          <w:p w:rsidR="00235025" w:rsidRDefault="00235025" w14:paraId="25E1DB5B" w14:textId="77777777">
            <w:pPr>
              <w:jc w:val="center"/>
              <w:rPr>
                <w:rFonts w:ascii="Calibri" w:hAnsi="Calibri" w:cs="Calibri"/>
                <w:b/>
                <w:bCs/>
                <w:color w:val="FFFFFF"/>
                <w:sz w:val="22"/>
                <w:szCs w:val="22"/>
              </w:rPr>
            </w:pPr>
            <w:r>
              <w:rPr>
                <w:rFonts w:ascii="Calibri" w:hAnsi="Calibri" w:cs="Calibri"/>
                <w:b/>
                <w:bCs/>
                <w:color w:val="FFFFFF"/>
                <w:sz w:val="22"/>
                <w:szCs w:val="22"/>
              </w:rPr>
              <w:t>description</w:t>
            </w:r>
          </w:p>
        </w:tc>
      </w:tr>
      <w:tr w:rsidR="00F048C7" w:rsidTr="00BB43DB" w14:paraId="235486C7" w14:textId="77777777">
        <w:trPr>
          <w:trHeight w:val="290"/>
        </w:trPr>
        <w:tc>
          <w:tcPr>
            <w:tcW w:w="1320" w:type="dxa"/>
            <w:tcBorders>
              <w:top w:val="single" w:color="9BC2E6" w:sz="4" w:space="0"/>
              <w:left w:val="single" w:color="9BC2E6" w:sz="4" w:space="0"/>
              <w:bottom w:val="single" w:color="9BC2E6" w:sz="4" w:space="0"/>
              <w:right w:val="nil"/>
            </w:tcBorders>
            <w:shd w:val="clear" w:color="DDEBF7" w:fill="DDEBF7"/>
            <w:noWrap/>
            <w:vAlign w:val="bottom"/>
            <w:hideMark/>
          </w:tcPr>
          <w:p w:rsidRPr="00D7741F" w:rsidR="00235025" w:rsidRDefault="00235025" w14:paraId="44206964" w14:textId="77777777">
            <w:pPr>
              <w:jc w:val="right"/>
              <w:rPr>
                <w:rFonts w:ascii="Calibri" w:hAnsi="Calibri" w:cs="Calibri"/>
                <w:color w:val="000000"/>
                <w:sz w:val="20"/>
                <w:szCs w:val="20"/>
              </w:rPr>
            </w:pPr>
            <w:r w:rsidRPr="00D7741F">
              <w:rPr>
                <w:rFonts w:ascii="Calibri" w:hAnsi="Calibri" w:cs="Calibri"/>
                <w:color w:val="000000"/>
                <w:sz w:val="20"/>
                <w:szCs w:val="20"/>
              </w:rPr>
              <w:t>200</w:t>
            </w:r>
          </w:p>
        </w:tc>
        <w:tc>
          <w:tcPr>
            <w:tcW w:w="21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2A77F972" w14:textId="77777777">
            <w:pPr>
              <w:rPr>
                <w:rFonts w:ascii="Calibri" w:hAnsi="Calibri" w:cs="Calibri"/>
                <w:color w:val="000000"/>
                <w:sz w:val="20"/>
                <w:szCs w:val="20"/>
              </w:rPr>
            </w:pPr>
            <w:r w:rsidRPr="00D7741F">
              <w:rPr>
                <w:rFonts w:ascii="Calibri" w:hAnsi="Calibri" w:cs="Calibri"/>
                <w:color w:val="000000"/>
                <w:sz w:val="20"/>
                <w:szCs w:val="20"/>
              </w:rPr>
              <w:t>OK</w:t>
            </w:r>
          </w:p>
        </w:tc>
        <w:tc>
          <w:tcPr>
            <w:tcW w:w="9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57A95544" w14:textId="77777777">
            <w:pPr>
              <w:rPr>
                <w:rFonts w:ascii="Calibri" w:hAnsi="Calibri" w:cs="Calibri"/>
                <w:color w:val="000000"/>
                <w:sz w:val="20"/>
                <w:szCs w:val="20"/>
              </w:rPr>
            </w:pPr>
            <w:r w:rsidRPr="00D7741F">
              <w:rPr>
                <w:rFonts w:ascii="Calibri" w:hAnsi="Calibri" w:cs="Calibri"/>
                <w:color w:val="000000"/>
                <w:sz w:val="20"/>
                <w:szCs w:val="20"/>
              </w:rPr>
              <w:t>INFO</w:t>
            </w:r>
          </w:p>
        </w:tc>
        <w:tc>
          <w:tcPr>
            <w:tcW w:w="4769" w:type="dxa"/>
            <w:tcBorders>
              <w:top w:val="single" w:color="9BC2E6" w:sz="4" w:space="0"/>
              <w:left w:val="nil"/>
              <w:bottom w:val="single" w:color="9BC2E6" w:sz="4" w:space="0"/>
              <w:right w:val="single" w:color="9BC2E6" w:sz="4" w:space="0"/>
            </w:tcBorders>
            <w:shd w:val="clear" w:color="DDEBF7" w:fill="DDEBF7"/>
            <w:noWrap/>
            <w:vAlign w:val="bottom"/>
            <w:hideMark/>
          </w:tcPr>
          <w:p w:rsidRPr="00D7741F" w:rsidR="00235025" w:rsidRDefault="00235025" w14:paraId="1638FD27" w14:textId="77777777">
            <w:pPr>
              <w:rPr>
                <w:rFonts w:ascii="Calibri" w:hAnsi="Calibri" w:cs="Calibri"/>
                <w:color w:val="000000"/>
                <w:sz w:val="20"/>
                <w:szCs w:val="20"/>
              </w:rPr>
            </w:pPr>
          </w:p>
        </w:tc>
      </w:tr>
      <w:tr w:rsidR="00F048C7" w:rsidTr="00BB43DB" w14:paraId="244FA6E2" w14:textId="77777777">
        <w:trPr>
          <w:trHeight w:val="290"/>
        </w:trPr>
        <w:tc>
          <w:tcPr>
            <w:tcW w:w="1320" w:type="dxa"/>
            <w:tcBorders>
              <w:top w:val="single" w:color="9BC2E6" w:sz="4" w:space="0"/>
              <w:left w:val="single" w:color="9BC2E6" w:sz="4" w:space="0"/>
              <w:bottom w:val="single" w:color="9BC2E6" w:sz="4" w:space="0"/>
              <w:right w:val="nil"/>
            </w:tcBorders>
            <w:noWrap/>
            <w:vAlign w:val="bottom"/>
            <w:hideMark/>
          </w:tcPr>
          <w:p w:rsidRPr="00D7741F" w:rsidR="00235025" w:rsidRDefault="00235025" w14:paraId="7CC35050" w14:textId="77777777">
            <w:pPr>
              <w:jc w:val="right"/>
              <w:rPr>
                <w:rFonts w:ascii="Calibri" w:hAnsi="Calibri" w:cs="Calibri"/>
                <w:color w:val="000000"/>
                <w:sz w:val="20"/>
                <w:szCs w:val="20"/>
              </w:rPr>
            </w:pPr>
            <w:r w:rsidRPr="00D7741F">
              <w:rPr>
                <w:rFonts w:ascii="Calibri" w:hAnsi="Calibri" w:cs="Calibri"/>
                <w:color w:val="000000"/>
                <w:sz w:val="20"/>
                <w:szCs w:val="20"/>
              </w:rPr>
              <w:t>200</w:t>
            </w:r>
          </w:p>
        </w:tc>
        <w:tc>
          <w:tcPr>
            <w:tcW w:w="2160" w:type="dxa"/>
            <w:tcBorders>
              <w:top w:val="single" w:color="9BC2E6" w:sz="4" w:space="0"/>
              <w:left w:val="nil"/>
              <w:bottom w:val="single" w:color="9BC2E6" w:sz="4" w:space="0"/>
              <w:right w:val="nil"/>
            </w:tcBorders>
            <w:noWrap/>
            <w:vAlign w:val="bottom"/>
            <w:hideMark/>
          </w:tcPr>
          <w:p w:rsidRPr="00D7741F" w:rsidR="00235025" w:rsidRDefault="00235025" w14:paraId="6BED0CF6" w14:textId="77777777">
            <w:pPr>
              <w:rPr>
                <w:rFonts w:ascii="Calibri" w:hAnsi="Calibri" w:cs="Calibri"/>
                <w:color w:val="000000"/>
                <w:sz w:val="20"/>
                <w:szCs w:val="20"/>
              </w:rPr>
            </w:pPr>
            <w:r w:rsidRPr="00D7741F">
              <w:rPr>
                <w:rFonts w:ascii="Calibri" w:hAnsi="Calibri" w:cs="Calibri"/>
                <w:color w:val="000000"/>
                <w:sz w:val="20"/>
                <w:szCs w:val="20"/>
              </w:rPr>
              <w:t>INSERT_OK</w:t>
            </w:r>
          </w:p>
        </w:tc>
        <w:tc>
          <w:tcPr>
            <w:tcW w:w="960" w:type="dxa"/>
            <w:tcBorders>
              <w:top w:val="single" w:color="9BC2E6" w:sz="4" w:space="0"/>
              <w:left w:val="nil"/>
              <w:bottom w:val="single" w:color="9BC2E6" w:sz="4" w:space="0"/>
              <w:right w:val="nil"/>
            </w:tcBorders>
            <w:noWrap/>
            <w:vAlign w:val="bottom"/>
            <w:hideMark/>
          </w:tcPr>
          <w:p w:rsidRPr="00D7741F" w:rsidR="00235025" w:rsidRDefault="00235025" w14:paraId="00173BF9" w14:textId="77777777">
            <w:pPr>
              <w:rPr>
                <w:rFonts w:ascii="Calibri" w:hAnsi="Calibri" w:cs="Calibri"/>
                <w:color w:val="000000"/>
                <w:sz w:val="20"/>
                <w:szCs w:val="20"/>
              </w:rPr>
            </w:pPr>
            <w:r w:rsidRPr="00D7741F">
              <w:rPr>
                <w:rFonts w:ascii="Calibri" w:hAnsi="Calibri" w:cs="Calibri"/>
                <w:color w:val="000000"/>
                <w:sz w:val="20"/>
                <w:szCs w:val="20"/>
              </w:rPr>
              <w:t>SUCCESS</w:t>
            </w:r>
          </w:p>
        </w:tc>
        <w:tc>
          <w:tcPr>
            <w:tcW w:w="4769" w:type="dxa"/>
            <w:tcBorders>
              <w:top w:val="single" w:color="9BC2E6" w:sz="4" w:space="0"/>
              <w:left w:val="nil"/>
              <w:bottom w:val="single" w:color="9BC2E6" w:sz="4" w:space="0"/>
              <w:right w:val="single" w:color="9BC2E6" w:sz="4" w:space="0"/>
            </w:tcBorders>
            <w:noWrap/>
            <w:vAlign w:val="bottom"/>
            <w:hideMark/>
          </w:tcPr>
          <w:p w:rsidRPr="00D7741F" w:rsidR="00235025" w:rsidRDefault="00235025" w14:paraId="166463A6" w14:textId="77777777">
            <w:pPr>
              <w:rPr>
                <w:rFonts w:ascii="Calibri" w:hAnsi="Calibri" w:cs="Calibri"/>
                <w:color w:val="000000"/>
                <w:sz w:val="20"/>
                <w:szCs w:val="20"/>
              </w:rPr>
            </w:pPr>
            <w:r w:rsidRPr="00D7741F">
              <w:rPr>
                <w:rFonts w:ascii="Calibri" w:hAnsi="Calibri" w:cs="Calibri"/>
                <w:color w:val="000000"/>
                <w:sz w:val="20"/>
                <w:szCs w:val="20"/>
              </w:rPr>
              <w:t>Inserimento avvenuto con successo</w:t>
            </w:r>
          </w:p>
        </w:tc>
      </w:tr>
      <w:tr w:rsidR="00F048C7" w:rsidTr="00BB43DB" w14:paraId="65D49106" w14:textId="77777777">
        <w:trPr>
          <w:trHeight w:val="290"/>
        </w:trPr>
        <w:tc>
          <w:tcPr>
            <w:tcW w:w="1320" w:type="dxa"/>
            <w:tcBorders>
              <w:top w:val="single" w:color="9BC2E6" w:sz="4" w:space="0"/>
              <w:left w:val="single" w:color="9BC2E6" w:sz="4" w:space="0"/>
              <w:bottom w:val="single" w:color="9BC2E6" w:sz="4" w:space="0"/>
              <w:right w:val="nil"/>
            </w:tcBorders>
            <w:shd w:val="clear" w:color="DDEBF7" w:fill="DDEBF7"/>
            <w:noWrap/>
            <w:vAlign w:val="bottom"/>
            <w:hideMark/>
          </w:tcPr>
          <w:p w:rsidRPr="00D7741F" w:rsidR="00235025" w:rsidRDefault="00235025" w14:paraId="1EC1E97D" w14:textId="77777777">
            <w:pPr>
              <w:jc w:val="right"/>
              <w:rPr>
                <w:rFonts w:ascii="Calibri" w:hAnsi="Calibri" w:cs="Calibri"/>
                <w:color w:val="000000"/>
                <w:sz w:val="20"/>
                <w:szCs w:val="20"/>
              </w:rPr>
            </w:pPr>
            <w:r w:rsidRPr="00D7741F">
              <w:rPr>
                <w:rFonts w:ascii="Calibri" w:hAnsi="Calibri" w:cs="Calibri"/>
                <w:color w:val="000000"/>
                <w:sz w:val="20"/>
                <w:szCs w:val="20"/>
              </w:rPr>
              <w:t>200</w:t>
            </w:r>
          </w:p>
        </w:tc>
        <w:tc>
          <w:tcPr>
            <w:tcW w:w="21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10272952" w14:textId="77777777">
            <w:pPr>
              <w:rPr>
                <w:rFonts w:ascii="Calibri" w:hAnsi="Calibri" w:cs="Calibri"/>
                <w:color w:val="000000"/>
                <w:sz w:val="20"/>
                <w:szCs w:val="20"/>
              </w:rPr>
            </w:pPr>
            <w:r w:rsidRPr="00D7741F">
              <w:rPr>
                <w:rFonts w:ascii="Calibri" w:hAnsi="Calibri" w:cs="Calibri"/>
                <w:color w:val="000000"/>
                <w:sz w:val="20"/>
                <w:szCs w:val="20"/>
              </w:rPr>
              <w:t>UPDATE_OK</w:t>
            </w:r>
          </w:p>
        </w:tc>
        <w:tc>
          <w:tcPr>
            <w:tcW w:w="9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4968D826" w14:textId="77777777">
            <w:pPr>
              <w:rPr>
                <w:rFonts w:ascii="Calibri" w:hAnsi="Calibri" w:cs="Calibri"/>
                <w:color w:val="000000"/>
                <w:sz w:val="20"/>
                <w:szCs w:val="20"/>
              </w:rPr>
            </w:pPr>
            <w:r w:rsidRPr="00D7741F">
              <w:rPr>
                <w:rFonts w:ascii="Calibri" w:hAnsi="Calibri" w:cs="Calibri"/>
                <w:color w:val="000000"/>
                <w:sz w:val="20"/>
                <w:szCs w:val="20"/>
              </w:rPr>
              <w:t>SUCCESS</w:t>
            </w:r>
          </w:p>
        </w:tc>
        <w:tc>
          <w:tcPr>
            <w:tcW w:w="4769" w:type="dxa"/>
            <w:tcBorders>
              <w:top w:val="single" w:color="9BC2E6" w:sz="4" w:space="0"/>
              <w:left w:val="nil"/>
              <w:bottom w:val="single" w:color="9BC2E6" w:sz="4" w:space="0"/>
              <w:right w:val="single" w:color="9BC2E6" w:sz="4" w:space="0"/>
            </w:tcBorders>
            <w:shd w:val="clear" w:color="DDEBF7" w:fill="DDEBF7"/>
            <w:noWrap/>
            <w:vAlign w:val="bottom"/>
            <w:hideMark/>
          </w:tcPr>
          <w:p w:rsidRPr="00D7741F" w:rsidR="00235025" w:rsidRDefault="00235025" w14:paraId="56390DD5" w14:textId="77777777">
            <w:pPr>
              <w:rPr>
                <w:rFonts w:ascii="Calibri" w:hAnsi="Calibri" w:cs="Calibri"/>
                <w:color w:val="000000"/>
                <w:sz w:val="20"/>
                <w:szCs w:val="20"/>
              </w:rPr>
            </w:pPr>
            <w:r w:rsidRPr="00D7741F">
              <w:rPr>
                <w:rFonts w:ascii="Calibri" w:hAnsi="Calibri" w:cs="Calibri"/>
                <w:color w:val="000000"/>
                <w:sz w:val="20"/>
                <w:szCs w:val="20"/>
              </w:rPr>
              <w:t>Aggiornamento avvenuto con successo</w:t>
            </w:r>
          </w:p>
        </w:tc>
      </w:tr>
      <w:tr w:rsidR="00F048C7" w:rsidTr="00BB43DB" w14:paraId="2E19885E" w14:textId="77777777">
        <w:trPr>
          <w:trHeight w:val="290"/>
        </w:trPr>
        <w:tc>
          <w:tcPr>
            <w:tcW w:w="1320" w:type="dxa"/>
            <w:tcBorders>
              <w:top w:val="single" w:color="9BC2E6" w:sz="4" w:space="0"/>
              <w:left w:val="single" w:color="9BC2E6" w:sz="4" w:space="0"/>
              <w:bottom w:val="single" w:color="9BC2E6" w:sz="4" w:space="0"/>
              <w:right w:val="nil"/>
            </w:tcBorders>
            <w:noWrap/>
            <w:vAlign w:val="bottom"/>
            <w:hideMark/>
          </w:tcPr>
          <w:p w:rsidRPr="00D7741F" w:rsidR="00235025" w:rsidRDefault="00235025" w14:paraId="26CC7B8F" w14:textId="77777777">
            <w:pPr>
              <w:jc w:val="right"/>
              <w:rPr>
                <w:rFonts w:ascii="Calibri" w:hAnsi="Calibri" w:cs="Calibri"/>
                <w:color w:val="000000"/>
                <w:sz w:val="20"/>
                <w:szCs w:val="20"/>
              </w:rPr>
            </w:pPr>
            <w:r w:rsidRPr="00D7741F">
              <w:rPr>
                <w:rFonts w:ascii="Calibri" w:hAnsi="Calibri" w:cs="Calibri"/>
                <w:color w:val="000000"/>
                <w:sz w:val="20"/>
                <w:szCs w:val="20"/>
              </w:rPr>
              <w:t>200</w:t>
            </w:r>
          </w:p>
        </w:tc>
        <w:tc>
          <w:tcPr>
            <w:tcW w:w="2160" w:type="dxa"/>
            <w:tcBorders>
              <w:top w:val="single" w:color="9BC2E6" w:sz="4" w:space="0"/>
              <w:left w:val="nil"/>
              <w:bottom w:val="single" w:color="9BC2E6" w:sz="4" w:space="0"/>
              <w:right w:val="nil"/>
            </w:tcBorders>
            <w:noWrap/>
            <w:vAlign w:val="bottom"/>
            <w:hideMark/>
          </w:tcPr>
          <w:p w:rsidRPr="00D7741F" w:rsidR="00235025" w:rsidRDefault="00235025" w14:paraId="0DACD167" w14:textId="77777777">
            <w:pPr>
              <w:rPr>
                <w:rFonts w:ascii="Calibri" w:hAnsi="Calibri" w:cs="Calibri"/>
                <w:color w:val="000000"/>
                <w:sz w:val="20"/>
                <w:szCs w:val="20"/>
              </w:rPr>
            </w:pPr>
            <w:r w:rsidRPr="00D7741F">
              <w:rPr>
                <w:rFonts w:ascii="Calibri" w:hAnsi="Calibri" w:cs="Calibri"/>
                <w:color w:val="000000"/>
                <w:sz w:val="20"/>
                <w:szCs w:val="20"/>
              </w:rPr>
              <w:t>DELETE_OK</w:t>
            </w:r>
          </w:p>
        </w:tc>
        <w:tc>
          <w:tcPr>
            <w:tcW w:w="960" w:type="dxa"/>
            <w:tcBorders>
              <w:top w:val="single" w:color="9BC2E6" w:sz="4" w:space="0"/>
              <w:left w:val="nil"/>
              <w:bottom w:val="single" w:color="9BC2E6" w:sz="4" w:space="0"/>
              <w:right w:val="nil"/>
            </w:tcBorders>
            <w:noWrap/>
            <w:vAlign w:val="bottom"/>
            <w:hideMark/>
          </w:tcPr>
          <w:p w:rsidRPr="00D7741F" w:rsidR="00235025" w:rsidRDefault="00235025" w14:paraId="39EA1597" w14:textId="77777777">
            <w:pPr>
              <w:rPr>
                <w:rFonts w:ascii="Calibri" w:hAnsi="Calibri" w:cs="Calibri"/>
                <w:color w:val="000000"/>
                <w:sz w:val="20"/>
                <w:szCs w:val="20"/>
              </w:rPr>
            </w:pPr>
            <w:r w:rsidRPr="00D7741F">
              <w:rPr>
                <w:rFonts w:ascii="Calibri" w:hAnsi="Calibri" w:cs="Calibri"/>
                <w:color w:val="000000"/>
                <w:sz w:val="20"/>
                <w:szCs w:val="20"/>
              </w:rPr>
              <w:t>SUCCESS</w:t>
            </w:r>
          </w:p>
        </w:tc>
        <w:tc>
          <w:tcPr>
            <w:tcW w:w="4769" w:type="dxa"/>
            <w:tcBorders>
              <w:top w:val="single" w:color="9BC2E6" w:sz="4" w:space="0"/>
              <w:left w:val="nil"/>
              <w:bottom w:val="single" w:color="9BC2E6" w:sz="4" w:space="0"/>
              <w:right w:val="single" w:color="9BC2E6" w:sz="4" w:space="0"/>
            </w:tcBorders>
            <w:noWrap/>
            <w:vAlign w:val="bottom"/>
            <w:hideMark/>
          </w:tcPr>
          <w:p w:rsidRPr="00D7741F" w:rsidR="00235025" w:rsidRDefault="00235025" w14:paraId="644B0C08" w14:textId="77777777">
            <w:pPr>
              <w:rPr>
                <w:rFonts w:ascii="Calibri" w:hAnsi="Calibri" w:cs="Calibri"/>
                <w:color w:val="000000"/>
                <w:sz w:val="20"/>
                <w:szCs w:val="20"/>
              </w:rPr>
            </w:pPr>
            <w:r w:rsidRPr="00D7741F">
              <w:rPr>
                <w:rFonts w:ascii="Calibri" w:hAnsi="Calibri" w:cs="Calibri"/>
                <w:color w:val="000000"/>
                <w:sz w:val="20"/>
                <w:szCs w:val="20"/>
              </w:rPr>
              <w:t>Eliminazione avvenuta con successo</w:t>
            </w:r>
          </w:p>
        </w:tc>
      </w:tr>
      <w:tr w:rsidR="00F048C7" w:rsidTr="00BB43DB" w14:paraId="3D383C17" w14:textId="77777777">
        <w:trPr>
          <w:trHeight w:val="290"/>
        </w:trPr>
        <w:tc>
          <w:tcPr>
            <w:tcW w:w="1320" w:type="dxa"/>
            <w:tcBorders>
              <w:top w:val="single" w:color="9BC2E6" w:sz="4" w:space="0"/>
              <w:left w:val="single" w:color="9BC2E6" w:sz="4" w:space="0"/>
              <w:bottom w:val="single" w:color="9BC2E6" w:sz="4" w:space="0"/>
              <w:right w:val="nil"/>
            </w:tcBorders>
            <w:shd w:val="clear" w:color="DDEBF7" w:fill="DDEBF7"/>
            <w:noWrap/>
            <w:vAlign w:val="bottom"/>
            <w:hideMark/>
          </w:tcPr>
          <w:p w:rsidRPr="00D7741F" w:rsidR="00235025" w:rsidRDefault="00235025" w14:paraId="2491427C" w14:textId="77777777">
            <w:pPr>
              <w:jc w:val="right"/>
              <w:rPr>
                <w:rFonts w:ascii="Calibri" w:hAnsi="Calibri" w:cs="Calibri"/>
                <w:color w:val="000000"/>
                <w:sz w:val="20"/>
                <w:szCs w:val="20"/>
              </w:rPr>
            </w:pPr>
            <w:r w:rsidRPr="00D7741F">
              <w:rPr>
                <w:rFonts w:ascii="Calibri" w:hAnsi="Calibri" w:cs="Calibri"/>
                <w:color w:val="000000"/>
                <w:sz w:val="20"/>
                <w:szCs w:val="20"/>
              </w:rPr>
              <w:t>200</w:t>
            </w:r>
          </w:p>
        </w:tc>
        <w:tc>
          <w:tcPr>
            <w:tcW w:w="21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73B05BB2" w14:textId="77777777">
            <w:pPr>
              <w:rPr>
                <w:rFonts w:ascii="Calibri" w:hAnsi="Calibri" w:cs="Calibri"/>
                <w:color w:val="000000"/>
                <w:sz w:val="20"/>
                <w:szCs w:val="20"/>
              </w:rPr>
            </w:pPr>
            <w:r w:rsidRPr="00D7741F">
              <w:rPr>
                <w:rFonts w:ascii="Calibri" w:hAnsi="Calibri" w:cs="Calibri"/>
                <w:color w:val="000000"/>
                <w:sz w:val="20"/>
                <w:szCs w:val="20"/>
              </w:rPr>
              <w:t>ANNULLAMENTO_OK</w:t>
            </w:r>
          </w:p>
        </w:tc>
        <w:tc>
          <w:tcPr>
            <w:tcW w:w="9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4FBAB4E6" w14:textId="77777777">
            <w:pPr>
              <w:rPr>
                <w:rFonts w:ascii="Calibri" w:hAnsi="Calibri" w:cs="Calibri"/>
                <w:color w:val="000000"/>
                <w:sz w:val="20"/>
                <w:szCs w:val="20"/>
              </w:rPr>
            </w:pPr>
            <w:r w:rsidRPr="00D7741F">
              <w:rPr>
                <w:rFonts w:ascii="Calibri" w:hAnsi="Calibri" w:cs="Calibri"/>
                <w:color w:val="000000"/>
                <w:sz w:val="20"/>
                <w:szCs w:val="20"/>
              </w:rPr>
              <w:t>SUCCESS</w:t>
            </w:r>
          </w:p>
        </w:tc>
        <w:tc>
          <w:tcPr>
            <w:tcW w:w="4769" w:type="dxa"/>
            <w:tcBorders>
              <w:top w:val="single" w:color="9BC2E6" w:sz="4" w:space="0"/>
              <w:left w:val="nil"/>
              <w:bottom w:val="single" w:color="9BC2E6" w:sz="4" w:space="0"/>
              <w:right w:val="single" w:color="9BC2E6" w:sz="4" w:space="0"/>
            </w:tcBorders>
            <w:shd w:val="clear" w:color="DDEBF7" w:fill="DDEBF7"/>
            <w:noWrap/>
            <w:vAlign w:val="bottom"/>
            <w:hideMark/>
          </w:tcPr>
          <w:p w:rsidRPr="00D7741F" w:rsidR="00235025" w:rsidRDefault="00235025" w14:paraId="48BAB17F" w14:textId="77777777">
            <w:pPr>
              <w:rPr>
                <w:rFonts w:ascii="Calibri" w:hAnsi="Calibri" w:cs="Calibri"/>
                <w:color w:val="000000"/>
                <w:sz w:val="20"/>
                <w:szCs w:val="20"/>
              </w:rPr>
            </w:pPr>
            <w:r w:rsidRPr="00D7741F">
              <w:rPr>
                <w:rFonts w:ascii="Calibri" w:hAnsi="Calibri" w:cs="Calibri"/>
                <w:color w:val="000000"/>
                <w:sz w:val="20"/>
                <w:szCs w:val="20"/>
              </w:rPr>
              <w:t>Annullamento avvenuto con successo</w:t>
            </w:r>
          </w:p>
        </w:tc>
      </w:tr>
      <w:tr w:rsidR="00F048C7" w:rsidTr="00BB43DB" w14:paraId="32B2C714" w14:textId="77777777">
        <w:trPr>
          <w:trHeight w:val="290"/>
        </w:trPr>
        <w:tc>
          <w:tcPr>
            <w:tcW w:w="1320" w:type="dxa"/>
            <w:tcBorders>
              <w:top w:val="single" w:color="9BC2E6" w:sz="4" w:space="0"/>
              <w:left w:val="single" w:color="9BC2E6" w:sz="4" w:space="0"/>
              <w:bottom w:val="single" w:color="9BC2E6" w:sz="4" w:space="0"/>
              <w:right w:val="nil"/>
            </w:tcBorders>
            <w:noWrap/>
            <w:vAlign w:val="center"/>
            <w:hideMark/>
          </w:tcPr>
          <w:p w:rsidR="00235025" w:rsidRDefault="00235025" w14:paraId="316607DD" w14:textId="77777777">
            <w:pPr>
              <w:jc w:val="right"/>
              <w:rPr>
                <w:rFonts w:ascii="Calibri" w:hAnsi="Calibri" w:cs="Calibri"/>
                <w:color w:val="000000"/>
                <w:sz w:val="20"/>
                <w:szCs w:val="20"/>
              </w:rPr>
            </w:pPr>
            <w:r>
              <w:rPr>
                <w:rFonts w:ascii="Calibri" w:hAnsi="Calibri" w:eastAsia="Calibri" w:cs="Calibri"/>
                <w:color w:val="000000"/>
                <w:sz w:val="20"/>
                <w:szCs w:val="20"/>
              </w:rPr>
              <w:t>400</w:t>
            </w:r>
          </w:p>
        </w:tc>
        <w:tc>
          <w:tcPr>
            <w:tcW w:w="2160" w:type="dxa"/>
            <w:tcBorders>
              <w:top w:val="single" w:color="9BC2E6" w:sz="4" w:space="0"/>
              <w:left w:val="nil"/>
              <w:bottom w:val="single" w:color="9BC2E6" w:sz="4" w:space="0"/>
              <w:right w:val="nil"/>
            </w:tcBorders>
            <w:noWrap/>
            <w:vAlign w:val="bottom"/>
            <w:hideMark/>
          </w:tcPr>
          <w:p w:rsidRPr="00D7741F" w:rsidR="00235025" w:rsidRDefault="00235025" w14:paraId="32486408" w14:textId="77777777">
            <w:pPr>
              <w:rPr>
                <w:rFonts w:ascii="Calibri" w:hAnsi="Calibri" w:cs="Calibri"/>
                <w:color w:val="000000"/>
                <w:sz w:val="20"/>
                <w:szCs w:val="20"/>
              </w:rPr>
            </w:pPr>
            <w:r w:rsidRPr="00D7741F">
              <w:rPr>
                <w:rFonts w:ascii="Calibri" w:hAnsi="Calibri" w:cs="Calibri"/>
                <w:color w:val="000000"/>
                <w:sz w:val="20"/>
                <w:szCs w:val="20"/>
              </w:rPr>
              <w:t>BAD_REQUEST</w:t>
            </w:r>
          </w:p>
        </w:tc>
        <w:tc>
          <w:tcPr>
            <w:tcW w:w="960" w:type="dxa"/>
            <w:tcBorders>
              <w:top w:val="single" w:color="9BC2E6" w:sz="4" w:space="0"/>
              <w:left w:val="nil"/>
              <w:bottom w:val="single" w:color="9BC2E6" w:sz="4" w:space="0"/>
              <w:right w:val="nil"/>
            </w:tcBorders>
            <w:noWrap/>
            <w:vAlign w:val="bottom"/>
            <w:hideMark/>
          </w:tcPr>
          <w:p w:rsidRPr="00D7741F" w:rsidR="00235025" w:rsidRDefault="00235025" w14:paraId="1E3249F8" w14:textId="77777777">
            <w:pPr>
              <w:rPr>
                <w:rFonts w:ascii="Calibri" w:hAnsi="Calibri" w:cs="Calibri"/>
                <w:color w:val="000000"/>
                <w:sz w:val="20"/>
                <w:szCs w:val="20"/>
              </w:rPr>
            </w:pPr>
            <w:r w:rsidRPr="00D7741F">
              <w:rPr>
                <w:rFonts w:ascii="Calibri" w:hAnsi="Calibri" w:cs="Calibri"/>
                <w:color w:val="000000"/>
                <w:sz w:val="20"/>
                <w:szCs w:val="20"/>
              </w:rPr>
              <w:t>ERROR</w:t>
            </w:r>
          </w:p>
        </w:tc>
        <w:tc>
          <w:tcPr>
            <w:tcW w:w="4769" w:type="dxa"/>
            <w:tcBorders>
              <w:top w:val="single" w:color="9BC2E6" w:sz="4" w:space="0"/>
              <w:left w:val="nil"/>
              <w:bottom w:val="single" w:color="9BC2E6" w:sz="4" w:space="0"/>
              <w:right w:val="single" w:color="9BC2E6" w:sz="4" w:space="0"/>
            </w:tcBorders>
            <w:noWrap/>
            <w:vAlign w:val="bottom"/>
            <w:hideMark/>
          </w:tcPr>
          <w:p w:rsidRPr="00D7741F" w:rsidR="00235025" w:rsidRDefault="0075200C" w14:paraId="0A4C7861" w14:textId="48D76E94">
            <w:pPr>
              <w:rPr>
                <w:rFonts w:ascii="Calibri" w:hAnsi="Calibri" w:cs="Calibri"/>
                <w:color w:val="000000"/>
                <w:sz w:val="20"/>
                <w:szCs w:val="20"/>
              </w:rPr>
            </w:pPr>
            <w:r w:rsidRPr="00D7741F">
              <w:rPr>
                <w:rFonts w:ascii="Calibri" w:hAnsi="Calibri" w:cs="Calibri"/>
                <w:color w:val="000000"/>
                <w:sz w:val="20"/>
                <w:szCs w:val="20"/>
              </w:rPr>
              <w:t>D</w:t>
            </w:r>
            <w:r w:rsidRPr="00D7741F" w:rsidR="00235025">
              <w:rPr>
                <w:rFonts w:ascii="Calibri" w:hAnsi="Calibri" w:cs="Calibri"/>
                <w:color w:val="000000"/>
                <w:sz w:val="20"/>
                <w:szCs w:val="20"/>
              </w:rPr>
              <w:t>ati di input non validi</w:t>
            </w:r>
          </w:p>
        </w:tc>
      </w:tr>
      <w:tr w:rsidR="00F048C7" w:rsidTr="00BB43DB" w14:paraId="33CFB574" w14:textId="77777777">
        <w:trPr>
          <w:trHeight w:val="290"/>
        </w:trPr>
        <w:tc>
          <w:tcPr>
            <w:tcW w:w="1320" w:type="dxa"/>
            <w:tcBorders>
              <w:top w:val="single" w:color="9BC2E6" w:sz="4" w:space="0"/>
              <w:left w:val="single" w:color="9BC2E6" w:sz="4" w:space="0"/>
              <w:bottom w:val="single" w:color="9BC2E6" w:sz="4" w:space="0"/>
              <w:right w:val="nil"/>
            </w:tcBorders>
            <w:shd w:val="clear" w:color="DDEBF7" w:fill="DDEBF7"/>
            <w:noWrap/>
            <w:vAlign w:val="center"/>
            <w:hideMark/>
          </w:tcPr>
          <w:p w:rsidR="00235025" w:rsidRDefault="00235025" w14:paraId="0F8C19B1" w14:textId="77777777">
            <w:pPr>
              <w:jc w:val="right"/>
              <w:rPr>
                <w:rFonts w:ascii="Calibri" w:hAnsi="Calibri" w:cs="Calibri"/>
                <w:color w:val="000000"/>
                <w:sz w:val="20"/>
                <w:szCs w:val="20"/>
              </w:rPr>
            </w:pPr>
            <w:r>
              <w:rPr>
                <w:rFonts w:ascii="Calibri" w:hAnsi="Calibri" w:eastAsia="Calibri" w:cs="Calibri"/>
                <w:color w:val="000000"/>
                <w:sz w:val="20"/>
                <w:szCs w:val="20"/>
              </w:rPr>
              <w:t>400</w:t>
            </w:r>
          </w:p>
        </w:tc>
        <w:tc>
          <w:tcPr>
            <w:tcW w:w="21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0CC26376" w14:textId="77777777">
            <w:pPr>
              <w:rPr>
                <w:rFonts w:ascii="Calibri" w:hAnsi="Calibri" w:cs="Calibri"/>
                <w:color w:val="000000"/>
                <w:sz w:val="20"/>
                <w:szCs w:val="20"/>
              </w:rPr>
            </w:pPr>
            <w:r w:rsidRPr="00D7741F">
              <w:rPr>
                <w:rFonts w:ascii="Calibri" w:hAnsi="Calibri" w:cs="Calibri"/>
                <w:color w:val="000000"/>
                <w:sz w:val="20"/>
                <w:szCs w:val="20"/>
              </w:rPr>
              <w:t>DATI_DUPLICATI</w:t>
            </w:r>
          </w:p>
        </w:tc>
        <w:tc>
          <w:tcPr>
            <w:tcW w:w="9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186E5646" w14:textId="77777777">
            <w:pPr>
              <w:rPr>
                <w:rFonts w:ascii="Calibri" w:hAnsi="Calibri" w:cs="Calibri"/>
                <w:color w:val="000000"/>
                <w:sz w:val="20"/>
                <w:szCs w:val="20"/>
              </w:rPr>
            </w:pPr>
            <w:r w:rsidRPr="00D7741F">
              <w:rPr>
                <w:rFonts w:ascii="Calibri" w:hAnsi="Calibri" w:cs="Calibri"/>
                <w:color w:val="000000"/>
                <w:sz w:val="20"/>
                <w:szCs w:val="20"/>
              </w:rPr>
              <w:t>ERROR</w:t>
            </w:r>
          </w:p>
        </w:tc>
        <w:tc>
          <w:tcPr>
            <w:tcW w:w="4769" w:type="dxa"/>
            <w:tcBorders>
              <w:top w:val="single" w:color="9BC2E6" w:sz="4" w:space="0"/>
              <w:left w:val="nil"/>
              <w:bottom w:val="single" w:color="9BC2E6" w:sz="4" w:space="0"/>
              <w:right w:val="single" w:color="9BC2E6" w:sz="4" w:space="0"/>
            </w:tcBorders>
            <w:shd w:val="clear" w:color="DDEBF7" w:fill="DDEBF7"/>
            <w:noWrap/>
            <w:vAlign w:val="bottom"/>
            <w:hideMark/>
          </w:tcPr>
          <w:p w:rsidRPr="00D7741F" w:rsidR="00235025" w:rsidRDefault="0075200C" w14:paraId="5BF07BF1" w14:textId="18E7DBAB">
            <w:pPr>
              <w:rPr>
                <w:rFonts w:ascii="Calibri" w:hAnsi="Calibri" w:cs="Calibri"/>
                <w:color w:val="000000"/>
                <w:sz w:val="20"/>
                <w:szCs w:val="20"/>
              </w:rPr>
            </w:pPr>
            <w:r w:rsidRPr="00D7741F">
              <w:rPr>
                <w:rFonts w:ascii="Calibri" w:hAnsi="Calibri" w:cs="Calibri"/>
                <w:color w:val="000000"/>
                <w:sz w:val="20"/>
                <w:szCs w:val="20"/>
              </w:rPr>
              <w:t>D</w:t>
            </w:r>
            <w:r w:rsidRPr="00D7741F" w:rsidR="00235025">
              <w:rPr>
                <w:rFonts w:ascii="Calibri" w:hAnsi="Calibri" w:cs="Calibri"/>
                <w:color w:val="000000"/>
                <w:sz w:val="20"/>
                <w:szCs w:val="20"/>
              </w:rPr>
              <w:t>ati duplicati</w:t>
            </w:r>
          </w:p>
        </w:tc>
      </w:tr>
      <w:tr w:rsidR="00F048C7" w:rsidTr="00BB43DB" w14:paraId="270FD7BA" w14:textId="77777777">
        <w:trPr>
          <w:trHeight w:val="290"/>
        </w:trPr>
        <w:tc>
          <w:tcPr>
            <w:tcW w:w="1320" w:type="dxa"/>
            <w:tcBorders>
              <w:top w:val="single" w:color="9BC2E6" w:sz="4" w:space="0"/>
              <w:left w:val="single" w:color="9BC2E6" w:sz="4" w:space="0"/>
              <w:bottom w:val="single" w:color="9BC2E6" w:sz="4" w:space="0"/>
              <w:right w:val="nil"/>
            </w:tcBorders>
            <w:noWrap/>
            <w:vAlign w:val="center"/>
            <w:hideMark/>
          </w:tcPr>
          <w:p w:rsidR="00235025" w:rsidRDefault="00235025" w14:paraId="4270E201" w14:textId="77777777">
            <w:pPr>
              <w:jc w:val="right"/>
              <w:rPr>
                <w:rFonts w:ascii="Calibri" w:hAnsi="Calibri" w:cs="Calibri"/>
                <w:color w:val="000000"/>
                <w:sz w:val="20"/>
                <w:szCs w:val="20"/>
              </w:rPr>
            </w:pPr>
            <w:r>
              <w:rPr>
                <w:rFonts w:ascii="Calibri" w:hAnsi="Calibri" w:eastAsia="Calibri" w:cs="Calibri"/>
                <w:color w:val="000000"/>
                <w:sz w:val="20"/>
                <w:szCs w:val="20"/>
              </w:rPr>
              <w:t>401</w:t>
            </w:r>
          </w:p>
        </w:tc>
        <w:tc>
          <w:tcPr>
            <w:tcW w:w="2160" w:type="dxa"/>
            <w:tcBorders>
              <w:top w:val="single" w:color="9BC2E6" w:sz="4" w:space="0"/>
              <w:left w:val="nil"/>
              <w:bottom w:val="single" w:color="9BC2E6" w:sz="4" w:space="0"/>
              <w:right w:val="nil"/>
            </w:tcBorders>
            <w:noWrap/>
            <w:vAlign w:val="bottom"/>
            <w:hideMark/>
          </w:tcPr>
          <w:p w:rsidRPr="00D7741F" w:rsidR="00235025" w:rsidRDefault="00235025" w14:paraId="7F9B2969" w14:textId="77777777">
            <w:pPr>
              <w:rPr>
                <w:rFonts w:ascii="Calibri" w:hAnsi="Calibri" w:cs="Calibri"/>
                <w:color w:val="000000"/>
                <w:sz w:val="20"/>
                <w:szCs w:val="20"/>
              </w:rPr>
            </w:pPr>
            <w:r w:rsidRPr="00D7741F">
              <w:rPr>
                <w:rFonts w:ascii="Calibri" w:hAnsi="Calibri" w:cs="Calibri"/>
                <w:color w:val="000000"/>
                <w:sz w:val="20"/>
                <w:szCs w:val="20"/>
              </w:rPr>
              <w:t>UNAUTHORIZED</w:t>
            </w:r>
          </w:p>
        </w:tc>
        <w:tc>
          <w:tcPr>
            <w:tcW w:w="960" w:type="dxa"/>
            <w:tcBorders>
              <w:top w:val="single" w:color="9BC2E6" w:sz="4" w:space="0"/>
              <w:left w:val="nil"/>
              <w:bottom w:val="single" w:color="9BC2E6" w:sz="4" w:space="0"/>
              <w:right w:val="nil"/>
            </w:tcBorders>
            <w:noWrap/>
            <w:vAlign w:val="bottom"/>
            <w:hideMark/>
          </w:tcPr>
          <w:p w:rsidRPr="00D7741F" w:rsidR="00235025" w:rsidRDefault="00235025" w14:paraId="7E90944E" w14:textId="77777777">
            <w:pPr>
              <w:rPr>
                <w:rFonts w:ascii="Calibri" w:hAnsi="Calibri" w:cs="Calibri"/>
                <w:color w:val="000000"/>
                <w:sz w:val="20"/>
                <w:szCs w:val="20"/>
              </w:rPr>
            </w:pPr>
            <w:r w:rsidRPr="00D7741F">
              <w:rPr>
                <w:rFonts w:ascii="Calibri" w:hAnsi="Calibri" w:cs="Calibri"/>
                <w:color w:val="000000"/>
                <w:sz w:val="20"/>
                <w:szCs w:val="20"/>
              </w:rPr>
              <w:t>ERROR</w:t>
            </w:r>
          </w:p>
        </w:tc>
        <w:tc>
          <w:tcPr>
            <w:tcW w:w="4769" w:type="dxa"/>
            <w:tcBorders>
              <w:top w:val="single" w:color="9BC2E6" w:sz="4" w:space="0"/>
              <w:left w:val="nil"/>
              <w:bottom w:val="single" w:color="9BC2E6" w:sz="4" w:space="0"/>
              <w:right w:val="single" w:color="9BC2E6" w:sz="4" w:space="0"/>
            </w:tcBorders>
            <w:noWrap/>
            <w:vAlign w:val="bottom"/>
            <w:hideMark/>
          </w:tcPr>
          <w:p w:rsidRPr="00D7741F" w:rsidR="00235025" w:rsidRDefault="0075200C" w14:paraId="0B967B96" w14:textId="1135D1B9">
            <w:pPr>
              <w:rPr>
                <w:rFonts w:ascii="Calibri" w:hAnsi="Calibri" w:cs="Calibri"/>
                <w:color w:val="000000"/>
                <w:sz w:val="20"/>
                <w:szCs w:val="20"/>
              </w:rPr>
            </w:pPr>
            <w:r w:rsidRPr="00D7741F">
              <w:rPr>
                <w:rFonts w:ascii="Calibri" w:hAnsi="Calibri" w:cs="Calibri"/>
                <w:color w:val="000000"/>
                <w:sz w:val="20"/>
                <w:szCs w:val="20"/>
              </w:rPr>
              <w:t>Utente non autorizzato o parametri utente assenti</w:t>
            </w:r>
          </w:p>
        </w:tc>
      </w:tr>
      <w:tr w:rsidR="00F048C7" w:rsidTr="00BB43DB" w14:paraId="64C9FFA3" w14:textId="77777777">
        <w:trPr>
          <w:trHeight w:val="290"/>
        </w:trPr>
        <w:tc>
          <w:tcPr>
            <w:tcW w:w="1320" w:type="dxa"/>
            <w:tcBorders>
              <w:top w:val="single" w:color="9BC2E6" w:sz="4" w:space="0"/>
              <w:left w:val="single" w:color="9BC2E6" w:sz="4" w:space="0"/>
              <w:bottom w:val="single" w:color="9BC2E6" w:sz="4" w:space="0"/>
              <w:right w:val="nil"/>
            </w:tcBorders>
            <w:noWrap/>
            <w:vAlign w:val="center"/>
          </w:tcPr>
          <w:p w:rsidR="004639E5" w:rsidRDefault="004639E5" w14:paraId="6BCD5F4F" w14:textId="06622616">
            <w:pPr>
              <w:jc w:val="right"/>
              <w:rPr>
                <w:rFonts w:ascii="Calibri" w:hAnsi="Calibri" w:eastAsia="Calibri" w:cs="Calibri"/>
                <w:color w:val="000000"/>
                <w:sz w:val="20"/>
                <w:szCs w:val="20"/>
              </w:rPr>
            </w:pPr>
            <w:r>
              <w:rPr>
                <w:rFonts w:ascii="Calibri" w:hAnsi="Calibri" w:eastAsia="Calibri" w:cs="Calibri"/>
                <w:color w:val="000000"/>
                <w:sz w:val="20"/>
                <w:szCs w:val="20"/>
              </w:rPr>
              <w:t>403</w:t>
            </w:r>
          </w:p>
        </w:tc>
        <w:tc>
          <w:tcPr>
            <w:tcW w:w="2160" w:type="dxa"/>
            <w:tcBorders>
              <w:top w:val="single" w:color="9BC2E6" w:sz="4" w:space="0"/>
              <w:left w:val="nil"/>
              <w:bottom w:val="single" w:color="9BC2E6" w:sz="4" w:space="0"/>
              <w:right w:val="nil"/>
            </w:tcBorders>
            <w:noWrap/>
            <w:vAlign w:val="bottom"/>
          </w:tcPr>
          <w:p w:rsidRPr="00D7741F" w:rsidR="004639E5" w:rsidRDefault="004639E5" w14:paraId="40CE57E1" w14:textId="06DFA916">
            <w:pPr>
              <w:rPr>
                <w:rFonts w:ascii="Calibri" w:hAnsi="Calibri" w:cs="Calibri"/>
                <w:color w:val="000000"/>
                <w:sz w:val="20"/>
                <w:szCs w:val="20"/>
              </w:rPr>
            </w:pPr>
            <w:r>
              <w:rPr>
                <w:rFonts w:ascii="Calibri" w:hAnsi="Calibri" w:cs="Calibri"/>
                <w:color w:val="000000"/>
                <w:sz w:val="20"/>
                <w:szCs w:val="20"/>
              </w:rPr>
              <w:t>ACCESS_DENIED</w:t>
            </w:r>
          </w:p>
        </w:tc>
        <w:tc>
          <w:tcPr>
            <w:tcW w:w="960" w:type="dxa"/>
            <w:tcBorders>
              <w:top w:val="single" w:color="9BC2E6" w:sz="4" w:space="0"/>
              <w:left w:val="nil"/>
              <w:bottom w:val="single" w:color="9BC2E6" w:sz="4" w:space="0"/>
              <w:right w:val="nil"/>
            </w:tcBorders>
            <w:noWrap/>
            <w:vAlign w:val="bottom"/>
          </w:tcPr>
          <w:p w:rsidRPr="00D7741F" w:rsidR="004639E5" w:rsidRDefault="004639E5" w14:paraId="470E2815" w14:textId="4C04ECA5">
            <w:pPr>
              <w:rPr>
                <w:rFonts w:ascii="Calibri" w:hAnsi="Calibri" w:cs="Calibri"/>
                <w:color w:val="000000"/>
                <w:sz w:val="20"/>
                <w:szCs w:val="20"/>
              </w:rPr>
            </w:pPr>
            <w:r>
              <w:rPr>
                <w:rFonts w:ascii="Calibri" w:hAnsi="Calibri" w:cs="Calibri"/>
                <w:color w:val="000000"/>
                <w:sz w:val="20"/>
                <w:szCs w:val="20"/>
              </w:rPr>
              <w:t>ERROR</w:t>
            </w:r>
          </w:p>
        </w:tc>
        <w:tc>
          <w:tcPr>
            <w:tcW w:w="4769" w:type="dxa"/>
            <w:tcBorders>
              <w:top w:val="single" w:color="9BC2E6" w:sz="4" w:space="0"/>
              <w:left w:val="nil"/>
              <w:bottom w:val="single" w:color="9BC2E6" w:sz="4" w:space="0"/>
              <w:right w:val="single" w:color="9BC2E6" w:sz="4" w:space="0"/>
            </w:tcBorders>
            <w:noWrap/>
            <w:vAlign w:val="bottom"/>
          </w:tcPr>
          <w:p w:rsidRPr="00D7741F" w:rsidR="004639E5" w:rsidRDefault="008B7E4E" w14:paraId="05248333" w14:textId="269E30F0">
            <w:pPr>
              <w:rPr>
                <w:rFonts w:ascii="Calibri" w:hAnsi="Calibri" w:cs="Calibri"/>
                <w:color w:val="000000"/>
                <w:sz w:val="20"/>
                <w:szCs w:val="20"/>
              </w:rPr>
            </w:pPr>
            <w:r w:rsidRPr="008B7E4E">
              <w:rPr>
                <w:rFonts w:ascii="Calibri" w:hAnsi="Calibri" w:cs="Calibri"/>
                <w:color w:val="000000"/>
                <w:sz w:val="20"/>
                <w:szCs w:val="20"/>
              </w:rPr>
              <w:t>Path non accessibile</w:t>
            </w:r>
          </w:p>
        </w:tc>
      </w:tr>
      <w:tr w:rsidR="00F048C7" w:rsidTr="00BB43DB" w14:paraId="09EB5B27" w14:textId="77777777">
        <w:trPr>
          <w:trHeight w:val="290"/>
        </w:trPr>
        <w:tc>
          <w:tcPr>
            <w:tcW w:w="1320" w:type="dxa"/>
            <w:tcBorders>
              <w:top w:val="single" w:color="9BC2E6" w:sz="4" w:space="0"/>
              <w:left w:val="single" w:color="9BC2E6" w:sz="4" w:space="0"/>
              <w:bottom w:val="single" w:color="9BC2E6" w:sz="4" w:space="0"/>
              <w:right w:val="nil"/>
            </w:tcBorders>
            <w:shd w:val="clear" w:color="DDEBF7" w:fill="DDEBF7"/>
            <w:noWrap/>
            <w:vAlign w:val="bottom"/>
            <w:hideMark/>
          </w:tcPr>
          <w:p w:rsidR="00235025" w:rsidRDefault="00235025" w14:paraId="25D3B0D2" w14:textId="77777777">
            <w:pPr>
              <w:jc w:val="right"/>
              <w:rPr>
                <w:rFonts w:ascii="Calibri" w:hAnsi="Calibri" w:cs="Calibri"/>
                <w:color w:val="000000"/>
                <w:sz w:val="20"/>
                <w:szCs w:val="20"/>
              </w:rPr>
            </w:pPr>
            <w:r>
              <w:rPr>
                <w:rFonts w:ascii="Calibri" w:hAnsi="Calibri" w:cs="Calibri"/>
                <w:color w:val="000000"/>
                <w:sz w:val="20"/>
                <w:szCs w:val="20"/>
              </w:rPr>
              <w:t>500</w:t>
            </w:r>
          </w:p>
        </w:tc>
        <w:tc>
          <w:tcPr>
            <w:tcW w:w="21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45332F3F" w14:textId="77777777">
            <w:pPr>
              <w:rPr>
                <w:rFonts w:ascii="Calibri" w:hAnsi="Calibri" w:cs="Calibri"/>
                <w:color w:val="000000"/>
                <w:sz w:val="20"/>
                <w:szCs w:val="20"/>
              </w:rPr>
            </w:pPr>
            <w:r w:rsidRPr="00D7741F">
              <w:rPr>
                <w:rFonts w:ascii="Calibri" w:hAnsi="Calibri" w:cs="Calibri"/>
                <w:color w:val="000000"/>
                <w:sz w:val="20"/>
                <w:szCs w:val="20"/>
              </w:rPr>
              <w:t>ERRORE_GENERICO</w:t>
            </w:r>
          </w:p>
        </w:tc>
        <w:tc>
          <w:tcPr>
            <w:tcW w:w="960" w:type="dxa"/>
            <w:tcBorders>
              <w:top w:val="single" w:color="9BC2E6" w:sz="4" w:space="0"/>
              <w:left w:val="nil"/>
              <w:bottom w:val="single" w:color="9BC2E6" w:sz="4" w:space="0"/>
              <w:right w:val="nil"/>
            </w:tcBorders>
            <w:shd w:val="clear" w:color="DDEBF7" w:fill="DDEBF7"/>
            <w:noWrap/>
            <w:vAlign w:val="bottom"/>
            <w:hideMark/>
          </w:tcPr>
          <w:p w:rsidRPr="00D7741F" w:rsidR="00235025" w:rsidRDefault="00235025" w14:paraId="57A85E40" w14:textId="77777777">
            <w:pPr>
              <w:rPr>
                <w:rFonts w:ascii="Calibri" w:hAnsi="Calibri" w:cs="Calibri"/>
                <w:color w:val="000000"/>
                <w:sz w:val="20"/>
                <w:szCs w:val="20"/>
              </w:rPr>
            </w:pPr>
            <w:r w:rsidRPr="00D7741F">
              <w:rPr>
                <w:rFonts w:ascii="Calibri" w:hAnsi="Calibri" w:cs="Calibri"/>
                <w:color w:val="000000"/>
                <w:sz w:val="20"/>
                <w:szCs w:val="20"/>
              </w:rPr>
              <w:t>ERROR</w:t>
            </w:r>
          </w:p>
        </w:tc>
        <w:tc>
          <w:tcPr>
            <w:tcW w:w="4769" w:type="dxa"/>
            <w:tcBorders>
              <w:top w:val="single" w:color="9BC2E6" w:sz="4" w:space="0"/>
              <w:left w:val="nil"/>
              <w:bottom w:val="single" w:color="9BC2E6" w:sz="4" w:space="0"/>
              <w:right w:val="single" w:color="9BC2E6" w:sz="4" w:space="0"/>
            </w:tcBorders>
            <w:shd w:val="clear" w:color="DDEBF7" w:fill="DDEBF7"/>
            <w:noWrap/>
            <w:vAlign w:val="bottom"/>
            <w:hideMark/>
          </w:tcPr>
          <w:p w:rsidRPr="00D7741F" w:rsidR="00235025" w:rsidRDefault="00235025" w14:paraId="71349956" w14:textId="77777777">
            <w:pPr>
              <w:rPr>
                <w:rFonts w:ascii="Calibri" w:hAnsi="Calibri" w:cs="Calibri"/>
                <w:color w:val="000000"/>
                <w:sz w:val="20"/>
                <w:szCs w:val="20"/>
              </w:rPr>
            </w:pPr>
            <w:r w:rsidRPr="00D7741F">
              <w:rPr>
                <w:rFonts w:ascii="Calibri" w:hAnsi="Calibri" w:cs="Calibri"/>
                <w:color w:val="000000"/>
                <w:sz w:val="20"/>
                <w:szCs w:val="20"/>
              </w:rPr>
              <w:t>Si è verificato un errore imprevisto</w:t>
            </w:r>
          </w:p>
        </w:tc>
      </w:tr>
    </w:tbl>
    <w:p w:rsidRPr="00235025" w:rsidR="00235025" w:rsidP="00191161" w:rsidRDefault="00191161" w14:paraId="487A4A00" w14:textId="229991DC">
      <w:pPr>
        <w:pStyle w:val="Caption"/>
      </w:pPr>
      <w:r>
        <w:t>Tabella esiti</w:t>
      </w:r>
    </w:p>
    <w:p w:rsidRPr="006A1391" w:rsidR="00E45111" w:rsidP="006A1391" w:rsidRDefault="00E45111" w14:paraId="0F0C194E" w14:textId="4A3A594B">
      <w:pPr>
        <w:pStyle w:val="Heading2"/>
        <w:tabs>
          <w:tab w:val="clear" w:pos="1003"/>
          <w:tab w:val="num" w:pos="851"/>
        </w:tabs>
        <w:rPr>
          <w:rFonts w:asciiTheme="minorHAnsi" w:hAnsiTheme="minorHAnsi" w:cstheme="minorHAnsi"/>
        </w:rPr>
      </w:pPr>
      <w:bookmarkStart w:name="_Toc222417288" w:id="97"/>
      <w:r w:rsidRPr="006A1391">
        <w:rPr>
          <w:rFonts w:asciiTheme="minorHAnsi" w:hAnsiTheme="minorHAnsi" w:cstheme="minorHAnsi"/>
        </w:rPr>
        <w:t xml:space="preserve">Processi Back-End – </w:t>
      </w:r>
      <w:r w:rsidR="000E3D0B">
        <w:rPr>
          <w:rFonts w:asciiTheme="minorHAnsi" w:hAnsiTheme="minorHAnsi" w:cstheme="minorHAnsi"/>
        </w:rPr>
        <w:t>Patente</w:t>
      </w:r>
      <w:bookmarkEnd w:id="97"/>
    </w:p>
    <w:p w:rsidR="00835FC5" w:rsidP="002B4AC0" w:rsidRDefault="000E3D0B" w14:paraId="1E627F92" w14:textId="05DF17DA">
      <w:pPr>
        <w:pStyle w:val="Heading3"/>
      </w:pPr>
      <w:bookmarkStart w:name="_Toc190258523" w:id="98"/>
      <w:bookmarkStart w:name="_Toc222417289" w:id="99"/>
      <w:r>
        <w:t>Ricerca Patente</w:t>
      </w:r>
      <w:r w:rsidR="00573172">
        <w:t xml:space="preserve"> per codice fiscale e nazione</w:t>
      </w:r>
      <w:r w:rsidR="007F7909">
        <w:t xml:space="preserve"> - </w:t>
      </w:r>
      <w:bookmarkEnd w:id="98"/>
      <w:r w:rsidRPr="00B67242" w:rsidR="00B67242">
        <w:t>viewLicense</w:t>
      </w:r>
      <w:bookmarkEnd w:id="99"/>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63FDC5A6"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708A6828" w14:textId="77777777">
            <w:pPr>
              <w:spacing w:line="360" w:lineRule="auto"/>
              <w:rPr>
                <w:rFonts w:ascii="Calibri" w:hAnsi="Calibri" w:eastAsia="Calibri" w:cs="Calibri"/>
                <w:b/>
                <w:sz w:val="20"/>
                <w:szCs w:val="20"/>
              </w:rPr>
            </w:pPr>
            <w:r w:rsidRPr="00E36527">
              <w:rPr>
                <w:sz w:val="20"/>
                <w:szCs w:val="20"/>
              </w:rPr>
              <w:br w:type="page"/>
            </w:r>
            <w:r w:rsidRPr="00E36527">
              <w:rPr>
                <w:rFonts w:ascii="Calibri" w:hAnsi="Calibri" w:eastAsia="Calibri" w:cs="Calibri"/>
                <w:b/>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F68A4" w:rsidR="00A87F84" w:rsidRDefault="007F7909" w14:paraId="08CAB7E7" w14:textId="5007B71F">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1C3BEF54"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19945C01"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F68A4" w:rsidR="00A87F84" w:rsidRDefault="000C1265" w14:paraId="6B9A5F03" w14:textId="72359972">
            <w:pPr>
              <w:rPr>
                <w:rFonts w:ascii="Calibri" w:hAnsi="Calibri" w:eastAsia="Calibri" w:cs="Calibri"/>
                <w:sz w:val="20"/>
                <w:szCs w:val="20"/>
              </w:rPr>
            </w:pPr>
            <w:r w:rsidRPr="000C1265">
              <w:rPr>
                <w:rFonts w:ascii="Calibri" w:hAnsi="Calibri" w:eastAsia="Calibri" w:cs="Calibri"/>
                <w:sz w:val="20"/>
                <w:szCs w:val="20"/>
              </w:rPr>
              <w:t>INL-ISPETTIVO-java-be_gestione-patente-inl-api</w:t>
            </w:r>
          </w:p>
        </w:tc>
      </w:tr>
      <w:tr w:rsidRPr="00E36527" w:rsidR="00EA374D" w:rsidTr="097528C3" w14:paraId="696853F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42591918"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F68A4" w:rsidR="00A87F84" w:rsidRDefault="00154F2F" w14:paraId="6F2494AB" w14:textId="72844167">
            <w:pPr>
              <w:jc w:val="both"/>
              <w:rPr>
                <w:rFonts w:ascii="Calibri" w:hAnsi="Calibri" w:eastAsia="Calibri" w:cs="Calibri"/>
                <w:sz w:val="20"/>
                <w:szCs w:val="20"/>
              </w:rPr>
            </w:pPr>
            <w:r>
              <w:rPr>
                <w:rFonts w:ascii="Calibri" w:hAnsi="Calibri" w:eastAsia="Calibri" w:cs="Calibri"/>
                <w:sz w:val="20"/>
                <w:szCs w:val="20"/>
              </w:rPr>
              <w:t>P</w:t>
            </w:r>
            <w:r w:rsidR="00573172">
              <w:rPr>
                <w:rFonts w:ascii="Calibri" w:hAnsi="Calibri" w:eastAsia="Calibri" w:cs="Calibri"/>
                <w:sz w:val="20"/>
                <w:szCs w:val="20"/>
              </w:rPr>
              <w:t>atent</w:t>
            </w:r>
            <w:r>
              <w:rPr>
                <w:rFonts w:ascii="Calibri" w:hAnsi="Calibri" w:eastAsia="Calibri" w:cs="Calibri"/>
                <w:sz w:val="20"/>
                <w:szCs w:val="20"/>
              </w:rPr>
              <w:t>e</w:t>
            </w:r>
            <w:r w:rsidR="00573172">
              <w:rPr>
                <w:rFonts w:ascii="Calibri" w:hAnsi="Calibri" w:eastAsia="Calibri" w:cs="Calibri"/>
                <w:sz w:val="20"/>
                <w:szCs w:val="20"/>
              </w:rPr>
              <w:t xml:space="preserve"> per </w:t>
            </w:r>
            <w:r w:rsidR="008736E3">
              <w:rPr>
                <w:rFonts w:ascii="Calibri" w:hAnsi="Calibri" w:eastAsia="Calibri" w:cs="Calibri"/>
                <w:sz w:val="20"/>
                <w:szCs w:val="20"/>
              </w:rPr>
              <w:t>codice fiscale e nazione</w:t>
            </w:r>
          </w:p>
        </w:tc>
      </w:tr>
      <w:tr w:rsidRPr="00E36527" w:rsidR="00EA374D" w:rsidTr="097528C3" w14:paraId="274B26E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626AF217"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F68A4" w:rsidR="00A87F84" w:rsidRDefault="008736E3" w14:paraId="3BD64CC0" w14:textId="1D30BBB0">
            <w:pPr>
              <w:rPr>
                <w:rFonts w:ascii="Calibri" w:hAnsi="Calibri" w:eastAsia="Calibri" w:cs="Calibri"/>
                <w:sz w:val="20"/>
                <w:szCs w:val="20"/>
              </w:rPr>
            </w:pPr>
            <w:r>
              <w:rPr>
                <w:rFonts w:ascii="Calibri" w:hAnsi="Calibri" w:eastAsia="Calibri" w:cs="Calibri"/>
                <w:sz w:val="20"/>
                <w:szCs w:val="20"/>
              </w:rPr>
              <w:t xml:space="preserve">Il servizio </w:t>
            </w:r>
            <w:r w:rsidR="00554B94">
              <w:rPr>
                <w:rFonts w:ascii="Calibri" w:hAnsi="Calibri" w:eastAsia="Calibri" w:cs="Calibri"/>
                <w:sz w:val="20"/>
                <w:szCs w:val="20"/>
              </w:rPr>
              <w:t xml:space="preserve">estrae l’eventuale patente </w:t>
            </w:r>
            <w:r w:rsidR="00BF3ACB">
              <w:rPr>
                <w:rFonts w:ascii="Calibri" w:hAnsi="Calibri" w:eastAsia="Calibri" w:cs="Calibri"/>
                <w:sz w:val="20"/>
                <w:szCs w:val="20"/>
              </w:rPr>
              <w:t xml:space="preserve">emessa o sospesa </w:t>
            </w:r>
            <w:r w:rsidR="00554B94">
              <w:rPr>
                <w:rFonts w:ascii="Calibri" w:hAnsi="Calibri" w:eastAsia="Calibri" w:cs="Calibri"/>
                <w:sz w:val="20"/>
                <w:szCs w:val="20"/>
              </w:rPr>
              <w:t>associata all’impresa</w:t>
            </w:r>
            <w:r w:rsidR="00BF3ACB">
              <w:rPr>
                <w:rFonts w:ascii="Calibri" w:hAnsi="Calibri" w:eastAsia="Calibri" w:cs="Calibri"/>
                <w:sz w:val="20"/>
                <w:szCs w:val="20"/>
              </w:rPr>
              <w:t xml:space="preserve"> </w:t>
            </w:r>
          </w:p>
        </w:tc>
      </w:tr>
      <w:tr w:rsidRPr="00CF4664" w:rsidR="00EA374D" w:rsidTr="097528C3" w14:paraId="0461E59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0920853A"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F6334" w:rsidR="00A87F84" w:rsidRDefault="006F3B40" w14:paraId="3FA3A79C" w14:textId="502946AF">
            <w:pPr>
              <w:jc w:val="both"/>
              <w:rPr>
                <w:rFonts w:ascii="Calibri" w:hAnsi="Calibri" w:eastAsia="Calibri" w:cs="Calibri"/>
                <w:sz w:val="20"/>
                <w:szCs w:val="20"/>
                <w:lang w:val="en-US"/>
              </w:rPr>
            </w:pPr>
            <w:r w:rsidRPr="00C23A99">
              <w:rPr>
                <w:rFonts w:ascii="Calibri" w:hAnsi="Calibri" w:eastAsia="Calibri" w:cs="Calibri"/>
                <w:sz w:val="20"/>
                <w:szCs w:val="20"/>
                <w:lang w:val="en-US"/>
              </w:rPr>
              <w:t>GET &lt;root&gt;</w:t>
            </w:r>
            <w:r w:rsidRPr="00C23A99" w:rsidR="00C23A99">
              <w:rPr>
                <w:rFonts w:ascii="Calibri" w:hAnsi="Calibri" w:eastAsia="Calibri" w:cs="Calibri"/>
                <w:sz w:val="20"/>
                <w:szCs w:val="20"/>
                <w:lang w:val="en-US"/>
              </w:rPr>
              <w:t>/v1/license/view/code/{companyFiscalCode}/country/{countryId}</w:t>
            </w:r>
          </w:p>
        </w:tc>
      </w:tr>
      <w:tr w:rsidRPr="00E36527" w:rsidR="00EA374D" w:rsidTr="097528C3" w14:paraId="39AA5F5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3AB18422"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56BC3" w:rsidR="00956BC3" w:rsidP="00956BC3" w:rsidRDefault="00956BC3" w14:paraId="4876E41C" w14:textId="34833250">
            <w:pPr>
              <w:rPr>
                <w:rFonts w:ascii="Calibri" w:hAnsi="Calibri" w:eastAsia="Calibri" w:cs="Calibri"/>
                <w:sz w:val="20"/>
                <w:szCs w:val="20"/>
              </w:rPr>
            </w:pPr>
            <w:r w:rsidRPr="00956BC3">
              <w:rPr>
                <w:rFonts w:ascii="Calibri" w:hAnsi="Calibri" w:eastAsia="Calibri" w:cs="Calibri"/>
                <w:sz w:val="20"/>
                <w:szCs w:val="20"/>
              </w:rPr>
              <w:t>companyFiscalCode</w:t>
            </w:r>
            <w:r w:rsidR="00716626">
              <w:rPr>
                <w:rFonts w:ascii="Calibri" w:hAnsi="Calibri" w:eastAsia="Calibri" w:cs="Calibri"/>
                <w:sz w:val="20"/>
                <w:szCs w:val="20"/>
              </w:rPr>
              <w:t xml:space="preserve"> [</w:t>
            </w:r>
            <w:r w:rsidR="00B926AF">
              <w:rPr>
                <w:rFonts w:ascii="Calibri" w:hAnsi="Calibri" w:eastAsia="Calibri" w:cs="Calibri"/>
                <w:sz w:val="20"/>
                <w:szCs w:val="20"/>
              </w:rPr>
              <w:t xml:space="preserve">stringa, </w:t>
            </w:r>
            <w:r w:rsidR="00716626">
              <w:rPr>
                <w:rFonts w:ascii="Calibri" w:hAnsi="Calibri" w:eastAsia="Calibri" w:cs="Calibri"/>
                <w:sz w:val="20"/>
                <w:szCs w:val="20"/>
              </w:rPr>
              <w:t>obbligatorio, maxlength 60]</w:t>
            </w:r>
          </w:p>
          <w:p w:rsidRPr="00C33BD3" w:rsidR="00A87F84" w:rsidRDefault="00716626" w14:paraId="4726E19F" w14:textId="7A5E79C8">
            <w:pPr>
              <w:rPr>
                <w:rFonts w:ascii="Calibri" w:hAnsi="Calibri" w:eastAsia="Calibri" w:cs="Calibri"/>
                <w:sz w:val="20"/>
                <w:szCs w:val="20"/>
              </w:rPr>
            </w:pPr>
            <w:r w:rsidRPr="00716626">
              <w:rPr>
                <w:rFonts w:ascii="Calibri" w:hAnsi="Calibri" w:eastAsia="Calibri" w:cs="Calibri"/>
                <w:sz w:val="20"/>
                <w:szCs w:val="20"/>
              </w:rPr>
              <w:t>countryId</w:t>
            </w:r>
            <w:r w:rsidR="00B926AF">
              <w:rPr>
                <w:rFonts w:ascii="Calibri" w:hAnsi="Calibri" w:eastAsia="Calibri" w:cs="Calibri"/>
                <w:sz w:val="20"/>
                <w:szCs w:val="20"/>
              </w:rPr>
              <w:t xml:space="preserve"> [stringa, obbligatorio, uuid]</w:t>
            </w:r>
          </w:p>
        </w:tc>
      </w:tr>
      <w:tr w:rsidRPr="00E36527" w:rsidR="00EA374D" w:rsidTr="097528C3" w14:paraId="4000A23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58193B04"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D632F2" w:rsidR="00A87F84" w:rsidP="00592C3D" w:rsidRDefault="00400E85" w14:paraId="5AF9E630" w14:textId="1D4DB68A">
            <w:pPr>
              <w:rPr>
                <w:rFonts w:ascii="Calibri" w:hAnsi="Calibri" w:eastAsia="Calibri" w:cs="Calibri"/>
                <w:sz w:val="20"/>
                <w:szCs w:val="20"/>
              </w:rPr>
            </w:pPr>
            <w:r w:rsidRPr="00E36527">
              <w:rPr>
                <w:rFonts w:ascii="Calibri" w:hAnsi="Calibri" w:eastAsia="Calibri" w:cs="Calibri"/>
                <w:sz w:val="20"/>
                <w:szCs w:val="20"/>
              </w:rPr>
              <w:t xml:space="preserve">Il processo verifica che </w:t>
            </w:r>
            <w:r>
              <w:rPr>
                <w:rFonts w:ascii="Calibri" w:hAnsi="Calibri" w:eastAsia="Calibri" w:cs="Calibri"/>
                <w:sz w:val="20"/>
                <w:szCs w:val="20"/>
              </w:rPr>
              <w:t xml:space="preserve">il codice fiscale del soggetto giuridico sia formalmente </w:t>
            </w:r>
            <w:r w:rsidR="008F6930">
              <w:rPr>
                <w:rFonts w:ascii="Calibri" w:hAnsi="Calibri" w:eastAsia="Calibri" w:cs="Calibri"/>
                <w:sz w:val="20"/>
                <w:szCs w:val="20"/>
              </w:rPr>
              <w:t xml:space="preserve">corretto se la nazione scelta </w:t>
            </w:r>
            <w:r w:rsidR="00AB0DC3">
              <w:rPr>
                <w:rFonts w:ascii="Calibri" w:hAnsi="Calibri" w:eastAsia="Calibri" w:cs="Calibri"/>
                <w:sz w:val="20"/>
                <w:szCs w:val="20"/>
              </w:rPr>
              <w:t>è Italia, in caso di codice non valido il processo</w:t>
            </w:r>
            <w:r>
              <w:rPr>
                <w:rFonts w:ascii="Calibri" w:hAnsi="Calibri" w:eastAsia="Calibri" w:cs="Calibri"/>
                <w:sz w:val="20"/>
                <w:szCs w:val="20"/>
              </w:rPr>
              <w:t xml:space="preserve"> restituisce un messaggio </w:t>
            </w:r>
          </w:p>
        </w:tc>
      </w:tr>
      <w:tr w:rsidRPr="00E36527" w:rsidR="00EA374D" w:rsidTr="097528C3" w14:paraId="3FEDFA1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735B1B12"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F68A4" w:rsidR="00A87F84" w:rsidRDefault="00570126" w14:paraId="092A899D" w14:textId="1D002982">
            <w:pPr>
              <w:rPr>
                <w:rFonts w:ascii="Calibri" w:hAnsi="Calibri" w:eastAsia="Calibri" w:cs="Calibri"/>
                <w:sz w:val="20"/>
                <w:szCs w:val="20"/>
              </w:rPr>
            </w:pPr>
            <w:r w:rsidRPr="00570126">
              <w:rPr>
                <w:rFonts w:ascii="Calibri" w:hAnsi="Calibri" w:cs="Calibri"/>
                <w:sz w:val="20"/>
                <w:szCs w:val="20"/>
              </w:rPr>
              <w:t xml:space="preserve">Il processo </w:t>
            </w:r>
            <w:r w:rsidR="004D4AF9">
              <w:rPr>
                <w:rFonts w:ascii="Calibri" w:hAnsi="Calibri" w:cs="Calibri"/>
                <w:sz w:val="20"/>
                <w:szCs w:val="20"/>
              </w:rPr>
              <w:t>estrae l’utente richiedente da IV-User</w:t>
            </w:r>
          </w:p>
        </w:tc>
      </w:tr>
      <w:tr w:rsidRPr="00E36527" w:rsidR="00EA374D" w:rsidTr="097528C3" w14:paraId="54F4028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27A11F93"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347EE" w:rsidR="007448BC" w:rsidP="00592C3D" w:rsidRDefault="007448BC" w14:paraId="3E1DDD11" w14:textId="77777777">
            <w:pPr>
              <w:rPr>
                <w:rFonts w:ascii="Calibri" w:hAnsi="Calibri" w:eastAsia="Calibri" w:cs="Calibri"/>
                <w:sz w:val="20"/>
                <w:szCs w:val="20"/>
              </w:rPr>
            </w:pPr>
            <w:r>
              <w:rPr>
                <w:rFonts w:ascii="Calibri" w:hAnsi="Calibri" w:eastAsia="Calibri" w:cs="Calibri"/>
                <w:sz w:val="20"/>
                <w:szCs w:val="20"/>
              </w:rPr>
              <w:t xml:space="preserve">Il processo </w:t>
            </w:r>
            <w:r w:rsidRPr="007347EE">
              <w:rPr>
                <w:rFonts w:ascii="Calibri" w:hAnsi="Calibri" w:eastAsia="Calibri" w:cs="Calibri"/>
                <w:sz w:val="20"/>
                <w:szCs w:val="20"/>
              </w:rPr>
              <w:t>verifica che l’utente sia abilitato a</w:t>
            </w:r>
            <w:r>
              <w:rPr>
                <w:rFonts w:ascii="Calibri" w:hAnsi="Calibri" w:eastAsia="Calibri" w:cs="Calibri"/>
                <w:sz w:val="20"/>
                <w:szCs w:val="20"/>
              </w:rPr>
              <w:t xml:space="preserve">d una delle </w:t>
            </w:r>
            <w:r w:rsidRPr="007347EE">
              <w:rPr>
                <w:rFonts w:ascii="Calibri" w:hAnsi="Calibri" w:eastAsia="Calibri" w:cs="Calibri"/>
                <w:sz w:val="20"/>
                <w:szCs w:val="20"/>
              </w:rPr>
              <w:t>funzion</w:t>
            </w:r>
            <w:r>
              <w:rPr>
                <w:rFonts w:ascii="Calibri" w:hAnsi="Calibri" w:eastAsia="Calibri" w:cs="Calibri"/>
                <w:sz w:val="20"/>
                <w:szCs w:val="20"/>
              </w:rPr>
              <w:t>i</w:t>
            </w:r>
            <w:r w:rsidRPr="007347EE">
              <w:rPr>
                <w:rFonts w:ascii="Calibri" w:hAnsi="Calibri" w:eastAsia="Calibri" w:cs="Calibri"/>
                <w:sz w:val="20"/>
                <w:szCs w:val="20"/>
              </w:rPr>
              <w:t xml:space="preserve"> IAM</w:t>
            </w:r>
            <w:r w:rsidRPr="00400E85" w:rsidR="009D3F67">
              <w:rPr>
                <w:rFonts w:ascii="Calibri" w:hAnsi="Calibri" w:eastAsia="Calibri" w:cs="Calibri"/>
                <w:sz w:val="20"/>
                <w:szCs w:val="20"/>
              </w:rPr>
              <w:t xml:space="preserve"> altrimenti restituisce un messaggio</w:t>
            </w:r>
          </w:p>
          <w:p w:rsidRPr="007347EE" w:rsidR="007448BC" w:rsidP="00842DA3" w:rsidRDefault="007448BC" w14:paraId="1AB6B576" w14:textId="77777777">
            <w:pPr>
              <w:pStyle w:val="ListParagraph"/>
              <w:numPr>
                <w:ilvl w:val="0"/>
                <w:numId w:val="48"/>
              </w:numPr>
              <w:rPr>
                <w:rFonts w:ascii="Calibri" w:hAnsi="Calibri" w:eastAsia="Calibri" w:cs="Calibri"/>
                <w:sz w:val="20"/>
                <w:szCs w:val="20"/>
              </w:rPr>
            </w:pPr>
            <w:r w:rsidRPr="007347EE">
              <w:rPr>
                <w:rFonts w:ascii="Calibri" w:hAnsi="Calibri" w:eastAsia="Calibri" w:cs="Calibri"/>
                <w:sz w:val="20"/>
                <w:szCs w:val="20"/>
              </w:rPr>
              <w:t>decurtazione_visualizzazione</w:t>
            </w:r>
          </w:p>
          <w:p w:rsidRPr="007347EE" w:rsidR="007448BC" w:rsidP="00842DA3" w:rsidRDefault="007448BC" w14:paraId="6E5C3300" w14:textId="77777777">
            <w:pPr>
              <w:pStyle w:val="ListParagraph"/>
              <w:numPr>
                <w:ilvl w:val="0"/>
                <w:numId w:val="48"/>
              </w:numPr>
              <w:rPr>
                <w:rFonts w:ascii="Calibri" w:hAnsi="Calibri" w:eastAsia="Calibri" w:cs="Calibri"/>
                <w:sz w:val="20"/>
                <w:szCs w:val="20"/>
              </w:rPr>
            </w:pPr>
            <w:r w:rsidRPr="007347EE">
              <w:rPr>
                <w:rFonts w:ascii="Calibri" w:hAnsi="Calibri" w:eastAsia="Calibri" w:cs="Calibri"/>
                <w:sz w:val="20"/>
                <w:szCs w:val="20"/>
              </w:rPr>
              <w:t>decurtazione_inserimento</w:t>
            </w:r>
          </w:p>
          <w:p w:rsidRPr="007347EE" w:rsidR="007448BC" w:rsidP="00842DA3" w:rsidRDefault="007448BC" w14:paraId="621D7D9C" w14:textId="77777777">
            <w:pPr>
              <w:pStyle w:val="ListParagraph"/>
              <w:numPr>
                <w:ilvl w:val="0"/>
                <w:numId w:val="48"/>
              </w:numPr>
              <w:rPr>
                <w:rFonts w:ascii="Calibri" w:hAnsi="Calibri" w:eastAsia="Calibri" w:cs="Calibri"/>
                <w:sz w:val="20"/>
                <w:szCs w:val="20"/>
              </w:rPr>
            </w:pPr>
            <w:r w:rsidRPr="007347EE">
              <w:rPr>
                <w:rFonts w:ascii="Calibri" w:hAnsi="Calibri" w:eastAsia="Calibri" w:cs="Calibri"/>
                <w:sz w:val="20"/>
                <w:szCs w:val="20"/>
              </w:rPr>
              <w:t>decurtazione_annullamento_nazionale</w:t>
            </w:r>
          </w:p>
          <w:p w:rsidR="00A87F84" w:rsidP="00842DA3" w:rsidRDefault="007448BC" w14:paraId="2068B831" w14:textId="77777777">
            <w:pPr>
              <w:pStyle w:val="ListParagraph"/>
              <w:numPr>
                <w:ilvl w:val="0"/>
                <w:numId w:val="48"/>
              </w:numPr>
              <w:rPr>
                <w:rFonts w:ascii="Calibri" w:hAnsi="Calibri" w:eastAsia="Calibri" w:cs="Calibri"/>
                <w:sz w:val="20"/>
                <w:szCs w:val="20"/>
              </w:rPr>
            </w:pPr>
            <w:r w:rsidRPr="007347EE">
              <w:rPr>
                <w:rFonts w:ascii="Calibri" w:hAnsi="Calibri" w:eastAsia="Calibri" w:cs="Calibri"/>
                <w:sz w:val="20"/>
                <w:szCs w:val="20"/>
              </w:rPr>
              <w:t>decurtazione_annullamento_territoriale (utenti target)</w:t>
            </w:r>
          </w:p>
          <w:p w:rsidRPr="00046DF1" w:rsidR="00046DF1" w:rsidP="00842DA3" w:rsidRDefault="00046DF1" w14:paraId="18E2F539" w14:textId="1F9FD17F">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recupero_visualizzazione</w:t>
            </w:r>
          </w:p>
          <w:p w:rsidRPr="00046DF1" w:rsidR="00046DF1" w:rsidP="00842DA3" w:rsidRDefault="00046DF1" w14:paraId="55E654C3"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recupero_inserimento</w:t>
            </w:r>
          </w:p>
          <w:p w:rsidRPr="00046DF1" w:rsidR="00046DF1" w:rsidP="00842DA3" w:rsidRDefault="00046DF1" w14:paraId="004E9A81"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recupero_annullamento_nazionale</w:t>
            </w:r>
          </w:p>
          <w:p w:rsidRPr="00046DF1" w:rsidR="00046DF1" w:rsidP="00842DA3" w:rsidRDefault="00046DF1" w14:paraId="6289FC49"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recupero_annullamento_territoriale (utenti target)</w:t>
            </w:r>
          </w:p>
          <w:p w:rsidRPr="00C5649B" w:rsidR="00A87F84" w:rsidP="00842DA3" w:rsidRDefault="00046DF1" w14:paraId="6B451999" w14:textId="62A069EA">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gestione_patente.visualizzazione</w:t>
            </w:r>
          </w:p>
        </w:tc>
      </w:tr>
      <w:tr w:rsidRPr="00E36527" w:rsidR="00EA374D" w:rsidTr="097528C3" w14:paraId="1A258D9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30130B15" w14:textId="77777777">
            <w:pPr>
              <w:rPr>
                <w:rFonts w:ascii="Calibri" w:hAnsi="Calibri" w:eastAsia="Calibri" w:cs="Calibri"/>
                <w:b/>
                <w:sz w:val="20"/>
                <w:szCs w:val="20"/>
              </w:rPr>
            </w:pPr>
            <w:r w:rsidRPr="00E36527">
              <w:rPr>
                <w:rFonts w:ascii="Calibri" w:hAnsi="Calibri" w:eastAsia="Calibri" w:cs="Calibri"/>
                <w:b/>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227FC" w:rsidR="00A87F84" w:rsidP="005F2814" w:rsidRDefault="004E1EEF" w14:paraId="08DCD009" w14:textId="252AC7C5">
            <w:pPr>
              <w:rPr>
                <w:rFonts w:ascii="Calibri" w:hAnsi="Calibri" w:eastAsia="Calibri" w:cs="Calibri"/>
                <w:strike/>
                <w:sz w:val="20"/>
                <w:szCs w:val="20"/>
              </w:rPr>
            </w:pPr>
            <w:r w:rsidRPr="00B227FC">
              <w:rPr>
                <w:rFonts w:ascii="Calibri" w:hAnsi="Calibri" w:eastAsia="Calibri" w:cs="Calibri"/>
                <w:strike/>
                <w:sz w:val="20"/>
                <w:szCs w:val="20"/>
              </w:rPr>
              <w:t>Il processo e</w:t>
            </w:r>
            <w:r w:rsidRPr="00B227FC" w:rsidR="00B4156E">
              <w:rPr>
                <w:rFonts w:ascii="Calibri" w:hAnsi="Calibri" w:eastAsia="Calibri" w:cs="Calibri"/>
                <w:strike/>
                <w:sz w:val="20"/>
                <w:szCs w:val="20"/>
              </w:rPr>
              <w:t>s</w:t>
            </w:r>
            <w:r w:rsidRPr="00B227FC">
              <w:rPr>
                <w:rFonts w:ascii="Calibri" w:hAnsi="Calibri" w:eastAsia="Calibri" w:cs="Calibri"/>
                <w:strike/>
                <w:sz w:val="20"/>
                <w:szCs w:val="20"/>
              </w:rPr>
              <w:t>trae</w:t>
            </w:r>
            <w:r w:rsidRPr="00B227FC" w:rsidR="00B4156E">
              <w:rPr>
                <w:rFonts w:ascii="Calibri" w:hAnsi="Calibri" w:eastAsia="Calibri" w:cs="Calibri"/>
                <w:strike/>
                <w:sz w:val="20"/>
                <w:szCs w:val="20"/>
              </w:rPr>
              <w:t xml:space="preserve"> </w:t>
            </w:r>
            <w:r w:rsidRPr="00B227FC" w:rsidR="00BC6644">
              <w:rPr>
                <w:rFonts w:ascii="Calibri" w:hAnsi="Calibri" w:eastAsia="Calibri" w:cs="Calibri"/>
                <w:strike/>
                <w:sz w:val="20"/>
                <w:szCs w:val="20"/>
              </w:rPr>
              <w:t>l</w:t>
            </w:r>
            <w:r w:rsidRPr="00B227FC" w:rsidR="001C3412">
              <w:rPr>
                <w:rFonts w:ascii="Calibri" w:hAnsi="Calibri" w:eastAsia="Calibri" w:cs="Calibri"/>
                <w:strike/>
                <w:sz w:val="20"/>
                <w:szCs w:val="20"/>
              </w:rPr>
              <w:t>a patente emessa o sospesa di una impresa</w:t>
            </w:r>
            <w:r w:rsidRPr="00B227FC" w:rsidR="00C23A99">
              <w:rPr>
                <w:rFonts w:ascii="Calibri" w:hAnsi="Calibri" w:eastAsia="Calibri" w:cs="Calibri"/>
                <w:strike/>
                <w:sz w:val="20"/>
                <w:szCs w:val="20"/>
              </w:rPr>
              <w:t>, richiamando il servizio esterno “viewLicense” del componente</w:t>
            </w:r>
            <w:r w:rsidRPr="00B227FC" w:rsidR="002C2A46">
              <w:rPr>
                <w:rFonts w:ascii="Calibri" w:hAnsi="Calibri" w:eastAsia="Calibri" w:cs="Calibri"/>
                <w:strike/>
                <w:sz w:val="20"/>
                <w:szCs w:val="20"/>
              </w:rPr>
              <w:t xml:space="preserve"> INL-ISPETTIVO-java-be_gestione-patente-inl-api</w:t>
            </w:r>
            <w:r w:rsidRPr="00B227FC" w:rsidR="00E0204D">
              <w:rPr>
                <w:rFonts w:ascii="Calibri" w:hAnsi="Calibri" w:eastAsia="Calibri" w:cs="Calibri"/>
                <w:strike/>
                <w:sz w:val="20"/>
                <w:szCs w:val="20"/>
              </w:rPr>
              <w:t xml:space="preserve"> (progetto DevOps INL-ISPETTIVO_gestionePatenteACrediti)</w:t>
            </w:r>
          </w:p>
        </w:tc>
      </w:tr>
      <w:tr w:rsidRPr="00E36527" w:rsidR="00EA374D" w:rsidTr="097528C3" w14:paraId="46943A5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2DB6772F" w14:textId="77777777">
            <w:pPr>
              <w:rPr>
                <w:rFonts w:ascii="Calibri" w:hAnsi="Calibri" w:eastAsia="Calibri" w:cs="Calibri"/>
                <w:b/>
                <w:sz w:val="20"/>
                <w:szCs w:val="20"/>
              </w:rPr>
            </w:pPr>
            <w:r w:rsidRPr="00E36527">
              <w:rPr>
                <w:rFonts w:ascii="Calibri" w:hAnsi="Calibri" w:eastAsia="Calibri" w:cs="Calibri"/>
                <w:b/>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87F84" w:rsidRDefault="00721BFA" w14:paraId="4C0713ED" w14:textId="02BEF19E">
            <w:pPr>
              <w:rPr>
                <w:rFonts w:ascii="Calibri" w:hAnsi="Calibri" w:eastAsia="Calibri" w:cs="Calibri"/>
                <w:sz w:val="20"/>
                <w:szCs w:val="20"/>
              </w:rPr>
            </w:pPr>
            <w:r>
              <w:rPr>
                <w:rFonts w:ascii="Calibri" w:hAnsi="Calibri" w:eastAsia="Calibri" w:cs="Calibri"/>
                <w:sz w:val="20"/>
                <w:szCs w:val="20"/>
              </w:rPr>
              <w:object w:dxaOrig="1994" w:dyaOrig="1284" w14:anchorId="41812F0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9.7pt;height:64.7pt" o:ole="" type="#_x0000_t75">
                  <v:imagedata o:title="" r:id="rId12"/>
                </v:shape>
                <o:OLEObject Type="Embed" ProgID="Package" ShapeID="_x0000_i1025" DrawAspect="Icon" ObjectID="_1837756458" r:id="rId13"/>
              </w:object>
            </w:r>
          </w:p>
        </w:tc>
      </w:tr>
      <w:tr w:rsidRPr="00E36527" w:rsidR="00EA374D" w:rsidTr="097528C3" w14:paraId="4DB5E7B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RDefault="00A87F84" w14:paraId="3F902F18" w14:textId="77777777">
            <w:pPr>
              <w:spacing w:line="360" w:lineRule="auto"/>
              <w:rPr>
                <w:rFonts w:ascii="Calibri" w:hAnsi="Calibri" w:eastAsia="Calibri" w:cs="Calibri"/>
                <w:b/>
                <w:sz w:val="20"/>
                <w:szCs w:val="20"/>
              </w:rPr>
            </w:pPr>
            <w:r w:rsidRPr="00E36527">
              <w:rPr>
                <w:rFonts w:ascii="Calibri" w:hAnsi="Calibri" w:eastAsia="Calibri" w:cs="Calibri"/>
                <w:b/>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C7800" w:rsidR="003C7800" w:rsidP="003C7800" w:rsidRDefault="003C7800" w14:paraId="2A757C1E" w14:textId="77777777">
            <w:pPr>
              <w:rPr>
                <w:rFonts w:ascii="Calibri" w:hAnsi="Calibri" w:cs="Calibri"/>
                <w:sz w:val="16"/>
                <w:szCs w:val="16"/>
              </w:rPr>
            </w:pPr>
            <w:r w:rsidRPr="003C7800">
              <w:rPr>
                <w:rFonts w:ascii="Calibri" w:hAnsi="Calibri" w:cs="Calibri"/>
                <w:sz w:val="16"/>
                <w:szCs w:val="16"/>
              </w:rPr>
              <w:t>{</w:t>
            </w:r>
          </w:p>
          <w:p w:rsidRPr="003C7800" w:rsidR="003C7800" w:rsidP="003C7800" w:rsidRDefault="003C7800" w14:paraId="78274E1B" w14:textId="77777777">
            <w:pPr>
              <w:rPr>
                <w:rFonts w:ascii="Calibri" w:hAnsi="Calibri" w:cs="Calibri"/>
                <w:sz w:val="16"/>
                <w:szCs w:val="16"/>
              </w:rPr>
            </w:pPr>
            <w:r w:rsidRPr="003C7800">
              <w:rPr>
                <w:rFonts w:ascii="Calibri" w:hAnsi="Calibri" w:cs="Calibri"/>
                <w:sz w:val="16"/>
                <w:szCs w:val="16"/>
              </w:rPr>
              <w:t xml:space="preserve">  “codiceEsito”: 0,</w:t>
            </w:r>
          </w:p>
          <w:p w:rsidRPr="003C7800" w:rsidR="003C7800" w:rsidP="003C7800" w:rsidRDefault="003C7800" w14:paraId="16EC5F64" w14:textId="77777777">
            <w:pPr>
              <w:rPr>
                <w:rFonts w:ascii="Calibri" w:hAnsi="Calibri" w:cs="Calibri"/>
                <w:sz w:val="16"/>
                <w:szCs w:val="16"/>
              </w:rPr>
            </w:pPr>
            <w:r w:rsidRPr="003C7800">
              <w:rPr>
                <w:rFonts w:ascii="Calibri" w:hAnsi="Calibri" w:cs="Calibri"/>
                <w:sz w:val="16"/>
                <w:szCs w:val="16"/>
              </w:rPr>
              <w:t xml:space="preserve">  “messages”: [</w:t>
            </w:r>
          </w:p>
          <w:p w:rsidRPr="003C7800" w:rsidR="003C7800" w:rsidP="003C7800" w:rsidRDefault="003C7800" w14:paraId="0514434B" w14:textId="77777777">
            <w:pPr>
              <w:rPr>
                <w:rFonts w:ascii="Calibri" w:hAnsi="Calibri" w:cs="Calibri"/>
                <w:sz w:val="16"/>
                <w:szCs w:val="16"/>
              </w:rPr>
            </w:pPr>
            <w:r w:rsidRPr="003C7800">
              <w:rPr>
                <w:rFonts w:ascii="Calibri" w:hAnsi="Calibri" w:cs="Calibri"/>
                <w:sz w:val="16"/>
                <w:szCs w:val="16"/>
              </w:rPr>
              <w:t xml:space="preserve">    {</w:t>
            </w:r>
          </w:p>
          <w:p w:rsidRPr="003C7800" w:rsidR="003C7800" w:rsidP="003C7800" w:rsidRDefault="003C7800" w14:paraId="75663E0E" w14:textId="77777777">
            <w:pPr>
              <w:rPr>
                <w:rFonts w:ascii="Calibri" w:hAnsi="Calibri" w:cs="Calibri"/>
                <w:sz w:val="16"/>
                <w:szCs w:val="16"/>
              </w:rPr>
            </w:pPr>
            <w:r w:rsidRPr="003C7800">
              <w:rPr>
                <w:rFonts w:ascii="Calibri" w:hAnsi="Calibri" w:cs="Calibri"/>
                <w:sz w:val="16"/>
                <w:szCs w:val="16"/>
              </w:rPr>
              <w:t xml:space="preserve">      “codErroreApplicativo”: “string”,</w:t>
            </w:r>
          </w:p>
          <w:p w:rsidRPr="003C7800" w:rsidR="003C7800" w:rsidP="003C7800" w:rsidRDefault="003C7800" w14:paraId="6E67868F" w14:textId="77777777">
            <w:pPr>
              <w:rPr>
                <w:rFonts w:ascii="Calibri" w:hAnsi="Calibri" w:cs="Calibri"/>
                <w:sz w:val="16"/>
                <w:szCs w:val="16"/>
              </w:rPr>
            </w:pPr>
            <w:r w:rsidRPr="003C7800">
              <w:rPr>
                <w:rFonts w:ascii="Calibri" w:hAnsi="Calibri" w:cs="Calibri"/>
                <w:sz w:val="16"/>
                <w:szCs w:val="16"/>
              </w:rPr>
              <w:t xml:space="preserve">      “level”: “INFO”,</w:t>
            </w:r>
          </w:p>
          <w:p w:rsidRPr="003C7800" w:rsidR="003C7800" w:rsidP="003C7800" w:rsidRDefault="003C7800" w14:paraId="14A2164F" w14:textId="77777777">
            <w:pPr>
              <w:rPr>
                <w:rFonts w:ascii="Calibri" w:hAnsi="Calibri" w:cs="Calibri"/>
                <w:sz w:val="16"/>
                <w:szCs w:val="16"/>
                <w:lang w:val="en-US"/>
              </w:rPr>
            </w:pPr>
            <w:r w:rsidRPr="003C7800">
              <w:rPr>
                <w:rFonts w:ascii="Calibri" w:hAnsi="Calibri" w:cs="Calibri"/>
                <w:sz w:val="16"/>
                <w:szCs w:val="16"/>
              </w:rPr>
              <w:t xml:space="preserve">      </w:t>
            </w:r>
            <w:r w:rsidRPr="003C7800">
              <w:rPr>
                <w:rFonts w:ascii="Calibri" w:hAnsi="Calibri" w:cs="Calibri"/>
                <w:sz w:val="16"/>
                <w:szCs w:val="16"/>
                <w:lang w:val="en-US"/>
              </w:rPr>
              <w:t>“description”: “string”,</w:t>
            </w:r>
          </w:p>
          <w:p w:rsidRPr="003C7800" w:rsidR="003C7800" w:rsidP="003C7800" w:rsidRDefault="003C7800" w14:paraId="293EA001" w14:textId="77777777">
            <w:pPr>
              <w:rPr>
                <w:rFonts w:ascii="Calibri" w:hAnsi="Calibri" w:cs="Calibri"/>
                <w:sz w:val="16"/>
                <w:szCs w:val="16"/>
                <w:lang w:val="en-US"/>
              </w:rPr>
            </w:pPr>
            <w:r w:rsidRPr="003C7800">
              <w:rPr>
                <w:rFonts w:ascii="Calibri" w:hAnsi="Calibri" w:cs="Calibri"/>
                <w:sz w:val="16"/>
                <w:szCs w:val="16"/>
                <w:lang w:val="en-US"/>
              </w:rPr>
              <w:t xml:space="preserve">      “scope”: “string”</w:t>
            </w:r>
          </w:p>
          <w:p w:rsidRPr="003C7800" w:rsidR="003C7800" w:rsidP="003C7800" w:rsidRDefault="003C7800" w14:paraId="628D0EE4"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58813A70"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70ABACF5" w14:textId="77777777">
            <w:pPr>
              <w:rPr>
                <w:rFonts w:ascii="Calibri" w:hAnsi="Calibri" w:cs="Calibri"/>
                <w:sz w:val="16"/>
                <w:szCs w:val="16"/>
                <w:lang w:val="en-US"/>
              </w:rPr>
            </w:pPr>
            <w:r w:rsidRPr="003C7800">
              <w:rPr>
                <w:rFonts w:ascii="Calibri" w:hAnsi="Calibri" w:cs="Calibri"/>
                <w:sz w:val="16"/>
                <w:szCs w:val="16"/>
                <w:lang w:val="en-US"/>
              </w:rPr>
              <w:t xml:space="preserve">  “data”: {</w:t>
            </w:r>
          </w:p>
          <w:p w:rsidRPr="003C7800" w:rsidR="003C7800" w:rsidP="003C7800" w:rsidRDefault="003C7800" w14:paraId="05171DC8" w14:textId="77777777">
            <w:pPr>
              <w:rPr>
                <w:rFonts w:ascii="Calibri" w:hAnsi="Calibri" w:cs="Calibri"/>
                <w:sz w:val="16"/>
                <w:szCs w:val="16"/>
                <w:lang w:val="en-US"/>
              </w:rPr>
            </w:pPr>
            <w:r w:rsidRPr="003C7800">
              <w:rPr>
                <w:rFonts w:ascii="Calibri" w:hAnsi="Calibri" w:cs="Calibri"/>
                <w:sz w:val="16"/>
                <w:szCs w:val="16"/>
                <w:lang w:val="en-US"/>
              </w:rPr>
              <w:t xml:space="preserve">    “company”: {</w:t>
            </w:r>
          </w:p>
          <w:p w:rsidRPr="003C7800" w:rsidR="003C7800" w:rsidP="003C7800" w:rsidRDefault="003C7800" w14:paraId="62DE2EFC" w14:textId="77777777">
            <w:pPr>
              <w:rPr>
                <w:rFonts w:ascii="Calibri" w:hAnsi="Calibri" w:cs="Calibri"/>
                <w:sz w:val="16"/>
                <w:szCs w:val="16"/>
                <w:lang w:val="en-US"/>
              </w:rPr>
            </w:pPr>
            <w:r w:rsidRPr="003C7800">
              <w:rPr>
                <w:rFonts w:ascii="Calibri" w:hAnsi="Calibri" w:cs="Calibri"/>
                <w:sz w:val="16"/>
                <w:szCs w:val="16"/>
                <w:lang w:val="en-US"/>
              </w:rPr>
              <w:t xml:space="preserve">      “fiscalCode”: “string”,</w:t>
            </w:r>
          </w:p>
          <w:p w:rsidRPr="003C7800" w:rsidR="003C7800" w:rsidP="003C7800" w:rsidRDefault="003C7800" w14:paraId="00BD75A2" w14:textId="77777777">
            <w:pPr>
              <w:rPr>
                <w:rFonts w:ascii="Calibri" w:hAnsi="Calibri" w:cs="Calibri"/>
                <w:sz w:val="16"/>
                <w:szCs w:val="16"/>
                <w:lang w:val="en-US"/>
              </w:rPr>
            </w:pPr>
            <w:r w:rsidRPr="003C7800">
              <w:rPr>
                <w:rFonts w:ascii="Calibri" w:hAnsi="Calibri" w:cs="Calibri"/>
                <w:sz w:val="16"/>
                <w:szCs w:val="16"/>
                <w:lang w:val="en-US"/>
              </w:rPr>
              <w:t xml:space="preserve">      “name”: “string”,</w:t>
            </w:r>
          </w:p>
          <w:p w:rsidRPr="003C7800" w:rsidR="003C7800" w:rsidP="003C7800" w:rsidRDefault="003C7800" w14:paraId="7F567388" w14:textId="77777777">
            <w:pPr>
              <w:rPr>
                <w:rFonts w:ascii="Calibri" w:hAnsi="Calibri" w:cs="Calibri"/>
                <w:sz w:val="16"/>
                <w:szCs w:val="16"/>
                <w:lang w:val="en-US"/>
              </w:rPr>
            </w:pPr>
            <w:r w:rsidRPr="003C7800">
              <w:rPr>
                <w:rFonts w:ascii="Calibri" w:hAnsi="Calibri" w:cs="Calibri"/>
                <w:sz w:val="16"/>
                <w:szCs w:val="16"/>
                <w:lang w:val="en-US"/>
              </w:rPr>
              <w:t xml:space="preserve">      “country”: “string”,</w:t>
            </w:r>
          </w:p>
          <w:p w:rsidRPr="003C7800" w:rsidR="003C7800" w:rsidP="003C7800" w:rsidRDefault="003C7800" w14:paraId="329B24A4" w14:textId="77777777">
            <w:pPr>
              <w:rPr>
                <w:rFonts w:ascii="Calibri" w:hAnsi="Calibri" w:cs="Calibri"/>
                <w:sz w:val="16"/>
                <w:szCs w:val="16"/>
                <w:lang w:val="en-US"/>
              </w:rPr>
            </w:pPr>
            <w:r w:rsidRPr="003C7800">
              <w:rPr>
                <w:rFonts w:ascii="Calibri" w:hAnsi="Calibri" w:cs="Calibri"/>
                <w:sz w:val="16"/>
                <w:szCs w:val="16"/>
                <w:lang w:val="en-US"/>
              </w:rPr>
              <w:t xml:space="preserve">      “emailPec”: “string”</w:t>
            </w:r>
          </w:p>
          <w:p w:rsidRPr="003C7800" w:rsidR="003C7800" w:rsidP="003C7800" w:rsidRDefault="003C7800" w14:paraId="04D96CBE"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242D5B3D" w14:textId="77777777">
            <w:pPr>
              <w:rPr>
                <w:rFonts w:ascii="Calibri" w:hAnsi="Calibri" w:cs="Calibri"/>
                <w:sz w:val="16"/>
                <w:szCs w:val="16"/>
                <w:lang w:val="en-US"/>
              </w:rPr>
            </w:pPr>
            <w:r w:rsidRPr="003C7800">
              <w:rPr>
                <w:rFonts w:ascii="Calibri" w:hAnsi="Calibri" w:cs="Calibri"/>
                <w:sz w:val="16"/>
                <w:szCs w:val="16"/>
                <w:lang w:val="en-US"/>
              </w:rPr>
              <w:t xml:space="preserve">    “requester”: {</w:t>
            </w:r>
          </w:p>
          <w:p w:rsidRPr="003C7800" w:rsidR="003C7800" w:rsidP="003C7800" w:rsidRDefault="003C7800" w14:paraId="7B11FF0F" w14:textId="77777777">
            <w:pPr>
              <w:rPr>
                <w:rFonts w:ascii="Calibri" w:hAnsi="Calibri" w:cs="Calibri"/>
                <w:sz w:val="16"/>
                <w:szCs w:val="16"/>
                <w:lang w:val="en-US"/>
              </w:rPr>
            </w:pPr>
            <w:r w:rsidRPr="003C7800">
              <w:rPr>
                <w:rFonts w:ascii="Calibri" w:hAnsi="Calibri" w:cs="Calibri"/>
                <w:sz w:val="16"/>
                <w:szCs w:val="16"/>
                <w:lang w:val="en-US"/>
              </w:rPr>
              <w:t xml:space="preserve">      “name”: “string”,</w:t>
            </w:r>
          </w:p>
          <w:p w:rsidRPr="003C7800" w:rsidR="003C7800" w:rsidP="003C7800" w:rsidRDefault="003C7800" w14:paraId="7C72E2B9" w14:textId="77777777">
            <w:pPr>
              <w:rPr>
                <w:rFonts w:ascii="Calibri" w:hAnsi="Calibri" w:cs="Calibri"/>
                <w:sz w:val="16"/>
                <w:szCs w:val="16"/>
                <w:lang w:val="en-US"/>
              </w:rPr>
            </w:pPr>
            <w:r w:rsidRPr="003C7800">
              <w:rPr>
                <w:rFonts w:ascii="Calibri" w:hAnsi="Calibri" w:cs="Calibri"/>
                <w:sz w:val="16"/>
                <w:szCs w:val="16"/>
                <w:lang w:val="en-US"/>
              </w:rPr>
              <w:t xml:space="preserve">      “surname”: “string”,</w:t>
            </w:r>
          </w:p>
          <w:p w:rsidRPr="003C7800" w:rsidR="003C7800" w:rsidP="003C7800" w:rsidRDefault="003C7800" w14:paraId="5E70D235" w14:textId="77777777">
            <w:pPr>
              <w:rPr>
                <w:rFonts w:ascii="Calibri" w:hAnsi="Calibri" w:cs="Calibri"/>
                <w:sz w:val="16"/>
                <w:szCs w:val="16"/>
                <w:lang w:val="en-US"/>
              </w:rPr>
            </w:pPr>
            <w:r w:rsidRPr="003C7800">
              <w:rPr>
                <w:rFonts w:ascii="Calibri" w:hAnsi="Calibri" w:cs="Calibri"/>
                <w:sz w:val="16"/>
                <w:szCs w:val="16"/>
                <w:lang w:val="en-US"/>
              </w:rPr>
              <w:t xml:space="preserve">      “fiscalCode”: “string”,</w:t>
            </w:r>
          </w:p>
          <w:p w:rsidRPr="003C7800" w:rsidR="003C7800" w:rsidP="003C7800" w:rsidRDefault="003C7800" w14:paraId="293D36F6" w14:textId="77777777">
            <w:pPr>
              <w:rPr>
                <w:rFonts w:ascii="Calibri" w:hAnsi="Calibri" w:cs="Calibri"/>
                <w:sz w:val="16"/>
                <w:szCs w:val="16"/>
                <w:lang w:val="en-US"/>
              </w:rPr>
            </w:pPr>
            <w:r w:rsidRPr="003C7800">
              <w:rPr>
                <w:rFonts w:ascii="Calibri" w:hAnsi="Calibri" w:cs="Calibri"/>
                <w:sz w:val="16"/>
                <w:szCs w:val="16"/>
                <w:lang w:val="en-US"/>
              </w:rPr>
              <w:t xml:space="preserve">      “requesterType”: “string”</w:t>
            </w:r>
          </w:p>
          <w:p w:rsidRPr="003C7800" w:rsidR="003C7800" w:rsidP="003C7800" w:rsidRDefault="003C7800" w14:paraId="2C7250F0"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3897CB4C" w14:textId="77777777">
            <w:pPr>
              <w:rPr>
                <w:rFonts w:ascii="Calibri" w:hAnsi="Calibri" w:cs="Calibri"/>
                <w:sz w:val="16"/>
                <w:szCs w:val="16"/>
                <w:lang w:val="en-US"/>
              </w:rPr>
            </w:pPr>
            <w:r w:rsidRPr="003C7800">
              <w:rPr>
                <w:rFonts w:ascii="Calibri" w:hAnsi="Calibri" w:cs="Calibri"/>
                <w:sz w:val="16"/>
                <w:szCs w:val="16"/>
                <w:lang w:val="en-US"/>
              </w:rPr>
              <w:t xml:space="preserve">    “license”: {</w:t>
            </w:r>
          </w:p>
          <w:p w:rsidRPr="003C7800" w:rsidR="00AD1A6F" w:rsidP="003C7800" w:rsidRDefault="00AD1A6F" w14:paraId="58347532" w14:textId="78CC3B35">
            <w:pPr>
              <w:rPr>
                <w:rFonts w:ascii="Calibri" w:hAnsi="Calibri" w:cs="Calibri"/>
                <w:sz w:val="16"/>
                <w:szCs w:val="16"/>
                <w:lang w:val="en-US"/>
              </w:rPr>
            </w:pPr>
            <w:r>
              <w:rPr>
                <w:rFonts w:ascii="Calibri" w:hAnsi="Calibri" w:cs="Calibri"/>
                <w:sz w:val="16"/>
                <w:szCs w:val="16"/>
                <w:lang w:val="en-US"/>
              </w:rPr>
              <w:t xml:space="preserve">      “licenseId”: “integer”,</w:t>
            </w:r>
          </w:p>
          <w:p w:rsidRPr="003C7800" w:rsidR="003C7800" w:rsidP="003C7800" w:rsidRDefault="003C7800" w14:paraId="325F00B8" w14:textId="77777777">
            <w:pPr>
              <w:rPr>
                <w:rFonts w:ascii="Calibri" w:hAnsi="Calibri" w:cs="Calibri"/>
                <w:sz w:val="16"/>
                <w:szCs w:val="16"/>
                <w:lang w:val="en-US"/>
              </w:rPr>
            </w:pPr>
            <w:r w:rsidRPr="003C7800">
              <w:rPr>
                <w:rFonts w:ascii="Calibri" w:hAnsi="Calibri" w:cs="Calibri"/>
                <w:sz w:val="16"/>
                <w:szCs w:val="16"/>
                <w:lang w:val="en-US"/>
              </w:rPr>
              <w:t xml:space="preserve">      “licenseNumber”: “string”,</w:t>
            </w:r>
          </w:p>
          <w:p w:rsidRPr="003C7800" w:rsidR="003C7800" w:rsidP="003C7800" w:rsidRDefault="003C7800" w14:paraId="01AB7215" w14:textId="77777777">
            <w:pPr>
              <w:rPr>
                <w:rFonts w:ascii="Calibri" w:hAnsi="Calibri" w:cs="Calibri"/>
                <w:sz w:val="16"/>
                <w:szCs w:val="16"/>
                <w:lang w:val="en-US"/>
              </w:rPr>
            </w:pPr>
            <w:r w:rsidRPr="003C7800">
              <w:rPr>
                <w:rFonts w:ascii="Calibri" w:hAnsi="Calibri" w:cs="Calibri"/>
                <w:sz w:val="16"/>
                <w:szCs w:val="16"/>
                <w:lang w:val="en-US"/>
              </w:rPr>
              <w:t xml:space="preserve">      “releaseDate”: “2025-10-20T10:18:30.682Z”,</w:t>
            </w:r>
          </w:p>
          <w:p w:rsidRPr="003C7800" w:rsidR="003C7800" w:rsidP="003C7800" w:rsidRDefault="003C7800" w14:paraId="29443DF0" w14:textId="77777777">
            <w:pPr>
              <w:rPr>
                <w:rFonts w:ascii="Calibri" w:hAnsi="Calibri" w:cs="Calibri"/>
                <w:sz w:val="16"/>
                <w:szCs w:val="16"/>
                <w:lang w:val="en-US"/>
              </w:rPr>
            </w:pPr>
            <w:r w:rsidRPr="003C7800">
              <w:rPr>
                <w:rFonts w:ascii="Calibri" w:hAnsi="Calibri" w:cs="Calibri"/>
                <w:sz w:val="16"/>
                <w:szCs w:val="16"/>
                <w:lang w:val="en-US"/>
              </w:rPr>
              <w:t xml:space="preserve">      “licenseState”: “string”</w:t>
            </w:r>
          </w:p>
          <w:p w:rsidRPr="003C7800" w:rsidR="003C7800" w:rsidP="003C7800" w:rsidRDefault="003C7800" w14:paraId="3A08DD68"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0122B8A0" w14:textId="77777777">
            <w:pPr>
              <w:rPr>
                <w:rFonts w:ascii="Calibri" w:hAnsi="Calibri" w:cs="Calibri"/>
                <w:sz w:val="16"/>
                <w:szCs w:val="16"/>
                <w:lang w:val="en-US"/>
              </w:rPr>
            </w:pPr>
            <w:r w:rsidRPr="003C7800">
              <w:rPr>
                <w:rFonts w:ascii="Calibri" w:hAnsi="Calibri" w:cs="Calibri"/>
                <w:sz w:val="16"/>
                <w:szCs w:val="16"/>
                <w:lang w:val="en-US"/>
              </w:rPr>
              <w:t xml:space="preserve">    “points”: {</w:t>
            </w:r>
          </w:p>
          <w:p w:rsidRPr="003C7800" w:rsidR="003C7800" w:rsidP="003C7800" w:rsidRDefault="003C7800" w14:paraId="2C117D6F" w14:textId="77777777">
            <w:pPr>
              <w:rPr>
                <w:rFonts w:ascii="Calibri" w:hAnsi="Calibri" w:cs="Calibri"/>
                <w:sz w:val="16"/>
                <w:szCs w:val="16"/>
                <w:lang w:val="en-US"/>
              </w:rPr>
            </w:pPr>
            <w:r w:rsidRPr="003C7800">
              <w:rPr>
                <w:rFonts w:ascii="Calibri" w:hAnsi="Calibri" w:cs="Calibri"/>
                <w:sz w:val="16"/>
                <w:szCs w:val="16"/>
                <w:lang w:val="en-US"/>
              </w:rPr>
              <w:t xml:space="preserve">      “currentCredits”: 0,</w:t>
            </w:r>
          </w:p>
          <w:p w:rsidRPr="003C7800" w:rsidR="003C7800" w:rsidP="003C7800" w:rsidRDefault="003C7800" w14:paraId="3605E4B7" w14:textId="77777777">
            <w:pPr>
              <w:rPr>
                <w:rFonts w:ascii="Calibri" w:hAnsi="Calibri" w:cs="Calibri"/>
                <w:sz w:val="16"/>
                <w:szCs w:val="16"/>
                <w:lang w:val="en-US"/>
              </w:rPr>
            </w:pPr>
            <w:r w:rsidRPr="003C7800">
              <w:rPr>
                <w:rFonts w:ascii="Calibri" w:hAnsi="Calibri" w:cs="Calibri"/>
                <w:sz w:val="16"/>
                <w:szCs w:val="16"/>
                <w:lang w:val="en-US"/>
              </w:rPr>
              <w:t xml:space="preserve">      “initialCredits”: 0</w:t>
            </w:r>
          </w:p>
          <w:p w:rsidRPr="003C7800" w:rsidR="003C7800" w:rsidP="003C7800" w:rsidRDefault="003C7800" w14:paraId="1B241A36"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530E3D9E" w14:textId="77777777">
            <w:pPr>
              <w:rPr>
                <w:rFonts w:ascii="Calibri" w:hAnsi="Calibri" w:cs="Calibri"/>
                <w:sz w:val="16"/>
                <w:szCs w:val="16"/>
                <w:lang w:val="en-US"/>
              </w:rPr>
            </w:pPr>
            <w:r w:rsidRPr="003C7800">
              <w:rPr>
                <w:rFonts w:ascii="Calibri" w:hAnsi="Calibri" w:cs="Calibri"/>
                <w:sz w:val="16"/>
                <w:szCs w:val="16"/>
                <w:lang w:val="en-US"/>
              </w:rPr>
              <w:t xml:space="preserve">    “licenseInstance”: {</w:t>
            </w:r>
          </w:p>
          <w:p w:rsidRPr="003C7800" w:rsidR="003C7800" w:rsidP="003C7800" w:rsidRDefault="003C7800" w14:paraId="645EB27C" w14:textId="77777777">
            <w:pPr>
              <w:rPr>
                <w:rFonts w:ascii="Calibri" w:hAnsi="Calibri" w:cs="Calibri"/>
                <w:sz w:val="16"/>
                <w:szCs w:val="16"/>
                <w:lang w:val="en-US"/>
              </w:rPr>
            </w:pPr>
            <w:r w:rsidRPr="003C7800">
              <w:rPr>
                <w:rFonts w:ascii="Calibri" w:hAnsi="Calibri" w:cs="Calibri"/>
                <w:sz w:val="16"/>
                <w:szCs w:val="16"/>
                <w:lang w:val="en-US"/>
              </w:rPr>
              <w:t xml:space="preserve">      “id”: “string”,</w:t>
            </w:r>
          </w:p>
          <w:p w:rsidRPr="003C7800" w:rsidR="003C7800" w:rsidP="003C7800" w:rsidRDefault="003C7800" w14:paraId="1FF221F4" w14:textId="77777777">
            <w:pPr>
              <w:rPr>
                <w:rFonts w:ascii="Calibri" w:hAnsi="Calibri" w:cs="Calibri"/>
                <w:sz w:val="16"/>
                <w:szCs w:val="16"/>
                <w:lang w:val="en-US"/>
              </w:rPr>
            </w:pPr>
            <w:r w:rsidRPr="003C7800">
              <w:rPr>
                <w:rFonts w:ascii="Calibri" w:hAnsi="Calibri" w:cs="Calibri"/>
                <w:sz w:val="16"/>
                <w:szCs w:val="16"/>
                <w:lang w:val="en-US"/>
              </w:rPr>
              <w:t xml:space="preserve">      “lastUpdateRequirementsDate”: “2025-10-20T10:18:30.682Z”,</w:t>
            </w:r>
          </w:p>
          <w:p w:rsidRPr="003C7800" w:rsidR="003C7800" w:rsidP="003C7800" w:rsidRDefault="003C7800" w14:paraId="270D5E7D" w14:textId="77777777">
            <w:pPr>
              <w:rPr>
                <w:rFonts w:ascii="Calibri" w:hAnsi="Calibri" w:cs="Calibri"/>
                <w:sz w:val="16"/>
                <w:szCs w:val="16"/>
                <w:lang w:val="en-US"/>
              </w:rPr>
            </w:pPr>
            <w:r w:rsidRPr="003C7800">
              <w:rPr>
                <w:rFonts w:ascii="Calibri" w:hAnsi="Calibri" w:cs="Calibri"/>
                <w:sz w:val="16"/>
                <w:szCs w:val="16"/>
                <w:lang w:val="en-US"/>
              </w:rPr>
              <w:t xml:space="preserve">      “lastVerificationDate”: “2025-10-20T10:18:30.682Z”,</w:t>
            </w:r>
          </w:p>
          <w:p w:rsidRPr="003C7800" w:rsidR="003C7800" w:rsidP="003C7800" w:rsidRDefault="003C7800" w14:paraId="46EEBAE0" w14:textId="77777777">
            <w:pPr>
              <w:rPr>
                <w:rFonts w:ascii="Calibri" w:hAnsi="Calibri" w:cs="Calibri"/>
                <w:sz w:val="16"/>
                <w:szCs w:val="16"/>
                <w:lang w:val="en-US"/>
              </w:rPr>
            </w:pPr>
            <w:r w:rsidRPr="003C7800">
              <w:rPr>
                <w:rFonts w:ascii="Calibri" w:hAnsi="Calibri" w:cs="Calibri"/>
                <w:sz w:val="16"/>
                <w:szCs w:val="16"/>
                <w:lang w:val="en-US"/>
              </w:rPr>
              <w:t xml:space="preserve">      “verificationState”: “string”,</w:t>
            </w:r>
          </w:p>
          <w:p w:rsidRPr="003C7800" w:rsidR="003C7800" w:rsidP="003C7800" w:rsidRDefault="003C7800" w14:paraId="4F83F891" w14:textId="77777777">
            <w:pPr>
              <w:rPr>
                <w:rFonts w:ascii="Calibri" w:hAnsi="Calibri" w:cs="Calibri"/>
                <w:sz w:val="16"/>
                <w:szCs w:val="16"/>
                <w:lang w:val="en-US"/>
              </w:rPr>
            </w:pPr>
            <w:r w:rsidRPr="003C7800">
              <w:rPr>
                <w:rFonts w:ascii="Calibri" w:hAnsi="Calibri" w:cs="Calibri"/>
                <w:sz w:val="16"/>
                <w:szCs w:val="16"/>
                <w:lang w:val="en-US"/>
              </w:rPr>
              <w:t xml:space="preserve">      “lastVerificationAdditionalDate”: “2025-10-20T10:18:30.682Z”,</w:t>
            </w:r>
          </w:p>
          <w:p w:rsidRPr="003C7800" w:rsidR="003C7800" w:rsidP="003C7800" w:rsidRDefault="003C7800" w14:paraId="14E3C0AC" w14:textId="77777777">
            <w:pPr>
              <w:rPr>
                <w:rFonts w:ascii="Calibri" w:hAnsi="Calibri" w:cs="Calibri"/>
                <w:sz w:val="16"/>
                <w:szCs w:val="16"/>
                <w:lang w:val="en-US"/>
              </w:rPr>
            </w:pPr>
            <w:r w:rsidRPr="003C7800">
              <w:rPr>
                <w:rFonts w:ascii="Calibri" w:hAnsi="Calibri" w:cs="Calibri"/>
                <w:sz w:val="16"/>
                <w:szCs w:val="16"/>
                <w:lang w:val="en-US"/>
              </w:rPr>
              <w:t xml:space="preserve">      “verificationAdditionalState”: “string”</w:t>
            </w:r>
          </w:p>
          <w:p w:rsidRPr="003C7800" w:rsidR="003C7800" w:rsidP="003C7800" w:rsidRDefault="003C7800" w14:paraId="006352D7"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7D6DB919" w14:textId="77777777">
            <w:pPr>
              <w:rPr>
                <w:rFonts w:ascii="Calibri" w:hAnsi="Calibri" w:cs="Calibri"/>
                <w:sz w:val="16"/>
                <w:szCs w:val="16"/>
                <w:lang w:val="en-US"/>
              </w:rPr>
            </w:pPr>
            <w:r w:rsidRPr="003C7800">
              <w:rPr>
                <w:rFonts w:ascii="Calibri" w:hAnsi="Calibri" w:cs="Calibri"/>
                <w:sz w:val="16"/>
                <w:szCs w:val="16"/>
                <w:lang w:val="en-US"/>
              </w:rPr>
              <w:t xml:space="preserve">    “suspensions”: [</w:t>
            </w:r>
          </w:p>
          <w:p w:rsidRPr="003C7800" w:rsidR="003C7800" w:rsidP="003C7800" w:rsidRDefault="003C7800" w14:paraId="756300B9"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721F9F2F" w14:textId="77777777">
            <w:pPr>
              <w:rPr>
                <w:rFonts w:ascii="Calibri" w:hAnsi="Calibri" w:cs="Calibri"/>
                <w:sz w:val="16"/>
                <w:szCs w:val="16"/>
                <w:lang w:val="en-US"/>
              </w:rPr>
            </w:pPr>
            <w:r w:rsidRPr="003C7800">
              <w:rPr>
                <w:rFonts w:ascii="Calibri" w:hAnsi="Calibri" w:cs="Calibri"/>
                <w:sz w:val="16"/>
                <w:szCs w:val="16"/>
                <w:lang w:val="en-US"/>
              </w:rPr>
              <w:t xml:space="preserve">        “provisionId”: “string”,</w:t>
            </w:r>
          </w:p>
          <w:p w:rsidRPr="003C7800" w:rsidR="003C7800" w:rsidP="003C7800" w:rsidRDefault="003C7800" w14:paraId="422AB028" w14:textId="77777777">
            <w:pPr>
              <w:rPr>
                <w:rFonts w:ascii="Calibri" w:hAnsi="Calibri" w:cs="Calibri"/>
                <w:sz w:val="16"/>
                <w:szCs w:val="16"/>
                <w:lang w:val="en-US"/>
              </w:rPr>
            </w:pPr>
            <w:r w:rsidRPr="003C7800">
              <w:rPr>
                <w:rFonts w:ascii="Calibri" w:hAnsi="Calibri" w:cs="Calibri"/>
                <w:sz w:val="16"/>
                <w:szCs w:val="16"/>
                <w:lang w:val="en-US"/>
              </w:rPr>
              <w:t xml:space="preserve">        “suspensionData”: {</w:t>
            </w:r>
          </w:p>
          <w:p w:rsidRPr="003C7800" w:rsidR="003C7800" w:rsidP="003C7800" w:rsidRDefault="003C7800" w14:paraId="7AB4BF87" w14:textId="77777777">
            <w:pPr>
              <w:rPr>
                <w:rFonts w:ascii="Calibri" w:hAnsi="Calibri" w:cs="Calibri"/>
                <w:sz w:val="16"/>
                <w:szCs w:val="16"/>
                <w:lang w:val="en-US"/>
              </w:rPr>
            </w:pPr>
            <w:r w:rsidRPr="003C7800">
              <w:rPr>
                <w:rFonts w:ascii="Calibri" w:hAnsi="Calibri" w:cs="Calibri"/>
                <w:sz w:val="16"/>
                <w:szCs w:val="16"/>
                <w:lang w:val="en-US"/>
              </w:rPr>
              <w:t xml:space="preserve">          “requesterFiscalCode”: “string”,</w:t>
            </w:r>
          </w:p>
          <w:p w:rsidRPr="003C7800" w:rsidR="003C7800" w:rsidP="003C7800" w:rsidRDefault="003C7800" w14:paraId="03248573" w14:textId="77777777">
            <w:pPr>
              <w:rPr>
                <w:rFonts w:ascii="Calibri" w:hAnsi="Calibri" w:cs="Calibri"/>
                <w:sz w:val="16"/>
                <w:szCs w:val="16"/>
                <w:lang w:val="en-US"/>
              </w:rPr>
            </w:pPr>
            <w:r w:rsidRPr="003C7800">
              <w:rPr>
                <w:rFonts w:ascii="Calibri" w:hAnsi="Calibri" w:cs="Calibri"/>
                <w:sz w:val="16"/>
                <w:szCs w:val="16"/>
                <w:lang w:val="en-US"/>
              </w:rPr>
              <w:t xml:space="preserve">          “fromDate”: “2025-10-20”,</w:t>
            </w:r>
          </w:p>
          <w:p w:rsidRPr="003C7800" w:rsidR="003C7800" w:rsidP="003C7800" w:rsidRDefault="003C7800" w14:paraId="2B20335E" w14:textId="77777777">
            <w:pPr>
              <w:rPr>
                <w:rFonts w:ascii="Calibri" w:hAnsi="Calibri" w:cs="Calibri"/>
                <w:sz w:val="16"/>
                <w:szCs w:val="16"/>
                <w:lang w:val="en-US"/>
              </w:rPr>
            </w:pPr>
            <w:r w:rsidRPr="003C7800">
              <w:rPr>
                <w:rFonts w:ascii="Calibri" w:hAnsi="Calibri" w:cs="Calibri"/>
                <w:sz w:val="16"/>
                <w:szCs w:val="16"/>
                <w:lang w:val="en-US"/>
              </w:rPr>
              <w:t xml:space="preserve">          “toDate”: “2025-10-20”,</w:t>
            </w:r>
          </w:p>
          <w:p w:rsidRPr="003C7800" w:rsidR="003C7800" w:rsidP="003C7800" w:rsidRDefault="003C7800" w14:paraId="0D5F6589" w14:textId="77777777">
            <w:pPr>
              <w:rPr>
                <w:rFonts w:ascii="Calibri" w:hAnsi="Calibri" w:cs="Calibri"/>
                <w:sz w:val="16"/>
                <w:szCs w:val="16"/>
                <w:lang w:val="en-US"/>
              </w:rPr>
            </w:pPr>
            <w:r w:rsidRPr="003C7800">
              <w:rPr>
                <w:rFonts w:ascii="Calibri" w:hAnsi="Calibri" w:cs="Calibri"/>
                <w:sz w:val="16"/>
                <w:szCs w:val="16"/>
                <w:lang w:val="en-US"/>
              </w:rPr>
              <w:t xml:space="preserve">          “motivation”: “string”,</w:t>
            </w:r>
          </w:p>
          <w:p w:rsidRPr="003C7800" w:rsidR="003C7800" w:rsidP="003C7800" w:rsidRDefault="003C7800" w14:paraId="1FC6EEB8" w14:textId="77777777">
            <w:pPr>
              <w:rPr>
                <w:rFonts w:ascii="Calibri" w:hAnsi="Calibri" w:cs="Calibri"/>
                <w:sz w:val="16"/>
                <w:szCs w:val="16"/>
                <w:lang w:val="en-US"/>
              </w:rPr>
            </w:pPr>
            <w:r w:rsidRPr="003C7800">
              <w:rPr>
                <w:rFonts w:ascii="Calibri" w:hAnsi="Calibri" w:cs="Calibri"/>
                <w:sz w:val="16"/>
                <w:szCs w:val="16"/>
                <w:lang w:val="en-US"/>
              </w:rPr>
              <w:t xml:space="preserve">          “attachments”: [</w:t>
            </w:r>
          </w:p>
          <w:p w:rsidRPr="003C7800" w:rsidR="003C7800" w:rsidP="003C7800" w:rsidRDefault="003C7800" w14:paraId="2DC0DA4B"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5A8333BB" w14:textId="77777777">
            <w:pPr>
              <w:rPr>
                <w:rFonts w:ascii="Calibri" w:hAnsi="Calibri" w:cs="Calibri"/>
                <w:sz w:val="16"/>
                <w:szCs w:val="16"/>
                <w:lang w:val="en-US"/>
              </w:rPr>
            </w:pPr>
            <w:r w:rsidRPr="003C7800">
              <w:rPr>
                <w:rFonts w:ascii="Calibri" w:hAnsi="Calibri" w:cs="Calibri"/>
                <w:sz w:val="16"/>
                <w:szCs w:val="16"/>
                <w:lang w:val="en-US"/>
              </w:rPr>
              <w:t xml:space="preserve">              “attachmentId”: “string”,</w:t>
            </w:r>
          </w:p>
          <w:p w:rsidRPr="003C7800" w:rsidR="003C7800" w:rsidP="003C7800" w:rsidRDefault="003C7800" w14:paraId="76646785" w14:textId="77777777">
            <w:pPr>
              <w:rPr>
                <w:rFonts w:ascii="Calibri" w:hAnsi="Calibri" w:cs="Calibri"/>
                <w:sz w:val="16"/>
                <w:szCs w:val="16"/>
                <w:lang w:val="en-US"/>
              </w:rPr>
            </w:pPr>
            <w:r w:rsidRPr="003C7800">
              <w:rPr>
                <w:rFonts w:ascii="Calibri" w:hAnsi="Calibri" w:cs="Calibri"/>
                <w:sz w:val="16"/>
                <w:szCs w:val="16"/>
                <w:lang w:val="en-US"/>
              </w:rPr>
              <w:t xml:space="preserve">              “filename”: “string”,</w:t>
            </w:r>
          </w:p>
          <w:p w:rsidRPr="003C7800" w:rsidR="003C7800" w:rsidP="003C7800" w:rsidRDefault="003C7800" w14:paraId="04E44A50" w14:textId="77777777">
            <w:pPr>
              <w:rPr>
                <w:rFonts w:ascii="Calibri" w:hAnsi="Calibri" w:cs="Calibri"/>
                <w:sz w:val="16"/>
                <w:szCs w:val="16"/>
                <w:lang w:val="en-US"/>
              </w:rPr>
            </w:pPr>
            <w:r w:rsidRPr="003C7800">
              <w:rPr>
                <w:rFonts w:ascii="Calibri" w:hAnsi="Calibri" w:cs="Calibri"/>
                <w:sz w:val="16"/>
                <w:szCs w:val="16"/>
                <w:lang w:val="en-US"/>
              </w:rPr>
              <w:t xml:space="preserve">              “uploadDate”: “2025-10-20”</w:t>
            </w:r>
          </w:p>
          <w:p w:rsidRPr="003C7800" w:rsidR="003C7800" w:rsidP="003C7800" w:rsidRDefault="003C7800" w14:paraId="45038F3E"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349B0F7F"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3BAE4A09"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285B1F60" w14:textId="77777777">
            <w:pPr>
              <w:rPr>
                <w:rFonts w:ascii="Calibri" w:hAnsi="Calibri" w:cs="Calibri"/>
                <w:sz w:val="16"/>
                <w:szCs w:val="16"/>
                <w:lang w:val="en-US"/>
              </w:rPr>
            </w:pPr>
            <w:r w:rsidRPr="003C7800">
              <w:rPr>
                <w:rFonts w:ascii="Calibri" w:hAnsi="Calibri" w:cs="Calibri"/>
                <w:sz w:val="16"/>
                <w:szCs w:val="16"/>
                <w:lang w:val="en-US"/>
              </w:rPr>
              <w:t xml:space="preserve">        “cancelled”: true,</w:t>
            </w:r>
          </w:p>
          <w:p w:rsidRPr="003C7800" w:rsidR="003C7800" w:rsidP="003C7800" w:rsidRDefault="003C7800" w14:paraId="4ACF7320" w14:textId="77777777">
            <w:pPr>
              <w:rPr>
                <w:rFonts w:ascii="Calibri" w:hAnsi="Calibri" w:cs="Calibri"/>
                <w:sz w:val="16"/>
                <w:szCs w:val="16"/>
                <w:lang w:val="en-US"/>
              </w:rPr>
            </w:pPr>
            <w:r w:rsidRPr="003C7800">
              <w:rPr>
                <w:rFonts w:ascii="Calibri" w:hAnsi="Calibri" w:cs="Calibri"/>
                <w:sz w:val="16"/>
                <w:szCs w:val="16"/>
                <w:lang w:val="en-US"/>
              </w:rPr>
              <w:t xml:space="preserve">        “cancellationData”: {</w:t>
            </w:r>
          </w:p>
          <w:p w:rsidRPr="003C7800" w:rsidR="003C7800" w:rsidP="003C7800" w:rsidRDefault="003C7800" w14:paraId="138076E2" w14:textId="77777777">
            <w:pPr>
              <w:rPr>
                <w:rFonts w:ascii="Calibri" w:hAnsi="Calibri" w:cs="Calibri"/>
                <w:sz w:val="16"/>
                <w:szCs w:val="16"/>
                <w:lang w:val="en-US"/>
              </w:rPr>
            </w:pPr>
            <w:r w:rsidRPr="003C7800">
              <w:rPr>
                <w:rFonts w:ascii="Calibri" w:hAnsi="Calibri" w:cs="Calibri"/>
                <w:sz w:val="16"/>
                <w:szCs w:val="16"/>
                <w:lang w:val="en-US"/>
              </w:rPr>
              <w:t xml:space="preserve">          “requesterFiscalCode”: “string”,</w:t>
            </w:r>
          </w:p>
          <w:p w:rsidRPr="003C7800" w:rsidR="003C7800" w:rsidP="003C7800" w:rsidRDefault="003C7800" w14:paraId="425D70ED" w14:textId="77777777">
            <w:pPr>
              <w:rPr>
                <w:rFonts w:ascii="Calibri" w:hAnsi="Calibri" w:cs="Calibri"/>
                <w:sz w:val="16"/>
                <w:szCs w:val="16"/>
                <w:lang w:val="en-US"/>
              </w:rPr>
            </w:pPr>
            <w:r w:rsidRPr="003C7800">
              <w:rPr>
                <w:rFonts w:ascii="Calibri" w:hAnsi="Calibri" w:cs="Calibri"/>
                <w:sz w:val="16"/>
                <w:szCs w:val="16"/>
                <w:lang w:val="en-US"/>
              </w:rPr>
              <w:t xml:space="preserve">          “cancellationDate”: “2025-10-20”,</w:t>
            </w:r>
          </w:p>
          <w:p w:rsidRPr="003C7800" w:rsidR="003C7800" w:rsidP="003C7800" w:rsidRDefault="003C7800" w14:paraId="15C2101D" w14:textId="77777777">
            <w:pPr>
              <w:rPr>
                <w:rFonts w:ascii="Calibri" w:hAnsi="Calibri" w:cs="Calibri"/>
                <w:sz w:val="16"/>
                <w:szCs w:val="16"/>
                <w:lang w:val="en-US"/>
              </w:rPr>
            </w:pPr>
            <w:r w:rsidRPr="003C7800">
              <w:rPr>
                <w:rFonts w:ascii="Calibri" w:hAnsi="Calibri" w:cs="Calibri"/>
                <w:sz w:val="16"/>
                <w:szCs w:val="16"/>
                <w:lang w:val="en-US"/>
              </w:rPr>
              <w:t xml:space="preserve">          “motivation”: “string”,</w:t>
            </w:r>
          </w:p>
          <w:p w:rsidRPr="003C7800" w:rsidR="003C7800" w:rsidP="003C7800" w:rsidRDefault="003C7800" w14:paraId="50F0DE1C" w14:textId="77777777">
            <w:pPr>
              <w:rPr>
                <w:rFonts w:ascii="Calibri" w:hAnsi="Calibri" w:cs="Calibri"/>
                <w:sz w:val="16"/>
                <w:szCs w:val="16"/>
                <w:lang w:val="en-US"/>
              </w:rPr>
            </w:pPr>
            <w:r w:rsidRPr="003C7800">
              <w:rPr>
                <w:rFonts w:ascii="Calibri" w:hAnsi="Calibri" w:cs="Calibri"/>
                <w:sz w:val="16"/>
                <w:szCs w:val="16"/>
                <w:lang w:val="en-US"/>
              </w:rPr>
              <w:t xml:space="preserve">          “attachments”: [</w:t>
            </w:r>
          </w:p>
          <w:p w:rsidRPr="003C7800" w:rsidR="003C7800" w:rsidP="003C7800" w:rsidRDefault="003C7800" w14:paraId="4385AD24"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7A50172A" w14:textId="77777777">
            <w:pPr>
              <w:rPr>
                <w:rFonts w:ascii="Calibri" w:hAnsi="Calibri" w:cs="Calibri"/>
                <w:sz w:val="16"/>
                <w:szCs w:val="16"/>
                <w:lang w:val="en-US"/>
              </w:rPr>
            </w:pPr>
            <w:r w:rsidRPr="003C7800">
              <w:rPr>
                <w:rFonts w:ascii="Calibri" w:hAnsi="Calibri" w:cs="Calibri"/>
                <w:sz w:val="16"/>
                <w:szCs w:val="16"/>
                <w:lang w:val="en-US"/>
              </w:rPr>
              <w:t xml:space="preserve">              “attachmentId”: “string”,</w:t>
            </w:r>
          </w:p>
          <w:p w:rsidRPr="003C7800" w:rsidR="003C7800" w:rsidP="003C7800" w:rsidRDefault="003C7800" w14:paraId="6D95A555" w14:textId="77777777">
            <w:pPr>
              <w:rPr>
                <w:rFonts w:ascii="Calibri" w:hAnsi="Calibri" w:cs="Calibri"/>
                <w:sz w:val="16"/>
                <w:szCs w:val="16"/>
                <w:lang w:val="en-US"/>
              </w:rPr>
            </w:pPr>
            <w:r w:rsidRPr="003C7800">
              <w:rPr>
                <w:rFonts w:ascii="Calibri" w:hAnsi="Calibri" w:cs="Calibri"/>
                <w:sz w:val="16"/>
                <w:szCs w:val="16"/>
                <w:lang w:val="en-US"/>
              </w:rPr>
              <w:t xml:space="preserve">              “filename”: “string”,</w:t>
            </w:r>
          </w:p>
          <w:p w:rsidRPr="003C7800" w:rsidR="003C7800" w:rsidP="003C7800" w:rsidRDefault="003C7800" w14:paraId="20F4B07B" w14:textId="77777777">
            <w:pPr>
              <w:rPr>
                <w:rFonts w:ascii="Calibri" w:hAnsi="Calibri" w:cs="Calibri"/>
                <w:sz w:val="16"/>
                <w:szCs w:val="16"/>
                <w:lang w:val="en-US"/>
              </w:rPr>
            </w:pPr>
            <w:r w:rsidRPr="003C7800">
              <w:rPr>
                <w:rFonts w:ascii="Calibri" w:hAnsi="Calibri" w:cs="Calibri"/>
                <w:sz w:val="16"/>
                <w:szCs w:val="16"/>
                <w:lang w:val="en-US"/>
              </w:rPr>
              <w:t xml:space="preserve">              “uploadDate”: “2025-10-20”</w:t>
            </w:r>
          </w:p>
          <w:p w:rsidRPr="003C7800" w:rsidR="003C7800" w:rsidP="003C7800" w:rsidRDefault="003C7800" w14:paraId="6623293C"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6DF1D8BB"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72147A63"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16A81CEE"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4A6A9EC4"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7759A9E7" w14:textId="77777777">
            <w:pPr>
              <w:rPr>
                <w:rFonts w:ascii="Calibri" w:hAnsi="Calibri" w:cs="Calibri"/>
                <w:sz w:val="16"/>
                <w:szCs w:val="16"/>
                <w:lang w:val="en-US"/>
              </w:rPr>
            </w:pPr>
            <w:r w:rsidRPr="003C7800">
              <w:rPr>
                <w:rFonts w:ascii="Calibri" w:hAnsi="Calibri" w:cs="Calibri"/>
                <w:sz w:val="16"/>
                <w:szCs w:val="16"/>
                <w:lang w:val="en-US"/>
              </w:rPr>
              <w:t xml:space="preserve">    “revocations”: [</w:t>
            </w:r>
          </w:p>
          <w:p w:rsidRPr="003C7800" w:rsidR="003C7800" w:rsidP="003C7800" w:rsidRDefault="003C7800" w14:paraId="45D807EA"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0BB485BC" w14:textId="77777777">
            <w:pPr>
              <w:rPr>
                <w:rFonts w:ascii="Calibri" w:hAnsi="Calibri" w:cs="Calibri"/>
                <w:sz w:val="16"/>
                <w:szCs w:val="16"/>
                <w:lang w:val="en-US"/>
              </w:rPr>
            </w:pPr>
            <w:r w:rsidRPr="003C7800">
              <w:rPr>
                <w:rFonts w:ascii="Calibri" w:hAnsi="Calibri" w:cs="Calibri"/>
                <w:sz w:val="16"/>
                <w:szCs w:val="16"/>
                <w:lang w:val="en-US"/>
              </w:rPr>
              <w:t xml:space="preserve">        “provisionId”: “string”,</w:t>
            </w:r>
          </w:p>
          <w:p w:rsidRPr="003C7800" w:rsidR="003C7800" w:rsidP="003C7800" w:rsidRDefault="003C7800" w14:paraId="277B3C17" w14:textId="77777777">
            <w:pPr>
              <w:rPr>
                <w:rFonts w:ascii="Calibri" w:hAnsi="Calibri" w:cs="Calibri"/>
                <w:sz w:val="16"/>
                <w:szCs w:val="16"/>
                <w:lang w:val="en-US"/>
              </w:rPr>
            </w:pPr>
            <w:r w:rsidRPr="003C7800">
              <w:rPr>
                <w:rFonts w:ascii="Calibri" w:hAnsi="Calibri" w:cs="Calibri"/>
                <w:sz w:val="16"/>
                <w:szCs w:val="16"/>
                <w:lang w:val="en-US"/>
              </w:rPr>
              <w:t xml:space="preserve">        “revocationData”: {</w:t>
            </w:r>
          </w:p>
          <w:p w:rsidRPr="003C7800" w:rsidR="003C7800" w:rsidP="003C7800" w:rsidRDefault="003C7800" w14:paraId="3DBCFA13" w14:textId="77777777">
            <w:pPr>
              <w:rPr>
                <w:rFonts w:ascii="Calibri" w:hAnsi="Calibri" w:cs="Calibri"/>
                <w:sz w:val="16"/>
                <w:szCs w:val="16"/>
                <w:lang w:val="en-US"/>
              </w:rPr>
            </w:pPr>
            <w:r w:rsidRPr="003C7800">
              <w:rPr>
                <w:rFonts w:ascii="Calibri" w:hAnsi="Calibri" w:cs="Calibri"/>
                <w:sz w:val="16"/>
                <w:szCs w:val="16"/>
                <w:lang w:val="en-US"/>
              </w:rPr>
              <w:t xml:space="preserve">          “requesterFiscalCode”: “string”,</w:t>
            </w:r>
          </w:p>
          <w:p w:rsidRPr="003C7800" w:rsidR="003C7800" w:rsidP="003C7800" w:rsidRDefault="003C7800" w14:paraId="15D27BD4" w14:textId="77777777">
            <w:pPr>
              <w:rPr>
                <w:rFonts w:ascii="Calibri" w:hAnsi="Calibri" w:cs="Calibri"/>
                <w:sz w:val="16"/>
                <w:szCs w:val="16"/>
                <w:lang w:val="en-US"/>
              </w:rPr>
            </w:pPr>
            <w:r w:rsidRPr="003C7800">
              <w:rPr>
                <w:rFonts w:ascii="Calibri" w:hAnsi="Calibri" w:cs="Calibri"/>
                <w:sz w:val="16"/>
                <w:szCs w:val="16"/>
                <w:lang w:val="en-US"/>
              </w:rPr>
              <w:t xml:space="preserve">          “fromDate”: “2025-10-20”,</w:t>
            </w:r>
          </w:p>
          <w:p w:rsidRPr="003C7800" w:rsidR="003C7800" w:rsidP="003C7800" w:rsidRDefault="003C7800" w14:paraId="46E52E16" w14:textId="77777777">
            <w:pPr>
              <w:rPr>
                <w:rFonts w:ascii="Calibri" w:hAnsi="Calibri" w:cs="Calibri"/>
                <w:sz w:val="16"/>
                <w:szCs w:val="16"/>
                <w:lang w:val="en-US"/>
              </w:rPr>
            </w:pPr>
            <w:r w:rsidRPr="003C7800">
              <w:rPr>
                <w:rFonts w:ascii="Calibri" w:hAnsi="Calibri" w:cs="Calibri"/>
                <w:sz w:val="16"/>
                <w:szCs w:val="16"/>
                <w:lang w:val="en-US"/>
              </w:rPr>
              <w:t xml:space="preserve">          “toDate”: “2025-10-20”,</w:t>
            </w:r>
          </w:p>
          <w:p w:rsidRPr="003C7800" w:rsidR="003C7800" w:rsidP="003C7800" w:rsidRDefault="003C7800" w14:paraId="6125D310" w14:textId="77777777">
            <w:pPr>
              <w:rPr>
                <w:rFonts w:ascii="Calibri" w:hAnsi="Calibri" w:cs="Calibri"/>
                <w:sz w:val="16"/>
                <w:szCs w:val="16"/>
                <w:lang w:val="en-US"/>
              </w:rPr>
            </w:pPr>
            <w:r w:rsidRPr="003C7800">
              <w:rPr>
                <w:rFonts w:ascii="Calibri" w:hAnsi="Calibri" w:cs="Calibri"/>
                <w:sz w:val="16"/>
                <w:szCs w:val="16"/>
                <w:lang w:val="en-US"/>
              </w:rPr>
              <w:t xml:space="preserve">          “motivation”: “string”,</w:t>
            </w:r>
          </w:p>
          <w:p w:rsidRPr="003C7800" w:rsidR="003C7800" w:rsidP="003C7800" w:rsidRDefault="003C7800" w14:paraId="031EFB30" w14:textId="77777777">
            <w:pPr>
              <w:rPr>
                <w:rFonts w:ascii="Calibri" w:hAnsi="Calibri" w:cs="Calibri"/>
                <w:sz w:val="16"/>
                <w:szCs w:val="16"/>
                <w:lang w:val="en-US"/>
              </w:rPr>
            </w:pPr>
            <w:r w:rsidRPr="003C7800">
              <w:rPr>
                <w:rFonts w:ascii="Calibri" w:hAnsi="Calibri" w:cs="Calibri"/>
                <w:sz w:val="16"/>
                <w:szCs w:val="16"/>
                <w:lang w:val="en-US"/>
              </w:rPr>
              <w:t xml:space="preserve">          “attachments”: [</w:t>
            </w:r>
          </w:p>
          <w:p w:rsidRPr="003C7800" w:rsidR="003C7800" w:rsidP="003C7800" w:rsidRDefault="003C7800" w14:paraId="569702E7"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7A574709" w14:textId="77777777">
            <w:pPr>
              <w:rPr>
                <w:rFonts w:ascii="Calibri" w:hAnsi="Calibri" w:cs="Calibri"/>
                <w:sz w:val="16"/>
                <w:szCs w:val="16"/>
                <w:lang w:val="en-US"/>
              </w:rPr>
            </w:pPr>
            <w:r w:rsidRPr="003C7800">
              <w:rPr>
                <w:rFonts w:ascii="Calibri" w:hAnsi="Calibri" w:cs="Calibri"/>
                <w:sz w:val="16"/>
                <w:szCs w:val="16"/>
                <w:lang w:val="en-US"/>
              </w:rPr>
              <w:t xml:space="preserve">              “attachmentId”: “string”,</w:t>
            </w:r>
          </w:p>
          <w:p w:rsidRPr="003C7800" w:rsidR="003C7800" w:rsidP="003C7800" w:rsidRDefault="003C7800" w14:paraId="014D236D" w14:textId="77777777">
            <w:pPr>
              <w:rPr>
                <w:rFonts w:ascii="Calibri" w:hAnsi="Calibri" w:cs="Calibri"/>
                <w:sz w:val="16"/>
                <w:szCs w:val="16"/>
                <w:lang w:val="en-US"/>
              </w:rPr>
            </w:pPr>
            <w:r w:rsidRPr="003C7800">
              <w:rPr>
                <w:rFonts w:ascii="Calibri" w:hAnsi="Calibri" w:cs="Calibri"/>
                <w:sz w:val="16"/>
                <w:szCs w:val="16"/>
                <w:lang w:val="en-US"/>
              </w:rPr>
              <w:t xml:space="preserve">              “filename”: “string”,</w:t>
            </w:r>
          </w:p>
          <w:p w:rsidRPr="003C7800" w:rsidR="003C7800" w:rsidP="003C7800" w:rsidRDefault="003C7800" w14:paraId="0754C985" w14:textId="77777777">
            <w:pPr>
              <w:rPr>
                <w:rFonts w:ascii="Calibri" w:hAnsi="Calibri" w:cs="Calibri"/>
                <w:sz w:val="16"/>
                <w:szCs w:val="16"/>
                <w:lang w:val="en-US"/>
              </w:rPr>
            </w:pPr>
            <w:r w:rsidRPr="003C7800">
              <w:rPr>
                <w:rFonts w:ascii="Calibri" w:hAnsi="Calibri" w:cs="Calibri"/>
                <w:sz w:val="16"/>
                <w:szCs w:val="16"/>
                <w:lang w:val="en-US"/>
              </w:rPr>
              <w:t xml:space="preserve">              “uploadDate”: “2025-10-20”</w:t>
            </w:r>
          </w:p>
          <w:p w:rsidRPr="003C7800" w:rsidR="003C7800" w:rsidP="003C7800" w:rsidRDefault="003C7800" w14:paraId="5AC39A47"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1D028C85"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05D589B6"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6C10B1DA" w14:textId="77777777">
            <w:pPr>
              <w:rPr>
                <w:rFonts w:ascii="Calibri" w:hAnsi="Calibri" w:cs="Calibri"/>
                <w:sz w:val="16"/>
                <w:szCs w:val="16"/>
                <w:lang w:val="en-US"/>
              </w:rPr>
            </w:pPr>
            <w:r w:rsidRPr="003C7800">
              <w:rPr>
                <w:rFonts w:ascii="Calibri" w:hAnsi="Calibri" w:cs="Calibri"/>
                <w:sz w:val="16"/>
                <w:szCs w:val="16"/>
                <w:lang w:val="en-US"/>
              </w:rPr>
              <w:t xml:space="preserve">        “cancelled”: true,</w:t>
            </w:r>
          </w:p>
          <w:p w:rsidRPr="003C7800" w:rsidR="003C7800" w:rsidP="003C7800" w:rsidRDefault="003C7800" w14:paraId="5783F4E0" w14:textId="77777777">
            <w:pPr>
              <w:rPr>
                <w:rFonts w:ascii="Calibri" w:hAnsi="Calibri" w:cs="Calibri"/>
                <w:sz w:val="16"/>
                <w:szCs w:val="16"/>
                <w:lang w:val="en-US"/>
              </w:rPr>
            </w:pPr>
            <w:r w:rsidRPr="003C7800">
              <w:rPr>
                <w:rFonts w:ascii="Calibri" w:hAnsi="Calibri" w:cs="Calibri"/>
                <w:sz w:val="16"/>
                <w:szCs w:val="16"/>
                <w:lang w:val="en-US"/>
              </w:rPr>
              <w:t xml:space="preserve">        “cancellationData”: {</w:t>
            </w:r>
          </w:p>
          <w:p w:rsidRPr="003C7800" w:rsidR="003C7800" w:rsidP="003C7800" w:rsidRDefault="003C7800" w14:paraId="7C5618CD" w14:textId="77777777">
            <w:pPr>
              <w:rPr>
                <w:rFonts w:ascii="Calibri" w:hAnsi="Calibri" w:cs="Calibri"/>
                <w:sz w:val="16"/>
                <w:szCs w:val="16"/>
                <w:lang w:val="en-US"/>
              </w:rPr>
            </w:pPr>
            <w:r w:rsidRPr="003C7800">
              <w:rPr>
                <w:rFonts w:ascii="Calibri" w:hAnsi="Calibri" w:cs="Calibri"/>
                <w:sz w:val="16"/>
                <w:szCs w:val="16"/>
                <w:lang w:val="en-US"/>
              </w:rPr>
              <w:t xml:space="preserve">          “requesterFiscalCode”: “string”,</w:t>
            </w:r>
          </w:p>
          <w:p w:rsidRPr="003C7800" w:rsidR="003C7800" w:rsidP="003C7800" w:rsidRDefault="003C7800" w14:paraId="0E02721A" w14:textId="77777777">
            <w:pPr>
              <w:rPr>
                <w:rFonts w:ascii="Calibri" w:hAnsi="Calibri" w:cs="Calibri"/>
                <w:sz w:val="16"/>
                <w:szCs w:val="16"/>
                <w:lang w:val="en-US"/>
              </w:rPr>
            </w:pPr>
            <w:r w:rsidRPr="003C7800">
              <w:rPr>
                <w:rFonts w:ascii="Calibri" w:hAnsi="Calibri" w:cs="Calibri"/>
                <w:sz w:val="16"/>
                <w:szCs w:val="16"/>
                <w:lang w:val="en-US"/>
              </w:rPr>
              <w:t xml:space="preserve">          “cancellationDate”: “2025-10-20”,</w:t>
            </w:r>
          </w:p>
          <w:p w:rsidRPr="003C7800" w:rsidR="003C7800" w:rsidP="003C7800" w:rsidRDefault="003C7800" w14:paraId="0EE00C37" w14:textId="77777777">
            <w:pPr>
              <w:rPr>
                <w:rFonts w:ascii="Calibri" w:hAnsi="Calibri" w:cs="Calibri"/>
                <w:sz w:val="16"/>
                <w:szCs w:val="16"/>
                <w:lang w:val="en-US"/>
              </w:rPr>
            </w:pPr>
            <w:r w:rsidRPr="003C7800">
              <w:rPr>
                <w:rFonts w:ascii="Calibri" w:hAnsi="Calibri" w:cs="Calibri"/>
                <w:sz w:val="16"/>
                <w:szCs w:val="16"/>
                <w:lang w:val="en-US"/>
              </w:rPr>
              <w:t xml:space="preserve">          “motivation”: “string”,</w:t>
            </w:r>
          </w:p>
          <w:p w:rsidRPr="003C7800" w:rsidR="003C7800" w:rsidP="003C7800" w:rsidRDefault="003C7800" w14:paraId="4441595F" w14:textId="77777777">
            <w:pPr>
              <w:rPr>
                <w:rFonts w:ascii="Calibri" w:hAnsi="Calibri" w:cs="Calibri"/>
                <w:sz w:val="16"/>
                <w:szCs w:val="16"/>
                <w:lang w:val="en-US"/>
              </w:rPr>
            </w:pPr>
            <w:r w:rsidRPr="003C7800">
              <w:rPr>
                <w:rFonts w:ascii="Calibri" w:hAnsi="Calibri" w:cs="Calibri"/>
                <w:sz w:val="16"/>
                <w:szCs w:val="16"/>
                <w:lang w:val="en-US"/>
              </w:rPr>
              <w:t xml:space="preserve">          “attachments”: [</w:t>
            </w:r>
          </w:p>
          <w:p w:rsidRPr="003C7800" w:rsidR="003C7800" w:rsidP="003C7800" w:rsidRDefault="003C7800" w14:paraId="1A0E5E9E"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3450835B" w14:textId="77777777">
            <w:pPr>
              <w:rPr>
                <w:rFonts w:ascii="Calibri" w:hAnsi="Calibri" w:cs="Calibri"/>
                <w:sz w:val="16"/>
                <w:szCs w:val="16"/>
                <w:lang w:val="en-US"/>
              </w:rPr>
            </w:pPr>
            <w:r w:rsidRPr="003C7800">
              <w:rPr>
                <w:rFonts w:ascii="Calibri" w:hAnsi="Calibri" w:cs="Calibri"/>
                <w:sz w:val="16"/>
                <w:szCs w:val="16"/>
                <w:lang w:val="en-US"/>
              </w:rPr>
              <w:t xml:space="preserve">              “attachmentId”: “string”,</w:t>
            </w:r>
          </w:p>
          <w:p w:rsidRPr="003C7800" w:rsidR="003C7800" w:rsidP="003C7800" w:rsidRDefault="003C7800" w14:paraId="0FCBF721" w14:textId="77777777">
            <w:pPr>
              <w:rPr>
                <w:rFonts w:ascii="Calibri" w:hAnsi="Calibri" w:cs="Calibri"/>
                <w:sz w:val="16"/>
                <w:szCs w:val="16"/>
                <w:lang w:val="en-US"/>
              </w:rPr>
            </w:pPr>
            <w:r w:rsidRPr="003C7800">
              <w:rPr>
                <w:rFonts w:ascii="Calibri" w:hAnsi="Calibri" w:cs="Calibri"/>
                <w:sz w:val="16"/>
                <w:szCs w:val="16"/>
                <w:lang w:val="en-US"/>
              </w:rPr>
              <w:t xml:space="preserve">              “filename”: “string”,</w:t>
            </w:r>
          </w:p>
          <w:p w:rsidRPr="003C7800" w:rsidR="003C7800" w:rsidP="003C7800" w:rsidRDefault="003C7800" w14:paraId="1ED461E4" w14:textId="77777777">
            <w:pPr>
              <w:rPr>
                <w:rFonts w:ascii="Calibri" w:hAnsi="Calibri" w:cs="Calibri"/>
                <w:sz w:val="16"/>
                <w:szCs w:val="16"/>
                <w:lang w:val="en-US"/>
              </w:rPr>
            </w:pPr>
            <w:r w:rsidRPr="003C7800">
              <w:rPr>
                <w:rFonts w:ascii="Calibri" w:hAnsi="Calibri" w:cs="Calibri"/>
                <w:sz w:val="16"/>
                <w:szCs w:val="16"/>
                <w:lang w:val="en-US"/>
              </w:rPr>
              <w:t xml:space="preserve">              “uploadDate”: “2025-10-20”</w:t>
            </w:r>
          </w:p>
          <w:p w:rsidRPr="003C7800" w:rsidR="003C7800" w:rsidP="003C7800" w:rsidRDefault="003C7800" w14:paraId="54BC2472"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50CF013B"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306F09C7"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2ED6ECDD"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06499E66"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3C7800" w:rsidP="003C7800" w:rsidRDefault="003C7800" w14:paraId="514E66CD" w14:textId="77777777">
            <w:pPr>
              <w:rPr>
                <w:rFonts w:ascii="Calibri" w:hAnsi="Calibri" w:cs="Calibri"/>
                <w:sz w:val="16"/>
                <w:szCs w:val="16"/>
                <w:lang w:val="en-US"/>
              </w:rPr>
            </w:pPr>
            <w:r w:rsidRPr="003C7800">
              <w:rPr>
                <w:rFonts w:ascii="Calibri" w:hAnsi="Calibri" w:cs="Calibri"/>
                <w:sz w:val="16"/>
                <w:szCs w:val="16"/>
                <w:lang w:val="en-US"/>
              </w:rPr>
              <w:t xml:space="preserve">  }</w:t>
            </w:r>
          </w:p>
          <w:p w:rsidRPr="003C7800" w:rsidR="00A87F84" w:rsidP="009D3F67" w:rsidRDefault="003C7800" w14:paraId="196B8ABB" w14:textId="47CAA5B5">
            <w:pPr>
              <w:rPr>
                <w:rFonts w:ascii="Calibri" w:hAnsi="Calibri" w:eastAsia="Calibri" w:cs="Calibri"/>
                <w:sz w:val="16"/>
                <w:szCs w:val="16"/>
              </w:rPr>
            </w:pPr>
            <w:r w:rsidRPr="003C7800">
              <w:rPr>
                <w:rFonts w:ascii="Calibri" w:hAnsi="Calibri" w:cs="Calibri"/>
                <w:sz w:val="16"/>
                <w:szCs w:val="16"/>
                <w:lang w:val="en-US"/>
              </w:rPr>
              <w:t>}</w:t>
            </w:r>
          </w:p>
        </w:tc>
      </w:tr>
      <w:tr w:rsidRPr="00E36527" w:rsidR="00EA374D" w:rsidTr="097528C3" w14:paraId="298DDE9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D066E" w:rsidRDefault="003E4553" w14:paraId="5E955249" w14:textId="2394144E">
            <w:pPr>
              <w:spacing w:line="360" w:lineRule="auto"/>
              <w:rPr>
                <w:rFonts w:ascii="Calibri" w:hAnsi="Calibri" w:eastAsia="Calibri" w:cs="Calibri"/>
                <w:b/>
                <w:sz w:val="20"/>
                <w:szCs w:val="20"/>
              </w:rPr>
            </w:pPr>
            <w:r w:rsidRPr="00E36527">
              <w:rPr>
                <w:rFonts w:ascii="Calibri" w:hAnsi="Calibri" w:eastAsia="Calibri" w:cs="Calibri"/>
                <w:b/>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F68A4" w:rsidR="000D066E" w:rsidRDefault="00191161" w14:paraId="218294A9" w14:textId="46BE44A3">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75BDA6E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87F84" w:rsidP="009C76A9" w:rsidRDefault="003E4553" w14:paraId="5686879B" w14:textId="39F8C2A0">
            <w:pPr>
              <w:spacing w:line="240" w:lineRule="exact"/>
              <w:rPr>
                <w:rFonts w:ascii="Calibri" w:hAnsi="Calibri" w:eastAsia="Calibri" w:cs="Calibri"/>
                <w:b/>
                <w:sz w:val="20"/>
                <w:szCs w:val="20"/>
              </w:rPr>
            </w:pPr>
            <w:r w:rsidRPr="00E36527">
              <w:rPr>
                <w:rFonts w:ascii="Calibri" w:hAnsi="Calibri" w:eastAsia="Calibri" w:cs="Calibri"/>
                <w:b/>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F68A4" w:rsidR="00A87F84" w:rsidRDefault="003E4553" w14:paraId="4E92EDE7" w14:textId="4C1582DA">
            <w:pPr>
              <w:rPr>
                <w:rFonts w:ascii="Calibri" w:hAnsi="Calibri" w:eastAsia="Calibri" w:cs="Calibri"/>
                <w:sz w:val="20"/>
                <w:szCs w:val="20"/>
              </w:rPr>
            </w:pPr>
            <w:r w:rsidRPr="003E4553">
              <w:rPr>
                <w:rFonts w:ascii="Calibri" w:hAnsi="Calibri" w:eastAsia="Calibri" w:cs="Calibri"/>
                <w:sz w:val="20"/>
                <w:szCs w:val="20"/>
              </w:rPr>
              <w:t>RF01-01</w:t>
            </w:r>
            <w:r w:rsidRPr="00E36527" w:rsidR="00D9117D">
              <w:rPr>
                <w:rFonts w:ascii="Calibri" w:hAnsi="Calibri" w:eastAsia="Calibri" w:cs="Calibri"/>
                <w:sz w:val="20"/>
                <w:szCs w:val="20"/>
              </w:rPr>
              <w:t>-0</w:t>
            </w:r>
            <w:r w:rsidR="00D9117D">
              <w:rPr>
                <w:rFonts w:ascii="Calibri" w:hAnsi="Calibri" w:eastAsia="Calibri" w:cs="Calibri"/>
                <w:sz w:val="20"/>
                <w:szCs w:val="20"/>
              </w:rPr>
              <w:t>1</w:t>
            </w:r>
          </w:p>
        </w:tc>
      </w:tr>
    </w:tbl>
    <w:p w:rsidR="00E07F89" w:rsidP="00E07F89" w:rsidRDefault="00E07F89" w14:paraId="058AF462" w14:textId="77777777"/>
    <w:p w:rsidR="009A7B7F" w:rsidP="002B4AC0" w:rsidRDefault="009A7B7F" w14:paraId="0C8790FC" w14:textId="222D80E9">
      <w:pPr>
        <w:pStyle w:val="Heading3"/>
      </w:pPr>
      <w:bookmarkStart w:name="_Toc222417290" w:id="100"/>
      <w:r>
        <w:t>Ricerca Patent</w:t>
      </w:r>
      <w:r w:rsidR="00F640BD">
        <w:t>i</w:t>
      </w:r>
      <w:r>
        <w:t xml:space="preserve"> per </w:t>
      </w:r>
      <w:r w:rsidR="00F640BD">
        <w:t>ragione sociale</w:t>
      </w:r>
      <w:r>
        <w:t xml:space="preserve"> - </w:t>
      </w:r>
      <w:r w:rsidRPr="00B67242" w:rsidR="00B67242">
        <w:t>searchLicenseByCompanyName</w:t>
      </w:r>
      <w:bookmarkEnd w:id="100"/>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154DDA7F"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47D1CC91"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9A7B7F" w14:paraId="56A1B948"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225CF4A3"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66C3FDB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0C1265" w14:paraId="07E975E8" w14:textId="01D834CE">
            <w:pPr>
              <w:rPr>
                <w:rFonts w:ascii="Calibri" w:hAnsi="Calibri" w:eastAsia="Calibri" w:cs="Calibri"/>
                <w:sz w:val="20"/>
                <w:szCs w:val="20"/>
              </w:rPr>
            </w:pPr>
            <w:r w:rsidRPr="000C1265">
              <w:rPr>
                <w:rFonts w:ascii="Calibri" w:hAnsi="Calibri" w:eastAsia="Calibri" w:cs="Calibri"/>
                <w:sz w:val="20"/>
                <w:szCs w:val="20"/>
              </w:rPr>
              <w:t>INL-ISPETTIVO-java-be_gestione-patente-inl-api</w:t>
            </w:r>
          </w:p>
        </w:tc>
      </w:tr>
      <w:tr w:rsidRPr="00E36527" w:rsidR="00EA374D" w:rsidTr="097528C3" w14:paraId="0ED66C3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6321E34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9A7B7F" w14:paraId="26185736" w14:textId="748D69A9">
            <w:pPr>
              <w:jc w:val="both"/>
              <w:rPr>
                <w:rFonts w:ascii="Calibri" w:hAnsi="Calibri" w:eastAsia="Calibri" w:cs="Calibri"/>
                <w:sz w:val="20"/>
                <w:szCs w:val="20"/>
              </w:rPr>
            </w:pPr>
            <w:r w:rsidRPr="00E36527">
              <w:rPr>
                <w:rFonts w:ascii="Calibri" w:hAnsi="Calibri" w:eastAsia="Calibri" w:cs="Calibri"/>
                <w:sz w:val="20"/>
                <w:szCs w:val="20"/>
              </w:rPr>
              <w:t xml:space="preserve">Elenco </w:t>
            </w:r>
            <w:r>
              <w:rPr>
                <w:rFonts w:ascii="Calibri" w:hAnsi="Calibri" w:eastAsia="Calibri" w:cs="Calibri"/>
                <w:sz w:val="20"/>
                <w:szCs w:val="20"/>
              </w:rPr>
              <w:t xml:space="preserve">patenti per </w:t>
            </w:r>
            <w:r w:rsidR="00A0227A">
              <w:rPr>
                <w:rFonts w:ascii="Calibri" w:hAnsi="Calibri" w:eastAsia="Calibri" w:cs="Calibri"/>
                <w:sz w:val="20"/>
                <w:szCs w:val="20"/>
              </w:rPr>
              <w:t>ragione sociale</w:t>
            </w:r>
          </w:p>
        </w:tc>
      </w:tr>
      <w:tr w:rsidRPr="00E36527" w:rsidR="00EA374D" w:rsidTr="097528C3" w14:paraId="7459AAB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53032DC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9A7B7F" w14:paraId="3C0058C1" w14:textId="0147BD89">
            <w:pPr>
              <w:rPr>
                <w:rFonts w:ascii="Calibri" w:hAnsi="Calibri" w:eastAsia="Calibri" w:cs="Calibri"/>
                <w:sz w:val="20"/>
                <w:szCs w:val="20"/>
              </w:rPr>
            </w:pPr>
            <w:r>
              <w:rPr>
                <w:rFonts w:ascii="Calibri" w:hAnsi="Calibri" w:eastAsia="Calibri" w:cs="Calibri"/>
                <w:sz w:val="20"/>
                <w:szCs w:val="20"/>
              </w:rPr>
              <w:t>Il servizio estrae l</w:t>
            </w:r>
            <w:r w:rsidR="00A0227A">
              <w:rPr>
                <w:rFonts w:ascii="Calibri" w:hAnsi="Calibri" w:eastAsia="Calibri" w:cs="Calibri"/>
                <w:sz w:val="20"/>
                <w:szCs w:val="20"/>
              </w:rPr>
              <w:t>e e</w:t>
            </w:r>
            <w:r>
              <w:rPr>
                <w:rFonts w:ascii="Calibri" w:hAnsi="Calibri" w:eastAsia="Calibri" w:cs="Calibri"/>
                <w:sz w:val="20"/>
                <w:szCs w:val="20"/>
              </w:rPr>
              <w:t>ventual</w:t>
            </w:r>
            <w:r w:rsidR="00A0227A">
              <w:rPr>
                <w:rFonts w:ascii="Calibri" w:hAnsi="Calibri" w:eastAsia="Calibri" w:cs="Calibri"/>
                <w:sz w:val="20"/>
                <w:szCs w:val="20"/>
              </w:rPr>
              <w:t>i</w:t>
            </w:r>
            <w:r>
              <w:rPr>
                <w:rFonts w:ascii="Calibri" w:hAnsi="Calibri" w:eastAsia="Calibri" w:cs="Calibri"/>
                <w:sz w:val="20"/>
                <w:szCs w:val="20"/>
              </w:rPr>
              <w:t xml:space="preserve"> patent</w:t>
            </w:r>
            <w:r w:rsidR="00A0227A">
              <w:rPr>
                <w:rFonts w:ascii="Calibri" w:hAnsi="Calibri" w:eastAsia="Calibri" w:cs="Calibri"/>
                <w:sz w:val="20"/>
                <w:szCs w:val="20"/>
              </w:rPr>
              <w:t>i</w:t>
            </w:r>
            <w:r>
              <w:rPr>
                <w:rFonts w:ascii="Calibri" w:hAnsi="Calibri" w:eastAsia="Calibri" w:cs="Calibri"/>
                <w:sz w:val="20"/>
                <w:szCs w:val="20"/>
              </w:rPr>
              <w:t xml:space="preserve"> associata all</w:t>
            </w:r>
            <w:r w:rsidR="00A0227A">
              <w:rPr>
                <w:rFonts w:ascii="Calibri" w:hAnsi="Calibri" w:eastAsia="Calibri" w:cs="Calibri"/>
                <w:sz w:val="20"/>
                <w:szCs w:val="20"/>
              </w:rPr>
              <w:t xml:space="preserve">e </w:t>
            </w:r>
            <w:r>
              <w:rPr>
                <w:rFonts w:ascii="Calibri" w:hAnsi="Calibri" w:eastAsia="Calibri" w:cs="Calibri"/>
                <w:sz w:val="20"/>
                <w:szCs w:val="20"/>
              </w:rPr>
              <w:t>impres</w:t>
            </w:r>
            <w:r w:rsidR="00A0227A">
              <w:rPr>
                <w:rFonts w:ascii="Calibri" w:hAnsi="Calibri" w:eastAsia="Calibri" w:cs="Calibri"/>
                <w:sz w:val="20"/>
                <w:szCs w:val="20"/>
              </w:rPr>
              <w:t xml:space="preserve">e </w:t>
            </w:r>
            <w:r w:rsidR="004A0C51">
              <w:rPr>
                <w:rFonts w:ascii="Calibri" w:hAnsi="Calibri" w:eastAsia="Calibri" w:cs="Calibri"/>
                <w:sz w:val="20"/>
                <w:szCs w:val="20"/>
              </w:rPr>
              <w:t xml:space="preserve">la cui ragione sociale contiene </w:t>
            </w:r>
            <w:r w:rsidR="000F5969">
              <w:rPr>
                <w:rFonts w:ascii="Calibri" w:hAnsi="Calibri" w:eastAsia="Calibri" w:cs="Calibri"/>
                <w:sz w:val="20"/>
                <w:szCs w:val="20"/>
              </w:rPr>
              <w:t xml:space="preserve">i caratteri inseriti dall’utente. La ricerca restituisce </w:t>
            </w:r>
            <w:r w:rsidR="00823374">
              <w:rPr>
                <w:rFonts w:ascii="Calibri" w:hAnsi="Calibri" w:eastAsia="Calibri" w:cs="Calibri"/>
                <w:sz w:val="20"/>
                <w:szCs w:val="20"/>
              </w:rPr>
              <w:t xml:space="preserve">la lista ordinata </w:t>
            </w:r>
            <w:r w:rsidRPr="00E12638" w:rsidR="00E12638">
              <w:rPr>
                <w:rFonts w:ascii="Calibri" w:hAnsi="Calibri" w:eastAsia="Calibri" w:cs="Calibri"/>
                <w:sz w:val="20"/>
                <w:szCs w:val="20"/>
              </w:rPr>
              <w:t>se è impostato il parametro righe_per_pagina e ordinata di default ad ASC altrimenti in base al parametro tipo ordinamento effettua la paginazione dei risultati</w:t>
            </w:r>
            <w:r w:rsidR="00EA4216">
              <w:rPr>
                <w:rFonts w:ascii="Calibri" w:hAnsi="Calibri" w:eastAsia="Calibri" w:cs="Calibri"/>
                <w:sz w:val="20"/>
                <w:szCs w:val="20"/>
              </w:rPr>
              <w:t xml:space="preserve"> </w:t>
            </w:r>
          </w:p>
        </w:tc>
      </w:tr>
      <w:tr w:rsidRPr="00CF4664" w:rsidR="00EA374D" w:rsidTr="097528C3" w14:paraId="68D6ED2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2EF64C8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FA7AD2" w14:paraId="39E387A1" w14:textId="398C651B">
            <w:pPr>
              <w:jc w:val="both"/>
              <w:rPr>
                <w:rFonts w:ascii="Calibri" w:hAnsi="Calibri" w:eastAsia="Calibri" w:cs="Calibri"/>
                <w:sz w:val="20"/>
                <w:szCs w:val="20"/>
                <w:lang w:val="en-US"/>
              </w:rPr>
            </w:pPr>
            <w:r>
              <w:rPr>
                <w:rFonts w:ascii="Calibri" w:hAnsi="Calibri" w:eastAsia="Calibri" w:cs="Calibri"/>
                <w:sz w:val="20"/>
                <w:szCs w:val="20"/>
                <w:lang w:val="en-US"/>
              </w:rPr>
              <w:t>POST</w:t>
            </w:r>
            <w:r w:rsidRPr="00C23A99">
              <w:rPr>
                <w:rFonts w:ascii="Calibri" w:hAnsi="Calibri" w:eastAsia="Calibri" w:cs="Calibri"/>
                <w:sz w:val="20"/>
                <w:szCs w:val="20"/>
                <w:lang w:val="en-US"/>
              </w:rPr>
              <w:t xml:space="preserve"> &lt;root&gt;/v1/license/</w:t>
            </w:r>
            <w:r>
              <w:rPr>
                <w:rFonts w:ascii="Calibri" w:hAnsi="Calibri" w:eastAsia="Calibri" w:cs="Calibri"/>
                <w:sz w:val="20"/>
                <w:szCs w:val="20"/>
                <w:lang w:val="en-US"/>
              </w:rPr>
              <w:t>search</w:t>
            </w:r>
            <w:r w:rsidRPr="00C23A99">
              <w:rPr>
                <w:rFonts w:ascii="Calibri" w:hAnsi="Calibri" w:eastAsia="Calibri" w:cs="Calibri"/>
                <w:sz w:val="20"/>
                <w:szCs w:val="20"/>
                <w:lang w:val="en-US"/>
              </w:rPr>
              <w:t>/</w:t>
            </w:r>
            <w:r>
              <w:rPr>
                <w:rFonts w:ascii="Calibri" w:hAnsi="Calibri" w:eastAsia="Calibri" w:cs="Calibri"/>
                <w:sz w:val="20"/>
                <w:szCs w:val="20"/>
                <w:lang w:val="en-US"/>
              </w:rPr>
              <w:t>by-</w:t>
            </w:r>
            <w:r w:rsidR="00EE4DB9">
              <w:rPr>
                <w:rFonts w:ascii="Calibri" w:hAnsi="Calibri" w:eastAsia="Calibri" w:cs="Calibri"/>
                <w:sz w:val="20"/>
                <w:szCs w:val="20"/>
                <w:lang w:val="en-US"/>
              </w:rPr>
              <w:t>company-name</w:t>
            </w:r>
          </w:p>
        </w:tc>
      </w:tr>
      <w:tr w:rsidRPr="0039129F" w:rsidR="00EA374D" w:rsidTr="097528C3" w14:paraId="097CC4C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1853C2F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22462C" w:rsidR="0082185A" w:rsidP="0082185A" w:rsidRDefault="0082185A" w14:paraId="1B6CA33C" w14:textId="02681981">
            <w:pPr>
              <w:rPr>
                <w:rFonts w:ascii="Calibri" w:hAnsi="Calibri" w:eastAsia="Calibri" w:cs="Calibri"/>
                <w:sz w:val="20"/>
                <w:szCs w:val="20"/>
              </w:rPr>
            </w:pPr>
            <w:r w:rsidRPr="0022462C">
              <w:rPr>
                <w:rFonts w:ascii="Calibri" w:hAnsi="Calibri" w:eastAsia="Calibri" w:cs="Calibri"/>
                <w:sz w:val="20"/>
                <w:szCs w:val="20"/>
              </w:rPr>
              <w:t>companyName [string</w:t>
            </w:r>
            <w:r w:rsidRPr="0022462C" w:rsidR="0022462C">
              <w:rPr>
                <w:rFonts w:ascii="Calibri" w:hAnsi="Calibri" w:eastAsia="Calibri" w:cs="Calibri"/>
                <w:sz w:val="20"/>
                <w:szCs w:val="20"/>
              </w:rPr>
              <w:t>a</w:t>
            </w:r>
            <w:r w:rsidRPr="0022462C">
              <w:rPr>
                <w:rFonts w:ascii="Calibri" w:hAnsi="Calibri" w:eastAsia="Calibri" w:cs="Calibri"/>
                <w:sz w:val="20"/>
                <w:szCs w:val="20"/>
              </w:rPr>
              <w:t xml:space="preserve">, </w:t>
            </w:r>
            <w:r w:rsidRPr="0022462C" w:rsidR="0022462C">
              <w:rPr>
                <w:rFonts w:ascii="Calibri" w:hAnsi="Calibri" w:eastAsia="Calibri" w:cs="Calibri"/>
                <w:sz w:val="20"/>
                <w:szCs w:val="20"/>
              </w:rPr>
              <w:t>obbl</w:t>
            </w:r>
            <w:r w:rsidR="0022462C">
              <w:rPr>
                <w:rFonts w:ascii="Calibri" w:hAnsi="Calibri" w:eastAsia="Calibri" w:cs="Calibri"/>
                <w:sz w:val="20"/>
                <w:szCs w:val="20"/>
              </w:rPr>
              <w:t>igatoria</w:t>
            </w:r>
            <w:r w:rsidRPr="0022462C">
              <w:rPr>
                <w:rFonts w:ascii="Calibri" w:hAnsi="Calibri" w:eastAsia="Calibri" w:cs="Calibri"/>
                <w:sz w:val="20"/>
                <w:szCs w:val="20"/>
              </w:rPr>
              <w:t>, maxlength 60, minlength 2</w:t>
            </w:r>
            <w:r w:rsidRPr="0022462C" w:rsidR="00812B3E">
              <w:rPr>
                <w:rFonts w:ascii="Calibri" w:hAnsi="Calibri" w:eastAsia="Calibri" w:cs="Calibri"/>
                <w:sz w:val="20"/>
                <w:szCs w:val="20"/>
              </w:rPr>
              <w:t>]</w:t>
            </w:r>
          </w:p>
          <w:p w:rsidRPr="00B4029B" w:rsidR="00352248" w:rsidP="0082185A" w:rsidRDefault="0022462C" w14:paraId="05301A4C" w14:textId="3AC8F78B">
            <w:pPr>
              <w:rPr>
                <w:rFonts w:ascii="Calibri" w:hAnsi="Calibri" w:eastAsia="Calibri" w:cs="Calibri"/>
                <w:sz w:val="20"/>
                <w:szCs w:val="20"/>
              </w:rPr>
            </w:pPr>
            <w:r w:rsidRPr="0022462C">
              <w:rPr>
                <w:rFonts w:ascii="Calibri" w:hAnsi="Calibri" w:eastAsia="Calibri" w:cs="Calibri"/>
                <w:sz w:val="20"/>
                <w:szCs w:val="20"/>
              </w:rPr>
              <w:t>licenseStateIdList</w:t>
            </w:r>
            <w:r>
              <w:rPr>
                <w:rFonts w:ascii="Calibri" w:hAnsi="Calibri" w:eastAsia="Calibri" w:cs="Calibri"/>
                <w:sz w:val="20"/>
                <w:szCs w:val="20"/>
              </w:rPr>
              <w:t xml:space="preserve"> [</w:t>
            </w:r>
            <w:r w:rsidRPr="00B4029B" w:rsidR="00AB08E0">
              <w:rPr>
                <w:rFonts w:ascii="Calibri" w:hAnsi="Calibri" w:eastAsia="Calibri" w:cs="Calibri"/>
                <w:sz w:val="20"/>
                <w:szCs w:val="20"/>
              </w:rPr>
              <w:t>lista</w:t>
            </w:r>
            <w:r w:rsidR="00F553A1">
              <w:rPr>
                <w:rFonts w:ascii="Calibri" w:hAnsi="Calibri" w:eastAsia="Calibri" w:cs="Calibri"/>
                <w:sz w:val="20"/>
                <w:szCs w:val="20"/>
              </w:rPr>
              <w:t xml:space="preserve"> di integer</w:t>
            </w:r>
            <w:r w:rsidRPr="00B4029B" w:rsidR="00AB08E0">
              <w:rPr>
                <w:rFonts w:ascii="Calibri" w:hAnsi="Calibri" w:eastAsia="Calibri" w:cs="Calibri"/>
                <w:sz w:val="20"/>
                <w:szCs w:val="20"/>
              </w:rPr>
              <w:t>, obbligatori</w:t>
            </w:r>
            <w:r w:rsidR="00F553A1">
              <w:rPr>
                <w:rFonts w:ascii="Calibri" w:hAnsi="Calibri" w:eastAsia="Calibri" w:cs="Calibri"/>
                <w:sz w:val="20"/>
                <w:szCs w:val="20"/>
              </w:rPr>
              <w:t>o]</w:t>
            </w:r>
          </w:p>
          <w:p w:rsidRPr="006C7CD0" w:rsidR="0082185A" w:rsidP="0082185A" w:rsidRDefault="0082185A" w14:paraId="31BEE67A" w14:textId="637982FD">
            <w:pPr>
              <w:rPr>
                <w:rFonts w:ascii="Calibri" w:hAnsi="Calibri" w:eastAsia="Calibri" w:cs="Calibri"/>
                <w:sz w:val="20"/>
                <w:szCs w:val="20"/>
              </w:rPr>
            </w:pPr>
            <w:r w:rsidRPr="006C7CD0">
              <w:rPr>
                <w:rFonts w:ascii="Calibri" w:hAnsi="Calibri" w:eastAsia="Calibri" w:cs="Calibri"/>
                <w:sz w:val="20"/>
                <w:szCs w:val="20"/>
              </w:rPr>
              <w:t>pageSize [integer</w:t>
            </w:r>
            <w:r w:rsidR="00F553A1">
              <w:rPr>
                <w:rFonts w:ascii="Calibri" w:hAnsi="Calibri" w:eastAsia="Calibri" w:cs="Calibri"/>
                <w:sz w:val="20"/>
                <w:szCs w:val="20"/>
              </w:rPr>
              <w:t>, obbligatorio</w:t>
            </w:r>
            <w:r w:rsidRPr="006C7CD0">
              <w:rPr>
                <w:rFonts w:ascii="Calibri" w:hAnsi="Calibri" w:eastAsia="Calibri" w:cs="Calibri"/>
                <w:sz w:val="20"/>
                <w:szCs w:val="20"/>
              </w:rPr>
              <w:t>]</w:t>
            </w:r>
          </w:p>
          <w:p w:rsidRPr="00AB08E0" w:rsidR="0082185A" w:rsidP="2703DAEF" w:rsidRDefault="503530D0" w14:paraId="039C9A36" w14:textId="43BC62C4">
            <w:pPr>
              <w:rPr>
                <w:rFonts w:ascii="Calibri" w:hAnsi="Calibri" w:eastAsia="Calibri" w:cs="Calibri"/>
                <w:sz w:val="20"/>
                <w:szCs w:val="20"/>
              </w:rPr>
            </w:pPr>
            <w:r w:rsidRPr="2703DAEF">
              <w:rPr>
                <w:rFonts w:ascii="Calibri" w:hAnsi="Calibri" w:eastAsia="Calibri" w:cs="Calibri"/>
                <w:sz w:val="20"/>
                <w:szCs w:val="20"/>
              </w:rPr>
              <w:t>pageNumber [integer</w:t>
            </w:r>
            <w:r w:rsidR="00F553A1">
              <w:rPr>
                <w:rFonts w:ascii="Calibri" w:hAnsi="Calibri" w:eastAsia="Calibri" w:cs="Calibri"/>
                <w:sz w:val="20"/>
                <w:szCs w:val="20"/>
              </w:rPr>
              <w:t>, obbligatorio</w:t>
            </w:r>
            <w:r w:rsidRPr="2703DAEF">
              <w:rPr>
                <w:rFonts w:ascii="Calibri" w:hAnsi="Calibri" w:eastAsia="Calibri" w:cs="Calibri"/>
                <w:sz w:val="20"/>
                <w:szCs w:val="20"/>
              </w:rPr>
              <w:t>]</w:t>
            </w:r>
          </w:p>
          <w:p w:rsidRPr="00AB08E0" w:rsidR="009A7B7F" w:rsidP="00720D51" w:rsidRDefault="0082185A" w14:paraId="606B2524" w14:textId="2D25CF39">
            <w:pPr>
              <w:rPr>
                <w:rFonts w:ascii="Calibri" w:hAnsi="Calibri" w:eastAsia="Calibri" w:cs="Calibri"/>
                <w:sz w:val="20"/>
                <w:szCs w:val="20"/>
              </w:rPr>
            </w:pPr>
            <w:r w:rsidRPr="0082185A">
              <w:rPr>
                <w:rFonts w:ascii="Calibri" w:hAnsi="Calibri" w:eastAsia="Calibri" w:cs="Calibri"/>
                <w:sz w:val="20"/>
                <w:szCs w:val="20"/>
              </w:rPr>
              <w:t>sortDirection [string</w:t>
            </w:r>
            <w:r w:rsidR="00F553A1">
              <w:rPr>
                <w:rFonts w:ascii="Calibri" w:hAnsi="Calibri" w:eastAsia="Calibri" w:cs="Calibri"/>
                <w:sz w:val="20"/>
                <w:szCs w:val="20"/>
              </w:rPr>
              <w:t>a</w:t>
            </w:r>
            <w:r w:rsidRPr="0082185A">
              <w:rPr>
                <w:rFonts w:ascii="Calibri" w:hAnsi="Calibri" w:eastAsia="Calibri" w:cs="Calibri"/>
                <w:sz w:val="20"/>
                <w:szCs w:val="20"/>
              </w:rPr>
              <w:t>, possibili valori (ASC, DESC)]</w:t>
            </w:r>
          </w:p>
        </w:tc>
      </w:tr>
      <w:tr w:rsidRPr="00E36527" w:rsidR="00EA374D" w:rsidTr="097528C3" w14:paraId="069C5B9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1294B81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00E85" w:rsidR="009A7B7F" w:rsidP="006F3D7B" w:rsidRDefault="009A7B7F" w14:paraId="6E6728FD" w14:textId="05D2927E">
            <w:pPr>
              <w:rPr>
                <w:rFonts w:ascii="Calibri" w:hAnsi="Calibri" w:eastAsia="Calibri" w:cs="Calibri"/>
                <w:sz w:val="20"/>
                <w:szCs w:val="20"/>
              </w:rPr>
            </w:pPr>
            <w:r w:rsidRPr="00E36527">
              <w:rPr>
                <w:rFonts w:ascii="Calibri" w:hAnsi="Calibri" w:eastAsia="Calibri" w:cs="Calibri"/>
                <w:sz w:val="20"/>
                <w:szCs w:val="20"/>
              </w:rPr>
              <w:t xml:space="preserve">Il processo </w:t>
            </w:r>
            <w:r w:rsidR="00B468F1">
              <w:rPr>
                <w:rFonts w:ascii="Calibri" w:hAnsi="Calibri" w:eastAsia="Calibri" w:cs="Calibri"/>
                <w:sz w:val="20"/>
                <w:szCs w:val="20"/>
              </w:rPr>
              <w:t>valida i dati di input</w:t>
            </w:r>
            <w:r>
              <w:rPr>
                <w:rFonts w:ascii="Calibri" w:hAnsi="Calibri" w:eastAsia="Calibri" w:cs="Calibri"/>
                <w:sz w:val="20"/>
                <w:szCs w:val="20"/>
              </w:rPr>
              <w:t xml:space="preserve"> altrimenti restituisce un messaggio </w:t>
            </w:r>
          </w:p>
        </w:tc>
      </w:tr>
      <w:tr w:rsidRPr="00E36527" w:rsidR="00EA374D" w:rsidTr="097528C3" w14:paraId="161BA4E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37715B4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9A7B7F" w14:paraId="12C7CD4C"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EA374D" w:rsidTr="097528C3" w14:paraId="5F87E2A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3D9289B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00E85" w:rsidR="009A7B7F" w:rsidP="006F3D7B" w:rsidRDefault="009A7B7F" w14:paraId="05E7243A" w14:textId="77777777">
            <w:pPr>
              <w:rPr>
                <w:rFonts w:ascii="Calibri" w:hAnsi="Calibri" w:eastAsia="Calibri" w:cs="Calibri"/>
                <w:sz w:val="20"/>
                <w:szCs w:val="20"/>
              </w:rPr>
            </w:pPr>
            <w:r w:rsidRPr="00E36527">
              <w:rPr>
                <w:rFonts w:ascii="Calibri" w:hAnsi="Calibri" w:eastAsia="Calibri" w:cs="Calibri"/>
                <w:sz w:val="20"/>
                <w:szCs w:val="20"/>
              </w:rPr>
              <w:t xml:space="preserve">Il processo verifica che </w:t>
            </w:r>
            <w:r w:rsidRPr="00400E85">
              <w:rPr>
                <w:rFonts w:ascii="Calibri" w:hAnsi="Calibri" w:eastAsia="Calibri" w:cs="Calibri"/>
                <w:sz w:val="20"/>
                <w:szCs w:val="20"/>
              </w:rPr>
              <w:t>l’utente sia abilitato ad una delle funzioni IAM altrimenti restituisce un messaggio</w:t>
            </w:r>
          </w:p>
          <w:p w:rsidRPr="00E36527" w:rsidR="009A7B7F" w:rsidP="00842DA3" w:rsidRDefault="009A7B7F" w14:paraId="0F657D0C"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decurtazione_visualizzazione</w:t>
            </w:r>
          </w:p>
          <w:p w:rsidRPr="00E36527" w:rsidR="009A7B7F" w:rsidP="00842DA3" w:rsidRDefault="009A7B7F" w14:paraId="437ADCC6"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decurtazione_inserimento</w:t>
            </w:r>
          </w:p>
          <w:p w:rsidRPr="00E36527" w:rsidR="009A7B7F" w:rsidP="00842DA3" w:rsidRDefault="009A7B7F" w14:paraId="5B74603C"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decurtazione_annullamento_nazionale</w:t>
            </w:r>
          </w:p>
          <w:p w:rsidR="009A7B7F" w:rsidP="00842DA3" w:rsidRDefault="009A7B7F" w14:paraId="1A9CC281"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decurtazione_annullamento_territoriale (utenti target)</w:t>
            </w:r>
          </w:p>
          <w:p w:rsidRPr="00046DF1" w:rsidR="009A7B7F" w:rsidP="00842DA3" w:rsidRDefault="009A7B7F" w14:paraId="0ADE8723"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recupero_visualizzazione</w:t>
            </w:r>
          </w:p>
          <w:p w:rsidRPr="00046DF1" w:rsidR="009A7B7F" w:rsidP="00842DA3" w:rsidRDefault="009A7B7F" w14:paraId="15F30D01"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recupero_inserimento</w:t>
            </w:r>
          </w:p>
          <w:p w:rsidRPr="00046DF1" w:rsidR="009A7B7F" w:rsidP="00842DA3" w:rsidRDefault="009A7B7F" w14:paraId="28469730"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recupero_annullamento_nazionale</w:t>
            </w:r>
          </w:p>
          <w:p w:rsidRPr="00046DF1" w:rsidR="009A7B7F" w:rsidP="00842DA3" w:rsidRDefault="009A7B7F" w14:paraId="3722CC47"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recupero_annullamento_territoriale (utenti target)</w:t>
            </w:r>
          </w:p>
          <w:p w:rsidRPr="003374B2" w:rsidR="009A7B7F" w:rsidP="00842DA3" w:rsidRDefault="009A7B7F" w14:paraId="500EB6CE" w14:textId="4D03905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gestione_patente.visualizzazione</w:t>
            </w:r>
          </w:p>
        </w:tc>
      </w:tr>
      <w:tr w:rsidRPr="00E36527" w:rsidR="00EA374D" w:rsidTr="097528C3" w14:paraId="6FD4B57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7B0F67D3"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227FC" w:rsidR="009A7B7F" w:rsidP="006F3D7B" w:rsidRDefault="009A7B7F" w14:paraId="190F0237" w14:textId="6600DD06">
            <w:pPr>
              <w:rPr>
                <w:rFonts w:ascii="Calibri" w:hAnsi="Calibri" w:eastAsia="Calibri" w:cs="Calibri"/>
                <w:strike/>
                <w:sz w:val="20"/>
                <w:szCs w:val="20"/>
              </w:rPr>
            </w:pPr>
            <w:r w:rsidRPr="00B227FC">
              <w:rPr>
                <w:rFonts w:ascii="Calibri" w:hAnsi="Calibri" w:eastAsia="Calibri" w:cs="Calibri"/>
                <w:strike/>
                <w:sz w:val="20"/>
                <w:szCs w:val="20"/>
              </w:rPr>
              <w:t>Il processo estrae la patente emessa o sospesa di una impresa</w:t>
            </w:r>
            <w:r w:rsidRPr="00B227FC" w:rsidR="00FA7AD2">
              <w:rPr>
                <w:rFonts w:ascii="Calibri" w:hAnsi="Calibri" w:eastAsia="Calibri" w:cs="Calibri"/>
                <w:strike/>
                <w:sz w:val="20"/>
                <w:szCs w:val="20"/>
              </w:rPr>
              <w:t>, richiamando il servizio esterno “</w:t>
            </w:r>
            <w:r w:rsidRPr="00B227FC" w:rsidR="0039539F">
              <w:rPr>
                <w:rFonts w:ascii="Calibri" w:hAnsi="Calibri" w:eastAsia="Calibri" w:cs="Calibri"/>
                <w:strike/>
                <w:sz w:val="20"/>
                <w:szCs w:val="20"/>
              </w:rPr>
              <w:t>search</w:t>
            </w:r>
            <w:r w:rsidRPr="00B227FC" w:rsidR="00FA7AD2">
              <w:rPr>
                <w:rFonts w:ascii="Calibri" w:hAnsi="Calibri" w:eastAsia="Calibri" w:cs="Calibri"/>
                <w:strike/>
                <w:sz w:val="20"/>
                <w:szCs w:val="20"/>
              </w:rPr>
              <w:t>LicenseBy</w:t>
            </w:r>
            <w:r w:rsidRPr="00B227FC" w:rsidR="00EE4DB9">
              <w:rPr>
                <w:rFonts w:ascii="Calibri" w:hAnsi="Calibri" w:eastAsia="Calibri" w:cs="Calibri"/>
                <w:strike/>
                <w:sz w:val="20"/>
                <w:szCs w:val="20"/>
              </w:rPr>
              <w:t>Company</w:t>
            </w:r>
            <w:r w:rsidRPr="00B227FC" w:rsidR="00FA7AD2">
              <w:rPr>
                <w:rFonts w:ascii="Calibri" w:hAnsi="Calibri" w:eastAsia="Calibri" w:cs="Calibri"/>
                <w:strike/>
                <w:sz w:val="20"/>
                <w:szCs w:val="20"/>
              </w:rPr>
              <w:t>Name” del componente INL-ISPETTIVO-java-be_gestione-patente-inl-api (progetto DevOps INL-ISPETTIVO_gestionePatenteACrediti)</w:t>
            </w:r>
          </w:p>
        </w:tc>
      </w:tr>
      <w:tr w:rsidRPr="00E36527" w:rsidR="00EA374D" w:rsidTr="097528C3" w14:paraId="32A8F80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4E43A7D8"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0B72EC" w14:paraId="148AFA17" w14:textId="47524E10">
            <w:pPr>
              <w:rPr>
                <w:rFonts w:ascii="Calibri" w:hAnsi="Calibri" w:eastAsia="Calibri" w:cs="Calibri"/>
                <w:sz w:val="20"/>
                <w:szCs w:val="20"/>
              </w:rPr>
            </w:pPr>
            <w:r>
              <w:rPr>
                <w:rFonts w:ascii="Calibri" w:hAnsi="Calibri" w:eastAsia="Calibri" w:cs="Calibri"/>
                <w:sz w:val="20"/>
                <w:szCs w:val="20"/>
              </w:rPr>
              <w:object w:dxaOrig="1994" w:dyaOrig="1284" w14:anchorId="502A9449">
                <v:shape id="_x0000_i1026" style="width:99.7pt;height:63.9pt" o:ole="" type="#_x0000_t75">
                  <v:imagedata o:title="" r:id="rId12"/>
                </v:shape>
                <o:OLEObject Type="Embed" ProgID="Package" ShapeID="_x0000_i1026" DrawAspect="Icon" ObjectID="_1837756459" r:id="rId14"/>
              </w:object>
            </w:r>
          </w:p>
        </w:tc>
      </w:tr>
      <w:tr w:rsidRPr="00E36527" w:rsidR="00EA374D" w:rsidTr="097528C3" w14:paraId="6FAAC93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174117A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C7800" w:rsidR="003C7800" w:rsidP="003C7800" w:rsidRDefault="003C7800" w14:paraId="4861D758" w14:textId="77777777">
            <w:pPr>
              <w:rPr>
                <w:rFonts w:ascii="Calibri" w:hAnsi="Calibri" w:cs="Calibri"/>
                <w:sz w:val="18"/>
                <w:szCs w:val="18"/>
              </w:rPr>
            </w:pPr>
            <w:r w:rsidRPr="003C7800">
              <w:rPr>
                <w:rFonts w:ascii="Calibri" w:hAnsi="Calibri" w:cs="Calibri"/>
                <w:sz w:val="18"/>
                <w:szCs w:val="18"/>
              </w:rPr>
              <w:t>{</w:t>
            </w:r>
          </w:p>
          <w:p w:rsidRPr="003C7800" w:rsidR="003C7800" w:rsidP="003C7800" w:rsidRDefault="003C7800" w14:paraId="6C8F1A64" w14:textId="77777777">
            <w:pPr>
              <w:rPr>
                <w:rFonts w:ascii="Calibri" w:hAnsi="Calibri" w:cs="Calibri"/>
                <w:sz w:val="18"/>
                <w:szCs w:val="18"/>
              </w:rPr>
            </w:pPr>
            <w:r w:rsidRPr="003C7800">
              <w:rPr>
                <w:rFonts w:ascii="Calibri" w:hAnsi="Calibri" w:cs="Calibri"/>
                <w:sz w:val="18"/>
                <w:szCs w:val="18"/>
              </w:rPr>
              <w:t xml:space="preserve">  “codiceEsito”: 0,</w:t>
            </w:r>
          </w:p>
          <w:p w:rsidRPr="003C7800" w:rsidR="003C7800" w:rsidP="003C7800" w:rsidRDefault="003C7800" w14:paraId="48F45CD9" w14:textId="77777777">
            <w:pPr>
              <w:rPr>
                <w:rFonts w:ascii="Calibri" w:hAnsi="Calibri" w:cs="Calibri"/>
                <w:sz w:val="18"/>
                <w:szCs w:val="18"/>
              </w:rPr>
            </w:pPr>
            <w:r w:rsidRPr="003C7800">
              <w:rPr>
                <w:rFonts w:ascii="Calibri" w:hAnsi="Calibri" w:cs="Calibri"/>
                <w:sz w:val="18"/>
                <w:szCs w:val="18"/>
              </w:rPr>
              <w:t xml:space="preserve">  “messages”: [</w:t>
            </w:r>
          </w:p>
          <w:p w:rsidRPr="003C7800" w:rsidR="003C7800" w:rsidP="003C7800" w:rsidRDefault="003C7800" w14:paraId="619AC7AC" w14:textId="77777777">
            <w:pPr>
              <w:rPr>
                <w:rFonts w:ascii="Calibri" w:hAnsi="Calibri" w:cs="Calibri"/>
                <w:sz w:val="18"/>
                <w:szCs w:val="18"/>
              </w:rPr>
            </w:pPr>
            <w:r w:rsidRPr="003C7800">
              <w:rPr>
                <w:rFonts w:ascii="Calibri" w:hAnsi="Calibri" w:cs="Calibri"/>
                <w:sz w:val="18"/>
                <w:szCs w:val="18"/>
              </w:rPr>
              <w:t xml:space="preserve">    {</w:t>
            </w:r>
          </w:p>
          <w:p w:rsidRPr="003C7800" w:rsidR="003C7800" w:rsidP="003C7800" w:rsidRDefault="003C7800" w14:paraId="09EAFF55" w14:textId="77777777">
            <w:pPr>
              <w:rPr>
                <w:rFonts w:ascii="Calibri" w:hAnsi="Calibri" w:cs="Calibri"/>
                <w:sz w:val="18"/>
                <w:szCs w:val="18"/>
              </w:rPr>
            </w:pPr>
            <w:r w:rsidRPr="003C7800">
              <w:rPr>
                <w:rFonts w:ascii="Calibri" w:hAnsi="Calibri" w:cs="Calibri"/>
                <w:sz w:val="18"/>
                <w:szCs w:val="18"/>
              </w:rPr>
              <w:t xml:space="preserve">      “codErroreApplicativo”: “string”,</w:t>
            </w:r>
          </w:p>
          <w:p w:rsidRPr="003C7800" w:rsidR="003C7800" w:rsidP="003C7800" w:rsidRDefault="003C7800" w14:paraId="17521E4C" w14:textId="77777777">
            <w:pPr>
              <w:rPr>
                <w:rFonts w:ascii="Calibri" w:hAnsi="Calibri" w:cs="Calibri"/>
                <w:sz w:val="18"/>
                <w:szCs w:val="18"/>
              </w:rPr>
            </w:pPr>
            <w:r w:rsidRPr="003C7800">
              <w:rPr>
                <w:rFonts w:ascii="Calibri" w:hAnsi="Calibri" w:cs="Calibri"/>
                <w:sz w:val="18"/>
                <w:szCs w:val="18"/>
              </w:rPr>
              <w:t xml:space="preserve">      “level”: “INFO”,</w:t>
            </w:r>
          </w:p>
          <w:p w:rsidRPr="003C7800" w:rsidR="003C7800" w:rsidP="003C7800" w:rsidRDefault="003C7800" w14:paraId="446108D9" w14:textId="77777777">
            <w:pPr>
              <w:rPr>
                <w:rFonts w:ascii="Calibri" w:hAnsi="Calibri" w:cs="Calibri"/>
                <w:sz w:val="18"/>
                <w:szCs w:val="18"/>
                <w:lang w:val="en-US"/>
              </w:rPr>
            </w:pPr>
            <w:r w:rsidRPr="003C7800">
              <w:rPr>
                <w:rFonts w:ascii="Calibri" w:hAnsi="Calibri" w:cs="Calibri"/>
                <w:sz w:val="18"/>
                <w:szCs w:val="18"/>
              </w:rPr>
              <w:t xml:space="preserve">      </w:t>
            </w:r>
            <w:r w:rsidRPr="003C7800">
              <w:rPr>
                <w:rFonts w:ascii="Calibri" w:hAnsi="Calibri" w:cs="Calibri"/>
                <w:sz w:val="18"/>
                <w:szCs w:val="18"/>
                <w:lang w:val="en-US"/>
              </w:rPr>
              <w:t>“description”: “string”,</w:t>
            </w:r>
          </w:p>
          <w:p w:rsidRPr="003C7800" w:rsidR="003C7800" w:rsidP="003C7800" w:rsidRDefault="003C7800" w14:paraId="599D525C" w14:textId="77777777">
            <w:pPr>
              <w:rPr>
                <w:rFonts w:ascii="Calibri" w:hAnsi="Calibri" w:cs="Calibri"/>
                <w:sz w:val="18"/>
                <w:szCs w:val="18"/>
                <w:lang w:val="en-US"/>
              </w:rPr>
            </w:pPr>
            <w:r w:rsidRPr="003C7800">
              <w:rPr>
                <w:rFonts w:ascii="Calibri" w:hAnsi="Calibri" w:cs="Calibri"/>
                <w:sz w:val="18"/>
                <w:szCs w:val="18"/>
                <w:lang w:val="en-US"/>
              </w:rPr>
              <w:t xml:space="preserve">      “scope”: “string”</w:t>
            </w:r>
          </w:p>
          <w:p w:rsidRPr="003C7800" w:rsidR="003C7800" w:rsidP="003C7800" w:rsidRDefault="003C7800" w14:paraId="036D71FC"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18BA8CDE"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47BADC97" w14:textId="7E58975A">
            <w:pPr>
              <w:rPr>
                <w:rFonts w:ascii="Calibri" w:hAnsi="Calibri" w:cs="Calibri"/>
                <w:sz w:val="18"/>
                <w:szCs w:val="18"/>
                <w:lang w:val="en-US"/>
              </w:rPr>
            </w:pPr>
            <w:r w:rsidRPr="003C7800">
              <w:rPr>
                <w:rFonts w:ascii="Calibri" w:hAnsi="Calibri" w:cs="Calibri"/>
                <w:sz w:val="18"/>
                <w:szCs w:val="18"/>
                <w:lang w:val="en-US"/>
              </w:rPr>
              <w:t xml:space="preserve">  “data”: </w:t>
            </w:r>
            <w:r w:rsidR="00AE673C">
              <w:rPr>
                <w:rFonts w:ascii="Calibri" w:hAnsi="Calibri" w:cs="Calibri"/>
                <w:sz w:val="18"/>
                <w:szCs w:val="18"/>
                <w:lang w:val="en-US"/>
              </w:rPr>
              <w:t>[</w:t>
            </w:r>
            <w:r w:rsidRPr="003C7800">
              <w:rPr>
                <w:rFonts w:ascii="Calibri" w:hAnsi="Calibri" w:cs="Calibri"/>
                <w:sz w:val="18"/>
                <w:szCs w:val="18"/>
                <w:lang w:val="en-US"/>
              </w:rPr>
              <w:t>{</w:t>
            </w:r>
          </w:p>
          <w:p w:rsidRPr="003C7800" w:rsidR="003C7800" w:rsidP="003C7800" w:rsidRDefault="003C7800" w14:paraId="66AD72AE" w14:textId="77777777">
            <w:pPr>
              <w:rPr>
                <w:rFonts w:ascii="Calibri" w:hAnsi="Calibri" w:cs="Calibri"/>
                <w:sz w:val="18"/>
                <w:szCs w:val="18"/>
                <w:lang w:val="en-US"/>
              </w:rPr>
            </w:pPr>
            <w:r w:rsidRPr="003C7800">
              <w:rPr>
                <w:rFonts w:ascii="Calibri" w:hAnsi="Calibri" w:cs="Calibri"/>
                <w:sz w:val="18"/>
                <w:szCs w:val="18"/>
                <w:lang w:val="en-US"/>
              </w:rPr>
              <w:t xml:space="preserve">    “company”: {</w:t>
            </w:r>
          </w:p>
          <w:p w:rsidRPr="003C7800" w:rsidR="003C7800" w:rsidP="003C7800" w:rsidRDefault="003C7800" w14:paraId="271577A5" w14:textId="77777777">
            <w:pPr>
              <w:rPr>
                <w:rFonts w:ascii="Calibri" w:hAnsi="Calibri" w:cs="Calibri"/>
                <w:sz w:val="18"/>
                <w:szCs w:val="18"/>
                <w:lang w:val="en-US"/>
              </w:rPr>
            </w:pPr>
            <w:r w:rsidRPr="003C7800">
              <w:rPr>
                <w:rFonts w:ascii="Calibri" w:hAnsi="Calibri" w:cs="Calibri"/>
                <w:sz w:val="18"/>
                <w:szCs w:val="18"/>
                <w:lang w:val="en-US"/>
              </w:rPr>
              <w:t xml:space="preserve">      “fiscalCode”: “string”,</w:t>
            </w:r>
          </w:p>
          <w:p w:rsidRPr="003C7800" w:rsidR="003C7800" w:rsidP="003C7800" w:rsidRDefault="003C7800" w14:paraId="7D9BC722" w14:textId="77777777">
            <w:pPr>
              <w:rPr>
                <w:rFonts w:ascii="Calibri" w:hAnsi="Calibri" w:cs="Calibri"/>
                <w:sz w:val="18"/>
                <w:szCs w:val="18"/>
                <w:lang w:val="en-US"/>
              </w:rPr>
            </w:pPr>
            <w:r w:rsidRPr="003C7800">
              <w:rPr>
                <w:rFonts w:ascii="Calibri" w:hAnsi="Calibri" w:cs="Calibri"/>
                <w:sz w:val="18"/>
                <w:szCs w:val="18"/>
                <w:lang w:val="en-US"/>
              </w:rPr>
              <w:t xml:space="preserve">      “name”: “string”,</w:t>
            </w:r>
          </w:p>
          <w:p w:rsidRPr="003C7800" w:rsidR="003C7800" w:rsidP="003C7800" w:rsidRDefault="003C7800" w14:paraId="5C336D85" w14:textId="77777777">
            <w:pPr>
              <w:rPr>
                <w:rFonts w:ascii="Calibri" w:hAnsi="Calibri" w:cs="Calibri"/>
                <w:sz w:val="18"/>
                <w:szCs w:val="18"/>
                <w:lang w:val="en-US"/>
              </w:rPr>
            </w:pPr>
            <w:r w:rsidRPr="003C7800">
              <w:rPr>
                <w:rFonts w:ascii="Calibri" w:hAnsi="Calibri" w:cs="Calibri"/>
                <w:sz w:val="18"/>
                <w:szCs w:val="18"/>
                <w:lang w:val="en-US"/>
              </w:rPr>
              <w:t xml:space="preserve">      “country”: “string”,</w:t>
            </w:r>
          </w:p>
          <w:p w:rsidRPr="003C7800" w:rsidR="003C7800" w:rsidP="003C7800" w:rsidRDefault="003C7800" w14:paraId="3BFD5F0F" w14:textId="77777777">
            <w:pPr>
              <w:rPr>
                <w:rFonts w:ascii="Calibri" w:hAnsi="Calibri" w:cs="Calibri"/>
                <w:sz w:val="18"/>
                <w:szCs w:val="18"/>
                <w:lang w:val="en-US"/>
              </w:rPr>
            </w:pPr>
            <w:r w:rsidRPr="003C7800">
              <w:rPr>
                <w:rFonts w:ascii="Calibri" w:hAnsi="Calibri" w:cs="Calibri"/>
                <w:sz w:val="18"/>
                <w:szCs w:val="18"/>
                <w:lang w:val="en-US"/>
              </w:rPr>
              <w:t xml:space="preserve">      “emailPec”: “string”</w:t>
            </w:r>
          </w:p>
          <w:p w:rsidRPr="003C7800" w:rsidR="003C7800" w:rsidP="003C7800" w:rsidRDefault="003C7800" w14:paraId="023490D4"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35A4C858" w14:textId="77777777">
            <w:pPr>
              <w:rPr>
                <w:rFonts w:ascii="Calibri" w:hAnsi="Calibri" w:cs="Calibri"/>
                <w:sz w:val="18"/>
                <w:szCs w:val="18"/>
                <w:lang w:val="en-US"/>
              </w:rPr>
            </w:pPr>
            <w:r w:rsidRPr="003C7800">
              <w:rPr>
                <w:rFonts w:ascii="Calibri" w:hAnsi="Calibri" w:cs="Calibri"/>
                <w:sz w:val="18"/>
                <w:szCs w:val="18"/>
                <w:lang w:val="en-US"/>
              </w:rPr>
              <w:t xml:space="preserve">    “requester”: {</w:t>
            </w:r>
          </w:p>
          <w:p w:rsidRPr="003C7800" w:rsidR="003C7800" w:rsidP="003C7800" w:rsidRDefault="003C7800" w14:paraId="0DA69BB6" w14:textId="77777777">
            <w:pPr>
              <w:rPr>
                <w:rFonts w:ascii="Calibri" w:hAnsi="Calibri" w:cs="Calibri"/>
                <w:sz w:val="18"/>
                <w:szCs w:val="18"/>
                <w:lang w:val="en-US"/>
              </w:rPr>
            </w:pPr>
            <w:r w:rsidRPr="003C7800">
              <w:rPr>
                <w:rFonts w:ascii="Calibri" w:hAnsi="Calibri" w:cs="Calibri"/>
                <w:sz w:val="18"/>
                <w:szCs w:val="18"/>
                <w:lang w:val="en-US"/>
              </w:rPr>
              <w:t xml:space="preserve">      “name”: “string”,</w:t>
            </w:r>
          </w:p>
          <w:p w:rsidRPr="003C7800" w:rsidR="003C7800" w:rsidP="003C7800" w:rsidRDefault="003C7800" w14:paraId="4BB04106" w14:textId="77777777">
            <w:pPr>
              <w:rPr>
                <w:rFonts w:ascii="Calibri" w:hAnsi="Calibri" w:cs="Calibri"/>
                <w:sz w:val="18"/>
                <w:szCs w:val="18"/>
                <w:lang w:val="en-US"/>
              </w:rPr>
            </w:pPr>
            <w:r w:rsidRPr="003C7800">
              <w:rPr>
                <w:rFonts w:ascii="Calibri" w:hAnsi="Calibri" w:cs="Calibri"/>
                <w:sz w:val="18"/>
                <w:szCs w:val="18"/>
                <w:lang w:val="en-US"/>
              </w:rPr>
              <w:t xml:space="preserve">      “surname”: “string”,</w:t>
            </w:r>
          </w:p>
          <w:p w:rsidRPr="003C7800" w:rsidR="003C7800" w:rsidP="003C7800" w:rsidRDefault="003C7800" w14:paraId="43BB6DF4" w14:textId="77777777">
            <w:pPr>
              <w:rPr>
                <w:rFonts w:ascii="Calibri" w:hAnsi="Calibri" w:cs="Calibri"/>
                <w:sz w:val="18"/>
                <w:szCs w:val="18"/>
                <w:lang w:val="en-US"/>
              </w:rPr>
            </w:pPr>
            <w:r w:rsidRPr="003C7800">
              <w:rPr>
                <w:rFonts w:ascii="Calibri" w:hAnsi="Calibri" w:cs="Calibri"/>
                <w:sz w:val="18"/>
                <w:szCs w:val="18"/>
                <w:lang w:val="en-US"/>
              </w:rPr>
              <w:t xml:space="preserve">      “fiscalCode”: “string”,</w:t>
            </w:r>
          </w:p>
          <w:p w:rsidRPr="003C7800" w:rsidR="003C7800" w:rsidP="003C7800" w:rsidRDefault="003C7800" w14:paraId="0875FD44" w14:textId="77777777">
            <w:pPr>
              <w:rPr>
                <w:rFonts w:ascii="Calibri" w:hAnsi="Calibri" w:cs="Calibri"/>
                <w:sz w:val="18"/>
                <w:szCs w:val="18"/>
                <w:lang w:val="en-US"/>
              </w:rPr>
            </w:pPr>
            <w:r w:rsidRPr="003C7800">
              <w:rPr>
                <w:rFonts w:ascii="Calibri" w:hAnsi="Calibri" w:cs="Calibri"/>
                <w:sz w:val="18"/>
                <w:szCs w:val="18"/>
                <w:lang w:val="en-US"/>
              </w:rPr>
              <w:t xml:space="preserve">      “requesterType”: “string”</w:t>
            </w:r>
          </w:p>
          <w:p w:rsidRPr="003C7800" w:rsidR="003C7800" w:rsidP="003C7800" w:rsidRDefault="003C7800" w14:paraId="3181C217" w14:textId="77777777">
            <w:pPr>
              <w:rPr>
                <w:rFonts w:ascii="Calibri" w:hAnsi="Calibri" w:cs="Calibri"/>
                <w:sz w:val="18"/>
                <w:szCs w:val="18"/>
                <w:lang w:val="en-US"/>
              </w:rPr>
            </w:pPr>
            <w:r w:rsidRPr="003C7800">
              <w:rPr>
                <w:rFonts w:ascii="Calibri" w:hAnsi="Calibri" w:cs="Calibri"/>
                <w:sz w:val="18"/>
                <w:szCs w:val="18"/>
                <w:lang w:val="en-US"/>
              </w:rPr>
              <w:t xml:space="preserve">    },</w:t>
            </w:r>
          </w:p>
          <w:p w:rsidR="00AD1A6F" w:rsidP="00AD1A6F" w:rsidRDefault="003C7800" w14:paraId="490A6234" w14:textId="77777777">
            <w:pPr>
              <w:rPr>
                <w:rFonts w:ascii="Calibri" w:hAnsi="Calibri" w:cs="Calibri"/>
                <w:sz w:val="16"/>
                <w:szCs w:val="16"/>
                <w:lang w:val="en-US"/>
              </w:rPr>
            </w:pPr>
            <w:r w:rsidRPr="003C7800">
              <w:rPr>
                <w:rFonts w:ascii="Calibri" w:hAnsi="Calibri" w:cs="Calibri"/>
                <w:sz w:val="18"/>
                <w:szCs w:val="18"/>
                <w:lang w:val="en-US"/>
              </w:rPr>
              <w:t xml:space="preserve">    “license”: {</w:t>
            </w:r>
          </w:p>
          <w:p w:rsidRPr="00AD1A6F" w:rsidR="003C7800" w:rsidP="003C7800" w:rsidRDefault="00AD1A6F" w14:paraId="59FFC286" w14:textId="00623F6D">
            <w:pPr>
              <w:rPr>
                <w:rFonts w:ascii="Calibri" w:hAnsi="Calibri" w:cs="Calibri"/>
                <w:sz w:val="16"/>
                <w:szCs w:val="16"/>
                <w:lang w:val="en-US"/>
              </w:rPr>
            </w:pPr>
            <w:r>
              <w:rPr>
                <w:rFonts w:ascii="Calibri" w:hAnsi="Calibri" w:cs="Calibri"/>
                <w:sz w:val="16"/>
                <w:szCs w:val="16"/>
                <w:lang w:val="en-US"/>
              </w:rPr>
              <w:t xml:space="preserve">       </w:t>
            </w:r>
            <w:r w:rsidRPr="00B30332">
              <w:rPr>
                <w:rFonts w:ascii="Calibri" w:hAnsi="Calibri" w:cs="Calibri"/>
                <w:sz w:val="18"/>
                <w:szCs w:val="18"/>
                <w:lang w:val="en-US"/>
              </w:rPr>
              <w:t>“licenseId”: “integer”,</w:t>
            </w:r>
          </w:p>
          <w:p w:rsidRPr="003C7800" w:rsidR="003C7800" w:rsidP="003C7800" w:rsidRDefault="003C7800" w14:paraId="43D6642C" w14:textId="77777777">
            <w:pPr>
              <w:rPr>
                <w:rFonts w:ascii="Calibri" w:hAnsi="Calibri" w:cs="Calibri"/>
                <w:sz w:val="18"/>
                <w:szCs w:val="18"/>
                <w:lang w:val="en-US"/>
              </w:rPr>
            </w:pPr>
            <w:r w:rsidRPr="003C7800">
              <w:rPr>
                <w:rFonts w:ascii="Calibri" w:hAnsi="Calibri" w:cs="Calibri"/>
                <w:sz w:val="18"/>
                <w:szCs w:val="18"/>
                <w:lang w:val="en-US"/>
              </w:rPr>
              <w:t xml:space="preserve">      “licenseNumber”: “string”,</w:t>
            </w:r>
          </w:p>
          <w:p w:rsidRPr="003C7800" w:rsidR="003C7800" w:rsidP="003C7800" w:rsidRDefault="003C7800" w14:paraId="12CDCF7E" w14:textId="77777777">
            <w:pPr>
              <w:rPr>
                <w:rFonts w:ascii="Calibri" w:hAnsi="Calibri" w:cs="Calibri"/>
                <w:sz w:val="18"/>
                <w:szCs w:val="18"/>
                <w:lang w:val="en-US"/>
              </w:rPr>
            </w:pPr>
            <w:r w:rsidRPr="003C7800">
              <w:rPr>
                <w:rFonts w:ascii="Calibri" w:hAnsi="Calibri" w:cs="Calibri"/>
                <w:sz w:val="18"/>
                <w:szCs w:val="18"/>
                <w:lang w:val="en-US"/>
              </w:rPr>
              <w:t xml:space="preserve">      “releaseDate”: “2025-10-20T10:18:30.682Z”,</w:t>
            </w:r>
          </w:p>
          <w:p w:rsidRPr="003C7800" w:rsidR="003C7800" w:rsidP="003C7800" w:rsidRDefault="003C7800" w14:paraId="7C9DD0A3" w14:textId="77777777">
            <w:pPr>
              <w:rPr>
                <w:rFonts w:ascii="Calibri" w:hAnsi="Calibri" w:cs="Calibri"/>
                <w:sz w:val="18"/>
                <w:szCs w:val="18"/>
                <w:lang w:val="en-US"/>
              </w:rPr>
            </w:pPr>
            <w:r w:rsidRPr="003C7800">
              <w:rPr>
                <w:rFonts w:ascii="Calibri" w:hAnsi="Calibri" w:cs="Calibri"/>
                <w:sz w:val="18"/>
                <w:szCs w:val="18"/>
                <w:lang w:val="en-US"/>
              </w:rPr>
              <w:t xml:space="preserve">      “licenseState”: “string”</w:t>
            </w:r>
          </w:p>
          <w:p w:rsidRPr="003C7800" w:rsidR="003C7800" w:rsidP="003C7800" w:rsidRDefault="003C7800" w14:paraId="4D5A0270"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111C5B08" w14:textId="77777777">
            <w:pPr>
              <w:rPr>
                <w:rFonts w:ascii="Calibri" w:hAnsi="Calibri" w:cs="Calibri"/>
                <w:sz w:val="18"/>
                <w:szCs w:val="18"/>
                <w:lang w:val="en-US"/>
              </w:rPr>
            </w:pPr>
            <w:r w:rsidRPr="003C7800">
              <w:rPr>
                <w:rFonts w:ascii="Calibri" w:hAnsi="Calibri" w:cs="Calibri"/>
                <w:sz w:val="18"/>
                <w:szCs w:val="18"/>
                <w:lang w:val="en-US"/>
              </w:rPr>
              <w:t xml:space="preserve">    “points”: {</w:t>
            </w:r>
          </w:p>
          <w:p w:rsidRPr="003C7800" w:rsidR="003C7800" w:rsidP="003C7800" w:rsidRDefault="003C7800" w14:paraId="07DCFB4E" w14:textId="77777777">
            <w:pPr>
              <w:rPr>
                <w:rFonts w:ascii="Calibri" w:hAnsi="Calibri" w:cs="Calibri"/>
                <w:sz w:val="18"/>
                <w:szCs w:val="18"/>
                <w:lang w:val="en-US"/>
              </w:rPr>
            </w:pPr>
            <w:r w:rsidRPr="003C7800">
              <w:rPr>
                <w:rFonts w:ascii="Calibri" w:hAnsi="Calibri" w:cs="Calibri"/>
                <w:sz w:val="18"/>
                <w:szCs w:val="18"/>
                <w:lang w:val="en-US"/>
              </w:rPr>
              <w:t xml:space="preserve">      “currentCredits”: 0,</w:t>
            </w:r>
          </w:p>
          <w:p w:rsidRPr="003C7800" w:rsidR="003C7800" w:rsidP="003C7800" w:rsidRDefault="003C7800" w14:paraId="43A1980F" w14:textId="77777777">
            <w:pPr>
              <w:rPr>
                <w:rFonts w:ascii="Calibri" w:hAnsi="Calibri" w:cs="Calibri"/>
                <w:sz w:val="18"/>
                <w:szCs w:val="18"/>
                <w:lang w:val="en-US"/>
              </w:rPr>
            </w:pPr>
            <w:r w:rsidRPr="003C7800">
              <w:rPr>
                <w:rFonts w:ascii="Calibri" w:hAnsi="Calibri" w:cs="Calibri"/>
                <w:sz w:val="18"/>
                <w:szCs w:val="18"/>
                <w:lang w:val="en-US"/>
              </w:rPr>
              <w:t xml:space="preserve">      “initialCredits”: 0</w:t>
            </w:r>
          </w:p>
          <w:p w:rsidRPr="003C7800" w:rsidR="003C7800" w:rsidP="003C7800" w:rsidRDefault="003C7800" w14:paraId="29533E2F"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79855688" w14:textId="77777777">
            <w:pPr>
              <w:rPr>
                <w:rFonts w:ascii="Calibri" w:hAnsi="Calibri" w:cs="Calibri"/>
                <w:sz w:val="18"/>
                <w:szCs w:val="18"/>
                <w:lang w:val="en-US"/>
              </w:rPr>
            </w:pPr>
            <w:r w:rsidRPr="003C7800">
              <w:rPr>
                <w:rFonts w:ascii="Calibri" w:hAnsi="Calibri" w:cs="Calibri"/>
                <w:sz w:val="18"/>
                <w:szCs w:val="18"/>
                <w:lang w:val="en-US"/>
              </w:rPr>
              <w:t xml:space="preserve">    “licenseInstance”: {</w:t>
            </w:r>
          </w:p>
          <w:p w:rsidRPr="003C7800" w:rsidR="003C7800" w:rsidP="003C7800" w:rsidRDefault="003C7800" w14:paraId="0B5587DC" w14:textId="77777777">
            <w:pPr>
              <w:rPr>
                <w:rFonts w:ascii="Calibri" w:hAnsi="Calibri" w:cs="Calibri"/>
                <w:sz w:val="18"/>
                <w:szCs w:val="18"/>
                <w:lang w:val="en-US"/>
              </w:rPr>
            </w:pPr>
            <w:r w:rsidRPr="003C7800">
              <w:rPr>
                <w:rFonts w:ascii="Calibri" w:hAnsi="Calibri" w:cs="Calibri"/>
                <w:sz w:val="18"/>
                <w:szCs w:val="18"/>
                <w:lang w:val="en-US"/>
              </w:rPr>
              <w:t xml:space="preserve">      “id”: “string”,</w:t>
            </w:r>
          </w:p>
          <w:p w:rsidRPr="003C7800" w:rsidR="003C7800" w:rsidP="003C7800" w:rsidRDefault="003C7800" w14:paraId="6B49BE7D" w14:textId="77777777">
            <w:pPr>
              <w:rPr>
                <w:rFonts w:ascii="Calibri" w:hAnsi="Calibri" w:cs="Calibri"/>
                <w:sz w:val="18"/>
                <w:szCs w:val="18"/>
                <w:lang w:val="en-US"/>
              </w:rPr>
            </w:pPr>
            <w:r w:rsidRPr="003C7800">
              <w:rPr>
                <w:rFonts w:ascii="Calibri" w:hAnsi="Calibri" w:cs="Calibri"/>
                <w:sz w:val="18"/>
                <w:szCs w:val="18"/>
                <w:lang w:val="en-US"/>
              </w:rPr>
              <w:t xml:space="preserve">      “lastUpdateRequirementsDate”: “2025-10-20T10:18:30.682Z”,</w:t>
            </w:r>
          </w:p>
          <w:p w:rsidRPr="003C7800" w:rsidR="003C7800" w:rsidP="003C7800" w:rsidRDefault="003C7800" w14:paraId="071DAAC3" w14:textId="77777777">
            <w:pPr>
              <w:rPr>
                <w:rFonts w:ascii="Calibri" w:hAnsi="Calibri" w:cs="Calibri"/>
                <w:sz w:val="18"/>
                <w:szCs w:val="18"/>
                <w:lang w:val="en-US"/>
              </w:rPr>
            </w:pPr>
            <w:r w:rsidRPr="003C7800">
              <w:rPr>
                <w:rFonts w:ascii="Calibri" w:hAnsi="Calibri" w:cs="Calibri"/>
                <w:sz w:val="18"/>
                <w:szCs w:val="18"/>
                <w:lang w:val="en-US"/>
              </w:rPr>
              <w:t xml:space="preserve">      “lastVerificationDate”: “2025-10-20T10:18:30.682Z”,</w:t>
            </w:r>
          </w:p>
          <w:p w:rsidRPr="003C7800" w:rsidR="003C7800" w:rsidP="003C7800" w:rsidRDefault="003C7800" w14:paraId="182CBD4E" w14:textId="77777777">
            <w:pPr>
              <w:rPr>
                <w:rFonts w:ascii="Calibri" w:hAnsi="Calibri" w:cs="Calibri"/>
                <w:sz w:val="18"/>
                <w:szCs w:val="18"/>
                <w:lang w:val="en-US"/>
              </w:rPr>
            </w:pPr>
            <w:r w:rsidRPr="003C7800">
              <w:rPr>
                <w:rFonts w:ascii="Calibri" w:hAnsi="Calibri" w:cs="Calibri"/>
                <w:sz w:val="18"/>
                <w:szCs w:val="18"/>
                <w:lang w:val="en-US"/>
              </w:rPr>
              <w:t xml:space="preserve">      “verificationState”: “string”,</w:t>
            </w:r>
          </w:p>
          <w:p w:rsidRPr="003C7800" w:rsidR="003C7800" w:rsidP="003C7800" w:rsidRDefault="003C7800" w14:paraId="0767113C" w14:textId="77777777">
            <w:pPr>
              <w:rPr>
                <w:rFonts w:ascii="Calibri" w:hAnsi="Calibri" w:cs="Calibri"/>
                <w:sz w:val="18"/>
                <w:szCs w:val="18"/>
                <w:lang w:val="en-US"/>
              </w:rPr>
            </w:pPr>
            <w:r w:rsidRPr="003C7800">
              <w:rPr>
                <w:rFonts w:ascii="Calibri" w:hAnsi="Calibri" w:cs="Calibri"/>
                <w:sz w:val="18"/>
                <w:szCs w:val="18"/>
                <w:lang w:val="en-US"/>
              </w:rPr>
              <w:t xml:space="preserve">      “lastVerificationAdditionalDate”: “2025-10-20T10:18:30.682Z”,</w:t>
            </w:r>
          </w:p>
          <w:p w:rsidRPr="003C7800" w:rsidR="003C7800" w:rsidP="003C7800" w:rsidRDefault="003C7800" w14:paraId="180CF19B" w14:textId="77777777">
            <w:pPr>
              <w:rPr>
                <w:rFonts w:ascii="Calibri" w:hAnsi="Calibri" w:cs="Calibri"/>
                <w:sz w:val="18"/>
                <w:szCs w:val="18"/>
                <w:lang w:val="en-US"/>
              </w:rPr>
            </w:pPr>
            <w:r w:rsidRPr="003C7800">
              <w:rPr>
                <w:rFonts w:ascii="Calibri" w:hAnsi="Calibri" w:cs="Calibri"/>
                <w:sz w:val="18"/>
                <w:szCs w:val="18"/>
                <w:lang w:val="en-US"/>
              </w:rPr>
              <w:t xml:space="preserve">      “verificationAdditionalState”: “string”</w:t>
            </w:r>
          </w:p>
          <w:p w:rsidRPr="003C7800" w:rsidR="003C7800" w:rsidP="003C7800" w:rsidRDefault="003C7800" w14:paraId="576821C5" w14:textId="151AE58D">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50E45FB4" w14:textId="27B355CD">
            <w:pPr>
              <w:rPr>
                <w:rFonts w:ascii="Calibri" w:hAnsi="Calibri" w:cs="Calibri"/>
                <w:sz w:val="18"/>
                <w:szCs w:val="18"/>
                <w:lang w:val="en-US"/>
              </w:rPr>
            </w:pPr>
            <w:r w:rsidRPr="003C7800">
              <w:rPr>
                <w:rFonts w:ascii="Calibri" w:hAnsi="Calibri" w:cs="Calibri"/>
                <w:sz w:val="18"/>
                <w:szCs w:val="18"/>
                <w:lang w:val="en-US"/>
              </w:rPr>
              <w:t xml:space="preserve">  }</w:t>
            </w:r>
            <w:r w:rsidR="00AE673C">
              <w:rPr>
                <w:rFonts w:ascii="Calibri" w:hAnsi="Calibri" w:cs="Calibri"/>
                <w:sz w:val="18"/>
                <w:szCs w:val="18"/>
                <w:lang w:val="en-US"/>
              </w:rPr>
              <w:t>]</w:t>
            </w:r>
          </w:p>
          <w:p w:rsidRPr="003C7800" w:rsidR="009A7B7F" w:rsidP="006F3D7B" w:rsidRDefault="003C7800" w14:paraId="50EEAE8A" w14:textId="64384DC3">
            <w:pPr>
              <w:rPr>
                <w:rFonts w:ascii="Calibri" w:hAnsi="Calibri" w:eastAsia="Calibri" w:cs="Calibri"/>
                <w:sz w:val="18"/>
                <w:szCs w:val="18"/>
              </w:rPr>
            </w:pPr>
            <w:r w:rsidRPr="003C7800">
              <w:rPr>
                <w:rFonts w:ascii="Calibri" w:hAnsi="Calibri" w:cs="Calibri"/>
                <w:sz w:val="18"/>
                <w:szCs w:val="18"/>
                <w:lang w:val="en-US"/>
              </w:rPr>
              <w:t>}</w:t>
            </w:r>
          </w:p>
        </w:tc>
      </w:tr>
      <w:tr w:rsidRPr="00E36527" w:rsidR="00EA374D" w:rsidTr="097528C3" w14:paraId="17DF77E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05F5F7B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9A7B7F" w14:paraId="482D95FA"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0A5F7CB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7B7F" w:rsidP="006F3D7B" w:rsidRDefault="009A7B7F" w14:paraId="7306C754"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7B7F" w:rsidP="006F3D7B" w:rsidRDefault="009A7B7F" w14:paraId="6619E47D" w14:textId="0B2F4D9D">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1</w:t>
            </w:r>
            <w:r w:rsidRPr="00E36527">
              <w:rPr>
                <w:rFonts w:ascii="Calibri" w:hAnsi="Calibri" w:eastAsia="Calibri" w:cs="Calibri"/>
                <w:sz w:val="20"/>
                <w:szCs w:val="20"/>
              </w:rPr>
              <w:t>-0</w:t>
            </w:r>
            <w:r w:rsidR="005958B6">
              <w:rPr>
                <w:rFonts w:ascii="Calibri" w:hAnsi="Calibri" w:eastAsia="Calibri" w:cs="Calibri"/>
                <w:sz w:val="20"/>
                <w:szCs w:val="20"/>
              </w:rPr>
              <w:t>2</w:t>
            </w:r>
          </w:p>
        </w:tc>
      </w:tr>
    </w:tbl>
    <w:p w:rsidR="00F92446" w:rsidP="002B4AC0" w:rsidRDefault="00F92446" w14:paraId="0A3A6C94" w14:textId="64D4AE5E">
      <w:pPr>
        <w:pStyle w:val="Heading3"/>
      </w:pPr>
      <w:bookmarkStart w:name="_Toc222417291" w:id="101"/>
      <w:r>
        <w:t xml:space="preserve">Ricerca Patente per </w:t>
      </w:r>
      <w:r w:rsidR="00C04CF4">
        <w:t>numero patente</w:t>
      </w:r>
      <w:r>
        <w:t xml:space="preserve"> - </w:t>
      </w:r>
      <w:r w:rsidRPr="00B67242" w:rsidR="00B67242">
        <w:t>viewLicenseByNumber</w:t>
      </w:r>
      <w:bookmarkEnd w:id="101"/>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4479F4F3"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7E6414D9"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F92446" w14:paraId="6080B3AE"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5D83EA49"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15B6E6D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0C1265" w14:paraId="24C2BAC5" w14:textId="7124CE85">
            <w:pPr>
              <w:rPr>
                <w:rFonts w:ascii="Calibri" w:hAnsi="Calibri" w:eastAsia="Calibri" w:cs="Calibri"/>
                <w:sz w:val="20"/>
                <w:szCs w:val="20"/>
              </w:rPr>
            </w:pPr>
            <w:r w:rsidRPr="000C1265">
              <w:rPr>
                <w:rFonts w:ascii="Calibri" w:hAnsi="Calibri" w:eastAsia="Calibri" w:cs="Calibri"/>
                <w:sz w:val="20"/>
                <w:szCs w:val="20"/>
              </w:rPr>
              <w:t>INL-ISPETTIVO-java-be_gestione-patente-inl-api</w:t>
            </w:r>
          </w:p>
        </w:tc>
      </w:tr>
      <w:tr w:rsidRPr="00E36527" w:rsidR="00EA374D" w:rsidTr="097528C3" w14:paraId="5DC06F5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28BFE0B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F92446" w14:paraId="641D93EA" w14:textId="67B837D8">
            <w:pPr>
              <w:jc w:val="both"/>
              <w:rPr>
                <w:rFonts w:ascii="Calibri" w:hAnsi="Calibri" w:eastAsia="Calibri" w:cs="Calibri"/>
                <w:sz w:val="20"/>
                <w:szCs w:val="20"/>
              </w:rPr>
            </w:pPr>
            <w:r>
              <w:rPr>
                <w:rFonts w:ascii="Calibri" w:hAnsi="Calibri" w:eastAsia="Calibri" w:cs="Calibri"/>
                <w:sz w:val="20"/>
                <w:szCs w:val="20"/>
              </w:rPr>
              <w:t xml:space="preserve">Patente per </w:t>
            </w:r>
            <w:r w:rsidR="00950945">
              <w:rPr>
                <w:rFonts w:ascii="Calibri" w:hAnsi="Calibri" w:eastAsia="Calibri" w:cs="Calibri"/>
                <w:sz w:val="20"/>
                <w:szCs w:val="20"/>
              </w:rPr>
              <w:t>numero patente</w:t>
            </w:r>
          </w:p>
        </w:tc>
      </w:tr>
      <w:tr w:rsidRPr="00E36527" w:rsidR="00EA374D" w:rsidTr="097528C3" w14:paraId="202ECCB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3A7D508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F92446" w14:paraId="7487FE2C" w14:textId="77777777">
            <w:pPr>
              <w:rPr>
                <w:rFonts w:ascii="Calibri" w:hAnsi="Calibri" w:eastAsia="Calibri" w:cs="Calibri"/>
                <w:sz w:val="20"/>
                <w:szCs w:val="20"/>
              </w:rPr>
            </w:pPr>
            <w:r>
              <w:rPr>
                <w:rFonts w:ascii="Calibri" w:hAnsi="Calibri" w:eastAsia="Calibri" w:cs="Calibri"/>
                <w:sz w:val="20"/>
                <w:szCs w:val="20"/>
              </w:rPr>
              <w:t xml:space="preserve">Il servizio estrae l’eventuale patente emessa o sospesa associata all’impresa </w:t>
            </w:r>
          </w:p>
        </w:tc>
      </w:tr>
      <w:tr w:rsidRPr="00CF4664" w:rsidR="00EA374D" w:rsidTr="097528C3" w14:paraId="5254E71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3E70E76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EE4DB9" w14:paraId="0C69CFC8" w14:textId="73A10854">
            <w:pPr>
              <w:jc w:val="both"/>
              <w:rPr>
                <w:rFonts w:ascii="Calibri" w:hAnsi="Calibri" w:eastAsia="Calibri" w:cs="Calibri"/>
                <w:sz w:val="20"/>
                <w:szCs w:val="20"/>
                <w:lang w:val="en-US"/>
              </w:rPr>
            </w:pPr>
            <w:r>
              <w:rPr>
                <w:rFonts w:ascii="Calibri" w:hAnsi="Calibri" w:eastAsia="Calibri" w:cs="Calibri"/>
                <w:sz w:val="20"/>
                <w:szCs w:val="20"/>
                <w:lang w:val="en-US"/>
              </w:rPr>
              <w:t>GET</w:t>
            </w:r>
            <w:r w:rsidRPr="00C23A99">
              <w:rPr>
                <w:rFonts w:ascii="Calibri" w:hAnsi="Calibri" w:eastAsia="Calibri" w:cs="Calibri"/>
                <w:sz w:val="20"/>
                <w:szCs w:val="20"/>
                <w:lang w:val="en-US"/>
              </w:rPr>
              <w:t xml:space="preserve"> &lt;root&gt;/v1/license/</w:t>
            </w:r>
            <w:r>
              <w:rPr>
                <w:rFonts w:ascii="Calibri" w:hAnsi="Calibri" w:eastAsia="Calibri" w:cs="Calibri"/>
                <w:sz w:val="20"/>
                <w:szCs w:val="20"/>
                <w:lang w:val="en-US"/>
              </w:rPr>
              <w:t>view</w:t>
            </w:r>
            <w:r w:rsidRPr="00C23A99">
              <w:rPr>
                <w:rFonts w:ascii="Calibri" w:hAnsi="Calibri" w:eastAsia="Calibri" w:cs="Calibri"/>
                <w:sz w:val="20"/>
                <w:szCs w:val="20"/>
                <w:lang w:val="en-US"/>
              </w:rPr>
              <w:t>/</w:t>
            </w:r>
            <w:r>
              <w:rPr>
                <w:rFonts w:ascii="Calibri" w:hAnsi="Calibri" w:eastAsia="Calibri" w:cs="Calibri"/>
                <w:sz w:val="20"/>
                <w:szCs w:val="20"/>
                <w:lang w:val="en-US"/>
              </w:rPr>
              <w:t>number/{</w:t>
            </w:r>
            <w:r w:rsidR="00DD03A0">
              <w:rPr>
                <w:rFonts w:ascii="Calibri" w:hAnsi="Calibri" w:eastAsia="Calibri" w:cs="Calibri"/>
                <w:sz w:val="20"/>
                <w:szCs w:val="20"/>
                <w:lang w:val="en-US"/>
              </w:rPr>
              <w:t>licenseNumber</w:t>
            </w:r>
            <w:r>
              <w:rPr>
                <w:rFonts w:ascii="Calibri" w:hAnsi="Calibri" w:eastAsia="Calibri" w:cs="Calibri"/>
                <w:sz w:val="20"/>
                <w:szCs w:val="20"/>
                <w:lang w:val="en-US"/>
              </w:rPr>
              <w:t>}</w:t>
            </w:r>
          </w:p>
        </w:tc>
      </w:tr>
      <w:tr w:rsidRPr="00E36527" w:rsidR="00EA374D" w:rsidTr="097528C3" w14:paraId="1EC75CC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1E319F5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33BD3" w:rsidR="00F92446" w:rsidP="006F3D7B" w:rsidRDefault="00DD03A0" w14:paraId="70B9B0FA" w14:textId="2E0A7B8A">
            <w:pPr>
              <w:rPr>
                <w:rFonts w:ascii="Calibri" w:hAnsi="Calibri" w:eastAsia="Calibri" w:cs="Calibri"/>
                <w:sz w:val="20"/>
                <w:szCs w:val="20"/>
              </w:rPr>
            </w:pPr>
            <w:r>
              <w:rPr>
                <w:rFonts w:ascii="Calibri" w:hAnsi="Calibri" w:eastAsia="Calibri" w:cs="Calibri"/>
                <w:sz w:val="20"/>
                <w:szCs w:val="20"/>
                <w:lang w:val="en-US"/>
              </w:rPr>
              <w:t>licenseNumber</w:t>
            </w:r>
            <w:r w:rsidR="00DF3A63">
              <w:rPr>
                <w:rFonts w:ascii="Calibri" w:hAnsi="Calibri" w:eastAsia="Calibri" w:cs="Calibri"/>
                <w:sz w:val="20"/>
                <w:szCs w:val="20"/>
                <w:lang w:val="en-US"/>
              </w:rPr>
              <w:t xml:space="preserve"> [stringa,</w:t>
            </w:r>
            <w:r w:rsidR="00F92446">
              <w:rPr>
                <w:rFonts w:ascii="Calibri" w:hAnsi="Calibri" w:eastAsia="Calibri" w:cs="Calibri"/>
                <w:sz w:val="20"/>
                <w:szCs w:val="20"/>
                <w:lang w:val="en-US"/>
              </w:rPr>
              <w:t xml:space="preserve"> </w:t>
            </w:r>
            <w:r w:rsidR="00E26FA7">
              <w:rPr>
                <w:rFonts w:ascii="Calibri" w:hAnsi="Calibri" w:eastAsia="Calibri" w:cs="Calibri"/>
                <w:sz w:val="20"/>
                <w:szCs w:val="20"/>
              </w:rPr>
              <w:t xml:space="preserve">obbligatorio, </w:t>
            </w:r>
            <w:r w:rsidR="00DF3A63">
              <w:rPr>
                <w:rFonts w:ascii="Calibri" w:hAnsi="Calibri" w:eastAsia="Calibri" w:cs="Calibri"/>
                <w:sz w:val="20"/>
                <w:szCs w:val="20"/>
              </w:rPr>
              <w:t>length</w:t>
            </w:r>
            <w:r w:rsidR="00E26FA7">
              <w:rPr>
                <w:rFonts w:ascii="Calibri" w:hAnsi="Calibri" w:eastAsia="Calibri" w:cs="Calibri"/>
                <w:sz w:val="20"/>
                <w:szCs w:val="20"/>
              </w:rPr>
              <w:t xml:space="preserve"> 13</w:t>
            </w:r>
            <w:r w:rsidR="00DF3A63">
              <w:rPr>
                <w:rFonts w:ascii="Calibri" w:hAnsi="Calibri" w:eastAsia="Calibri" w:cs="Calibri"/>
                <w:sz w:val="20"/>
                <w:szCs w:val="20"/>
              </w:rPr>
              <w:t>]</w:t>
            </w:r>
          </w:p>
        </w:tc>
      </w:tr>
      <w:tr w:rsidRPr="00E36527" w:rsidR="00EA374D" w:rsidTr="097528C3" w14:paraId="0336D6B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613E54B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00E85" w:rsidR="00F92446" w:rsidP="006F3D7B" w:rsidRDefault="00F92446" w14:paraId="2F44F34E" w14:textId="623CD19F">
            <w:pPr>
              <w:rPr>
                <w:rFonts w:ascii="Calibri" w:hAnsi="Calibri" w:eastAsia="Calibri" w:cs="Calibri"/>
                <w:sz w:val="20"/>
                <w:szCs w:val="20"/>
              </w:rPr>
            </w:pPr>
            <w:r w:rsidRPr="00E36527">
              <w:rPr>
                <w:rFonts w:ascii="Calibri" w:hAnsi="Calibri" w:eastAsia="Calibri" w:cs="Calibri"/>
                <w:sz w:val="20"/>
                <w:szCs w:val="20"/>
              </w:rPr>
              <w:t xml:space="preserve">Il processo </w:t>
            </w:r>
            <w:r w:rsidR="005958B6">
              <w:rPr>
                <w:rFonts w:ascii="Calibri" w:hAnsi="Calibri" w:eastAsia="Calibri" w:cs="Calibri"/>
                <w:sz w:val="20"/>
                <w:szCs w:val="20"/>
              </w:rPr>
              <w:t>valida i dati di input</w:t>
            </w:r>
            <w:r>
              <w:rPr>
                <w:rFonts w:ascii="Calibri" w:hAnsi="Calibri" w:eastAsia="Calibri" w:cs="Calibri"/>
                <w:sz w:val="20"/>
                <w:szCs w:val="20"/>
              </w:rPr>
              <w:t xml:space="preserve"> altrimenti restituisce un messaggio </w:t>
            </w:r>
          </w:p>
        </w:tc>
      </w:tr>
      <w:tr w:rsidRPr="00E36527" w:rsidR="00EA374D" w:rsidTr="097528C3" w14:paraId="31D0BF7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69D8337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F92446" w14:paraId="263A9E1F"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EA374D" w:rsidTr="097528C3" w14:paraId="63E7896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304EE90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00E85" w:rsidR="00F92446" w:rsidP="006F3D7B" w:rsidRDefault="00F92446" w14:paraId="4C3C3C5F" w14:textId="77777777">
            <w:pPr>
              <w:rPr>
                <w:rFonts w:ascii="Calibri" w:hAnsi="Calibri" w:eastAsia="Calibri" w:cs="Calibri"/>
                <w:sz w:val="20"/>
                <w:szCs w:val="20"/>
              </w:rPr>
            </w:pPr>
            <w:r w:rsidRPr="00E36527">
              <w:rPr>
                <w:rFonts w:ascii="Calibri" w:hAnsi="Calibri" w:eastAsia="Calibri" w:cs="Calibri"/>
                <w:sz w:val="20"/>
                <w:szCs w:val="20"/>
              </w:rPr>
              <w:t xml:space="preserve">Il processo verifica che </w:t>
            </w:r>
            <w:r w:rsidRPr="00400E85">
              <w:rPr>
                <w:rFonts w:ascii="Calibri" w:hAnsi="Calibri" w:eastAsia="Calibri" w:cs="Calibri"/>
                <w:sz w:val="20"/>
                <w:szCs w:val="20"/>
              </w:rPr>
              <w:t>l’utente sia abilitato ad una delle funzioni IAM altrimenti restituisce un messaggio</w:t>
            </w:r>
          </w:p>
          <w:p w:rsidRPr="00E36527" w:rsidR="00F92446" w:rsidP="00842DA3" w:rsidRDefault="00F92446" w14:paraId="3DE4D397"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decurtazione_visualizzazione</w:t>
            </w:r>
          </w:p>
          <w:p w:rsidRPr="00E36527" w:rsidR="00F92446" w:rsidP="00842DA3" w:rsidRDefault="00F92446" w14:paraId="0E9621D9"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decurtazione_inserimento</w:t>
            </w:r>
          </w:p>
          <w:p w:rsidRPr="00E36527" w:rsidR="00F92446" w:rsidP="00842DA3" w:rsidRDefault="00F92446" w14:paraId="309D3B14"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decurtazione_annullamento_nazionale</w:t>
            </w:r>
          </w:p>
          <w:p w:rsidRPr="00046DF1" w:rsidR="00F92446" w:rsidP="00842DA3" w:rsidRDefault="00F92446" w14:paraId="1AF03F6A"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decurtazione_annullamento_territoriale (utenti target)</w:t>
            </w:r>
          </w:p>
          <w:p w:rsidRPr="00046DF1" w:rsidR="00BA49B6" w:rsidP="00842DA3" w:rsidRDefault="00BA49B6" w14:paraId="0DBD947C"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recupero_visualizzazione</w:t>
            </w:r>
          </w:p>
          <w:p w:rsidRPr="00046DF1" w:rsidR="00BA49B6" w:rsidP="00842DA3" w:rsidRDefault="00BA49B6" w14:paraId="3CF61DC2"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recupero_inserimento</w:t>
            </w:r>
          </w:p>
          <w:p w:rsidRPr="00046DF1" w:rsidR="00BA49B6" w:rsidP="00842DA3" w:rsidRDefault="00BA49B6" w14:paraId="48E0649B"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recupero_annullamento_nazionale</w:t>
            </w:r>
          </w:p>
          <w:p w:rsidR="00BA49B6" w:rsidP="00842DA3" w:rsidRDefault="00BA49B6" w14:paraId="638072EF" w14:textId="77777777">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recupero_annullamento_territoriale (utenti target)</w:t>
            </w:r>
          </w:p>
          <w:p w:rsidRPr="003374B2" w:rsidR="00F92446" w:rsidP="00842DA3" w:rsidRDefault="00F92446" w14:paraId="213AB2BC" w14:textId="51C638DA">
            <w:pPr>
              <w:pStyle w:val="ListParagraph"/>
              <w:numPr>
                <w:ilvl w:val="0"/>
                <w:numId w:val="48"/>
              </w:numPr>
              <w:rPr>
                <w:rFonts w:ascii="Calibri" w:hAnsi="Calibri" w:eastAsia="Calibri" w:cs="Calibri"/>
                <w:sz w:val="20"/>
                <w:szCs w:val="20"/>
              </w:rPr>
            </w:pPr>
            <w:r w:rsidRPr="00046DF1">
              <w:rPr>
                <w:rFonts w:ascii="Calibri" w:hAnsi="Calibri" w:eastAsia="Calibri" w:cs="Calibri"/>
                <w:sz w:val="20"/>
                <w:szCs w:val="20"/>
              </w:rPr>
              <w:t>gestione_patente.visualizzazione</w:t>
            </w:r>
          </w:p>
        </w:tc>
      </w:tr>
      <w:tr w:rsidRPr="00E36527" w:rsidR="00EA374D" w:rsidTr="097528C3" w14:paraId="730A0B7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448EE340"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227FC" w:rsidR="00F92446" w:rsidP="006F3D7B" w:rsidRDefault="00F92446" w14:paraId="38B0D5E2" w14:textId="13C6978B">
            <w:pPr>
              <w:rPr>
                <w:rFonts w:ascii="Calibri" w:hAnsi="Calibri" w:eastAsia="Calibri" w:cs="Calibri"/>
                <w:strike/>
                <w:sz w:val="20"/>
                <w:szCs w:val="20"/>
              </w:rPr>
            </w:pPr>
            <w:r w:rsidRPr="00B227FC">
              <w:rPr>
                <w:rFonts w:ascii="Calibri" w:hAnsi="Calibri" w:eastAsia="Calibri" w:cs="Calibri"/>
                <w:strike/>
                <w:sz w:val="20"/>
                <w:szCs w:val="20"/>
              </w:rPr>
              <w:t>Il processo estrae la patente emessa o sospesa di una impresa</w:t>
            </w:r>
            <w:r w:rsidRPr="00B227FC" w:rsidR="00FA7AD2">
              <w:rPr>
                <w:rFonts w:ascii="Calibri" w:hAnsi="Calibri" w:eastAsia="Calibri" w:cs="Calibri"/>
                <w:strike/>
                <w:sz w:val="20"/>
                <w:szCs w:val="20"/>
              </w:rPr>
              <w:t>, richiamando il servizio esterno “</w:t>
            </w:r>
            <w:r w:rsidRPr="00B227FC" w:rsidR="00EE4DB9">
              <w:rPr>
                <w:rFonts w:ascii="Calibri" w:hAnsi="Calibri" w:eastAsia="Calibri" w:cs="Calibri"/>
                <w:strike/>
                <w:sz w:val="20"/>
                <w:szCs w:val="20"/>
              </w:rPr>
              <w:t>viewLicenseByNumber</w:t>
            </w:r>
            <w:r w:rsidRPr="00B227FC" w:rsidR="00FA7AD2">
              <w:rPr>
                <w:rFonts w:ascii="Calibri" w:hAnsi="Calibri" w:eastAsia="Calibri" w:cs="Calibri"/>
                <w:strike/>
                <w:sz w:val="20"/>
                <w:szCs w:val="20"/>
              </w:rPr>
              <w:t>” del componente INL-ISPETTIVO-java-be_gestione-patente-inl-api (progetto DevOps INL-ISPETTIVO_gestionePatenteACrediti)</w:t>
            </w:r>
          </w:p>
        </w:tc>
      </w:tr>
      <w:tr w:rsidRPr="00E36527" w:rsidR="00EA374D" w:rsidTr="097528C3" w14:paraId="01DC5B8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63663E80"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5B676B" w14:paraId="64789AED" w14:textId="526960D3">
            <w:pPr>
              <w:rPr>
                <w:rFonts w:ascii="Calibri" w:hAnsi="Calibri" w:eastAsia="Calibri" w:cs="Calibri"/>
                <w:sz w:val="20"/>
                <w:szCs w:val="20"/>
              </w:rPr>
            </w:pPr>
            <w:r>
              <w:rPr>
                <w:rFonts w:ascii="Calibri" w:hAnsi="Calibri" w:eastAsia="Calibri" w:cs="Calibri"/>
                <w:sz w:val="20"/>
                <w:szCs w:val="20"/>
              </w:rPr>
              <w:object w:dxaOrig="1994" w:dyaOrig="1284" w14:anchorId="4007E71F">
                <v:shape id="_x0000_i1027" style="width:99.7pt;height:64.7pt" o:ole="" type="#_x0000_t75">
                  <v:imagedata o:title="" r:id="rId12"/>
                </v:shape>
                <o:OLEObject Type="Embed" ProgID="Package" ShapeID="_x0000_i1027" DrawAspect="Icon" ObjectID="_1837756460" r:id="rId15"/>
              </w:object>
            </w:r>
          </w:p>
        </w:tc>
      </w:tr>
      <w:tr w:rsidRPr="00E36527" w:rsidR="00EA374D" w:rsidTr="097528C3" w14:paraId="179A310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7DB107C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C7800" w:rsidR="003C7800" w:rsidP="003C7800" w:rsidRDefault="003C7800" w14:paraId="7A53B951" w14:textId="77777777">
            <w:pPr>
              <w:rPr>
                <w:rFonts w:ascii="Calibri" w:hAnsi="Calibri" w:cs="Calibri"/>
                <w:sz w:val="18"/>
                <w:szCs w:val="18"/>
              </w:rPr>
            </w:pPr>
            <w:r w:rsidRPr="003C7800">
              <w:rPr>
                <w:rFonts w:ascii="Calibri" w:hAnsi="Calibri" w:cs="Calibri"/>
                <w:sz w:val="18"/>
                <w:szCs w:val="18"/>
              </w:rPr>
              <w:t>{</w:t>
            </w:r>
          </w:p>
          <w:p w:rsidRPr="003C7800" w:rsidR="003C7800" w:rsidP="003C7800" w:rsidRDefault="003C7800" w14:paraId="78F944D8" w14:textId="77777777">
            <w:pPr>
              <w:rPr>
                <w:rFonts w:ascii="Calibri" w:hAnsi="Calibri" w:cs="Calibri"/>
                <w:sz w:val="18"/>
                <w:szCs w:val="18"/>
              </w:rPr>
            </w:pPr>
            <w:r w:rsidRPr="003C7800">
              <w:rPr>
                <w:rFonts w:ascii="Calibri" w:hAnsi="Calibri" w:cs="Calibri"/>
                <w:sz w:val="18"/>
                <w:szCs w:val="18"/>
              </w:rPr>
              <w:t xml:space="preserve">  “codiceEsito”: 0,</w:t>
            </w:r>
          </w:p>
          <w:p w:rsidRPr="003C7800" w:rsidR="003C7800" w:rsidP="003C7800" w:rsidRDefault="003C7800" w14:paraId="0DD30C61" w14:textId="77777777">
            <w:pPr>
              <w:rPr>
                <w:rFonts w:ascii="Calibri" w:hAnsi="Calibri" w:cs="Calibri"/>
                <w:sz w:val="18"/>
                <w:szCs w:val="18"/>
              </w:rPr>
            </w:pPr>
            <w:r w:rsidRPr="003C7800">
              <w:rPr>
                <w:rFonts w:ascii="Calibri" w:hAnsi="Calibri" w:cs="Calibri"/>
                <w:sz w:val="18"/>
                <w:szCs w:val="18"/>
              </w:rPr>
              <w:t xml:space="preserve">  “messages”: [</w:t>
            </w:r>
          </w:p>
          <w:p w:rsidRPr="003C7800" w:rsidR="003C7800" w:rsidP="003C7800" w:rsidRDefault="003C7800" w14:paraId="748EAD17" w14:textId="77777777">
            <w:pPr>
              <w:rPr>
                <w:rFonts w:ascii="Calibri" w:hAnsi="Calibri" w:cs="Calibri"/>
                <w:sz w:val="18"/>
                <w:szCs w:val="18"/>
              </w:rPr>
            </w:pPr>
            <w:r w:rsidRPr="003C7800">
              <w:rPr>
                <w:rFonts w:ascii="Calibri" w:hAnsi="Calibri" w:cs="Calibri"/>
                <w:sz w:val="18"/>
                <w:szCs w:val="18"/>
              </w:rPr>
              <w:t xml:space="preserve">    {</w:t>
            </w:r>
          </w:p>
          <w:p w:rsidRPr="003C7800" w:rsidR="003C7800" w:rsidP="003C7800" w:rsidRDefault="003C7800" w14:paraId="209352FA" w14:textId="77777777">
            <w:pPr>
              <w:rPr>
                <w:rFonts w:ascii="Calibri" w:hAnsi="Calibri" w:cs="Calibri"/>
                <w:sz w:val="18"/>
                <w:szCs w:val="18"/>
              </w:rPr>
            </w:pPr>
            <w:r w:rsidRPr="003C7800">
              <w:rPr>
                <w:rFonts w:ascii="Calibri" w:hAnsi="Calibri" w:cs="Calibri"/>
                <w:sz w:val="18"/>
                <w:szCs w:val="18"/>
              </w:rPr>
              <w:t xml:space="preserve">      “codErroreApplicativo”: “string”,</w:t>
            </w:r>
          </w:p>
          <w:p w:rsidRPr="003C7800" w:rsidR="003C7800" w:rsidP="003C7800" w:rsidRDefault="003C7800" w14:paraId="4EE311F8" w14:textId="77777777">
            <w:pPr>
              <w:rPr>
                <w:rFonts w:ascii="Calibri" w:hAnsi="Calibri" w:cs="Calibri"/>
                <w:sz w:val="18"/>
                <w:szCs w:val="18"/>
              </w:rPr>
            </w:pPr>
            <w:r w:rsidRPr="003C7800">
              <w:rPr>
                <w:rFonts w:ascii="Calibri" w:hAnsi="Calibri" w:cs="Calibri"/>
                <w:sz w:val="18"/>
                <w:szCs w:val="18"/>
              </w:rPr>
              <w:t xml:space="preserve">      “level”: “INFO”,</w:t>
            </w:r>
          </w:p>
          <w:p w:rsidRPr="003C7800" w:rsidR="003C7800" w:rsidP="003C7800" w:rsidRDefault="003C7800" w14:paraId="78352611" w14:textId="77777777">
            <w:pPr>
              <w:rPr>
                <w:rFonts w:ascii="Calibri" w:hAnsi="Calibri" w:cs="Calibri"/>
                <w:sz w:val="18"/>
                <w:szCs w:val="18"/>
                <w:lang w:val="en-US"/>
              </w:rPr>
            </w:pPr>
            <w:r w:rsidRPr="003C7800">
              <w:rPr>
                <w:rFonts w:ascii="Calibri" w:hAnsi="Calibri" w:cs="Calibri"/>
                <w:sz w:val="18"/>
                <w:szCs w:val="18"/>
              </w:rPr>
              <w:t xml:space="preserve">      </w:t>
            </w:r>
            <w:r w:rsidRPr="003C7800">
              <w:rPr>
                <w:rFonts w:ascii="Calibri" w:hAnsi="Calibri" w:cs="Calibri"/>
                <w:sz w:val="18"/>
                <w:szCs w:val="18"/>
                <w:lang w:val="en-US"/>
              </w:rPr>
              <w:t>“description”: “string”,</w:t>
            </w:r>
          </w:p>
          <w:p w:rsidRPr="003C7800" w:rsidR="003C7800" w:rsidP="003C7800" w:rsidRDefault="003C7800" w14:paraId="2A024540" w14:textId="77777777">
            <w:pPr>
              <w:rPr>
                <w:rFonts w:ascii="Calibri" w:hAnsi="Calibri" w:cs="Calibri"/>
                <w:sz w:val="18"/>
                <w:szCs w:val="18"/>
                <w:lang w:val="en-US"/>
              </w:rPr>
            </w:pPr>
            <w:r w:rsidRPr="003C7800">
              <w:rPr>
                <w:rFonts w:ascii="Calibri" w:hAnsi="Calibri" w:cs="Calibri"/>
                <w:sz w:val="18"/>
                <w:szCs w:val="18"/>
                <w:lang w:val="en-US"/>
              </w:rPr>
              <w:t xml:space="preserve">      “scope”: “string”</w:t>
            </w:r>
          </w:p>
          <w:p w:rsidRPr="003C7800" w:rsidR="003C7800" w:rsidP="003C7800" w:rsidRDefault="003C7800" w14:paraId="34277175"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68385ABC"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54FDD834" w14:textId="77777777">
            <w:pPr>
              <w:rPr>
                <w:rFonts w:ascii="Calibri" w:hAnsi="Calibri" w:cs="Calibri"/>
                <w:sz w:val="18"/>
                <w:szCs w:val="18"/>
                <w:lang w:val="en-US"/>
              </w:rPr>
            </w:pPr>
            <w:r w:rsidRPr="003C7800">
              <w:rPr>
                <w:rFonts w:ascii="Calibri" w:hAnsi="Calibri" w:cs="Calibri"/>
                <w:sz w:val="18"/>
                <w:szCs w:val="18"/>
                <w:lang w:val="en-US"/>
              </w:rPr>
              <w:t xml:space="preserve">  “data”: {</w:t>
            </w:r>
          </w:p>
          <w:p w:rsidRPr="003C7800" w:rsidR="003C7800" w:rsidP="003C7800" w:rsidRDefault="003C7800" w14:paraId="295C3109" w14:textId="77777777">
            <w:pPr>
              <w:rPr>
                <w:rFonts w:ascii="Calibri" w:hAnsi="Calibri" w:cs="Calibri"/>
                <w:sz w:val="18"/>
                <w:szCs w:val="18"/>
                <w:lang w:val="en-US"/>
              </w:rPr>
            </w:pPr>
            <w:r w:rsidRPr="003C7800">
              <w:rPr>
                <w:rFonts w:ascii="Calibri" w:hAnsi="Calibri" w:cs="Calibri"/>
                <w:sz w:val="18"/>
                <w:szCs w:val="18"/>
                <w:lang w:val="en-US"/>
              </w:rPr>
              <w:t xml:space="preserve">    “company”: {</w:t>
            </w:r>
          </w:p>
          <w:p w:rsidRPr="003C7800" w:rsidR="003C7800" w:rsidP="003C7800" w:rsidRDefault="003C7800" w14:paraId="50D2008F" w14:textId="77777777">
            <w:pPr>
              <w:rPr>
                <w:rFonts w:ascii="Calibri" w:hAnsi="Calibri" w:cs="Calibri"/>
                <w:sz w:val="18"/>
                <w:szCs w:val="18"/>
                <w:lang w:val="en-US"/>
              </w:rPr>
            </w:pPr>
            <w:r w:rsidRPr="003C7800">
              <w:rPr>
                <w:rFonts w:ascii="Calibri" w:hAnsi="Calibri" w:cs="Calibri"/>
                <w:sz w:val="18"/>
                <w:szCs w:val="18"/>
                <w:lang w:val="en-US"/>
              </w:rPr>
              <w:t xml:space="preserve">      “fiscalCode”: “string”,</w:t>
            </w:r>
          </w:p>
          <w:p w:rsidRPr="003C7800" w:rsidR="003C7800" w:rsidP="003C7800" w:rsidRDefault="003C7800" w14:paraId="236C4312" w14:textId="77777777">
            <w:pPr>
              <w:rPr>
                <w:rFonts w:ascii="Calibri" w:hAnsi="Calibri" w:cs="Calibri"/>
                <w:sz w:val="18"/>
                <w:szCs w:val="18"/>
                <w:lang w:val="en-US"/>
              </w:rPr>
            </w:pPr>
            <w:r w:rsidRPr="003C7800">
              <w:rPr>
                <w:rFonts w:ascii="Calibri" w:hAnsi="Calibri" w:cs="Calibri"/>
                <w:sz w:val="18"/>
                <w:szCs w:val="18"/>
                <w:lang w:val="en-US"/>
              </w:rPr>
              <w:t xml:space="preserve">      “name”: “string”,</w:t>
            </w:r>
          </w:p>
          <w:p w:rsidRPr="003C7800" w:rsidR="003C7800" w:rsidP="003C7800" w:rsidRDefault="003C7800" w14:paraId="0B55CA35" w14:textId="77777777">
            <w:pPr>
              <w:rPr>
                <w:rFonts w:ascii="Calibri" w:hAnsi="Calibri" w:cs="Calibri"/>
                <w:sz w:val="18"/>
                <w:szCs w:val="18"/>
                <w:lang w:val="en-US"/>
              </w:rPr>
            </w:pPr>
            <w:r w:rsidRPr="003C7800">
              <w:rPr>
                <w:rFonts w:ascii="Calibri" w:hAnsi="Calibri" w:cs="Calibri"/>
                <w:sz w:val="18"/>
                <w:szCs w:val="18"/>
                <w:lang w:val="en-US"/>
              </w:rPr>
              <w:t xml:space="preserve">      “country”: “string”,</w:t>
            </w:r>
          </w:p>
          <w:p w:rsidRPr="003C7800" w:rsidR="003C7800" w:rsidP="003C7800" w:rsidRDefault="003C7800" w14:paraId="753AFD5C" w14:textId="77777777">
            <w:pPr>
              <w:rPr>
                <w:rFonts w:ascii="Calibri" w:hAnsi="Calibri" w:cs="Calibri"/>
                <w:sz w:val="18"/>
                <w:szCs w:val="18"/>
                <w:lang w:val="en-US"/>
              </w:rPr>
            </w:pPr>
            <w:r w:rsidRPr="003C7800">
              <w:rPr>
                <w:rFonts w:ascii="Calibri" w:hAnsi="Calibri" w:cs="Calibri"/>
                <w:sz w:val="18"/>
                <w:szCs w:val="18"/>
                <w:lang w:val="en-US"/>
              </w:rPr>
              <w:t xml:space="preserve">      “emailPec”: “string”</w:t>
            </w:r>
          </w:p>
          <w:p w:rsidRPr="003C7800" w:rsidR="003C7800" w:rsidP="003C7800" w:rsidRDefault="003C7800" w14:paraId="7316B5C5"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49483071" w14:textId="77777777">
            <w:pPr>
              <w:rPr>
                <w:rFonts w:ascii="Calibri" w:hAnsi="Calibri" w:cs="Calibri"/>
                <w:sz w:val="18"/>
                <w:szCs w:val="18"/>
                <w:lang w:val="en-US"/>
              </w:rPr>
            </w:pPr>
            <w:r w:rsidRPr="003C7800">
              <w:rPr>
                <w:rFonts w:ascii="Calibri" w:hAnsi="Calibri" w:cs="Calibri"/>
                <w:sz w:val="18"/>
                <w:szCs w:val="18"/>
                <w:lang w:val="en-US"/>
              </w:rPr>
              <w:t xml:space="preserve">    “requester”: {</w:t>
            </w:r>
          </w:p>
          <w:p w:rsidRPr="003C7800" w:rsidR="003C7800" w:rsidP="003C7800" w:rsidRDefault="003C7800" w14:paraId="71772BD9" w14:textId="77777777">
            <w:pPr>
              <w:rPr>
                <w:rFonts w:ascii="Calibri" w:hAnsi="Calibri" w:cs="Calibri"/>
                <w:sz w:val="18"/>
                <w:szCs w:val="18"/>
                <w:lang w:val="en-US"/>
              </w:rPr>
            </w:pPr>
            <w:r w:rsidRPr="003C7800">
              <w:rPr>
                <w:rFonts w:ascii="Calibri" w:hAnsi="Calibri" w:cs="Calibri"/>
                <w:sz w:val="18"/>
                <w:szCs w:val="18"/>
                <w:lang w:val="en-US"/>
              </w:rPr>
              <w:t xml:space="preserve">      “name”: “string”,</w:t>
            </w:r>
          </w:p>
          <w:p w:rsidRPr="003C7800" w:rsidR="003C7800" w:rsidP="003C7800" w:rsidRDefault="003C7800" w14:paraId="03DA2B02" w14:textId="77777777">
            <w:pPr>
              <w:rPr>
                <w:rFonts w:ascii="Calibri" w:hAnsi="Calibri" w:cs="Calibri"/>
                <w:sz w:val="18"/>
                <w:szCs w:val="18"/>
                <w:lang w:val="en-US"/>
              </w:rPr>
            </w:pPr>
            <w:r w:rsidRPr="003C7800">
              <w:rPr>
                <w:rFonts w:ascii="Calibri" w:hAnsi="Calibri" w:cs="Calibri"/>
                <w:sz w:val="18"/>
                <w:szCs w:val="18"/>
                <w:lang w:val="en-US"/>
              </w:rPr>
              <w:t xml:space="preserve">      “surname”: “string”,</w:t>
            </w:r>
          </w:p>
          <w:p w:rsidRPr="003C7800" w:rsidR="003C7800" w:rsidP="003C7800" w:rsidRDefault="003C7800" w14:paraId="63B092EA" w14:textId="77777777">
            <w:pPr>
              <w:rPr>
                <w:rFonts w:ascii="Calibri" w:hAnsi="Calibri" w:cs="Calibri"/>
                <w:sz w:val="18"/>
                <w:szCs w:val="18"/>
                <w:lang w:val="en-US"/>
              </w:rPr>
            </w:pPr>
            <w:r w:rsidRPr="003C7800">
              <w:rPr>
                <w:rFonts w:ascii="Calibri" w:hAnsi="Calibri" w:cs="Calibri"/>
                <w:sz w:val="18"/>
                <w:szCs w:val="18"/>
                <w:lang w:val="en-US"/>
              </w:rPr>
              <w:t xml:space="preserve">      “fiscalCode”: “string”,</w:t>
            </w:r>
          </w:p>
          <w:p w:rsidRPr="003C7800" w:rsidR="003C7800" w:rsidP="003C7800" w:rsidRDefault="003C7800" w14:paraId="0800F4C7" w14:textId="77777777">
            <w:pPr>
              <w:rPr>
                <w:rFonts w:ascii="Calibri" w:hAnsi="Calibri" w:cs="Calibri"/>
                <w:sz w:val="18"/>
                <w:szCs w:val="18"/>
                <w:lang w:val="en-US"/>
              </w:rPr>
            </w:pPr>
            <w:r w:rsidRPr="003C7800">
              <w:rPr>
                <w:rFonts w:ascii="Calibri" w:hAnsi="Calibri" w:cs="Calibri"/>
                <w:sz w:val="18"/>
                <w:szCs w:val="18"/>
                <w:lang w:val="en-US"/>
              </w:rPr>
              <w:t xml:space="preserve">      “requesterType”: “string”</w:t>
            </w:r>
          </w:p>
          <w:p w:rsidRPr="003C7800" w:rsidR="003C7800" w:rsidP="003C7800" w:rsidRDefault="003C7800" w14:paraId="27BB1AA3"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4FF9965D" w14:textId="77777777">
            <w:pPr>
              <w:rPr>
                <w:rFonts w:ascii="Calibri" w:hAnsi="Calibri" w:cs="Calibri"/>
                <w:sz w:val="18"/>
                <w:szCs w:val="18"/>
                <w:lang w:val="en-US"/>
              </w:rPr>
            </w:pPr>
            <w:r w:rsidRPr="003C7800">
              <w:rPr>
                <w:rFonts w:ascii="Calibri" w:hAnsi="Calibri" w:cs="Calibri"/>
                <w:sz w:val="18"/>
                <w:szCs w:val="18"/>
                <w:lang w:val="en-US"/>
              </w:rPr>
              <w:t xml:space="preserve">    “license”: {</w:t>
            </w:r>
          </w:p>
          <w:p w:rsidRPr="003C7800" w:rsidR="00AD1A6F" w:rsidP="003C7800" w:rsidRDefault="00AD1A6F" w14:paraId="43943BA6" w14:textId="7214EF8F">
            <w:pPr>
              <w:rPr>
                <w:rFonts w:ascii="Calibri" w:hAnsi="Calibri" w:cs="Calibri"/>
                <w:sz w:val="18"/>
                <w:szCs w:val="18"/>
                <w:lang w:val="en-US"/>
              </w:rPr>
            </w:pPr>
            <w:r>
              <w:rPr>
                <w:rFonts w:ascii="Calibri" w:hAnsi="Calibri" w:cs="Calibri"/>
                <w:sz w:val="18"/>
                <w:szCs w:val="18"/>
                <w:lang w:val="en-US"/>
              </w:rPr>
              <w:t xml:space="preserve">      “licenseId”: “</w:t>
            </w:r>
            <w:r w:rsidR="009A3C4E">
              <w:rPr>
                <w:rFonts w:ascii="Calibri" w:hAnsi="Calibri" w:cs="Calibri"/>
                <w:sz w:val="18"/>
                <w:szCs w:val="18"/>
                <w:lang w:val="en-US"/>
              </w:rPr>
              <w:t>integer”,</w:t>
            </w:r>
          </w:p>
          <w:p w:rsidRPr="003C7800" w:rsidR="003C7800" w:rsidP="003C7800" w:rsidRDefault="003C7800" w14:paraId="350A3BA3" w14:textId="77777777">
            <w:pPr>
              <w:rPr>
                <w:rFonts w:ascii="Calibri" w:hAnsi="Calibri" w:cs="Calibri"/>
                <w:sz w:val="18"/>
                <w:szCs w:val="18"/>
                <w:lang w:val="en-US"/>
              </w:rPr>
            </w:pPr>
            <w:r w:rsidRPr="003C7800">
              <w:rPr>
                <w:rFonts w:ascii="Calibri" w:hAnsi="Calibri" w:cs="Calibri"/>
                <w:sz w:val="18"/>
                <w:szCs w:val="18"/>
                <w:lang w:val="en-US"/>
              </w:rPr>
              <w:t xml:space="preserve">      “licenseNumber”: “string”,</w:t>
            </w:r>
          </w:p>
          <w:p w:rsidRPr="003C7800" w:rsidR="003C7800" w:rsidP="003C7800" w:rsidRDefault="003C7800" w14:paraId="649EAB7D" w14:textId="77777777">
            <w:pPr>
              <w:rPr>
                <w:rFonts w:ascii="Calibri" w:hAnsi="Calibri" w:cs="Calibri"/>
                <w:sz w:val="18"/>
                <w:szCs w:val="18"/>
                <w:lang w:val="en-US"/>
              </w:rPr>
            </w:pPr>
            <w:r w:rsidRPr="003C7800">
              <w:rPr>
                <w:rFonts w:ascii="Calibri" w:hAnsi="Calibri" w:cs="Calibri"/>
                <w:sz w:val="18"/>
                <w:szCs w:val="18"/>
                <w:lang w:val="en-US"/>
              </w:rPr>
              <w:t xml:space="preserve">      “releaseDate”: “2025-10-20T10:18:30.682Z”,</w:t>
            </w:r>
          </w:p>
          <w:p w:rsidRPr="003C7800" w:rsidR="003C7800" w:rsidP="003C7800" w:rsidRDefault="003C7800" w14:paraId="3625BAFE" w14:textId="77777777">
            <w:pPr>
              <w:rPr>
                <w:rFonts w:ascii="Calibri" w:hAnsi="Calibri" w:cs="Calibri"/>
                <w:sz w:val="18"/>
                <w:szCs w:val="18"/>
                <w:lang w:val="en-US"/>
              </w:rPr>
            </w:pPr>
            <w:r w:rsidRPr="003C7800">
              <w:rPr>
                <w:rFonts w:ascii="Calibri" w:hAnsi="Calibri" w:cs="Calibri"/>
                <w:sz w:val="18"/>
                <w:szCs w:val="18"/>
                <w:lang w:val="en-US"/>
              </w:rPr>
              <w:t xml:space="preserve">      “licenseState”: “string”</w:t>
            </w:r>
          </w:p>
          <w:p w:rsidRPr="003C7800" w:rsidR="003C7800" w:rsidP="003C7800" w:rsidRDefault="003C7800" w14:paraId="60838148"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30038D49" w14:textId="77777777">
            <w:pPr>
              <w:rPr>
                <w:rFonts w:ascii="Calibri" w:hAnsi="Calibri" w:cs="Calibri"/>
                <w:sz w:val="18"/>
                <w:szCs w:val="18"/>
                <w:lang w:val="en-US"/>
              </w:rPr>
            </w:pPr>
            <w:r w:rsidRPr="003C7800">
              <w:rPr>
                <w:rFonts w:ascii="Calibri" w:hAnsi="Calibri" w:cs="Calibri"/>
                <w:sz w:val="18"/>
                <w:szCs w:val="18"/>
                <w:lang w:val="en-US"/>
              </w:rPr>
              <w:t xml:space="preserve">    “points”: {</w:t>
            </w:r>
          </w:p>
          <w:p w:rsidRPr="003C7800" w:rsidR="003C7800" w:rsidP="003C7800" w:rsidRDefault="003C7800" w14:paraId="134FF31A" w14:textId="77777777">
            <w:pPr>
              <w:rPr>
                <w:rFonts w:ascii="Calibri" w:hAnsi="Calibri" w:cs="Calibri"/>
                <w:sz w:val="18"/>
                <w:szCs w:val="18"/>
                <w:lang w:val="en-US"/>
              </w:rPr>
            </w:pPr>
            <w:r w:rsidRPr="003C7800">
              <w:rPr>
                <w:rFonts w:ascii="Calibri" w:hAnsi="Calibri" w:cs="Calibri"/>
                <w:sz w:val="18"/>
                <w:szCs w:val="18"/>
                <w:lang w:val="en-US"/>
              </w:rPr>
              <w:t xml:space="preserve">      “currentCredits”: 0,</w:t>
            </w:r>
          </w:p>
          <w:p w:rsidRPr="003C7800" w:rsidR="003C7800" w:rsidP="003C7800" w:rsidRDefault="003C7800" w14:paraId="7D2DEE27" w14:textId="77777777">
            <w:pPr>
              <w:rPr>
                <w:rFonts w:ascii="Calibri" w:hAnsi="Calibri" w:cs="Calibri"/>
                <w:sz w:val="18"/>
                <w:szCs w:val="18"/>
                <w:lang w:val="en-US"/>
              </w:rPr>
            </w:pPr>
            <w:r w:rsidRPr="003C7800">
              <w:rPr>
                <w:rFonts w:ascii="Calibri" w:hAnsi="Calibri" w:cs="Calibri"/>
                <w:sz w:val="18"/>
                <w:szCs w:val="18"/>
                <w:lang w:val="en-US"/>
              </w:rPr>
              <w:t xml:space="preserve">      “initialCredits”: 0</w:t>
            </w:r>
          </w:p>
          <w:p w:rsidRPr="003C7800" w:rsidR="003C7800" w:rsidP="003C7800" w:rsidRDefault="003C7800" w14:paraId="661659D5"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02813067" w14:textId="77777777">
            <w:pPr>
              <w:rPr>
                <w:rFonts w:ascii="Calibri" w:hAnsi="Calibri" w:cs="Calibri"/>
                <w:sz w:val="18"/>
                <w:szCs w:val="18"/>
                <w:lang w:val="en-US"/>
              </w:rPr>
            </w:pPr>
            <w:r w:rsidRPr="003C7800">
              <w:rPr>
                <w:rFonts w:ascii="Calibri" w:hAnsi="Calibri" w:cs="Calibri"/>
                <w:sz w:val="18"/>
                <w:szCs w:val="18"/>
                <w:lang w:val="en-US"/>
              </w:rPr>
              <w:t xml:space="preserve">    “licenseInstance”: {</w:t>
            </w:r>
          </w:p>
          <w:p w:rsidRPr="003C7800" w:rsidR="003C7800" w:rsidP="003C7800" w:rsidRDefault="003C7800" w14:paraId="312A81BD" w14:textId="77777777">
            <w:pPr>
              <w:rPr>
                <w:rFonts w:ascii="Calibri" w:hAnsi="Calibri" w:cs="Calibri"/>
                <w:sz w:val="18"/>
                <w:szCs w:val="18"/>
                <w:lang w:val="en-US"/>
              </w:rPr>
            </w:pPr>
            <w:r w:rsidRPr="003C7800">
              <w:rPr>
                <w:rFonts w:ascii="Calibri" w:hAnsi="Calibri" w:cs="Calibri"/>
                <w:sz w:val="18"/>
                <w:szCs w:val="18"/>
                <w:lang w:val="en-US"/>
              </w:rPr>
              <w:t xml:space="preserve">      “id”: “string”,</w:t>
            </w:r>
          </w:p>
          <w:p w:rsidRPr="003C7800" w:rsidR="003C7800" w:rsidP="003C7800" w:rsidRDefault="003C7800" w14:paraId="46BFEA7B" w14:textId="77777777">
            <w:pPr>
              <w:rPr>
                <w:rFonts w:ascii="Calibri" w:hAnsi="Calibri" w:cs="Calibri"/>
                <w:sz w:val="18"/>
                <w:szCs w:val="18"/>
                <w:lang w:val="en-US"/>
              </w:rPr>
            </w:pPr>
            <w:r w:rsidRPr="003C7800">
              <w:rPr>
                <w:rFonts w:ascii="Calibri" w:hAnsi="Calibri" w:cs="Calibri"/>
                <w:sz w:val="18"/>
                <w:szCs w:val="18"/>
                <w:lang w:val="en-US"/>
              </w:rPr>
              <w:t xml:space="preserve">      “lastUpdateRequirementsDate”: “2025-10-20T10:18:30.682Z”,</w:t>
            </w:r>
          </w:p>
          <w:p w:rsidRPr="003C7800" w:rsidR="003C7800" w:rsidP="003C7800" w:rsidRDefault="003C7800" w14:paraId="4B9351B7" w14:textId="77777777">
            <w:pPr>
              <w:rPr>
                <w:rFonts w:ascii="Calibri" w:hAnsi="Calibri" w:cs="Calibri"/>
                <w:sz w:val="18"/>
                <w:szCs w:val="18"/>
                <w:lang w:val="en-US"/>
              </w:rPr>
            </w:pPr>
            <w:r w:rsidRPr="003C7800">
              <w:rPr>
                <w:rFonts w:ascii="Calibri" w:hAnsi="Calibri" w:cs="Calibri"/>
                <w:sz w:val="18"/>
                <w:szCs w:val="18"/>
                <w:lang w:val="en-US"/>
              </w:rPr>
              <w:t xml:space="preserve">      “lastVerificationDate”: “2025-10-20T10:18:30.682Z”,</w:t>
            </w:r>
          </w:p>
          <w:p w:rsidRPr="003C7800" w:rsidR="003C7800" w:rsidP="003C7800" w:rsidRDefault="003C7800" w14:paraId="6DB2BBEF" w14:textId="77777777">
            <w:pPr>
              <w:rPr>
                <w:rFonts w:ascii="Calibri" w:hAnsi="Calibri" w:cs="Calibri"/>
                <w:sz w:val="18"/>
                <w:szCs w:val="18"/>
                <w:lang w:val="en-US"/>
              </w:rPr>
            </w:pPr>
            <w:r w:rsidRPr="003C7800">
              <w:rPr>
                <w:rFonts w:ascii="Calibri" w:hAnsi="Calibri" w:cs="Calibri"/>
                <w:sz w:val="18"/>
                <w:szCs w:val="18"/>
                <w:lang w:val="en-US"/>
              </w:rPr>
              <w:t xml:space="preserve">      “verificationState”: “string”,</w:t>
            </w:r>
          </w:p>
          <w:p w:rsidRPr="003C7800" w:rsidR="003C7800" w:rsidP="003C7800" w:rsidRDefault="003C7800" w14:paraId="7CE0B396" w14:textId="77777777">
            <w:pPr>
              <w:rPr>
                <w:rFonts w:ascii="Calibri" w:hAnsi="Calibri" w:cs="Calibri"/>
                <w:sz w:val="18"/>
                <w:szCs w:val="18"/>
                <w:lang w:val="en-US"/>
              </w:rPr>
            </w:pPr>
            <w:r w:rsidRPr="003C7800">
              <w:rPr>
                <w:rFonts w:ascii="Calibri" w:hAnsi="Calibri" w:cs="Calibri"/>
                <w:sz w:val="18"/>
                <w:szCs w:val="18"/>
                <w:lang w:val="en-US"/>
              </w:rPr>
              <w:t xml:space="preserve">      “lastVerificationAdditionalDate”: “2025-10-20T10:18:30.682Z”,</w:t>
            </w:r>
          </w:p>
          <w:p w:rsidRPr="003C7800" w:rsidR="003C7800" w:rsidP="003C7800" w:rsidRDefault="003C7800" w14:paraId="535673C2" w14:textId="77777777">
            <w:pPr>
              <w:rPr>
                <w:rFonts w:ascii="Calibri" w:hAnsi="Calibri" w:cs="Calibri"/>
                <w:sz w:val="18"/>
                <w:szCs w:val="18"/>
                <w:lang w:val="en-US"/>
              </w:rPr>
            </w:pPr>
            <w:r w:rsidRPr="003C7800">
              <w:rPr>
                <w:rFonts w:ascii="Calibri" w:hAnsi="Calibri" w:cs="Calibri"/>
                <w:sz w:val="18"/>
                <w:szCs w:val="18"/>
                <w:lang w:val="en-US"/>
              </w:rPr>
              <w:t xml:space="preserve">      “verificationAdditionalState”: “string”</w:t>
            </w:r>
          </w:p>
          <w:p w:rsidRPr="003C7800" w:rsidR="003C7800" w:rsidP="003C7800" w:rsidRDefault="003C7800" w14:paraId="36A3B377"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4128BBD7" w14:textId="77777777">
            <w:pPr>
              <w:rPr>
                <w:rFonts w:ascii="Calibri" w:hAnsi="Calibri" w:cs="Calibri"/>
                <w:sz w:val="18"/>
                <w:szCs w:val="18"/>
                <w:lang w:val="en-US"/>
              </w:rPr>
            </w:pPr>
            <w:r w:rsidRPr="003C7800">
              <w:rPr>
                <w:rFonts w:ascii="Calibri" w:hAnsi="Calibri" w:cs="Calibri"/>
                <w:sz w:val="18"/>
                <w:szCs w:val="18"/>
                <w:lang w:val="en-US"/>
              </w:rPr>
              <w:t xml:space="preserve">    “suspensions”: [</w:t>
            </w:r>
          </w:p>
          <w:p w:rsidRPr="003C7800" w:rsidR="003C7800" w:rsidP="003C7800" w:rsidRDefault="003C7800" w14:paraId="52BAF841"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69D2A496" w14:textId="77777777">
            <w:pPr>
              <w:rPr>
                <w:rFonts w:ascii="Calibri" w:hAnsi="Calibri" w:cs="Calibri"/>
                <w:sz w:val="18"/>
                <w:szCs w:val="18"/>
                <w:lang w:val="en-US"/>
              </w:rPr>
            </w:pPr>
            <w:r w:rsidRPr="003C7800">
              <w:rPr>
                <w:rFonts w:ascii="Calibri" w:hAnsi="Calibri" w:cs="Calibri"/>
                <w:sz w:val="18"/>
                <w:szCs w:val="18"/>
                <w:lang w:val="en-US"/>
              </w:rPr>
              <w:t xml:space="preserve">        “provisionId”: “string”,</w:t>
            </w:r>
          </w:p>
          <w:p w:rsidRPr="003C7800" w:rsidR="003C7800" w:rsidP="003C7800" w:rsidRDefault="003C7800" w14:paraId="5100F990" w14:textId="77777777">
            <w:pPr>
              <w:rPr>
                <w:rFonts w:ascii="Calibri" w:hAnsi="Calibri" w:cs="Calibri"/>
                <w:sz w:val="18"/>
                <w:szCs w:val="18"/>
                <w:lang w:val="en-US"/>
              </w:rPr>
            </w:pPr>
            <w:r w:rsidRPr="003C7800">
              <w:rPr>
                <w:rFonts w:ascii="Calibri" w:hAnsi="Calibri" w:cs="Calibri"/>
                <w:sz w:val="18"/>
                <w:szCs w:val="18"/>
                <w:lang w:val="en-US"/>
              </w:rPr>
              <w:t xml:space="preserve">        “suspensionData”: {</w:t>
            </w:r>
          </w:p>
          <w:p w:rsidRPr="003C7800" w:rsidR="003C7800" w:rsidP="003C7800" w:rsidRDefault="003C7800" w14:paraId="2D72F8CF" w14:textId="77777777">
            <w:pPr>
              <w:rPr>
                <w:rFonts w:ascii="Calibri" w:hAnsi="Calibri" w:cs="Calibri"/>
                <w:sz w:val="18"/>
                <w:szCs w:val="18"/>
                <w:lang w:val="en-US"/>
              </w:rPr>
            </w:pPr>
            <w:r w:rsidRPr="003C7800">
              <w:rPr>
                <w:rFonts w:ascii="Calibri" w:hAnsi="Calibri" w:cs="Calibri"/>
                <w:sz w:val="18"/>
                <w:szCs w:val="18"/>
                <w:lang w:val="en-US"/>
              </w:rPr>
              <w:t xml:space="preserve">          “requesterFiscalCode”: “string”,</w:t>
            </w:r>
          </w:p>
          <w:p w:rsidRPr="003C7800" w:rsidR="003C7800" w:rsidP="003C7800" w:rsidRDefault="003C7800" w14:paraId="2EBFDB77" w14:textId="77777777">
            <w:pPr>
              <w:rPr>
                <w:rFonts w:ascii="Calibri" w:hAnsi="Calibri" w:cs="Calibri"/>
                <w:sz w:val="18"/>
                <w:szCs w:val="18"/>
                <w:lang w:val="en-US"/>
              </w:rPr>
            </w:pPr>
            <w:r w:rsidRPr="003C7800">
              <w:rPr>
                <w:rFonts w:ascii="Calibri" w:hAnsi="Calibri" w:cs="Calibri"/>
                <w:sz w:val="18"/>
                <w:szCs w:val="18"/>
                <w:lang w:val="en-US"/>
              </w:rPr>
              <w:t xml:space="preserve">          “fromDate”: “2025-10-20”,</w:t>
            </w:r>
          </w:p>
          <w:p w:rsidRPr="003C7800" w:rsidR="003C7800" w:rsidP="003C7800" w:rsidRDefault="003C7800" w14:paraId="11533BE6" w14:textId="77777777">
            <w:pPr>
              <w:rPr>
                <w:rFonts w:ascii="Calibri" w:hAnsi="Calibri" w:cs="Calibri"/>
                <w:sz w:val="18"/>
                <w:szCs w:val="18"/>
                <w:lang w:val="en-US"/>
              </w:rPr>
            </w:pPr>
            <w:r w:rsidRPr="003C7800">
              <w:rPr>
                <w:rFonts w:ascii="Calibri" w:hAnsi="Calibri" w:cs="Calibri"/>
                <w:sz w:val="18"/>
                <w:szCs w:val="18"/>
                <w:lang w:val="en-US"/>
              </w:rPr>
              <w:t xml:space="preserve">          “toDate”: “2025-10-20”,</w:t>
            </w:r>
          </w:p>
          <w:p w:rsidRPr="003C7800" w:rsidR="003C7800" w:rsidP="003C7800" w:rsidRDefault="003C7800" w14:paraId="412DADF6" w14:textId="77777777">
            <w:pPr>
              <w:rPr>
                <w:rFonts w:ascii="Calibri" w:hAnsi="Calibri" w:cs="Calibri"/>
                <w:sz w:val="18"/>
                <w:szCs w:val="18"/>
                <w:lang w:val="en-US"/>
              </w:rPr>
            </w:pPr>
            <w:r w:rsidRPr="003C7800">
              <w:rPr>
                <w:rFonts w:ascii="Calibri" w:hAnsi="Calibri" w:cs="Calibri"/>
                <w:sz w:val="18"/>
                <w:szCs w:val="18"/>
                <w:lang w:val="en-US"/>
              </w:rPr>
              <w:t xml:space="preserve">          “motivation”: “string”,</w:t>
            </w:r>
          </w:p>
          <w:p w:rsidRPr="003C7800" w:rsidR="003C7800" w:rsidP="003C7800" w:rsidRDefault="003C7800" w14:paraId="1077942E" w14:textId="77777777">
            <w:pPr>
              <w:rPr>
                <w:rFonts w:ascii="Calibri" w:hAnsi="Calibri" w:cs="Calibri"/>
                <w:sz w:val="18"/>
                <w:szCs w:val="18"/>
                <w:lang w:val="en-US"/>
              </w:rPr>
            </w:pPr>
            <w:r w:rsidRPr="003C7800">
              <w:rPr>
                <w:rFonts w:ascii="Calibri" w:hAnsi="Calibri" w:cs="Calibri"/>
                <w:sz w:val="18"/>
                <w:szCs w:val="18"/>
                <w:lang w:val="en-US"/>
              </w:rPr>
              <w:t xml:space="preserve">          “attachments”: [</w:t>
            </w:r>
          </w:p>
          <w:p w:rsidRPr="003C7800" w:rsidR="003C7800" w:rsidP="003C7800" w:rsidRDefault="003C7800" w14:paraId="567C6C12"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7E4AD3B0" w14:textId="77777777">
            <w:pPr>
              <w:rPr>
                <w:rFonts w:ascii="Calibri" w:hAnsi="Calibri" w:cs="Calibri"/>
                <w:sz w:val="18"/>
                <w:szCs w:val="18"/>
                <w:lang w:val="en-US"/>
              </w:rPr>
            </w:pPr>
            <w:r w:rsidRPr="003C7800">
              <w:rPr>
                <w:rFonts w:ascii="Calibri" w:hAnsi="Calibri" w:cs="Calibri"/>
                <w:sz w:val="18"/>
                <w:szCs w:val="18"/>
                <w:lang w:val="en-US"/>
              </w:rPr>
              <w:t xml:space="preserve">              “attachmentId”: “string”,</w:t>
            </w:r>
          </w:p>
          <w:p w:rsidRPr="003C7800" w:rsidR="003C7800" w:rsidP="003C7800" w:rsidRDefault="003C7800" w14:paraId="17A80F62" w14:textId="77777777">
            <w:pPr>
              <w:rPr>
                <w:rFonts w:ascii="Calibri" w:hAnsi="Calibri" w:cs="Calibri"/>
                <w:sz w:val="18"/>
                <w:szCs w:val="18"/>
                <w:lang w:val="en-US"/>
              </w:rPr>
            </w:pPr>
            <w:r w:rsidRPr="003C7800">
              <w:rPr>
                <w:rFonts w:ascii="Calibri" w:hAnsi="Calibri" w:cs="Calibri"/>
                <w:sz w:val="18"/>
                <w:szCs w:val="18"/>
                <w:lang w:val="en-US"/>
              </w:rPr>
              <w:t xml:space="preserve">              “filename”: “string”,</w:t>
            </w:r>
          </w:p>
          <w:p w:rsidRPr="003C7800" w:rsidR="003C7800" w:rsidP="003C7800" w:rsidRDefault="003C7800" w14:paraId="2562F39A" w14:textId="77777777">
            <w:pPr>
              <w:rPr>
                <w:rFonts w:ascii="Calibri" w:hAnsi="Calibri" w:cs="Calibri"/>
                <w:sz w:val="18"/>
                <w:szCs w:val="18"/>
                <w:lang w:val="en-US"/>
              </w:rPr>
            </w:pPr>
            <w:r w:rsidRPr="003C7800">
              <w:rPr>
                <w:rFonts w:ascii="Calibri" w:hAnsi="Calibri" w:cs="Calibri"/>
                <w:sz w:val="18"/>
                <w:szCs w:val="18"/>
                <w:lang w:val="en-US"/>
              </w:rPr>
              <w:t xml:space="preserve">              “uploadDate”: “2025-10-20”</w:t>
            </w:r>
          </w:p>
          <w:p w:rsidRPr="003C7800" w:rsidR="003C7800" w:rsidP="003C7800" w:rsidRDefault="003C7800" w14:paraId="60281BFB"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7DC65F7F"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3E4A79E2"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4A32988F" w14:textId="77777777">
            <w:pPr>
              <w:rPr>
                <w:rFonts w:ascii="Calibri" w:hAnsi="Calibri" w:cs="Calibri"/>
                <w:sz w:val="18"/>
                <w:szCs w:val="18"/>
                <w:lang w:val="en-US"/>
              </w:rPr>
            </w:pPr>
            <w:r w:rsidRPr="003C7800">
              <w:rPr>
                <w:rFonts w:ascii="Calibri" w:hAnsi="Calibri" w:cs="Calibri"/>
                <w:sz w:val="18"/>
                <w:szCs w:val="18"/>
                <w:lang w:val="en-US"/>
              </w:rPr>
              <w:t xml:space="preserve">        “cancelled”: true,</w:t>
            </w:r>
          </w:p>
          <w:p w:rsidRPr="003C7800" w:rsidR="003C7800" w:rsidP="003C7800" w:rsidRDefault="003C7800" w14:paraId="12138E67" w14:textId="77777777">
            <w:pPr>
              <w:rPr>
                <w:rFonts w:ascii="Calibri" w:hAnsi="Calibri" w:cs="Calibri"/>
                <w:sz w:val="18"/>
                <w:szCs w:val="18"/>
                <w:lang w:val="en-US"/>
              </w:rPr>
            </w:pPr>
            <w:r w:rsidRPr="003C7800">
              <w:rPr>
                <w:rFonts w:ascii="Calibri" w:hAnsi="Calibri" w:cs="Calibri"/>
                <w:sz w:val="18"/>
                <w:szCs w:val="18"/>
                <w:lang w:val="en-US"/>
              </w:rPr>
              <w:t xml:space="preserve">        “cancellationData”: {</w:t>
            </w:r>
          </w:p>
          <w:p w:rsidRPr="003C7800" w:rsidR="003C7800" w:rsidP="003C7800" w:rsidRDefault="003C7800" w14:paraId="134AC0D7" w14:textId="77777777">
            <w:pPr>
              <w:rPr>
                <w:rFonts w:ascii="Calibri" w:hAnsi="Calibri" w:cs="Calibri"/>
                <w:sz w:val="18"/>
                <w:szCs w:val="18"/>
                <w:lang w:val="en-US"/>
              </w:rPr>
            </w:pPr>
            <w:r w:rsidRPr="003C7800">
              <w:rPr>
                <w:rFonts w:ascii="Calibri" w:hAnsi="Calibri" w:cs="Calibri"/>
                <w:sz w:val="18"/>
                <w:szCs w:val="18"/>
                <w:lang w:val="en-US"/>
              </w:rPr>
              <w:t xml:space="preserve">          “requesterFiscalCode”: “string”,</w:t>
            </w:r>
          </w:p>
          <w:p w:rsidRPr="003C7800" w:rsidR="003C7800" w:rsidP="003C7800" w:rsidRDefault="003C7800" w14:paraId="35D4AD28" w14:textId="77777777">
            <w:pPr>
              <w:rPr>
                <w:rFonts w:ascii="Calibri" w:hAnsi="Calibri" w:cs="Calibri"/>
                <w:sz w:val="18"/>
                <w:szCs w:val="18"/>
                <w:lang w:val="en-US"/>
              </w:rPr>
            </w:pPr>
            <w:r w:rsidRPr="003C7800">
              <w:rPr>
                <w:rFonts w:ascii="Calibri" w:hAnsi="Calibri" w:cs="Calibri"/>
                <w:sz w:val="18"/>
                <w:szCs w:val="18"/>
                <w:lang w:val="en-US"/>
              </w:rPr>
              <w:t xml:space="preserve">          “cancellationDate”: “2025-10-20”,</w:t>
            </w:r>
          </w:p>
          <w:p w:rsidRPr="003C7800" w:rsidR="003C7800" w:rsidP="003C7800" w:rsidRDefault="003C7800" w14:paraId="3B03A216" w14:textId="77777777">
            <w:pPr>
              <w:rPr>
                <w:rFonts w:ascii="Calibri" w:hAnsi="Calibri" w:cs="Calibri"/>
                <w:sz w:val="18"/>
                <w:szCs w:val="18"/>
                <w:lang w:val="en-US"/>
              </w:rPr>
            </w:pPr>
            <w:r w:rsidRPr="003C7800">
              <w:rPr>
                <w:rFonts w:ascii="Calibri" w:hAnsi="Calibri" w:cs="Calibri"/>
                <w:sz w:val="18"/>
                <w:szCs w:val="18"/>
                <w:lang w:val="en-US"/>
              </w:rPr>
              <w:t xml:space="preserve">          “motivation”: “string”,</w:t>
            </w:r>
          </w:p>
          <w:p w:rsidRPr="003C7800" w:rsidR="003C7800" w:rsidP="003C7800" w:rsidRDefault="003C7800" w14:paraId="156DF592" w14:textId="77777777">
            <w:pPr>
              <w:rPr>
                <w:rFonts w:ascii="Calibri" w:hAnsi="Calibri" w:cs="Calibri"/>
                <w:sz w:val="18"/>
                <w:szCs w:val="18"/>
                <w:lang w:val="en-US"/>
              </w:rPr>
            </w:pPr>
            <w:r w:rsidRPr="003C7800">
              <w:rPr>
                <w:rFonts w:ascii="Calibri" w:hAnsi="Calibri" w:cs="Calibri"/>
                <w:sz w:val="18"/>
                <w:szCs w:val="18"/>
                <w:lang w:val="en-US"/>
              </w:rPr>
              <w:t xml:space="preserve">          “attachments”: [</w:t>
            </w:r>
          </w:p>
          <w:p w:rsidRPr="003C7800" w:rsidR="003C7800" w:rsidP="003C7800" w:rsidRDefault="003C7800" w14:paraId="367291C5"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644F0117" w14:textId="77777777">
            <w:pPr>
              <w:rPr>
                <w:rFonts w:ascii="Calibri" w:hAnsi="Calibri" w:cs="Calibri"/>
                <w:sz w:val="18"/>
                <w:szCs w:val="18"/>
                <w:lang w:val="en-US"/>
              </w:rPr>
            </w:pPr>
            <w:r w:rsidRPr="003C7800">
              <w:rPr>
                <w:rFonts w:ascii="Calibri" w:hAnsi="Calibri" w:cs="Calibri"/>
                <w:sz w:val="18"/>
                <w:szCs w:val="18"/>
                <w:lang w:val="en-US"/>
              </w:rPr>
              <w:t xml:space="preserve">              “attachmentId”: “string”,</w:t>
            </w:r>
          </w:p>
          <w:p w:rsidRPr="003C7800" w:rsidR="003C7800" w:rsidP="003C7800" w:rsidRDefault="003C7800" w14:paraId="45E9B6FB" w14:textId="77777777">
            <w:pPr>
              <w:rPr>
                <w:rFonts w:ascii="Calibri" w:hAnsi="Calibri" w:cs="Calibri"/>
                <w:sz w:val="18"/>
                <w:szCs w:val="18"/>
                <w:lang w:val="en-US"/>
              </w:rPr>
            </w:pPr>
            <w:r w:rsidRPr="003C7800">
              <w:rPr>
                <w:rFonts w:ascii="Calibri" w:hAnsi="Calibri" w:cs="Calibri"/>
                <w:sz w:val="18"/>
                <w:szCs w:val="18"/>
                <w:lang w:val="en-US"/>
              </w:rPr>
              <w:t xml:space="preserve">              “filename”: “string”,</w:t>
            </w:r>
          </w:p>
          <w:p w:rsidRPr="003C7800" w:rsidR="003C7800" w:rsidP="003C7800" w:rsidRDefault="003C7800" w14:paraId="321D9D0B" w14:textId="77777777">
            <w:pPr>
              <w:rPr>
                <w:rFonts w:ascii="Calibri" w:hAnsi="Calibri" w:cs="Calibri"/>
                <w:sz w:val="18"/>
                <w:szCs w:val="18"/>
                <w:lang w:val="en-US"/>
              </w:rPr>
            </w:pPr>
            <w:r w:rsidRPr="003C7800">
              <w:rPr>
                <w:rFonts w:ascii="Calibri" w:hAnsi="Calibri" w:cs="Calibri"/>
                <w:sz w:val="18"/>
                <w:szCs w:val="18"/>
                <w:lang w:val="en-US"/>
              </w:rPr>
              <w:t xml:space="preserve">              “uploadDate”: “2025-10-20”</w:t>
            </w:r>
          </w:p>
          <w:p w:rsidRPr="003C7800" w:rsidR="003C7800" w:rsidP="003C7800" w:rsidRDefault="003C7800" w14:paraId="351E6B04"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6AFC3EE2"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6A055A69"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6A6A6727"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0F042A6C"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2DDC3040" w14:textId="77777777">
            <w:pPr>
              <w:rPr>
                <w:rFonts w:ascii="Calibri" w:hAnsi="Calibri" w:cs="Calibri"/>
                <w:sz w:val="18"/>
                <w:szCs w:val="18"/>
                <w:lang w:val="en-US"/>
              </w:rPr>
            </w:pPr>
            <w:r w:rsidRPr="003C7800">
              <w:rPr>
                <w:rFonts w:ascii="Calibri" w:hAnsi="Calibri" w:cs="Calibri"/>
                <w:sz w:val="18"/>
                <w:szCs w:val="18"/>
                <w:lang w:val="en-US"/>
              </w:rPr>
              <w:t xml:space="preserve">    “revocations”: [</w:t>
            </w:r>
          </w:p>
          <w:p w:rsidRPr="003C7800" w:rsidR="003C7800" w:rsidP="003C7800" w:rsidRDefault="003C7800" w14:paraId="7333D7DF"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26ED70F0" w14:textId="77777777">
            <w:pPr>
              <w:rPr>
                <w:rFonts w:ascii="Calibri" w:hAnsi="Calibri" w:cs="Calibri"/>
                <w:sz w:val="18"/>
                <w:szCs w:val="18"/>
                <w:lang w:val="en-US"/>
              </w:rPr>
            </w:pPr>
            <w:r w:rsidRPr="003C7800">
              <w:rPr>
                <w:rFonts w:ascii="Calibri" w:hAnsi="Calibri" w:cs="Calibri"/>
                <w:sz w:val="18"/>
                <w:szCs w:val="18"/>
                <w:lang w:val="en-US"/>
              </w:rPr>
              <w:t xml:space="preserve">        “provisionId”: “string”,</w:t>
            </w:r>
          </w:p>
          <w:p w:rsidRPr="003C7800" w:rsidR="003C7800" w:rsidP="003C7800" w:rsidRDefault="003C7800" w14:paraId="7E126274" w14:textId="77777777">
            <w:pPr>
              <w:rPr>
                <w:rFonts w:ascii="Calibri" w:hAnsi="Calibri" w:cs="Calibri"/>
                <w:sz w:val="18"/>
                <w:szCs w:val="18"/>
                <w:lang w:val="en-US"/>
              </w:rPr>
            </w:pPr>
            <w:r w:rsidRPr="003C7800">
              <w:rPr>
                <w:rFonts w:ascii="Calibri" w:hAnsi="Calibri" w:cs="Calibri"/>
                <w:sz w:val="18"/>
                <w:szCs w:val="18"/>
                <w:lang w:val="en-US"/>
              </w:rPr>
              <w:t xml:space="preserve">        “revocationData”: {</w:t>
            </w:r>
          </w:p>
          <w:p w:rsidRPr="003C7800" w:rsidR="003C7800" w:rsidP="003C7800" w:rsidRDefault="003C7800" w14:paraId="2257EFFB" w14:textId="77777777">
            <w:pPr>
              <w:rPr>
                <w:rFonts w:ascii="Calibri" w:hAnsi="Calibri" w:cs="Calibri"/>
                <w:sz w:val="18"/>
                <w:szCs w:val="18"/>
                <w:lang w:val="en-US"/>
              </w:rPr>
            </w:pPr>
            <w:r w:rsidRPr="003C7800">
              <w:rPr>
                <w:rFonts w:ascii="Calibri" w:hAnsi="Calibri" w:cs="Calibri"/>
                <w:sz w:val="18"/>
                <w:szCs w:val="18"/>
                <w:lang w:val="en-US"/>
              </w:rPr>
              <w:t xml:space="preserve">          “requesterFiscalCode”: “string”,</w:t>
            </w:r>
          </w:p>
          <w:p w:rsidRPr="003C7800" w:rsidR="003C7800" w:rsidP="003C7800" w:rsidRDefault="003C7800" w14:paraId="229E4322" w14:textId="77777777">
            <w:pPr>
              <w:rPr>
                <w:rFonts w:ascii="Calibri" w:hAnsi="Calibri" w:cs="Calibri"/>
                <w:sz w:val="18"/>
                <w:szCs w:val="18"/>
                <w:lang w:val="en-US"/>
              </w:rPr>
            </w:pPr>
            <w:r w:rsidRPr="003C7800">
              <w:rPr>
                <w:rFonts w:ascii="Calibri" w:hAnsi="Calibri" w:cs="Calibri"/>
                <w:sz w:val="18"/>
                <w:szCs w:val="18"/>
                <w:lang w:val="en-US"/>
              </w:rPr>
              <w:t xml:space="preserve">          “fromDate”: “2025-10-20”,</w:t>
            </w:r>
          </w:p>
          <w:p w:rsidRPr="003C7800" w:rsidR="003C7800" w:rsidP="003C7800" w:rsidRDefault="003C7800" w14:paraId="2C8225C0" w14:textId="77777777">
            <w:pPr>
              <w:rPr>
                <w:rFonts w:ascii="Calibri" w:hAnsi="Calibri" w:cs="Calibri"/>
                <w:sz w:val="18"/>
                <w:szCs w:val="18"/>
                <w:lang w:val="en-US"/>
              </w:rPr>
            </w:pPr>
            <w:r w:rsidRPr="003C7800">
              <w:rPr>
                <w:rFonts w:ascii="Calibri" w:hAnsi="Calibri" w:cs="Calibri"/>
                <w:sz w:val="18"/>
                <w:szCs w:val="18"/>
                <w:lang w:val="en-US"/>
              </w:rPr>
              <w:t xml:space="preserve">          “toDate”: “2025-10-20”,</w:t>
            </w:r>
          </w:p>
          <w:p w:rsidRPr="003C7800" w:rsidR="003C7800" w:rsidP="003C7800" w:rsidRDefault="003C7800" w14:paraId="17EF0BA6" w14:textId="77777777">
            <w:pPr>
              <w:rPr>
                <w:rFonts w:ascii="Calibri" w:hAnsi="Calibri" w:cs="Calibri"/>
                <w:sz w:val="18"/>
                <w:szCs w:val="18"/>
                <w:lang w:val="en-US"/>
              </w:rPr>
            </w:pPr>
            <w:r w:rsidRPr="003C7800">
              <w:rPr>
                <w:rFonts w:ascii="Calibri" w:hAnsi="Calibri" w:cs="Calibri"/>
                <w:sz w:val="18"/>
                <w:szCs w:val="18"/>
                <w:lang w:val="en-US"/>
              </w:rPr>
              <w:t xml:space="preserve">          “motivation”: “string”,</w:t>
            </w:r>
          </w:p>
          <w:p w:rsidRPr="003C7800" w:rsidR="003C7800" w:rsidP="003C7800" w:rsidRDefault="003C7800" w14:paraId="489E8B10" w14:textId="77777777">
            <w:pPr>
              <w:rPr>
                <w:rFonts w:ascii="Calibri" w:hAnsi="Calibri" w:cs="Calibri"/>
                <w:sz w:val="18"/>
                <w:szCs w:val="18"/>
                <w:lang w:val="en-US"/>
              </w:rPr>
            </w:pPr>
            <w:r w:rsidRPr="003C7800">
              <w:rPr>
                <w:rFonts w:ascii="Calibri" w:hAnsi="Calibri" w:cs="Calibri"/>
                <w:sz w:val="18"/>
                <w:szCs w:val="18"/>
                <w:lang w:val="en-US"/>
              </w:rPr>
              <w:t xml:space="preserve">          “attachments”: [</w:t>
            </w:r>
          </w:p>
          <w:p w:rsidRPr="003C7800" w:rsidR="003C7800" w:rsidP="003C7800" w:rsidRDefault="003C7800" w14:paraId="0549C1A7"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7996D92A" w14:textId="77777777">
            <w:pPr>
              <w:rPr>
                <w:rFonts w:ascii="Calibri" w:hAnsi="Calibri" w:cs="Calibri"/>
                <w:sz w:val="18"/>
                <w:szCs w:val="18"/>
                <w:lang w:val="en-US"/>
              </w:rPr>
            </w:pPr>
            <w:r w:rsidRPr="003C7800">
              <w:rPr>
                <w:rFonts w:ascii="Calibri" w:hAnsi="Calibri" w:cs="Calibri"/>
                <w:sz w:val="18"/>
                <w:szCs w:val="18"/>
                <w:lang w:val="en-US"/>
              </w:rPr>
              <w:t xml:space="preserve">              “attachmentId”: “string”,</w:t>
            </w:r>
          </w:p>
          <w:p w:rsidRPr="003C7800" w:rsidR="003C7800" w:rsidP="003C7800" w:rsidRDefault="003C7800" w14:paraId="2B1614A0" w14:textId="77777777">
            <w:pPr>
              <w:rPr>
                <w:rFonts w:ascii="Calibri" w:hAnsi="Calibri" w:cs="Calibri"/>
                <w:sz w:val="18"/>
                <w:szCs w:val="18"/>
                <w:lang w:val="en-US"/>
              </w:rPr>
            </w:pPr>
            <w:r w:rsidRPr="003C7800">
              <w:rPr>
                <w:rFonts w:ascii="Calibri" w:hAnsi="Calibri" w:cs="Calibri"/>
                <w:sz w:val="18"/>
                <w:szCs w:val="18"/>
                <w:lang w:val="en-US"/>
              </w:rPr>
              <w:t xml:space="preserve">              “filename”: “string”,</w:t>
            </w:r>
          </w:p>
          <w:p w:rsidRPr="003C7800" w:rsidR="003C7800" w:rsidP="003C7800" w:rsidRDefault="003C7800" w14:paraId="0921F50D" w14:textId="77777777">
            <w:pPr>
              <w:rPr>
                <w:rFonts w:ascii="Calibri" w:hAnsi="Calibri" w:cs="Calibri"/>
                <w:sz w:val="18"/>
                <w:szCs w:val="18"/>
                <w:lang w:val="en-US"/>
              </w:rPr>
            </w:pPr>
            <w:r w:rsidRPr="003C7800">
              <w:rPr>
                <w:rFonts w:ascii="Calibri" w:hAnsi="Calibri" w:cs="Calibri"/>
                <w:sz w:val="18"/>
                <w:szCs w:val="18"/>
                <w:lang w:val="en-US"/>
              </w:rPr>
              <w:t xml:space="preserve">              “uploadDate”: “2025-10-20”</w:t>
            </w:r>
          </w:p>
          <w:p w:rsidRPr="003C7800" w:rsidR="003C7800" w:rsidP="003C7800" w:rsidRDefault="003C7800" w14:paraId="76C2ACAA"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2566F7C3"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7A3BAD02"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5E691644" w14:textId="77777777">
            <w:pPr>
              <w:rPr>
                <w:rFonts w:ascii="Calibri" w:hAnsi="Calibri" w:cs="Calibri"/>
                <w:sz w:val="18"/>
                <w:szCs w:val="18"/>
                <w:lang w:val="en-US"/>
              </w:rPr>
            </w:pPr>
            <w:r w:rsidRPr="003C7800">
              <w:rPr>
                <w:rFonts w:ascii="Calibri" w:hAnsi="Calibri" w:cs="Calibri"/>
                <w:sz w:val="18"/>
                <w:szCs w:val="18"/>
                <w:lang w:val="en-US"/>
              </w:rPr>
              <w:t xml:space="preserve">        “cancelled”: true,</w:t>
            </w:r>
          </w:p>
          <w:p w:rsidRPr="003C7800" w:rsidR="003C7800" w:rsidP="003C7800" w:rsidRDefault="003C7800" w14:paraId="00882851" w14:textId="77777777">
            <w:pPr>
              <w:rPr>
                <w:rFonts w:ascii="Calibri" w:hAnsi="Calibri" w:cs="Calibri"/>
                <w:sz w:val="18"/>
                <w:szCs w:val="18"/>
                <w:lang w:val="en-US"/>
              </w:rPr>
            </w:pPr>
            <w:r w:rsidRPr="003C7800">
              <w:rPr>
                <w:rFonts w:ascii="Calibri" w:hAnsi="Calibri" w:cs="Calibri"/>
                <w:sz w:val="18"/>
                <w:szCs w:val="18"/>
                <w:lang w:val="en-US"/>
              </w:rPr>
              <w:t xml:space="preserve">        “cancellationData”: {</w:t>
            </w:r>
          </w:p>
          <w:p w:rsidRPr="003C7800" w:rsidR="003C7800" w:rsidP="003C7800" w:rsidRDefault="003C7800" w14:paraId="027F5756" w14:textId="77777777">
            <w:pPr>
              <w:rPr>
                <w:rFonts w:ascii="Calibri" w:hAnsi="Calibri" w:cs="Calibri"/>
                <w:sz w:val="18"/>
                <w:szCs w:val="18"/>
                <w:lang w:val="en-US"/>
              </w:rPr>
            </w:pPr>
            <w:r w:rsidRPr="003C7800">
              <w:rPr>
                <w:rFonts w:ascii="Calibri" w:hAnsi="Calibri" w:cs="Calibri"/>
                <w:sz w:val="18"/>
                <w:szCs w:val="18"/>
                <w:lang w:val="en-US"/>
              </w:rPr>
              <w:t xml:space="preserve">          “requesterFiscalCode”: “string”,</w:t>
            </w:r>
          </w:p>
          <w:p w:rsidRPr="003C7800" w:rsidR="003C7800" w:rsidP="003C7800" w:rsidRDefault="003C7800" w14:paraId="6A4642A7" w14:textId="77777777">
            <w:pPr>
              <w:rPr>
                <w:rFonts w:ascii="Calibri" w:hAnsi="Calibri" w:cs="Calibri"/>
                <w:sz w:val="18"/>
                <w:szCs w:val="18"/>
                <w:lang w:val="en-US"/>
              </w:rPr>
            </w:pPr>
            <w:r w:rsidRPr="003C7800">
              <w:rPr>
                <w:rFonts w:ascii="Calibri" w:hAnsi="Calibri" w:cs="Calibri"/>
                <w:sz w:val="18"/>
                <w:szCs w:val="18"/>
                <w:lang w:val="en-US"/>
              </w:rPr>
              <w:t xml:space="preserve">          “cancellationDate”: “2025-10-20”,</w:t>
            </w:r>
          </w:p>
          <w:p w:rsidRPr="003C7800" w:rsidR="003C7800" w:rsidP="003C7800" w:rsidRDefault="003C7800" w14:paraId="2477DFCA" w14:textId="77777777">
            <w:pPr>
              <w:rPr>
                <w:rFonts w:ascii="Calibri" w:hAnsi="Calibri" w:cs="Calibri"/>
                <w:sz w:val="18"/>
                <w:szCs w:val="18"/>
                <w:lang w:val="en-US"/>
              </w:rPr>
            </w:pPr>
            <w:r w:rsidRPr="003C7800">
              <w:rPr>
                <w:rFonts w:ascii="Calibri" w:hAnsi="Calibri" w:cs="Calibri"/>
                <w:sz w:val="18"/>
                <w:szCs w:val="18"/>
                <w:lang w:val="en-US"/>
              </w:rPr>
              <w:t xml:space="preserve">          “motivation”: “string”,</w:t>
            </w:r>
          </w:p>
          <w:p w:rsidRPr="003C7800" w:rsidR="003C7800" w:rsidP="003C7800" w:rsidRDefault="003C7800" w14:paraId="25D10ED1" w14:textId="77777777">
            <w:pPr>
              <w:rPr>
                <w:rFonts w:ascii="Calibri" w:hAnsi="Calibri" w:cs="Calibri"/>
                <w:sz w:val="18"/>
                <w:szCs w:val="18"/>
                <w:lang w:val="en-US"/>
              </w:rPr>
            </w:pPr>
            <w:r w:rsidRPr="003C7800">
              <w:rPr>
                <w:rFonts w:ascii="Calibri" w:hAnsi="Calibri" w:cs="Calibri"/>
                <w:sz w:val="18"/>
                <w:szCs w:val="18"/>
                <w:lang w:val="en-US"/>
              </w:rPr>
              <w:t xml:space="preserve">          “attachments”: [</w:t>
            </w:r>
          </w:p>
          <w:p w:rsidRPr="003C7800" w:rsidR="003C7800" w:rsidP="003C7800" w:rsidRDefault="003C7800" w14:paraId="603237DF"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01965EF3" w14:textId="77777777">
            <w:pPr>
              <w:rPr>
                <w:rFonts w:ascii="Calibri" w:hAnsi="Calibri" w:cs="Calibri"/>
                <w:sz w:val="18"/>
                <w:szCs w:val="18"/>
                <w:lang w:val="en-US"/>
              </w:rPr>
            </w:pPr>
            <w:r w:rsidRPr="003C7800">
              <w:rPr>
                <w:rFonts w:ascii="Calibri" w:hAnsi="Calibri" w:cs="Calibri"/>
                <w:sz w:val="18"/>
                <w:szCs w:val="18"/>
                <w:lang w:val="en-US"/>
              </w:rPr>
              <w:t xml:space="preserve">              “attachmentId”: “string”,</w:t>
            </w:r>
          </w:p>
          <w:p w:rsidRPr="003C7800" w:rsidR="003C7800" w:rsidP="003C7800" w:rsidRDefault="003C7800" w14:paraId="00C54A33" w14:textId="77777777">
            <w:pPr>
              <w:rPr>
                <w:rFonts w:ascii="Calibri" w:hAnsi="Calibri" w:cs="Calibri"/>
                <w:sz w:val="18"/>
                <w:szCs w:val="18"/>
                <w:lang w:val="en-US"/>
              </w:rPr>
            </w:pPr>
            <w:r w:rsidRPr="003C7800">
              <w:rPr>
                <w:rFonts w:ascii="Calibri" w:hAnsi="Calibri" w:cs="Calibri"/>
                <w:sz w:val="18"/>
                <w:szCs w:val="18"/>
                <w:lang w:val="en-US"/>
              </w:rPr>
              <w:t xml:space="preserve">              “filename”: “string”,</w:t>
            </w:r>
          </w:p>
          <w:p w:rsidRPr="003C7800" w:rsidR="003C7800" w:rsidP="003C7800" w:rsidRDefault="003C7800" w14:paraId="2BBC49AA" w14:textId="77777777">
            <w:pPr>
              <w:rPr>
                <w:rFonts w:ascii="Calibri" w:hAnsi="Calibri" w:cs="Calibri"/>
                <w:sz w:val="18"/>
                <w:szCs w:val="18"/>
                <w:lang w:val="en-US"/>
              </w:rPr>
            </w:pPr>
            <w:r w:rsidRPr="003C7800">
              <w:rPr>
                <w:rFonts w:ascii="Calibri" w:hAnsi="Calibri" w:cs="Calibri"/>
                <w:sz w:val="18"/>
                <w:szCs w:val="18"/>
                <w:lang w:val="en-US"/>
              </w:rPr>
              <w:t xml:space="preserve">              “uploadDate”: “2025-10-20”</w:t>
            </w:r>
          </w:p>
          <w:p w:rsidRPr="003C7800" w:rsidR="003C7800" w:rsidP="003C7800" w:rsidRDefault="003C7800" w14:paraId="7162DA81"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78656CF3"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6611A607"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4E1B4F35"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08BA76FA"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3C7800" w:rsidP="003C7800" w:rsidRDefault="003C7800" w14:paraId="74731CAC" w14:textId="77777777">
            <w:pPr>
              <w:rPr>
                <w:rFonts w:ascii="Calibri" w:hAnsi="Calibri" w:cs="Calibri"/>
                <w:sz w:val="18"/>
                <w:szCs w:val="18"/>
                <w:lang w:val="en-US"/>
              </w:rPr>
            </w:pPr>
            <w:r w:rsidRPr="003C7800">
              <w:rPr>
                <w:rFonts w:ascii="Calibri" w:hAnsi="Calibri" w:cs="Calibri"/>
                <w:sz w:val="18"/>
                <w:szCs w:val="18"/>
                <w:lang w:val="en-US"/>
              </w:rPr>
              <w:t xml:space="preserve">  }</w:t>
            </w:r>
          </w:p>
          <w:p w:rsidRPr="003C7800" w:rsidR="00F92446" w:rsidP="006F3D7B" w:rsidRDefault="003C7800" w14:paraId="5ECA7292" w14:textId="7F1FFA1A">
            <w:pPr>
              <w:rPr>
                <w:rFonts w:ascii="Calibri" w:hAnsi="Calibri" w:eastAsia="Calibri" w:cs="Calibri"/>
                <w:sz w:val="18"/>
                <w:szCs w:val="18"/>
              </w:rPr>
            </w:pPr>
            <w:r w:rsidRPr="003C7800">
              <w:rPr>
                <w:rFonts w:ascii="Calibri" w:hAnsi="Calibri" w:cs="Calibri"/>
                <w:sz w:val="18"/>
                <w:szCs w:val="18"/>
                <w:lang w:val="en-US"/>
              </w:rPr>
              <w:t>}</w:t>
            </w:r>
          </w:p>
        </w:tc>
      </w:tr>
      <w:tr w:rsidRPr="00E36527" w:rsidR="00EA374D" w:rsidTr="097528C3" w14:paraId="40BD7CD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1157487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F92446" w14:paraId="5C83A0D2"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0FDE0B3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92446" w:rsidP="006F3D7B" w:rsidRDefault="00F92446" w14:paraId="406B3B2B"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92446" w:rsidP="006F3D7B" w:rsidRDefault="00F92446" w14:paraId="6CC9AC25" w14:textId="0C9E9C7F">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1</w:t>
            </w:r>
            <w:r w:rsidRPr="00E36527">
              <w:rPr>
                <w:rFonts w:ascii="Calibri" w:hAnsi="Calibri" w:eastAsia="Calibri" w:cs="Calibri"/>
                <w:sz w:val="20"/>
                <w:szCs w:val="20"/>
              </w:rPr>
              <w:t>-0</w:t>
            </w:r>
            <w:r w:rsidR="0090609B">
              <w:rPr>
                <w:rFonts w:ascii="Calibri" w:hAnsi="Calibri" w:eastAsia="Calibri" w:cs="Calibri"/>
                <w:sz w:val="20"/>
                <w:szCs w:val="20"/>
              </w:rPr>
              <w:t>3</w:t>
            </w:r>
          </w:p>
        </w:tc>
      </w:tr>
    </w:tbl>
    <w:p w:rsidR="000862DC" w:rsidP="00E07F89" w:rsidRDefault="000862DC" w14:paraId="28DEDDE3" w14:textId="77777777"/>
    <w:p w:rsidRPr="006A1391" w:rsidR="000E3D0B" w:rsidP="000E3D0B" w:rsidRDefault="000E3D0B" w14:paraId="6C084C3C" w14:textId="5B988749">
      <w:pPr>
        <w:pStyle w:val="Heading2"/>
        <w:tabs>
          <w:tab w:val="clear" w:pos="1003"/>
          <w:tab w:val="num" w:pos="851"/>
        </w:tabs>
        <w:rPr>
          <w:rFonts w:asciiTheme="minorHAnsi" w:hAnsiTheme="minorHAnsi" w:cstheme="minorHAnsi"/>
        </w:rPr>
      </w:pPr>
      <w:bookmarkStart w:name="_Toc222417292" w:id="102"/>
      <w:r w:rsidRPr="006A1391">
        <w:rPr>
          <w:rFonts w:asciiTheme="minorHAnsi" w:hAnsiTheme="minorHAnsi" w:cstheme="minorHAnsi"/>
        </w:rPr>
        <w:t>Processi Back-End – Gestione Decurtazioni</w:t>
      </w:r>
      <w:bookmarkEnd w:id="102"/>
    </w:p>
    <w:p w:rsidR="000E3D0B" w:rsidP="002B4AC0" w:rsidRDefault="000E3D0B" w14:paraId="1561985B" w14:textId="77777777">
      <w:pPr>
        <w:pStyle w:val="Heading3"/>
      </w:pPr>
      <w:bookmarkStart w:name="_Toc222417293" w:id="103"/>
      <w:r>
        <w:t>Elenco Enti - getEnti</w:t>
      </w:r>
      <w:bookmarkEnd w:id="103"/>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151CC308"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5C1E8697"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1A1E3D27"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4618D1C1"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0B72D6C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4FA69E6E"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rsidTr="006F3D7B" w14:paraId="33AFDA0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4133B34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77708BCB" w14:textId="77777777">
            <w:pPr>
              <w:jc w:val="both"/>
              <w:rPr>
                <w:rFonts w:ascii="Calibri" w:hAnsi="Calibri" w:eastAsia="Calibri" w:cs="Calibri"/>
                <w:sz w:val="20"/>
                <w:szCs w:val="20"/>
              </w:rPr>
            </w:pPr>
            <w:r w:rsidRPr="00E36527">
              <w:rPr>
                <w:rFonts w:ascii="Calibri" w:hAnsi="Calibri" w:eastAsia="Calibri" w:cs="Calibri"/>
                <w:sz w:val="20"/>
                <w:szCs w:val="20"/>
              </w:rPr>
              <w:t>Elenco Enti</w:t>
            </w:r>
          </w:p>
        </w:tc>
      </w:tr>
      <w:tr w:rsidRPr="00E36527" w:rsidR="00F048C7" w:rsidTr="006F3D7B" w14:paraId="575B466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7C4B9B4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7B8FD13F" w14:textId="77777777">
            <w:pPr>
              <w:rPr>
                <w:rFonts w:ascii="Calibri" w:hAnsi="Calibri" w:eastAsia="Calibri" w:cs="Calibri"/>
                <w:sz w:val="20"/>
                <w:szCs w:val="20"/>
              </w:rPr>
            </w:pPr>
            <w:r w:rsidRPr="00E36527">
              <w:rPr>
                <w:rFonts w:ascii="Calibri" w:hAnsi="Calibri" w:eastAsia="Calibri" w:cs="Calibri"/>
                <w:sz w:val="20"/>
                <w:szCs w:val="20"/>
              </w:rPr>
              <w:t>Operation per l’estrazione dell’elenco Enti che possono operare o annullare una decurtazione</w:t>
            </w:r>
          </w:p>
        </w:tc>
      </w:tr>
      <w:tr w:rsidRPr="00CF4664" w:rsidR="00F048C7" w:rsidTr="006F3D7B" w14:paraId="698073D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63A912F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6849925A" w14:textId="50B653E8">
            <w:pPr>
              <w:jc w:val="both"/>
              <w:rPr>
                <w:rFonts w:ascii="Calibri" w:hAnsi="Calibri" w:eastAsia="Calibri" w:cs="Calibri"/>
                <w:sz w:val="20"/>
                <w:szCs w:val="20"/>
                <w:lang w:val="en-US"/>
              </w:rPr>
            </w:pPr>
            <w:r w:rsidRPr="00E36527">
              <w:rPr>
                <w:rFonts w:ascii="Calibri" w:hAnsi="Calibri" w:eastAsia="Calibri" w:cs="Calibri"/>
                <w:sz w:val="20"/>
                <w:szCs w:val="20"/>
                <w:lang w:val="en-US"/>
              </w:rPr>
              <w:t>GET &lt;root&gt;/</w:t>
            </w:r>
            <w:r w:rsidR="00F6432B">
              <w:rPr>
                <w:rFonts w:ascii="Calibri" w:hAnsi="Calibri" w:eastAsia="Calibri" w:cs="Calibri"/>
                <w:sz w:val="20"/>
                <w:szCs w:val="20"/>
                <w:lang w:val="en-US"/>
              </w:rPr>
              <w:t>int</w:t>
            </w:r>
            <w:r w:rsidRPr="00E36527">
              <w:rPr>
                <w:rFonts w:ascii="Calibri" w:hAnsi="Calibri" w:eastAsia="Calibri" w:cs="Calibri"/>
                <w:sz w:val="20"/>
                <w:szCs w:val="20"/>
                <w:lang w:val="en-US"/>
              </w:rPr>
              <w:t>/v1/</w:t>
            </w:r>
            <w:r w:rsidR="00F6432B">
              <w:rPr>
                <w:rFonts w:ascii="Calibri" w:hAnsi="Calibri" w:eastAsia="Calibri" w:cs="Calibri"/>
                <w:sz w:val="20"/>
                <w:szCs w:val="20"/>
                <w:lang w:val="en-US"/>
              </w:rPr>
              <w:t>tipo</w:t>
            </w:r>
            <w:r w:rsidRPr="00E36527">
              <w:rPr>
                <w:rFonts w:ascii="Calibri" w:hAnsi="Calibri" w:eastAsia="Calibri" w:cs="Calibri"/>
                <w:sz w:val="20"/>
                <w:szCs w:val="20"/>
                <w:lang w:val="en-US"/>
              </w:rPr>
              <w:t>/</w:t>
            </w:r>
            <w:r w:rsidR="005F71AC">
              <w:rPr>
                <w:rFonts w:ascii="Calibri" w:hAnsi="Calibri" w:eastAsia="Calibri" w:cs="Calibri"/>
                <w:sz w:val="20"/>
                <w:szCs w:val="20"/>
                <w:lang w:val="en-US"/>
              </w:rPr>
              <w:t>elenco-</w:t>
            </w:r>
            <w:r w:rsidRPr="00E36527">
              <w:rPr>
                <w:rFonts w:ascii="Calibri" w:hAnsi="Calibri" w:eastAsia="Calibri" w:cs="Calibri"/>
                <w:sz w:val="20"/>
                <w:szCs w:val="20"/>
                <w:lang w:val="en-US"/>
              </w:rPr>
              <w:t>enti</w:t>
            </w:r>
          </w:p>
        </w:tc>
      </w:tr>
      <w:tr w:rsidRPr="00E36527" w:rsidR="00F048C7" w:rsidTr="006F3D7B" w14:paraId="00EDFAA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7FE9D81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4913353B" w14:textId="77777777">
            <w:pPr>
              <w:rPr>
                <w:rFonts w:ascii="Calibri" w:hAnsi="Calibri" w:eastAsia="Calibri" w:cs="Calibri"/>
                <w:sz w:val="20"/>
                <w:szCs w:val="20"/>
                <w:lang w:val="en-US"/>
              </w:rPr>
            </w:pPr>
          </w:p>
        </w:tc>
      </w:tr>
      <w:tr w:rsidRPr="00E36527" w:rsidR="00F048C7" w:rsidTr="006F3D7B" w14:paraId="292EC92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44B62A9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1B8DC798" w14:textId="77777777">
            <w:pPr>
              <w:rPr>
                <w:rFonts w:ascii="Calibri" w:hAnsi="Calibri" w:eastAsia="Calibri" w:cs="Calibri"/>
                <w:sz w:val="20"/>
                <w:szCs w:val="20"/>
              </w:rPr>
            </w:pPr>
            <w:r>
              <w:rPr>
                <w:rFonts w:ascii="Calibri" w:hAnsi="Calibri" w:eastAsia="Calibri" w:cs="Calibri"/>
                <w:sz w:val="20"/>
                <w:szCs w:val="20"/>
              </w:rPr>
              <w:t>Il processo non effettua controlli</w:t>
            </w:r>
          </w:p>
        </w:tc>
      </w:tr>
      <w:tr w:rsidRPr="00E36527" w:rsidR="00F048C7" w:rsidTr="006F3D7B" w14:paraId="0FF6916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02E7496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7DF73699"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6590143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01351D1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6DA910A8" w14:textId="77777777">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p>
          <w:p w:rsidRPr="00E36527" w:rsidR="000E3D0B" w:rsidP="00842DA3" w:rsidRDefault="000E3D0B" w14:paraId="09F0E410" w14:textId="77777777">
            <w:pPr>
              <w:pStyle w:val="ListParagraph"/>
              <w:numPr>
                <w:ilvl w:val="0"/>
                <w:numId w:val="48"/>
              </w:numPr>
              <w:ind w:left="319" w:hanging="319"/>
              <w:rPr>
                <w:rFonts w:ascii="Calibri" w:hAnsi="Calibri" w:eastAsia="Calibri" w:cs="Calibri"/>
                <w:sz w:val="20"/>
                <w:szCs w:val="20"/>
              </w:rPr>
            </w:pPr>
            <w:r w:rsidRPr="00E36527">
              <w:rPr>
                <w:rFonts w:ascii="Calibri" w:hAnsi="Calibri" w:eastAsia="Calibri" w:cs="Calibri"/>
                <w:sz w:val="20"/>
                <w:szCs w:val="20"/>
              </w:rPr>
              <w:t>decurtazione_visualizzazione</w:t>
            </w:r>
          </w:p>
          <w:p w:rsidRPr="00E36527" w:rsidR="000E3D0B" w:rsidP="00842DA3" w:rsidRDefault="000E3D0B" w14:paraId="7969EF88" w14:textId="77777777">
            <w:pPr>
              <w:pStyle w:val="ListParagraph"/>
              <w:numPr>
                <w:ilvl w:val="0"/>
                <w:numId w:val="48"/>
              </w:numPr>
              <w:ind w:left="319" w:hanging="319"/>
              <w:rPr>
                <w:rFonts w:ascii="Calibri" w:hAnsi="Calibri" w:eastAsia="Calibri" w:cs="Calibri"/>
                <w:sz w:val="20"/>
                <w:szCs w:val="20"/>
              </w:rPr>
            </w:pPr>
            <w:r w:rsidRPr="00E36527">
              <w:rPr>
                <w:rFonts w:ascii="Calibri" w:hAnsi="Calibri" w:eastAsia="Calibri" w:cs="Calibri"/>
                <w:sz w:val="20"/>
                <w:szCs w:val="20"/>
              </w:rPr>
              <w:t>decurtazione_inserimento</w:t>
            </w:r>
          </w:p>
          <w:p w:rsidRPr="00E36527" w:rsidR="000E3D0B" w:rsidP="00842DA3" w:rsidRDefault="000E3D0B" w14:paraId="70173DAC" w14:textId="77777777">
            <w:pPr>
              <w:pStyle w:val="ListParagraph"/>
              <w:numPr>
                <w:ilvl w:val="0"/>
                <w:numId w:val="48"/>
              </w:numPr>
              <w:ind w:left="319" w:hanging="319"/>
              <w:rPr>
                <w:rFonts w:ascii="Calibri" w:hAnsi="Calibri" w:eastAsia="Calibri" w:cs="Calibri"/>
                <w:sz w:val="20"/>
                <w:szCs w:val="20"/>
              </w:rPr>
            </w:pPr>
            <w:r w:rsidRPr="00E36527">
              <w:rPr>
                <w:rFonts w:ascii="Calibri" w:hAnsi="Calibri" w:eastAsia="Calibri" w:cs="Calibri"/>
                <w:sz w:val="20"/>
                <w:szCs w:val="20"/>
              </w:rPr>
              <w:t>decurtazione_annullamento_nazionale</w:t>
            </w:r>
          </w:p>
          <w:p w:rsidR="000E3D0B" w:rsidP="00842DA3" w:rsidRDefault="000E3D0B" w14:paraId="21B727E0" w14:textId="77777777">
            <w:pPr>
              <w:pStyle w:val="ListParagraph"/>
              <w:numPr>
                <w:ilvl w:val="0"/>
                <w:numId w:val="48"/>
              </w:numPr>
              <w:ind w:left="319" w:hanging="319"/>
              <w:rPr>
                <w:rFonts w:ascii="Calibri" w:hAnsi="Calibri" w:eastAsia="Calibri" w:cs="Calibri"/>
                <w:sz w:val="20"/>
                <w:szCs w:val="20"/>
              </w:rPr>
            </w:pPr>
            <w:r w:rsidRPr="00E36527">
              <w:rPr>
                <w:rFonts w:ascii="Calibri" w:hAnsi="Calibri" w:eastAsia="Calibri" w:cs="Calibri"/>
                <w:sz w:val="20"/>
                <w:szCs w:val="20"/>
              </w:rPr>
              <w:t>decurtazione_annullamento_territoriale (utenti target)</w:t>
            </w:r>
          </w:p>
          <w:p w:rsidRPr="00B4029B" w:rsidR="00003980" w:rsidP="00842DA3" w:rsidRDefault="00003980" w14:paraId="0A81849C" w14:textId="35960861">
            <w:pPr>
              <w:pStyle w:val="ListParagraph"/>
              <w:numPr>
                <w:ilvl w:val="0"/>
                <w:numId w:val="48"/>
              </w:numPr>
              <w:ind w:left="319" w:hanging="319"/>
              <w:rPr>
                <w:rFonts w:ascii="Calibri" w:hAnsi="Calibri" w:eastAsia="Calibri" w:cs="Calibri"/>
                <w:sz w:val="20"/>
                <w:szCs w:val="20"/>
              </w:rPr>
            </w:pPr>
            <w:r w:rsidRPr="00B4029B">
              <w:rPr>
                <w:rFonts w:ascii="Calibri" w:hAnsi="Calibri" w:eastAsia="Calibri" w:cs="Calibri"/>
                <w:sz w:val="20"/>
                <w:szCs w:val="20"/>
              </w:rPr>
              <w:t>recupero_visualizzazione</w:t>
            </w:r>
          </w:p>
          <w:p w:rsidRPr="00B4029B" w:rsidR="00003980" w:rsidP="00842DA3" w:rsidRDefault="00003980" w14:paraId="25C90C0C" w14:textId="03E10C81">
            <w:pPr>
              <w:pStyle w:val="ListParagraph"/>
              <w:numPr>
                <w:ilvl w:val="0"/>
                <w:numId w:val="48"/>
              </w:numPr>
              <w:ind w:left="319" w:hanging="319"/>
              <w:rPr>
                <w:rFonts w:ascii="Calibri" w:hAnsi="Calibri" w:eastAsia="Calibri" w:cs="Calibri"/>
                <w:sz w:val="20"/>
                <w:szCs w:val="20"/>
              </w:rPr>
            </w:pPr>
            <w:r w:rsidRPr="00B4029B">
              <w:rPr>
                <w:rFonts w:ascii="Calibri" w:hAnsi="Calibri" w:eastAsia="Calibri" w:cs="Calibri"/>
                <w:sz w:val="20"/>
                <w:szCs w:val="20"/>
              </w:rPr>
              <w:t>recupero_inserimento</w:t>
            </w:r>
          </w:p>
          <w:p w:rsidRPr="00B4029B" w:rsidR="00B675A2" w:rsidP="00842DA3" w:rsidRDefault="00003980" w14:paraId="2CDFE4C1" w14:textId="12826FF7">
            <w:pPr>
              <w:pStyle w:val="ListParagraph"/>
              <w:numPr>
                <w:ilvl w:val="0"/>
                <w:numId w:val="48"/>
              </w:numPr>
              <w:ind w:left="319" w:hanging="319"/>
              <w:rPr>
                <w:rFonts w:ascii="Calibri" w:hAnsi="Calibri" w:eastAsia="Calibri" w:cs="Calibri"/>
                <w:sz w:val="20"/>
                <w:szCs w:val="20"/>
              </w:rPr>
            </w:pPr>
            <w:r w:rsidRPr="00B4029B">
              <w:rPr>
                <w:rFonts w:ascii="Calibri" w:hAnsi="Calibri" w:eastAsia="Calibri" w:cs="Calibri"/>
                <w:sz w:val="20"/>
                <w:szCs w:val="20"/>
              </w:rPr>
              <w:t>recupero_annullamento_nazionale</w:t>
            </w:r>
          </w:p>
          <w:p w:rsidRPr="00A759B3" w:rsidR="00003980" w:rsidP="00842DA3" w:rsidRDefault="00003980" w14:paraId="025E6D17" w14:textId="77777777">
            <w:pPr>
              <w:pStyle w:val="ListParagraph"/>
              <w:numPr>
                <w:ilvl w:val="0"/>
                <w:numId w:val="48"/>
              </w:numPr>
              <w:ind w:left="319" w:hanging="319"/>
              <w:rPr>
                <w:rFonts w:ascii="Calibri" w:hAnsi="Calibri" w:eastAsia="Calibri" w:cs="Calibri"/>
                <w:color w:val="EE0000"/>
                <w:sz w:val="20"/>
                <w:szCs w:val="20"/>
              </w:rPr>
            </w:pPr>
            <w:r w:rsidRPr="00B4029B">
              <w:rPr>
                <w:rFonts w:ascii="Calibri" w:hAnsi="Calibri" w:eastAsia="Calibri" w:cs="Calibri"/>
                <w:sz w:val="20"/>
                <w:szCs w:val="20"/>
              </w:rPr>
              <w:t>recupero_annullamento_territoriale</w:t>
            </w:r>
          </w:p>
          <w:p w:rsidRPr="00B675A2" w:rsidR="00003980" w:rsidP="00842DA3" w:rsidRDefault="00A759B3" w14:paraId="46A5E6B2" w14:textId="452E0804">
            <w:pPr>
              <w:pStyle w:val="ListParagraph"/>
              <w:numPr>
                <w:ilvl w:val="0"/>
                <w:numId w:val="48"/>
              </w:numPr>
              <w:ind w:left="319" w:hanging="319"/>
              <w:rPr>
                <w:rFonts w:ascii="Calibri" w:hAnsi="Calibri" w:eastAsia="Calibri" w:cs="Calibri"/>
                <w:color w:val="EE0000"/>
                <w:sz w:val="20"/>
                <w:szCs w:val="20"/>
              </w:rPr>
            </w:pPr>
            <w:r w:rsidRPr="00A92B89">
              <w:rPr>
                <w:rFonts w:ascii="Calibri" w:hAnsi="Calibri" w:eastAsia="Calibri" w:cs="Calibri"/>
                <w:color w:val="EE0000"/>
                <w:sz w:val="20"/>
                <w:szCs w:val="20"/>
              </w:rPr>
              <w:t>gestione_patente.visualizzazione (</w:t>
            </w:r>
            <w:r w:rsidRPr="008917D8" w:rsidR="008917D8">
              <w:rPr>
                <w:rFonts w:ascii="Calibri" w:hAnsi="Calibri" w:eastAsia="Calibri" w:cs="Calibri"/>
                <w:color w:val="EE0000"/>
                <w:sz w:val="20"/>
                <w:szCs w:val="20"/>
              </w:rPr>
              <w:t>MAC 09-02-2026 - Aggiungere l'autorizzazione "gestione_patente.visualizzazione" servizio elenco-enti</w:t>
            </w:r>
            <w:r w:rsidRPr="00A92B89" w:rsidR="0023246F">
              <w:rPr>
                <w:rFonts w:ascii="Calibri" w:hAnsi="Calibri" w:eastAsia="Calibri" w:cs="Calibri"/>
                <w:color w:val="EE0000"/>
                <w:sz w:val="20"/>
                <w:szCs w:val="20"/>
              </w:rPr>
              <w:t>)</w:t>
            </w:r>
          </w:p>
        </w:tc>
      </w:tr>
      <w:tr w:rsidRPr="00E36527" w:rsidR="00F048C7" w:rsidTr="006F3D7B" w14:paraId="4724294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6363EB0D"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0B3D3B9A" w14:textId="11DE0C13">
            <w:pPr>
              <w:rPr>
                <w:rFonts w:ascii="Calibri" w:hAnsi="Calibri" w:eastAsia="Calibri" w:cs="Calibri"/>
                <w:sz w:val="20"/>
                <w:szCs w:val="20"/>
              </w:rPr>
            </w:pPr>
            <w:r>
              <w:rPr>
                <w:rFonts w:ascii="Calibri" w:hAnsi="Calibri" w:eastAsia="Calibri" w:cs="Calibri"/>
                <w:sz w:val="20"/>
                <w:szCs w:val="20"/>
              </w:rPr>
              <w:t xml:space="preserve">Il processo estrae tutti i dati presenti nella tabella </w:t>
            </w:r>
            <w:r w:rsidRPr="00E36527">
              <w:rPr>
                <w:rFonts w:ascii="Calibri" w:hAnsi="Calibri" w:eastAsia="Calibri" w:cs="Calibri"/>
                <w:sz w:val="20"/>
                <w:szCs w:val="20"/>
              </w:rPr>
              <w:t>ENTE_RESPONSABILE_DECURTAZIONE_ANA</w:t>
            </w:r>
            <w:r>
              <w:rPr>
                <w:rFonts w:ascii="Calibri" w:hAnsi="Calibri" w:eastAsia="Calibri" w:cs="Calibri"/>
                <w:sz w:val="20"/>
                <w:szCs w:val="20"/>
              </w:rPr>
              <w:t xml:space="preserve"> ordinandoli per denominazione ente</w:t>
            </w:r>
            <w:r w:rsidR="00200DC7">
              <w:rPr>
                <w:rFonts w:ascii="Calibri" w:hAnsi="Calibri" w:eastAsia="Calibri" w:cs="Calibri"/>
                <w:sz w:val="20"/>
                <w:szCs w:val="20"/>
              </w:rPr>
              <w:t xml:space="preserve"> e salva il risultato nella cache per 24 ore</w:t>
            </w:r>
          </w:p>
        </w:tc>
      </w:tr>
      <w:tr w:rsidRPr="00E36527" w:rsidR="00F048C7" w:rsidTr="006F3D7B" w14:paraId="2E3FD83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5151958A"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41E2A0CE" w14:textId="77777777">
            <w:pPr>
              <w:rPr>
                <w:rFonts w:ascii="Calibri" w:hAnsi="Calibri" w:eastAsia="Calibri" w:cs="Calibri"/>
                <w:sz w:val="20"/>
                <w:szCs w:val="20"/>
              </w:rPr>
            </w:pPr>
            <w:r w:rsidRPr="00E36527">
              <w:rPr>
                <w:rFonts w:ascii="Calibri" w:hAnsi="Calibri" w:eastAsia="Calibri" w:cs="Calibri"/>
                <w:sz w:val="20"/>
                <w:szCs w:val="20"/>
              </w:rPr>
              <w:t>Select * from dbo.ENTE_RESPONSABILE_DECURTAZIONE_ANA</w:t>
            </w:r>
          </w:p>
        </w:tc>
      </w:tr>
      <w:tr w:rsidRPr="00E36527" w:rsidR="00F048C7" w:rsidTr="006F3D7B" w14:paraId="11C707B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6256F74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67581" w:rsidR="000E3D0B" w:rsidP="006F3D7B" w:rsidRDefault="000E3D0B" w14:paraId="3D59EA5D" w14:textId="77777777">
            <w:pPr>
              <w:rPr>
                <w:rFonts w:ascii="Calibri" w:hAnsi="Calibri" w:eastAsia="Calibri" w:cs="Calibri"/>
                <w:sz w:val="20"/>
                <w:szCs w:val="20"/>
              </w:rPr>
            </w:pPr>
            <w:r>
              <w:rPr>
                <w:rFonts w:ascii="Calibri" w:hAnsi="Calibri" w:eastAsia="Calibri" w:cs="Calibri"/>
                <w:sz w:val="20"/>
                <w:szCs w:val="20"/>
              </w:rPr>
              <w:t>Una lista contenente le seguenti informazioni:</w:t>
            </w:r>
          </w:p>
          <w:p w:rsidRPr="00367581" w:rsidR="000E3D0B" w:rsidP="00842DA3" w:rsidRDefault="000E3D0B" w14:paraId="3D80BDC3" w14:textId="77777777">
            <w:pPr>
              <w:pStyle w:val="ListParagraph"/>
              <w:numPr>
                <w:ilvl w:val="0"/>
                <w:numId w:val="48"/>
              </w:numPr>
              <w:ind w:left="319" w:hanging="283"/>
              <w:rPr>
                <w:rFonts w:ascii="Calibri" w:hAnsi="Calibri" w:eastAsia="Calibri" w:cs="Calibri"/>
                <w:sz w:val="20"/>
                <w:szCs w:val="20"/>
              </w:rPr>
            </w:pPr>
            <w:r w:rsidRPr="00367581">
              <w:rPr>
                <w:rFonts w:ascii="Calibri" w:hAnsi="Calibri" w:eastAsia="Calibri" w:cs="Calibri"/>
                <w:sz w:val="20"/>
                <w:szCs w:val="20"/>
              </w:rPr>
              <w:t xml:space="preserve">Identificativo Ente: obbligatorio , Numero Intero </w:t>
            </w:r>
          </w:p>
          <w:p w:rsidRPr="00E36527" w:rsidR="000E3D0B" w:rsidP="00842DA3" w:rsidRDefault="000E3D0B" w14:paraId="0EFCC2BA" w14:textId="77777777">
            <w:pPr>
              <w:pStyle w:val="ListParagraph"/>
              <w:numPr>
                <w:ilvl w:val="0"/>
                <w:numId w:val="48"/>
              </w:numPr>
              <w:ind w:left="319" w:hanging="283"/>
              <w:rPr>
                <w:rFonts w:ascii="Calibri" w:hAnsi="Calibri" w:eastAsia="Calibri" w:cs="Calibri"/>
                <w:sz w:val="20"/>
                <w:szCs w:val="20"/>
              </w:rPr>
            </w:pPr>
            <w:r w:rsidRPr="00367581">
              <w:rPr>
                <w:rFonts w:ascii="Calibri" w:hAnsi="Calibri" w:eastAsia="Calibri" w:cs="Calibri"/>
                <w:sz w:val="20"/>
                <w:szCs w:val="20"/>
              </w:rPr>
              <w:t>Denominazione Ente: obbligatorio, stringa 50</w:t>
            </w:r>
          </w:p>
        </w:tc>
      </w:tr>
      <w:tr w:rsidRPr="00E36527" w:rsidR="00F048C7" w:rsidTr="006F3D7B" w14:paraId="17FB9E7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1B80403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E3D0B" w:rsidP="006F3D7B" w:rsidRDefault="000E3D0B" w14:paraId="222C4910"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5CF1FDD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E3D0B" w:rsidP="006F3D7B" w:rsidRDefault="000E3D0B" w14:paraId="2AFA0E4C"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0E3D0B" w:rsidP="006F3D7B" w:rsidRDefault="000E3D0B" w14:paraId="56034AC1" w14:textId="77777777">
            <w:pPr>
              <w:rPr>
                <w:rFonts w:ascii="Calibri" w:hAnsi="Calibri" w:eastAsia="Calibri" w:cs="Calibri"/>
                <w:sz w:val="20"/>
                <w:szCs w:val="20"/>
              </w:rPr>
            </w:pPr>
            <w:r w:rsidRPr="00E36527">
              <w:rPr>
                <w:rFonts w:ascii="Calibri" w:hAnsi="Calibri" w:eastAsia="Calibri" w:cs="Calibri"/>
                <w:sz w:val="20"/>
                <w:szCs w:val="20"/>
              </w:rPr>
              <w:t>RF01-04-01</w:t>
            </w:r>
          </w:p>
          <w:p w:rsidRPr="00E36527" w:rsidR="000E3D0B" w:rsidP="006F3D7B" w:rsidRDefault="000E3D0B" w14:paraId="5757C373" w14:textId="77777777">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5</w:t>
            </w:r>
            <w:r w:rsidRPr="00E36527">
              <w:rPr>
                <w:rFonts w:ascii="Calibri" w:hAnsi="Calibri" w:eastAsia="Calibri" w:cs="Calibri"/>
                <w:sz w:val="20"/>
                <w:szCs w:val="20"/>
              </w:rPr>
              <w:t>-0</w:t>
            </w:r>
            <w:r>
              <w:rPr>
                <w:rFonts w:ascii="Calibri" w:hAnsi="Calibri" w:eastAsia="Calibri" w:cs="Calibri"/>
                <w:sz w:val="20"/>
                <w:szCs w:val="20"/>
              </w:rPr>
              <w:t>1</w:t>
            </w:r>
          </w:p>
        </w:tc>
      </w:tr>
    </w:tbl>
    <w:p w:rsidR="000B5965" w:rsidP="00A87F84" w:rsidRDefault="000B5965" w14:paraId="75C090AD" w14:textId="77777777">
      <w:pPr>
        <w:rPr>
          <w:rFonts w:eastAsia="Calibri"/>
          <w:lang w:eastAsia="en-US"/>
        </w:rPr>
      </w:pPr>
    </w:p>
    <w:p w:rsidR="006B1B86" w:rsidP="002B4AC0" w:rsidRDefault="006B1B86" w14:paraId="5C66AAD3" w14:textId="7E87A2FF">
      <w:pPr>
        <w:pStyle w:val="Heading3"/>
      </w:pPr>
      <w:bookmarkStart w:name="_Toc222417294" w:id="104"/>
      <w:r>
        <w:t xml:space="preserve">Elenco </w:t>
      </w:r>
      <w:r w:rsidR="0010462D">
        <w:t>Tipologia</w:t>
      </w:r>
      <w:r w:rsidR="00A35656">
        <w:t xml:space="preserve"> Atti</w:t>
      </w:r>
      <w:r>
        <w:t xml:space="preserve"> - get</w:t>
      </w:r>
      <w:r w:rsidR="006C3B15">
        <w:t>TipoAtto</w:t>
      </w:r>
      <w:bookmarkEnd w:id="104"/>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0AD7BC41"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69B44D5F"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6B1B86" w14:paraId="450924DB"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14:paraId="18788014"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115DC32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6B1B86" w14:paraId="5514C28D"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14:paraId="0CFE12B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61D6457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6B1B86" w14:paraId="7434145C" w14:textId="49C99718">
            <w:pPr>
              <w:jc w:val="both"/>
              <w:rPr>
                <w:rFonts w:ascii="Calibri" w:hAnsi="Calibri" w:eastAsia="Calibri" w:cs="Calibri"/>
                <w:sz w:val="20"/>
                <w:szCs w:val="20"/>
              </w:rPr>
            </w:pPr>
            <w:r w:rsidRPr="00E36527">
              <w:rPr>
                <w:rFonts w:ascii="Calibri" w:hAnsi="Calibri" w:eastAsia="Calibri" w:cs="Calibri"/>
                <w:sz w:val="20"/>
                <w:szCs w:val="20"/>
              </w:rPr>
              <w:t xml:space="preserve">Elenco </w:t>
            </w:r>
            <w:r w:rsidR="006C3B15">
              <w:rPr>
                <w:rFonts w:ascii="Calibri" w:hAnsi="Calibri" w:eastAsia="Calibri" w:cs="Calibri"/>
                <w:sz w:val="20"/>
                <w:szCs w:val="20"/>
              </w:rPr>
              <w:t>Tipologie Atto</w:t>
            </w:r>
          </w:p>
        </w:tc>
      </w:tr>
      <w:tr w:rsidRPr="00E36527" w:rsidR="00F048C7" w14:paraId="1B34376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0A20FC1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6B1B86" w14:paraId="2E735FF0" w14:textId="45F63DF1">
            <w:pPr>
              <w:rPr>
                <w:rFonts w:ascii="Calibri" w:hAnsi="Calibri" w:eastAsia="Calibri" w:cs="Calibri"/>
                <w:sz w:val="20"/>
                <w:szCs w:val="20"/>
              </w:rPr>
            </w:pPr>
            <w:r w:rsidRPr="00E36527">
              <w:rPr>
                <w:rFonts w:ascii="Calibri" w:hAnsi="Calibri" w:eastAsia="Calibri" w:cs="Calibri"/>
                <w:sz w:val="20"/>
                <w:szCs w:val="20"/>
              </w:rPr>
              <w:t xml:space="preserve">Operation per l’estrazione dell’elenco </w:t>
            </w:r>
            <w:r w:rsidR="006C3B15">
              <w:rPr>
                <w:rFonts w:ascii="Calibri" w:hAnsi="Calibri" w:eastAsia="Calibri" w:cs="Calibri"/>
                <w:sz w:val="20"/>
                <w:szCs w:val="20"/>
              </w:rPr>
              <w:t>delle tipologie di atto</w:t>
            </w:r>
            <w:r w:rsidRPr="00E36527">
              <w:rPr>
                <w:rFonts w:ascii="Calibri" w:hAnsi="Calibri" w:eastAsia="Calibri" w:cs="Calibri"/>
                <w:sz w:val="20"/>
                <w:szCs w:val="20"/>
              </w:rPr>
              <w:t xml:space="preserve"> che possono operare o annullare una decurtazione</w:t>
            </w:r>
          </w:p>
        </w:tc>
      </w:tr>
      <w:tr w:rsidRPr="005F71AC" w:rsidR="00F048C7" w14:paraId="69BDAA4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3D3E539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8D7EB2" w14:paraId="1B1AAF24" w14:textId="53E9C6B9">
            <w:pPr>
              <w:jc w:val="both"/>
              <w:rPr>
                <w:rFonts w:ascii="Calibri" w:hAnsi="Calibri" w:eastAsia="Calibri" w:cs="Calibri"/>
                <w:sz w:val="20"/>
                <w:szCs w:val="20"/>
                <w:lang w:val="en-US"/>
              </w:rPr>
            </w:pPr>
            <w:r>
              <w:rPr>
                <w:rFonts w:ascii="Calibri" w:hAnsi="Calibri" w:eastAsia="Calibri" w:cs="Calibri"/>
                <w:sz w:val="20"/>
                <w:szCs w:val="20"/>
                <w:lang w:val="en-US"/>
              </w:rPr>
              <w:t>POST</w:t>
            </w:r>
            <w:r w:rsidRPr="00E36527" w:rsidR="006B1B86">
              <w:rPr>
                <w:rFonts w:ascii="Calibri" w:hAnsi="Calibri" w:eastAsia="Calibri" w:cs="Calibri"/>
                <w:sz w:val="20"/>
                <w:szCs w:val="20"/>
                <w:lang w:val="en-US"/>
              </w:rPr>
              <w:t xml:space="preserve"> &lt;root&gt;</w:t>
            </w:r>
            <w:r w:rsidR="005F71AC">
              <w:rPr>
                <w:rFonts w:ascii="Calibri" w:hAnsi="Calibri" w:eastAsia="Calibri" w:cs="Calibri"/>
                <w:sz w:val="20"/>
                <w:szCs w:val="20"/>
                <w:lang w:val="en-US"/>
              </w:rPr>
              <w:t>/int</w:t>
            </w:r>
            <w:r w:rsidRPr="00E36527" w:rsidR="005F71AC">
              <w:rPr>
                <w:rFonts w:ascii="Calibri" w:hAnsi="Calibri" w:eastAsia="Calibri" w:cs="Calibri"/>
                <w:sz w:val="20"/>
                <w:szCs w:val="20"/>
                <w:lang w:val="en-US"/>
              </w:rPr>
              <w:t>/v1/</w:t>
            </w:r>
            <w:r w:rsidR="005F71AC">
              <w:rPr>
                <w:rFonts w:ascii="Calibri" w:hAnsi="Calibri" w:eastAsia="Calibri" w:cs="Calibri"/>
                <w:sz w:val="20"/>
                <w:szCs w:val="20"/>
                <w:lang w:val="en-US"/>
              </w:rPr>
              <w:t>tipo</w:t>
            </w:r>
            <w:r w:rsidRPr="00E36527" w:rsidR="005F71AC">
              <w:rPr>
                <w:rFonts w:ascii="Calibri" w:hAnsi="Calibri" w:eastAsia="Calibri" w:cs="Calibri"/>
                <w:sz w:val="20"/>
                <w:szCs w:val="20"/>
                <w:lang w:val="en-US"/>
              </w:rPr>
              <w:t>/</w:t>
            </w:r>
            <w:r w:rsidR="005F71AC">
              <w:rPr>
                <w:rFonts w:ascii="Calibri" w:hAnsi="Calibri" w:eastAsia="Calibri" w:cs="Calibri"/>
                <w:sz w:val="20"/>
                <w:szCs w:val="20"/>
                <w:lang w:val="en-US"/>
              </w:rPr>
              <w:t>elenco-tipo-atti</w:t>
            </w:r>
          </w:p>
        </w:tc>
      </w:tr>
      <w:tr w:rsidRPr="00E36527" w:rsidR="00F048C7" w14:paraId="6AE131E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2C3A5A7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6A1391" w:rsidR="006B1B86" w:rsidRDefault="006F6DAB" w14:paraId="41D6F4A7" w14:textId="1A69A780">
            <w:pPr>
              <w:rPr>
                <w:rFonts w:ascii="Calibri" w:hAnsi="Calibri" w:eastAsia="Calibri" w:cs="Calibri"/>
                <w:sz w:val="20"/>
                <w:szCs w:val="20"/>
              </w:rPr>
            </w:pPr>
            <w:r w:rsidRPr="006A1391">
              <w:rPr>
                <w:rFonts w:ascii="Calibri" w:hAnsi="Calibri" w:eastAsia="Calibri" w:cs="Calibri"/>
                <w:sz w:val="20"/>
                <w:szCs w:val="20"/>
              </w:rPr>
              <w:t>Id</w:t>
            </w:r>
            <w:r w:rsidRPr="006A1391" w:rsidR="00F14931">
              <w:rPr>
                <w:rFonts w:ascii="Calibri" w:hAnsi="Calibri" w:eastAsia="Calibri" w:cs="Calibri"/>
                <w:sz w:val="20"/>
                <w:szCs w:val="20"/>
              </w:rPr>
              <w:t xml:space="preserve">TipoEvento </w:t>
            </w:r>
            <w:r w:rsidR="00B50F4A">
              <w:rPr>
                <w:rFonts w:ascii="Calibri" w:hAnsi="Calibri" w:eastAsia="Calibri" w:cs="Calibri"/>
                <w:sz w:val="20"/>
                <w:szCs w:val="20"/>
              </w:rPr>
              <w:t>[</w:t>
            </w:r>
            <w:r w:rsidR="003A5450">
              <w:rPr>
                <w:rFonts w:ascii="Calibri" w:hAnsi="Calibri" w:eastAsia="Calibri" w:cs="Calibri"/>
                <w:sz w:val="20"/>
                <w:szCs w:val="20"/>
              </w:rPr>
              <w:t>lista di integer, obbligatoria]</w:t>
            </w:r>
          </w:p>
          <w:p w:rsidRPr="006A1391" w:rsidR="00C12804" w:rsidRDefault="00C12804" w14:paraId="3865A336" w14:textId="2B9D72F4">
            <w:pPr>
              <w:rPr>
                <w:rFonts w:ascii="Calibri" w:hAnsi="Calibri" w:eastAsia="Calibri" w:cs="Calibri"/>
                <w:sz w:val="20"/>
                <w:szCs w:val="20"/>
              </w:rPr>
            </w:pPr>
            <w:r w:rsidRPr="006A1391">
              <w:rPr>
                <w:rFonts w:ascii="Calibri" w:hAnsi="Calibri" w:eastAsia="Calibri" w:cs="Calibri"/>
                <w:sz w:val="20"/>
                <w:szCs w:val="20"/>
              </w:rPr>
              <w:t xml:space="preserve">1 e </w:t>
            </w:r>
            <w:r w:rsidR="000E1111">
              <w:rPr>
                <w:rFonts w:ascii="Calibri" w:hAnsi="Calibri" w:eastAsia="Calibri" w:cs="Calibri"/>
                <w:sz w:val="20"/>
                <w:szCs w:val="20"/>
              </w:rPr>
              <w:t>2</w:t>
            </w:r>
            <w:r w:rsidRPr="006A1391">
              <w:rPr>
                <w:rFonts w:ascii="Calibri" w:hAnsi="Calibri" w:eastAsia="Calibri" w:cs="Calibri"/>
                <w:sz w:val="20"/>
                <w:szCs w:val="20"/>
              </w:rPr>
              <w:t xml:space="preserve"> per decurtazioni</w:t>
            </w:r>
          </w:p>
          <w:p w:rsidRPr="00F85968" w:rsidR="006B1B86" w:rsidRDefault="00C12804" w14:paraId="55AD0D39" w14:textId="6B55AB1A">
            <w:pPr>
              <w:rPr>
                <w:rFonts w:ascii="Calibri" w:hAnsi="Calibri" w:eastAsia="Calibri" w:cs="Calibri"/>
                <w:sz w:val="20"/>
                <w:szCs w:val="20"/>
              </w:rPr>
            </w:pPr>
            <w:r w:rsidRPr="006A1391">
              <w:rPr>
                <w:rFonts w:ascii="Calibri" w:hAnsi="Calibri" w:eastAsia="Calibri" w:cs="Calibri"/>
                <w:sz w:val="20"/>
                <w:szCs w:val="20"/>
              </w:rPr>
              <w:t>2 e 3 per annullamenti</w:t>
            </w:r>
          </w:p>
        </w:tc>
      </w:tr>
      <w:tr w:rsidRPr="00E36527" w:rsidR="00F048C7" w14:paraId="3727263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5C45325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6B1B86" w14:paraId="65A99E34" w14:textId="77777777">
            <w:pPr>
              <w:rPr>
                <w:rFonts w:ascii="Calibri" w:hAnsi="Calibri" w:eastAsia="Calibri" w:cs="Calibri"/>
                <w:sz w:val="20"/>
                <w:szCs w:val="20"/>
              </w:rPr>
            </w:pPr>
            <w:r>
              <w:rPr>
                <w:rFonts w:ascii="Calibri" w:hAnsi="Calibri" w:eastAsia="Calibri" w:cs="Calibri"/>
                <w:sz w:val="20"/>
                <w:szCs w:val="20"/>
              </w:rPr>
              <w:t>Il processo non effettua controlli</w:t>
            </w:r>
          </w:p>
        </w:tc>
      </w:tr>
      <w:tr w:rsidRPr="00E36527" w:rsidR="00F048C7" w14:paraId="40DA83A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73F26A2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6B1B86" w14:paraId="35DED693"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14:paraId="497ACBC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19FA0EC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6B1B86" w14:paraId="291622CB" w14:textId="77777777">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p>
          <w:p w:rsidRPr="00E36527" w:rsidR="006B1B86" w:rsidP="00842DA3" w:rsidRDefault="006B1B86" w14:paraId="51417D31"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decurtazione_visualizzazione</w:t>
            </w:r>
          </w:p>
          <w:p w:rsidRPr="00E36527" w:rsidR="006B1B86" w:rsidP="00842DA3" w:rsidRDefault="006B1B86" w14:paraId="586CAA86"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decurtazione_inserimento</w:t>
            </w:r>
          </w:p>
          <w:p w:rsidRPr="00E36527" w:rsidR="006B1B86" w:rsidP="00842DA3" w:rsidRDefault="006B1B86" w14:paraId="5BD6BBD5"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decurtazione_annullamento_nazionale</w:t>
            </w:r>
          </w:p>
          <w:p w:rsidR="006B1B86" w:rsidP="00842DA3" w:rsidRDefault="006B1B86" w14:paraId="0EFDA66D"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decurtazione_annullamento_territoriale (utenti target)</w:t>
            </w:r>
          </w:p>
          <w:p w:rsidRPr="00B4029B" w:rsidR="00B675A2" w:rsidP="00842DA3" w:rsidRDefault="00B675A2" w14:paraId="33E6689C" w14:textId="77777777">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recupero_visualizzazione</w:t>
            </w:r>
          </w:p>
          <w:p w:rsidRPr="00B4029B" w:rsidR="00B675A2" w:rsidP="00842DA3" w:rsidRDefault="00B675A2" w14:paraId="2947E750" w14:textId="77777777">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recupero_inserimento</w:t>
            </w:r>
          </w:p>
          <w:p w:rsidRPr="00B4029B" w:rsidR="00B675A2" w:rsidP="00842DA3" w:rsidRDefault="00B675A2" w14:paraId="4EA4918D" w14:textId="77777777">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recupero_annullamento_nazionale</w:t>
            </w:r>
          </w:p>
          <w:p w:rsidRPr="003E1FE4" w:rsidR="00B675A2" w:rsidP="00842DA3" w:rsidRDefault="00B675A2" w14:paraId="2D6CB525" w14:textId="77777777">
            <w:pPr>
              <w:pStyle w:val="ListParagraph"/>
              <w:numPr>
                <w:ilvl w:val="0"/>
                <w:numId w:val="48"/>
              </w:numPr>
              <w:rPr>
                <w:rFonts w:ascii="Calibri" w:hAnsi="Calibri" w:eastAsia="Calibri" w:cs="Calibri"/>
                <w:color w:val="EE0000"/>
                <w:sz w:val="20"/>
                <w:szCs w:val="20"/>
              </w:rPr>
            </w:pPr>
            <w:r w:rsidRPr="00B4029B">
              <w:rPr>
                <w:rFonts w:ascii="Calibri" w:hAnsi="Calibri" w:eastAsia="Calibri" w:cs="Calibri"/>
                <w:sz w:val="20"/>
                <w:szCs w:val="20"/>
              </w:rPr>
              <w:t>recupero_annullamento_territoriale</w:t>
            </w:r>
          </w:p>
          <w:p w:rsidRPr="00B675A2" w:rsidR="003E1FE4" w:rsidP="00842DA3" w:rsidRDefault="003E1FE4" w14:paraId="57F0BC75" w14:textId="559492A0">
            <w:pPr>
              <w:pStyle w:val="ListParagraph"/>
              <w:numPr>
                <w:ilvl w:val="0"/>
                <w:numId w:val="48"/>
              </w:numPr>
              <w:rPr>
                <w:rFonts w:ascii="Calibri" w:hAnsi="Calibri" w:eastAsia="Calibri" w:cs="Calibri"/>
                <w:color w:val="EE0000"/>
                <w:sz w:val="20"/>
                <w:szCs w:val="20"/>
              </w:rPr>
            </w:pPr>
            <w:r w:rsidRPr="003E1FE4">
              <w:rPr>
                <w:rFonts w:ascii="Calibri" w:hAnsi="Calibri" w:eastAsia="Calibri" w:cs="Calibri"/>
                <w:color w:val="EE0000"/>
                <w:sz w:val="20"/>
                <w:szCs w:val="20"/>
              </w:rPr>
              <w:t>gestione_patente.visualizzazione (MAC 09-02-2026 - Aggiungere l'autorizzazione "gestione_patente.visualizzazione" servizio elenco-enti)</w:t>
            </w:r>
          </w:p>
        </w:tc>
      </w:tr>
      <w:tr w:rsidRPr="00E36527" w:rsidR="00F048C7" w14:paraId="0076830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06E8E4D2"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7E77DE" w:rsidP="006F3D7B" w:rsidRDefault="006B1B86" w14:paraId="01EC9EDD" w14:textId="77777777">
            <w:pPr>
              <w:rPr>
                <w:rFonts w:ascii="Calibri" w:hAnsi="Calibri" w:eastAsia="Calibri" w:cs="Calibri"/>
                <w:sz w:val="20"/>
                <w:szCs w:val="20"/>
              </w:rPr>
            </w:pPr>
            <w:r>
              <w:rPr>
                <w:rFonts w:ascii="Calibri" w:hAnsi="Calibri" w:eastAsia="Calibri" w:cs="Calibri"/>
                <w:sz w:val="20"/>
                <w:szCs w:val="20"/>
              </w:rPr>
              <w:t>Il processo estrae</w:t>
            </w:r>
            <w:r w:rsidR="007E77DE">
              <w:rPr>
                <w:rFonts w:ascii="Calibri" w:hAnsi="Calibri" w:eastAsia="Calibri" w:cs="Calibri"/>
                <w:sz w:val="20"/>
                <w:szCs w:val="20"/>
              </w:rPr>
              <w:t>:</w:t>
            </w:r>
          </w:p>
          <w:p w:rsidR="006B1B86" w:rsidRDefault="006B1B86" w14:paraId="3310D289" w14:textId="77777777">
            <w:pPr>
              <w:rPr>
                <w:rFonts w:ascii="Calibri" w:hAnsi="Calibri" w:eastAsia="Calibri" w:cs="Calibri"/>
                <w:sz w:val="20"/>
                <w:szCs w:val="20"/>
              </w:rPr>
            </w:pPr>
            <w:r>
              <w:rPr>
                <w:rFonts w:ascii="Calibri" w:hAnsi="Calibri" w:eastAsia="Calibri" w:cs="Calibri"/>
                <w:sz w:val="20"/>
                <w:szCs w:val="20"/>
              </w:rPr>
              <w:t>tutt</w:t>
            </w:r>
            <w:r w:rsidR="00701D98">
              <w:rPr>
                <w:rFonts w:ascii="Calibri" w:hAnsi="Calibri" w:eastAsia="Calibri" w:cs="Calibri"/>
                <w:sz w:val="20"/>
                <w:szCs w:val="20"/>
              </w:rPr>
              <w:t>e</w:t>
            </w:r>
            <w:r>
              <w:rPr>
                <w:rFonts w:ascii="Calibri" w:hAnsi="Calibri" w:eastAsia="Calibri" w:cs="Calibri"/>
                <w:sz w:val="20"/>
                <w:szCs w:val="20"/>
              </w:rPr>
              <w:t xml:space="preserve"> </w:t>
            </w:r>
            <w:r w:rsidR="007E77DE">
              <w:rPr>
                <w:rFonts w:ascii="Calibri" w:hAnsi="Calibri" w:eastAsia="Calibri" w:cs="Calibri"/>
                <w:sz w:val="20"/>
                <w:szCs w:val="20"/>
              </w:rPr>
              <w:t xml:space="preserve">le tipologie di atto </w:t>
            </w:r>
            <w:r w:rsidR="00216D75">
              <w:rPr>
                <w:rFonts w:ascii="Calibri" w:hAnsi="Calibri" w:eastAsia="Calibri" w:cs="Calibri"/>
                <w:sz w:val="20"/>
                <w:szCs w:val="20"/>
              </w:rPr>
              <w:t xml:space="preserve">che possono determinare una decurtazione </w:t>
            </w:r>
            <w:r w:rsidR="00D63C7E">
              <w:rPr>
                <w:rFonts w:ascii="Calibri" w:hAnsi="Calibri" w:eastAsia="Calibri" w:cs="Calibri"/>
                <w:sz w:val="20"/>
                <w:szCs w:val="20"/>
              </w:rPr>
              <w:t>o annullamento</w:t>
            </w:r>
          </w:p>
          <w:p w:rsidRPr="00E36527" w:rsidR="006B1B86" w:rsidRDefault="00187AED" w14:paraId="2F9EF700" w14:textId="788BD38E">
            <w:pPr>
              <w:rPr>
                <w:rFonts w:ascii="Calibri" w:hAnsi="Calibri" w:eastAsia="Calibri" w:cs="Calibri"/>
                <w:sz w:val="20"/>
                <w:szCs w:val="20"/>
              </w:rPr>
            </w:pPr>
            <w:r>
              <w:rPr>
                <w:rFonts w:ascii="Calibri" w:hAnsi="Calibri" w:eastAsia="Calibri" w:cs="Calibri"/>
                <w:sz w:val="20"/>
                <w:szCs w:val="20"/>
              </w:rPr>
              <w:t>salva il risultato nella cache per 24 ore</w:t>
            </w:r>
          </w:p>
        </w:tc>
      </w:tr>
      <w:tr w:rsidRPr="00CE6376" w:rsidR="00F048C7" w14:paraId="2D08970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5D8CAC8E"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6B1B86" w:rsidP="006F3D7B" w:rsidRDefault="006B1B86" w14:paraId="2FB231F7" w14:textId="77777777">
            <w:pPr>
              <w:rPr>
                <w:rFonts w:ascii="Calibri" w:hAnsi="Calibri" w:eastAsia="Calibri" w:cs="Calibri"/>
                <w:sz w:val="20"/>
                <w:szCs w:val="20"/>
                <w:lang w:val="en-US"/>
              </w:rPr>
            </w:pPr>
            <w:r w:rsidRPr="00CE6376">
              <w:rPr>
                <w:rFonts w:ascii="Calibri" w:hAnsi="Calibri" w:eastAsia="Calibri" w:cs="Calibri"/>
                <w:sz w:val="20"/>
                <w:szCs w:val="20"/>
                <w:lang w:val="en-US"/>
              </w:rPr>
              <w:t>Select * from dbo.</w:t>
            </w:r>
            <w:r w:rsidRPr="00CE6376" w:rsidR="00CE6376">
              <w:rPr>
                <w:rFonts w:ascii="Calibri" w:hAnsi="Calibri" w:eastAsia="Calibri" w:cs="Calibri"/>
                <w:sz w:val="20"/>
                <w:szCs w:val="20"/>
                <w:lang w:val="en-US"/>
              </w:rPr>
              <w:t>TIAT_TIPO_ATTO_TYP</w:t>
            </w:r>
            <w:r w:rsidR="00E80F9E">
              <w:rPr>
                <w:rFonts w:ascii="Calibri" w:hAnsi="Calibri" w:eastAsia="Calibri" w:cs="Calibri"/>
                <w:sz w:val="20"/>
                <w:szCs w:val="20"/>
                <w:lang w:val="en-US"/>
              </w:rPr>
              <w:t xml:space="preserve"> where </w:t>
            </w:r>
            <w:r w:rsidRPr="00A96E68" w:rsidR="00A96E68">
              <w:rPr>
                <w:rFonts w:ascii="Calibri" w:hAnsi="Calibri" w:eastAsia="Calibri" w:cs="Calibri"/>
                <w:sz w:val="20"/>
                <w:szCs w:val="20"/>
                <w:lang w:val="en-US"/>
              </w:rPr>
              <w:t>TIAT_FK_TIEV_ID</w:t>
            </w:r>
            <w:r w:rsidR="00A82EBA">
              <w:rPr>
                <w:rFonts w:ascii="Calibri" w:hAnsi="Calibri" w:eastAsia="Calibri" w:cs="Calibri"/>
                <w:sz w:val="20"/>
                <w:szCs w:val="20"/>
                <w:lang w:val="en-US"/>
              </w:rPr>
              <w:t xml:space="preserve"> in (1,2)</w:t>
            </w:r>
            <w:r w:rsidR="0018711A">
              <w:rPr>
                <w:rFonts w:ascii="Calibri" w:hAnsi="Calibri" w:eastAsia="Calibri" w:cs="Calibri"/>
                <w:sz w:val="20"/>
                <w:szCs w:val="20"/>
                <w:lang w:val="en-US"/>
              </w:rPr>
              <w:t xml:space="preserve"> per decurtazion</w:t>
            </w:r>
            <w:r w:rsidR="00C45FAB">
              <w:rPr>
                <w:rFonts w:ascii="Calibri" w:hAnsi="Calibri" w:eastAsia="Calibri" w:cs="Calibri"/>
                <w:sz w:val="20"/>
                <w:szCs w:val="20"/>
                <w:lang w:val="en-US"/>
              </w:rPr>
              <w:t>e</w:t>
            </w:r>
          </w:p>
          <w:p w:rsidRPr="00CE6376" w:rsidR="006B1B86" w:rsidRDefault="00C45FAB" w14:paraId="78C4B2B4" w14:textId="11CD128A">
            <w:pPr>
              <w:rPr>
                <w:rFonts w:ascii="Calibri" w:hAnsi="Calibri" w:eastAsia="Calibri" w:cs="Calibri"/>
                <w:sz w:val="20"/>
                <w:szCs w:val="20"/>
                <w:lang w:val="en-US"/>
              </w:rPr>
            </w:pPr>
            <w:r w:rsidRPr="00CE6376">
              <w:rPr>
                <w:rFonts w:ascii="Calibri" w:hAnsi="Calibri" w:eastAsia="Calibri" w:cs="Calibri"/>
                <w:sz w:val="20"/>
                <w:szCs w:val="20"/>
                <w:lang w:val="en-US"/>
              </w:rPr>
              <w:t>Select * from dbo.TIAT_TIPO_ATTO_TYP</w:t>
            </w:r>
            <w:r>
              <w:rPr>
                <w:rFonts w:ascii="Calibri" w:hAnsi="Calibri" w:eastAsia="Calibri" w:cs="Calibri"/>
                <w:sz w:val="20"/>
                <w:szCs w:val="20"/>
                <w:lang w:val="en-US"/>
              </w:rPr>
              <w:t xml:space="preserve"> where </w:t>
            </w:r>
            <w:r w:rsidRPr="00A96E68">
              <w:rPr>
                <w:rFonts w:ascii="Calibri" w:hAnsi="Calibri" w:eastAsia="Calibri" w:cs="Calibri"/>
                <w:sz w:val="20"/>
                <w:szCs w:val="20"/>
                <w:lang w:val="en-US"/>
              </w:rPr>
              <w:t>TIAT_FK_TIEV_ID</w:t>
            </w:r>
            <w:r>
              <w:rPr>
                <w:rFonts w:ascii="Calibri" w:hAnsi="Calibri" w:eastAsia="Calibri" w:cs="Calibri"/>
                <w:sz w:val="20"/>
                <w:szCs w:val="20"/>
                <w:lang w:val="en-US"/>
              </w:rPr>
              <w:t xml:space="preserve"> in (2,3) per annullamento decurtazione</w:t>
            </w:r>
          </w:p>
        </w:tc>
      </w:tr>
      <w:tr w:rsidRPr="00E36527" w:rsidR="00F048C7" w14:paraId="3353F7D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3D95E5B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67581" w:rsidR="006B1B86" w:rsidRDefault="006B1B86" w14:paraId="3A999975" w14:textId="77777777">
            <w:pPr>
              <w:rPr>
                <w:rFonts w:ascii="Calibri" w:hAnsi="Calibri" w:eastAsia="Calibri" w:cs="Calibri"/>
                <w:sz w:val="20"/>
                <w:szCs w:val="20"/>
              </w:rPr>
            </w:pPr>
            <w:r>
              <w:rPr>
                <w:rFonts w:ascii="Calibri" w:hAnsi="Calibri" w:eastAsia="Calibri" w:cs="Calibri"/>
                <w:sz w:val="20"/>
                <w:szCs w:val="20"/>
              </w:rPr>
              <w:t>Una lista contenente le seguenti informazioni:</w:t>
            </w:r>
          </w:p>
          <w:p w:rsidRPr="00367581" w:rsidR="006B1B86" w:rsidP="00842DA3" w:rsidRDefault="006B1B86" w14:paraId="31A0F565" w14:textId="0310961E">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 xml:space="preserve">Identificativo </w:t>
            </w:r>
            <w:r w:rsidR="00D63C7E">
              <w:rPr>
                <w:rFonts w:ascii="Calibri" w:hAnsi="Calibri" w:eastAsia="Calibri" w:cs="Calibri"/>
                <w:sz w:val="20"/>
                <w:szCs w:val="20"/>
              </w:rPr>
              <w:t>Tipo Atto</w:t>
            </w:r>
            <w:r w:rsidRPr="00367581">
              <w:rPr>
                <w:rFonts w:ascii="Calibri" w:hAnsi="Calibri" w:eastAsia="Calibri" w:cs="Calibri"/>
                <w:sz w:val="20"/>
                <w:szCs w:val="20"/>
              </w:rPr>
              <w:t xml:space="preserve">: obbligatorio , Numero Intero </w:t>
            </w:r>
          </w:p>
          <w:p w:rsidRPr="00E36527" w:rsidR="006B1B86" w:rsidP="00842DA3" w:rsidRDefault="006B1B86" w14:paraId="06F30002" w14:textId="681A0665">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De</w:t>
            </w:r>
            <w:r w:rsidR="00D63C7E">
              <w:rPr>
                <w:rFonts w:ascii="Calibri" w:hAnsi="Calibri" w:eastAsia="Calibri" w:cs="Calibri"/>
                <w:sz w:val="20"/>
                <w:szCs w:val="20"/>
              </w:rPr>
              <w:t>scrizione Tipo Atto</w:t>
            </w:r>
            <w:r w:rsidRPr="00367581">
              <w:rPr>
                <w:rFonts w:ascii="Calibri" w:hAnsi="Calibri" w:eastAsia="Calibri" w:cs="Calibri"/>
                <w:sz w:val="20"/>
                <w:szCs w:val="20"/>
              </w:rPr>
              <w:t>: obbligatorio, stringa 50</w:t>
            </w:r>
          </w:p>
        </w:tc>
      </w:tr>
      <w:tr w:rsidRPr="00E36527" w:rsidR="00F048C7" w14:paraId="2072C5E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3756AB0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6B1B86" w:rsidRDefault="006B1B86" w14:paraId="12ECC5F3"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21213C2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6B1B86" w:rsidRDefault="006B1B86" w14:paraId="6E1F2BD2"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6B1B86" w:rsidP="006F3D7B" w:rsidRDefault="006B1B86" w14:paraId="20CC4B9A" w14:textId="77777777">
            <w:pPr>
              <w:rPr>
                <w:rFonts w:ascii="Calibri" w:hAnsi="Calibri" w:eastAsia="Calibri" w:cs="Calibri"/>
                <w:sz w:val="20"/>
                <w:szCs w:val="20"/>
              </w:rPr>
            </w:pPr>
            <w:r w:rsidRPr="00E36527">
              <w:rPr>
                <w:rFonts w:ascii="Calibri" w:hAnsi="Calibri" w:eastAsia="Calibri" w:cs="Calibri"/>
                <w:sz w:val="20"/>
                <w:szCs w:val="20"/>
              </w:rPr>
              <w:t>RF01-04-0</w:t>
            </w:r>
            <w:r w:rsidR="003E2B90">
              <w:rPr>
                <w:rFonts w:ascii="Calibri" w:hAnsi="Calibri" w:eastAsia="Calibri" w:cs="Calibri"/>
                <w:sz w:val="20"/>
                <w:szCs w:val="20"/>
              </w:rPr>
              <w:t>2</w:t>
            </w:r>
          </w:p>
          <w:p w:rsidRPr="00E36527" w:rsidR="006B1B86" w:rsidRDefault="00044D95" w14:paraId="3CE10FA0" w14:textId="39A55712">
            <w:pPr>
              <w:rPr>
                <w:rFonts w:ascii="Calibri" w:hAnsi="Calibri" w:eastAsia="Calibri" w:cs="Calibri"/>
                <w:sz w:val="20"/>
                <w:szCs w:val="20"/>
              </w:rPr>
            </w:pPr>
            <w:r w:rsidRPr="00E36527">
              <w:rPr>
                <w:rFonts w:ascii="Calibri" w:hAnsi="Calibri" w:eastAsia="Calibri" w:cs="Calibri"/>
                <w:sz w:val="20"/>
                <w:szCs w:val="20"/>
              </w:rPr>
              <w:t>RF01-0</w:t>
            </w:r>
            <w:r w:rsidR="00D9117D">
              <w:rPr>
                <w:rFonts w:ascii="Calibri" w:hAnsi="Calibri" w:eastAsia="Calibri" w:cs="Calibri"/>
                <w:sz w:val="20"/>
                <w:szCs w:val="20"/>
              </w:rPr>
              <w:t>5</w:t>
            </w:r>
            <w:r w:rsidRPr="00E36527">
              <w:rPr>
                <w:rFonts w:ascii="Calibri" w:hAnsi="Calibri" w:eastAsia="Calibri" w:cs="Calibri"/>
                <w:sz w:val="20"/>
                <w:szCs w:val="20"/>
              </w:rPr>
              <w:t>-0</w:t>
            </w:r>
            <w:r>
              <w:rPr>
                <w:rFonts w:ascii="Calibri" w:hAnsi="Calibri" w:eastAsia="Calibri" w:cs="Calibri"/>
                <w:sz w:val="20"/>
                <w:szCs w:val="20"/>
              </w:rPr>
              <w:t>2</w:t>
            </w:r>
          </w:p>
        </w:tc>
      </w:tr>
    </w:tbl>
    <w:p w:rsidR="004326FD" w:rsidP="002B4AC0" w:rsidRDefault="004326FD" w14:paraId="20A0366E" w14:textId="29C2443C">
      <w:pPr>
        <w:pStyle w:val="Heading3"/>
      </w:pPr>
      <w:bookmarkStart w:name="_Toc222417295" w:id="105"/>
      <w:r>
        <w:t xml:space="preserve">Elenco </w:t>
      </w:r>
      <w:r w:rsidR="006B50AF">
        <w:t>Fattispecie</w:t>
      </w:r>
      <w:r>
        <w:t xml:space="preserve"> - get</w:t>
      </w:r>
      <w:r w:rsidR="006B50AF">
        <w:t>Fattispecie</w:t>
      </w:r>
      <w:bookmarkEnd w:id="105"/>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4E73DD91"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3D54D5D4"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7A9C04DF"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18E0151B"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4E07D59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1D993056"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rsidTr="006F3D7B" w14:paraId="7AB1441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679679A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12C7165A" w14:textId="5B407B0C">
            <w:pPr>
              <w:jc w:val="both"/>
              <w:rPr>
                <w:rFonts w:ascii="Calibri" w:hAnsi="Calibri" w:eastAsia="Calibri" w:cs="Calibri"/>
                <w:sz w:val="20"/>
                <w:szCs w:val="20"/>
              </w:rPr>
            </w:pPr>
            <w:r w:rsidRPr="00E36527">
              <w:rPr>
                <w:rFonts w:ascii="Calibri" w:hAnsi="Calibri" w:eastAsia="Calibri" w:cs="Calibri"/>
                <w:sz w:val="20"/>
                <w:szCs w:val="20"/>
              </w:rPr>
              <w:t xml:space="preserve">Elenco </w:t>
            </w:r>
            <w:r w:rsidR="00DC25C7">
              <w:rPr>
                <w:rFonts w:ascii="Calibri" w:hAnsi="Calibri" w:eastAsia="Calibri" w:cs="Calibri"/>
                <w:sz w:val="20"/>
                <w:szCs w:val="20"/>
              </w:rPr>
              <w:t>Fattispecie</w:t>
            </w:r>
          </w:p>
        </w:tc>
      </w:tr>
      <w:tr w:rsidRPr="00E36527" w:rsidR="00F048C7" w:rsidTr="006F3D7B" w14:paraId="0C542DD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7D8F59C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7F737B75" w14:textId="45036A85">
            <w:pPr>
              <w:rPr>
                <w:rFonts w:ascii="Calibri" w:hAnsi="Calibri" w:eastAsia="Calibri" w:cs="Calibri"/>
                <w:sz w:val="20"/>
                <w:szCs w:val="20"/>
              </w:rPr>
            </w:pPr>
            <w:r w:rsidRPr="00E36527">
              <w:rPr>
                <w:rFonts w:ascii="Calibri" w:hAnsi="Calibri" w:eastAsia="Calibri" w:cs="Calibri"/>
                <w:sz w:val="20"/>
                <w:szCs w:val="20"/>
              </w:rPr>
              <w:t xml:space="preserve">Operation per l’estrazione dell’elenco </w:t>
            </w:r>
            <w:r>
              <w:rPr>
                <w:rFonts w:ascii="Calibri" w:hAnsi="Calibri" w:eastAsia="Calibri" w:cs="Calibri"/>
                <w:sz w:val="20"/>
                <w:szCs w:val="20"/>
              </w:rPr>
              <w:t xml:space="preserve">delle </w:t>
            </w:r>
            <w:r w:rsidR="00DC25C7">
              <w:rPr>
                <w:rFonts w:ascii="Calibri" w:hAnsi="Calibri" w:eastAsia="Calibri" w:cs="Calibri"/>
                <w:sz w:val="20"/>
                <w:szCs w:val="20"/>
              </w:rPr>
              <w:t>fattispecie</w:t>
            </w:r>
          </w:p>
        </w:tc>
      </w:tr>
      <w:tr w:rsidRPr="00E36527" w:rsidR="00F048C7" w:rsidTr="006F3D7B" w14:paraId="0073C94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146E7D9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F2D16" w:rsidR="004326FD" w:rsidP="006F3D7B" w:rsidRDefault="001069ED" w14:paraId="6DD4314A" w14:textId="7F150FEB">
            <w:pPr>
              <w:jc w:val="both"/>
              <w:rPr>
                <w:rFonts w:ascii="Calibri" w:hAnsi="Calibri" w:eastAsia="Calibri" w:cs="Calibri"/>
                <w:sz w:val="20"/>
                <w:szCs w:val="20"/>
              </w:rPr>
            </w:pPr>
            <w:r>
              <w:rPr>
                <w:rFonts w:ascii="Calibri" w:hAnsi="Calibri" w:eastAsia="Calibri" w:cs="Calibri"/>
                <w:sz w:val="20"/>
                <w:szCs w:val="20"/>
              </w:rPr>
              <w:t>POST</w:t>
            </w:r>
            <w:r w:rsidRPr="00CF2D16" w:rsidR="004326FD">
              <w:rPr>
                <w:rFonts w:ascii="Calibri" w:hAnsi="Calibri" w:eastAsia="Calibri" w:cs="Calibri"/>
                <w:sz w:val="20"/>
                <w:szCs w:val="20"/>
              </w:rPr>
              <w:t xml:space="preserve"> &lt;root&gt;/</w:t>
            </w:r>
            <w:r w:rsidR="005F71AC">
              <w:rPr>
                <w:rFonts w:ascii="Calibri" w:hAnsi="Calibri" w:eastAsia="Calibri" w:cs="Calibri"/>
                <w:sz w:val="20"/>
                <w:szCs w:val="20"/>
              </w:rPr>
              <w:t>int</w:t>
            </w:r>
            <w:r w:rsidRPr="00CF2D16" w:rsidR="004326FD">
              <w:rPr>
                <w:rFonts w:ascii="Calibri" w:hAnsi="Calibri" w:eastAsia="Calibri" w:cs="Calibri"/>
                <w:sz w:val="20"/>
                <w:szCs w:val="20"/>
              </w:rPr>
              <w:t>/v1/tipo</w:t>
            </w:r>
            <w:r w:rsidR="005F71AC">
              <w:rPr>
                <w:rFonts w:ascii="Calibri" w:hAnsi="Calibri" w:eastAsia="Calibri" w:cs="Calibri"/>
                <w:sz w:val="20"/>
                <w:szCs w:val="20"/>
              </w:rPr>
              <w:t>/elenco-</w:t>
            </w:r>
            <w:r w:rsidRPr="00CF2D16" w:rsidR="00A9031A">
              <w:rPr>
                <w:rFonts w:ascii="Calibri" w:hAnsi="Calibri" w:eastAsia="Calibri" w:cs="Calibri"/>
                <w:sz w:val="20"/>
                <w:szCs w:val="20"/>
              </w:rPr>
              <w:t>fattispecie</w:t>
            </w:r>
          </w:p>
        </w:tc>
      </w:tr>
      <w:tr w:rsidRPr="00E36527" w:rsidR="00F048C7" w:rsidTr="006F3D7B" w14:paraId="3A522CD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74FCE00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A3E58" w:rsidR="00AA3E58" w:rsidP="00812DD2" w:rsidRDefault="00812DD2" w14:paraId="17328734" w14:textId="6451D613">
            <w:pPr>
              <w:rPr>
                <w:rFonts w:ascii="Calibri" w:hAnsi="Calibri" w:eastAsia="Calibri" w:cs="Calibri"/>
                <w:sz w:val="20"/>
                <w:szCs w:val="20"/>
              </w:rPr>
            </w:pPr>
            <w:r w:rsidRPr="00812DD2">
              <w:rPr>
                <w:rFonts w:ascii="Calibri" w:hAnsi="Calibri" w:eastAsia="Calibri" w:cs="Calibri"/>
                <w:sz w:val="20"/>
                <w:szCs w:val="20"/>
              </w:rPr>
              <w:t>idFattispecie</w:t>
            </w:r>
            <w:r>
              <w:rPr>
                <w:rFonts w:ascii="Calibri" w:hAnsi="Calibri" w:eastAsia="Calibri" w:cs="Calibri"/>
                <w:sz w:val="20"/>
                <w:szCs w:val="20"/>
              </w:rPr>
              <w:t xml:space="preserve"> [integer]</w:t>
            </w:r>
          </w:p>
          <w:p w:rsidRPr="00AA3E58" w:rsidR="004326FD" w:rsidP="00812DD2" w:rsidRDefault="00AA3E58" w14:paraId="242BAB2A" w14:textId="25FA7D3F">
            <w:pPr>
              <w:rPr>
                <w:rFonts w:ascii="Calibri" w:hAnsi="Calibri" w:eastAsia="Calibri" w:cs="Calibri"/>
                <w:sz w:val="20"/>
                <w:szCs w:val="20"/>
              </w:rPr>
            </w:pPr>
            <w:r w:rsidRPr="005B2987">
              <w:rPr>
                <w:rFonts w:ascii="Calibri" w:hAnsi="Calibri" w:eastAsia="Calibri" w:cs="Calibri"/>
                <w:sz w:val="20"/>
                <w:szCs w:val="20"/>
              </w:rPr>
              <w:t>data</w:t>
            </w:r>
            <w:r w:rsidRPr="005B2987" w:rsidR="00812DD2">
              <w:rPr>
                <w:rFonts w:ascii="Calibri" w:hAnsi="Calibri" w:eastAsia="Calibri" w:cs="Calibri"/>
                <w:sz w:val="20"/>
                <w:szCs w:val="20"/>
              </w:rPr>
              <w:t xml:space="preserve"> [</w:t>
            </w:r>
            <w:r w:rsidRPr="005B2987" w:rsidR="005B2987">
              <w:rPr>
                <w:rFonts w:ascii="Calibri" w:hAnsi="Calibri" w:eastAsia="Calibri" w:cs="Calibri"/>
                <w:sz w:val="20"/>
                <w:szCs w:val="20"/>
              </w:rPr>
              <w:t>date nel formato ‘yyyy-MM-dd’]</w:t>
            </w:r>
          </w:p>
        </w:tc>
      </w:tr>
      <w:tr w:rsidRPr="00E36527" w:rsidR="00F048C7" w:rsidTr="006F3D7B" w14:paraId="0D2DF94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7D902CD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1F153F66" w14:textId="14DF0BEB">
            <w:pPr>
              <w:rPr>
                <w:rFonts w:ascii="Calibri" w:hAnsi="Calibri" w:eastAsia="Calibri" w:cs="Calibri"/>
                <w:sz w:val="20"/>
                <w:szCs w:val="20"/>
              </w:rPr>
            </w:pPr>
            <w:r>
              <w:rPr>
                <w:rFonts w:ascii="Calibri" w:hAnsi="Calibri" w:eastAsia="Calibri" w:cs="Calibri"/>
                <w:sz w:val="20"/>
                <w:szCs w:val="20"/>
              </w:rPr>
              <w:t xml:space="preserve">Il processo </w:t>
            </w:r>
            <w:r w:rsidR="00AA3E58">
              <w:rPr>
                <w:rFonts w:ascii="Calibri" w:hAnsi="Calibri" w:eastAsia="Calibri" w:cs="Calibri"/>
                <w:sz w:val="20"/>
                <w:szCs w:val="20"/>
              </w:rPr>
              <w:t>valida i dati di input se presenti</w:t>
            </w:r>
          </w:p>
        </w:tc>
      </w:tr>
      <w:tr w:rsidRPr="00E36527" w:rsidR="00F048C7" w:rsidTr="006F3D7B" w14:paraId="7A589F0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37C2099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29F6C10B"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5501DCC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34D8EBA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00D5ADCE" w14:textId="77777777">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p>
          <w:p w:rsidRPr="00E36527" w:rsidR="004326FD" w:rsidP="00842DA3" w:rsidRDefault="004326FD" w14:paraId="20797188"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decurtazione_visualizzazione</w:t>
            </w:r>
          </w:p>
          <w:p w:rsidRPr="00E36527" w:rsidR="004326FD" w:rsidP="00842DA3" w:rsidRDefault="004326FD" w14:paraId="6E054300"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decurtazione_inserimento</w:t>
            </w:r>
          </w:p>
          <w:p w:rsidRPr="00E36527" w:rsidR="004326FD" w:rsidP="00842DA3" w:rsidRDefault="004326FD" w14:paraId="5AE83F1D"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decurtazione_annullamento_nazionale</w:t>
            </w:r>
          </w:p>
          <w:p w:rsidR="004326FD" w:rsidP="00842DA3" w:rsidRDefault="004326FD" w14:paraId="6B6CD088"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decurtazione_annullamento_territoriale (utenti target)</w:t>
            </w:r>
          </w:p>
          <w:p w:rsidRPr="00B4029B" w:rsidR="00B675A2" w:rsidP="00842DA3" w:rsidRDefault="00B675A2" w14:paraId="4888DA3B" w14:textId="77777777">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recupero_visualizzazione</w:t>
            </w:r>
          </w:p>
          <w:p w:rsidRPr="00B4029B" w:rsidR="00B675A2" w:rsidP="00842DA3" w:rsidRDefault="00B675A2" w14:paraId="4528E7C5" w14:textId="77777777">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recupero_inserimento</w:t>
            </w:r>
          </w:p>
          <w:p w:rsidRPr="00B4029B" w:rsidR="00B675A2" w:rsidP="00842DA3" w:rsidRDefault="00B675A2" w14:paraId="7756AE62" w14:textId="77777777">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recupero_annullamento_nazionale</w:t>
            </w:r>
          </w:p>
          <w:p w:rsidRPr="00B675A2" w:rsidR="00B675A2" w:rsidP="00842DA3" w:rsidRDefault="00B675A2" w14:paraId="1ACA112E" w14:textId="0A26389E">
            <w:pPr>
              <w:pStyle w:val="ListParagraph"/>
              <w:numPr>
                <w:ilvl w:val="0"/>
                <w:numId w:val="48"/>
              </w:numPr>
              <w:rPr>
                <w:rFonts w:ascii="Calibri" w:hAnsi="Calibri" w:eastAsia="Calibri" w:cs="Calibri"/>
                <w:color w:val="EE0000"/>
                <w:sz w:val="20"/>
                <w:szCs w:val="20"/>
              </w:rPr>
            </w:pPr>
            <w:r w:rsidRPr="00B4029B">
              <w:rPr>
                <w:rFonts w:ascii="Calibri" w:hAnsi="Calibri" w:eastAsia="Calibri" w:cs="Calibri"/>
                <w:sz w:val="20"/>
                <w:szCs w:val="20"/>
              </w:rPr>
              <w:t>recupero_annullamento_territoriale</w:t>
            </w:r>
          </w:p>
        </w:tc>
      </w:tr>
      <w:tr w:rsidRPr="00E36527" w:rsidR="00F048C7" w:rsidTr="006F3D7B" w14:paraId="36BA456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43800B5F"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22411B1F" w14:textId="47F5C077">
            <w:pPr>
              <w:rPr>
                <w:rFonts w:ascii="Calibri" w:hAnsi="Calibri" w:eastAsia="Calibri" w:cs="Calibri"/>
                <w:sz w:val="20"/>
                <w:szCs w:val="20"/>
              </w:rPr>
            </w:pPr>
            <w:r>
              <w:rPr>
                <w:rFonts w:ascii="Calibri" w:hAnsi="Calibri" w:eastAsia="Calibri" w:cs="Calibri"/>
                <w:sz w:val="20"/>
                <w:szCs w:val="20"/>
              </w:rPr>
              <w:t xml:space="preserve">Il processo estrae i dati presenti nella tabella </w:t>
            </w:r>
            <w:r w:rsidRPr="000D65EC" w:rsidR="000D65EC">
              <w:rPr>
                <w:rFonts w:ascii="Calibri" w:hAnsi="Calibri" w:eastAsia="Calibri" w:cs="Calibri"/>
                <w:sz w:val="20"/>
                <w:szCs w:val="20"/>
              </w:rPr>
              <w:t>FATT_FATTISPECIE_ANA</w:t>
            </w:r>
            <w:r w:rsidR="00611717">
              <w:rPr>
                <w:rFonts w:ascii="Calibri" w:hAnsi="Calibri" w:eastAsia="Calibri" w:cs="Calibri"/>
                <w:sz w:val="20"/>
                <w:szCs w:val="20"/>
              </w:rPr>
              <w:t xml:space="preserve"> che soddisfano le condizioni di in</w:t>
            </w:r>
            <w:r w:rsidR="000B7201">
              <w:rPr>
                <w:rFonts w:ascii="Calibri" w:hAnsi="Calibri" w:eastAsia="Calibri" w:cs="Calibri"/>
                <w:sz w:val="20"/>
                <w:szCs w:val="20"/>
              </w:rPr>
              <w:t>put</w:t>
            </w:r>
          </w:p>
        </w:tc>
      </w:tr>
      <w:tr w:rsidRPr="00B60DF4" w:rsidR="00F048C7" w:rsidTr="006F3D7B" w14:paraId="0DAEBA9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23059C1F"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D1D47" w:rsidR="004326FD" w:rsidP="006F3D7B" w:rsidRDefault="004326FD" w14:paraId="734118AB" w14:textId="3A48F8BA">
            <w:pPr>
              <w:rPr>
                <w:rFonts w:ascii="Calibri" w:hAnsi="Calibri" w:eastAsia="Calibri" w:cs="Calibri"/>
                <w:sz w:val="20"/>
                <w:szCs w:val="20"/>
              </w:rPr>
            </w:pPr>
            <w:r w:rsidRPr="003D1D47">
              <w:rPr>
                <w:rFonts w:ascii="Calibri" w:hAnsi="Calibri" w:eastAsia="Calibri" w:cs="Calibri"/>
                <w:sz w:val="20"/>
                <w:szCs w:val="20"/>
              </w:rPr>
              <w:t>Selec</w:t>
            </w:r>
            <w:r w:rsidRPr="003D1D47" w:rsidR="00385E82">
              <w:rPr>
                <w:rFonts w:ascii="Calibri" w:hAnsi="Calibri" w:eastAsia="Calibri" w:cs="Calibri"/>
                <w:sz w:val="20"/>
                <w:szCs w:val="20"/>
              </w:rPr>
              <w:t xml:space="preserve">t </w:t>
            </w:r>
            <w:r w:rsidRPr="003D1D47" w:rsidR="003D1D47">
              <w:rPr>
                <w:rFonts w:ascii="Calibri" w:hAnsi="Calibri" w:eastAsia="Calibri" w:cs="Calibri"/>
                <w:sz w:val="20"/>
                <w:szCs w:val="20"/>
              </w:rPr>
              <w:t>FATT_ID, FATT_COD</w:t>
            </w:r>
            <w:r w:rsidR="00474D6A">
              <w:rPr>
                <w:rFonts w:ascii="Calibri" w:hAnsi="Calibri" w:eastAsia="Calibri" w:cs="Calibri"/>
                <w:sz w:val="20"/>
                <w:szCs w:val="20"/>
              </w:rPr>
              <w:t>,</w:t>
            </w:r>
            <w:r w:rsidRPr="003D1D47" w:rsidR="003D1D47">
              <w:rPr>
                <w:rFonts w:ascii="Calibri" w:hAnsi="Calibri" w:eastAsia="Calibri" w:cs="Calibri"/>
                <w:sz w:val="20"/>
                <w:szCs w:val="20"/>
              </w:rPr>
              <w:t>FATT_DESCR,</w:t>
            </w:r>
            <w:r w:rsidRPr="00B60DF4" w:rsidR="003D1D47">
              <w:rPr>
                <w:rFonts w:ascii="Calibri" w:hAnsi="Calibri" w:eastAsia="Calibri" w:cs="Calibri"/>
                <w:sz w:val="20"/>
                <w:szCs w:val="20"/>
              </w:rPr>
              <w:t xml:space="preserve"> FATT_DATA_INIZIO_VALIDITA</w:t>
            </w:r>
            <w:r w:rsidR="003D1D47">
              <w:rPr>
                <w:rFonts w:ascii="Calibri" w:hAnsi="Calibri" w:eastAsia="Calibri" w:cs="Calibri"/>
                <w:sz w:val="20"/>
                <w:szCs w:val="20"/>
              </w:rPr>
              <w:t xml:space="preserve">, </w:t>
            </w:r>
            <w:r w:rsidRPr="00B60DF4" w:rsidR="003D1D47">
              <w:rPr>
                <w:rFonts w:ascii="Calibri" w:hAnsi="Calibri" w:eastAsia="Calibri" w:cs="Calibri"/>
                <w:sz w:val="20"/>
                <w:szCs w:val="20"/>
              </w:rPr>
              <w:t>FATT_DATA_</w:t>
            </w:r>
            <w:r w:rsidR="003D1D47">
              <w:rPr>
                <w:rFonts w:ascii="Calibri" w:hAnsi="Calibri" w:eastAsia="Calibri" w:cs="Calibri"/>
                <w:sz w:val="20"/>
                <w:szCs w:val="20"/>
              </w:rPr>
              <w:t>FINE</w:t>
            </w:r>
            <w:r w:rsidRPr="00B60DF4" w:rsidR="003D1D47">
              <w:rPr>
                <w:rFonts w:ascii="Calibri" w:hAnsi="Calibri" w:eastAsia="Calibri" w:cs="Calibri"/>
                <w:sz w:val="20"/>
                <w:szCs w:val="20"/>
              </w:rPr>
              <w:t>_VALIDITA</w:t>
            </w:r>
            <w:r w:rsidR="003D1D47">
              <w:rPr>
                <w:rFonts w:ascii="Calibri" w:hAnsi="Calibri" w:eastAsia="Calibri" w:cs="Calibri"/>
                <w:sz w:val="20"/>
                <w:szCs w:val="20"/>
              </w:rPr>
              <w:t xml:space="preserve">, </w:t>
            </w:r>
            <w:r w:rsidRPr="00474D6A" w:rsidR="00474D6A">
              <w:rPr>
                <w:rFonts w:ascii="Calibri" w:hAnsi="Calibri" w:eastAsia="Calibri" w:cs="Calibri"/>
                <w:sz w:val="20"/>
                <w:szCs w:val="20"/>
              </w:rPr>
              <w:t>FATT_PUNTEGGIO</w:t>
            </w:r>
            <w:r w:rsidRPr="003D1D47">
              <w:rPr>
                <w:rFonts w:ascii="Calibri" w:hAnsi="Calibri" w:eastAsia="Calibri" w:cs="Calibri"/>
                <w:sz w:val="20"/>
                <w:szCs w:val="20"/>
              </w:rPr>
              <w:t xml:space="preserve"> from dbo.</w:t>
            </w:r>
            <w:r w:rsidRPr="003D1D47" w:rsidR="00CF2D16">
              <w:rPr>
                <w:rFonts w:ascii="Calibri" w:hAnsi="Calibri" w:eastAsia="Calibri" w:cs="Calibri"/>
                <w:sz w:val="20"/>
                <w:szCs w:val="20"/>
              </w:rPr>
              <w:t>FATT_FATTISPECIE_ANA</w:t>
            </w:r>
          </w:p>
          <w:p w:rsidR="005949C9" w:rsidP="006F3D7B" w:rsidRDefault="000B7201" w14:paraId="052743C6" w14:textId="77777777">
            <w:pPr>
              <w:rPr>
                <w:rFonts w:ascii="Calibri" w:hAnsi="Calibri" w:eastAsia="Calibri" w:cs="Calibri"/>
                <w:sz w:val="20"/>
                <w:szCs w:val="20"/>
              </w:rPr>
            </w:pPr>
            <w:r w:rsidRPr="00B60DF4">
              <w:rPr>
                <w:rFonts w:ascii="Calibri" w:hAnsi="Calibri" w:eastAsia="Calibri" w:cs="Calibri"/>
                <w:sz w:val="20"/>
                <w:szCs w:val="20"/>
              </w:rPr>
              <w:t>Where</w:t>
            </w:r>
          </w:p>
          <w:p w:rsidR="005949C9" w:rsidP="006F3D7B" w:rsidRDefault="005949C9" w14:paraId="2C27B8DC" w14:textId="77777777">
            <w:pPr>
              <w:rPr>
                <w:rFonts w:ascii="Calibri" w:hAnsi="Calibri" w:eastAsia="Calibri" w:cs="Calibri"/>
                <w:sz w:val="20"/>
                <w:szCs w:val="20"/>
              </w:rPr>
            </w:pPr>
            <w:r>
              <w:rPr>
                <w:rFonts w:ascii="Calibri" w:hAnsi="Calibri" w:eastAsia="Calibri" w:cs="Calibri"/>
                <w:sz w:val="20"/>
                <w:szCs w:val="20"/>
              </w:rPr>
              <w:t>(</w:t>
            </w:r>
            <w:r w:rsidRPr="002C3A83" w:rsidR="00B60DF4">
              <w:rPr>
                <w:rFonts w:ascii="Calibri" w:hAnsi="Calibri" w:eastAsia="Calibri" w:cs="Calibri"/>
                <w:i/>
                <w:iCs/>
                <w:sz w:val="20"/>
                <w:szCs w:val="20"/>
              </w:rPr>
              <w:t>data</w:t>
            </w:r>
            <w:r w:rsidRPr="00B60DF4" w:rsidR="00B60DF4">
              <w:rPr>
                <w:rFonts w:ascii="Calibri" w:hAnsi="Calibri" w:eastAsia="Calibri" w:cs="Calibri"/>
                <w:sz w:val="20"/>
                <w:szCs w:val="20"/>
              </w:rPr>
              <w:t xml:space="preserve"> between FATT_DATA_INIZIO_VALIDITA</w:t>
            </w:r>
            <w:r w:rsidR="00B60DF4">
              <w:rPr>
                <w:rFonts w:ascii="Calibri" w:hAnsi="Calibri" w:eastAsia="Calibri" w:cs="Calibri"/>
                <w:sz w:val="20"/>
                <w:szCs w:val="20"/>
              </w:rPr>
              <w:t xml:space="preserve"> and </w:t>
            </w:r>
            <w:r w:rsidRPr="00B60DF4" w:rsidR="00B60DF4">
              <w:rPr>
                <w:rFonts w:ascii="Calibri" w:hAnsi="Calibri" w:eastAsia="Calibri" w:cs="Calibri"/>
                <w:sz w:val="20"/>
                <w:szCs w:val="20"/>
              </w:rPr>
              <w:t>FATT_DATA_</w:t>
            </w:r>
            <w:r w:rsidR="00B60DF4">
              <w:rPr>
                <w:rFonts w:ascii="Calibri" w:hAnsi="Calibri" w:eastAsia="Calibri" w:cs="Calibri"/>
                <w:sz w:val="20"/>
                <w:szCs w:val="20"/>
              </w:rPr>
              <w:t>FI</w:t>
            </w:r>
            <w:r w:rsidR="00341664">
              <w:rPr>
                <w:rFonts w:ascii="Calibri" w:hAnsi="Calibri" w:eastAsia="Calibri" w:cs="Calibri"/>
                <w:sz w:val="20"/>
                <w:szCs w:val="20"/>
              </w:rPr>
              <w:t>NE</w:t>
            </w:r>
            <w:r w:rsidRPr="00B60DF4" w:rsidR="00B60DF4">
              <w:rPr>
                <w:rFonts w:ascii="Calibri" w:hAnsi="Calibri" w:eastAsia="Calibri" w:cs="Calibri"/>
                <w:sz w:val="20"/>
                <w:szCs w:val="20"/>
              </w:rPr>
              <w:t>_VALIDITA</w:t>
            </w:r>
            <w:r>
              <w:rPr>
                <w:rFonts w:ascii="Calibri" w:hAnsi="Calibri" w:eastAsia="Calibri" w:cs="Calibri"/>
                <w:sz w:val="20"/>
                <w:szCs w:val="20"/>
              </w:rPr>
              <w:t>)</w:t>
            </w:r>
          </w:p>
          <w:p w:rsidRPr="00B60DF4" w:rsidR="000B7201" w:rsidP="006F3D7B" w:rsidRDefault="005949C9" w14:paraId="294315F9" w14:textId="256EA4D3">
            <w:pPr>
              <w:rPr>
                <w:rFonts w:ascii="Calibri" w:hAnsi="Calibri" w:eastAsia="Calibri" w:cs="Calibri"/>
                <w:sz w:val="20"/>
                <w:szCs w:val="20"/>
              </w:rPr>
            </w:pPr>
            <w:r>
              <w:rPr>
                <w:rFonts w:ascii="Calibri" w:hAnsi="Calibri" w:eastAsia="Calibri" w:cs="Calibri"/>
                <w:sz w:val="20"/>
                <w:szCs w:val="20"/>
              </w:rPr>
              <w:t>OR FATT_ID=</w:t>
            </w:r>
            <w:r w:rsidR="00341664">
              <w:rPr>
                <w:rFonts w:ascii="Calibri" w:hAnsi="Calibri" w:eastAsia="Calibri" w:cs="Calibri"/>
                <w:sz w:val="20"/>
                <w:szCs w:val="20"/>
              </w:rPr>
              <w:t xml:space="preserve"> </w:t>
            </w:r>
            <w:r w:rsidRPr="002C3A83" w:rsidR="002C3A83">
              <w:rPr>
                <w:rFonts w:ascii="Calibri" w:hAnsi="Calibri" w:eastAsia="Calibri" w:cs="Calibri"/>
                <w:i/>
                <w:iCs/>
                <w:sz w:val="20"/>
                <w:szCs w:val="20"/>
              </w:rPr>
              <w:t>idfattispecie</w:t>
            </w:r>
          </w:p>
        </w:tc>
      </w:tr>
      <w:tr w:rsidRPr="00E36527" w:rsidR="00F048C7" w:rsidTr="006F3D7B" w14:paraId="51802A8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0338F12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67581" w:rsidR="004326FD" w:rsidP="006F3D7B" w:rsidRDefault="004326FD" w14:paraId="3A8709EE" w14:textId="77777777">
            <w:pPr>
              <w:rPr>
                <w:rFonts w:ascii="Calibri" w:hAnsi="Calibri" w:eastAsia="Calibri" w:cs="Calibri"/>
                <w:sz w:val="20"/>
                <w:szCs w:val="20"/>
              </w:rPr>
            </w:pPr>
            <w:r>
              <w:rPr>
                <w:rFonts w:ascii="Calibri" w:hAnsi="Calibri" w:eastAsia="Calibri" w:cs="Calibri"/>
                <w:sz w:val="20"/>
                <w:szCs w:val="20"/>
              </w:rPr>
              <w:t>Una lista contenente le seguenti informazioni:</w:t>
            </w:r>
          </w:p>
          <w:p w:rsidR="004326FD" w:rsidP="00842DA3" w:rsidRDefault="004326FD" w14:paraId="6994B6DE" w14:textId="38031179">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 xml:space="preserve">Identificativo </w:t>
            </w:r>
            <w:r w:rsidR="00BC3270">
              <w:rPr>
                <w:rFonts w:ascii="Calibri" w:hAnsi="Calibri" w:eastAsia="Calibri" w:cs="Calibri"/>
                <w:sz w:val="20"/>
                <w:szCs w:val="20"/>
              </w:rPr>
              <w:t>Fattispecie</w:t>
            </w:r>
            <w:r w:rsidRPr="00367581">
              <w:rPr>
                <w:rFonts w:ascii="Calibri" w:hAnsi="Calibri" w:eastAsia="Calibri" w:cs="Calibri"/>
                <w:sz w:val="20"/>
                <w:szCs w:val="20"/>
              </w:rPr>
              <w:t xml:space="preserve">: obbligatorio , Numero Intero </w:t>
            </w:r>
          </w:p>
          <w:p w:rsidR="007071FD" w:rsidP="00842DA3" w:rsidRDefault="007071FD" w14:paraId="727603F7" w14:textId="286ECA85">
            <w:pPr>
              <w:pStyle w:val="ListParagraph"/>
              <w:numPr>
                <w:ilvl w:val="0"/>
                <w:numId w:val="48"/>
              </w:numPr>
              <w:rPr>
                <w:rFonts w:ascii="Calibri" w:hAnsi="Calibri" w:eastAsia="Calibri" w:cs="Calibri"/>
                <w:sz w:val="20"/>
                <w:szCs w:val="20"/>
              </w:rPr>
            </w:pPr>
            <w:r>
              <w:rPr>
                <w:rFonts w:ascii="Calibri" w:hAnsi="Calibri" w:eastAsia="Calibri" w:cs="Calibri"/>
                <w:sz w:val="20"/>
                <w:szCs w:val="20"/>
              </w:rPr>
              <w:t>Codice</w:t>
            </w:r>
            <w:r w:rsidRPr="00367581">
              <w:rPr>
                <w:rFonts w:ascii="Calibri" w:hAnsi="Calibri" w:eastAsia="Calibri" w:cs="Calibri"/>
                <w:sz w:val="20"/>
                <w:szCs w:val="20"/>
              </w:rPr>
              <w:t xml:space="preserve"> </w:t>
            </w:r>
            <w:r>
              <w:rPr>
                <w:rFonts w:ascii="Calibri" w:hAnsi="Calibri" w:eastAsia="Calibri" w:cs="Calibri"/>
                <w:sz w:val="20"/>
                <w:szCs w:val="20"/>
              </w:rPr>
              <w:t>Fattispecie</w:t>
            </w:r>
            <w:r w:rsidRPr="00367581">
              <w:rPr>
                <w:rFonts w:ascii="Calibri" w:hAnsi="Calibri" w:eastAsia="Calibri" w:cs="Calibri"/>
                <w:sz w:val="20"/>
                <w:szCs w:val="20"/>
              </w:rPr>
              <w:t>: obbligatorio, stringa</w:t>
            </w:r>
          </w:p>
          <w:p w:rsidRPr="00367581" w:rsidR="00581F86" w:rsidP="00842DA3" w:rsidRDefault="00581F86" w14:paraId="146AFDC4" w14:textId="77777777">
            <w:pPr>
              <w:pStyle w:val="ListParagraph"/>
              <w:numPr>
                <w:ilvl w:val="0"/>
                <w:numId w:val="48"/>
              </w:numPr>
              <w:rPr>
                <w:rFonts w:ascii="Calibri" w:hAnsi="Calibri" w:eastAsia="Calibri" w:cs="Calibri"/>
                <w:sz w:val="20"/>
                <w:szCs w:val="20"/>
              </w:rPr>
            </w:pPr>
            <w:r>
              <w:rPr>
                <w:rFonts w:ascii="Calibri" w:hAnsi="Calibri" w:eastAsia="Calibri" w:cs="Calibri"/>
                <w:sz w:val="20"/>
                <w:szCs w:val="20"/>
              </w:rPr>
              <w:t>Data inizio: obbligatorio, data</w:t>
            </w:r>
          </w:p>
          <w:p w:rsidRPr="00367581" w:rsidR="00581F86" w:rsidP="00842DA3" w:rsidRDefault="00581F86" w14:paraId="70A3C300" w14:textId="2FC9041B">
            <w:pPr>
              <w:pStyle w:val="ListParagraph"/>
              <w:numPr>
                <w:ilvl w:val="0"/>
                <w:numId w:val="48"/>
              </w:numPr>
              <w:rPr>
                <w:rFonts w:ascii="Calibri" w:hAnsi="Calibri" w:eastAsia="Calibri" w:cs="Calibri"/>
                <w:sz w:val="20"/>
                <w:szCs w:val="20"/>
              </w:rPr>
            </w:pPr>
            <w:r>
              <w:rPr>
                <w:rFonts w:ascii="Calibri" w:hAnsi="Calibri" w:eastAsia="Calibri" w:cs="Calibri"/>
                <w:sz w:val="20"/>
                <w:szCs w:val="20"/>
              </w:rPr>
              <w:t>Data fine: obbligatorio, data</w:t>
            </w:r>
          </w:p>
          <w:p w:rsidR="004326FD" w:rsidP="00842DA3" w:rsidRDefault="004326FD" w14:paraId="1E09BACE" w14:textId="77777777">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De</w:t>
            </w:r>
            <w:r w:rsidR="00BC3270">
              <w:rPr>
                <w:rFonts w:ascii="Calibri" w:hAnsi="Calibri" w:eastAsia="Calibri" w:cs="Calibri"/>
                <w:sz w:val="20"/>
                <w:szCs w:val="20"/>
              </w:rPr>
              <w:t>scrizione</w:t>
            </w:r>
            <w:r w:rsidRPr="00367581">
              <w:rPr>
                <w:rFonts w:ascii="Calibri" w:hAnsi="Calibri" w:eastAsia="Calibri" w:cs="Calibri"/>
                <w:sz w:val="20"/>
                <w:szCs w:val="20"/>
              </w:rPr>
              <w:t xml:space="preserve"> </w:t>
            </w:r>
            <w:r w:rsidR="00BC3270">
              <w:rPr>
                <w:rFonts w:ascii="Calibri" w:hAnsi="Calibri" w:eastAsia="Calibri" w:cs="Calibri"/>
                <w:sz w:val="20"/>
                <w:szCs w:val="20"/>
              </w:rPr>
              <w:t>Fattispecie</w:t>
            </w:r>
            <w:r w:rsidRPr="00367581">
              <w:rPr>
                <w:rFonts w:ascii="Calibri" w:hAnsi="Calibri" w:eastAsia="Calibri" w:cs="Calibri"/>
                <w:sz w:val="20"/>
                <w:szCs w:val="20"/>
              </w:rPr>
              <w:t>: obbligatorio, stringa</w:t>
            </w:r>
          </w:p>
          <w:p w:rsidR="004221B4" w:rsidP="00842DA3" w:rsidRDefault="004221B4" w14:paraId="078174E4" w14:textId="77777777">
            <w:pPr>
              <w:pStyle w:val="ListParagraph"/>
              <w:numPr>
                <w:ilvl w:val="0"/>
                <w:numId w:val="48"/>
              </w:numPr>
              <w:rPr>
                <w:rFonts w:ascii="Calibri" w:hAnsi="Calibri" w:eastAsia="Calibri" w:cs="Calibri"/>
                <w:sz w:val="20"/>
                <w:szCs w:val="20"/>
              </w:rPr>
            </w:pPr>
            <w:r>
              <w:rPr>
                <w:rFonts w:ascii="Calibri" w:hAnsi="Calibri" w:eastAsia="Calibri" w:cs="Calibri"/>
                <w:sz w:val="20"/>
                <w:szCs w:val="20"/>
              </w:rPr>
              <w:t>Punteggio</w:t>
            </w:r>
            <w:r w:rsidRPr="00367581">
              <w:rPr>
                <w:rFonts w:ascii="Calibri" w:hAnsi="Calibri" w:eastAsia="Calibri" w:cs="Calibri"/>
                <w:sz w:val="20"/>
                <w:szCs w:val="20"/>
              </w:rPr>
              <w:t xml:space="preserve">: obbligatorio, </w:t>
            </w:r>
            <w:r>
              <w:rPr>
                <w:rFonts w:ascii="Calibri" w:hAnsi="Calibri" w:eastAsia="Calibri" w:cs="Calibri"/>
                <w:sz w:val="20"/>
                <w:szCs w:val="20"/>
              </w:rPr>
              <w:t>numero intero</w:t>
            </w:r>
          </w:p>
          <w:p w:rsidR="00F541B5" w:rsidP="00842DA3" w:rsidRDefault="00F541B5" w14:paraId="27A2CE6B" w14:textId="77777777">
            <w:pPr>
              <w:pStyle w:val="ListParagraph"/>
              <w:numPr>
                <w:ilvl w:val="0"/>
                <w:numId w:val="48"/>
              </w:numPr>
              <w:rPr>
                <w:rFonts w:ascii="Calibri" w:hAnsi="Calibri" w:eastAsia="Calibri" w:cs="Calibri"/>
                <w:sz w:val="20"/>
                <w:szCs w:val="20"/>
              </w:rPr>
            </w:pPr>
            <w:r>
              <w:rPr>
                <w:rFonts w:ascii="Calibri" w:hAnsi="Calibri" w:eastAsia="Calibri" w:cs="Calibri"/>
                <w:sz w:val="20"/>
                <w:szCs w:val="20"/>
              </w:rPr>
              <w:t>Flag Data Commissione Illecito: booleano</w:t>
            </w:r>
          </w:p>
          <w:p w:rsidRPr="00E36527" w:rsidR="004221B4" w:rsidP="00842DA3" w:rsidRDefault="00F541B5" w14:paraId="09385777" w14:textId="1AB82C76">
            <w:pPr>
              <w:pStyle w:val="ListParagraph"/>
              <w:numPr>
                <w:ilvl w:val="0"/>
                <w:numId w:val="48"/>
              </w:numPr>
              <w:rPr>
                <w:rFonts w:ascii="Calibri" w:hAnsi="Calibri" w:eastAsia="Calibri" w:cs="Calibri"/>
                <w:sz w:val="20"/>
                <w:szCs w:val="20"/>
              </w:rPr>
            </w:pPr>
            <w:r>
              <w:rPr>
                <w:rFonts w:ascii="Calibri" w:hAnsi="Calibri" w:eastAsia="Calibri" w:cs="Calibri"/>
                <w:sz w:val="20"/>
                <w:szCs w:val="20"/>
              </w:rPr>
              <w:t>Flag Lavoratore: booleano</w:t>
            </w:r>
          </w:p>
        </w:tc>
      </w:tr>
      <w:tr w:rsidRPr="00E36527" w:rsidR="00F048C7" w:rsidTr="006F3D7B" w14:paraId="1FE2D89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3CEC3CA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4DDFDB09"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47C2E2F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326FD" w:rsidP="006F3D7B" w:rsidRDefault="004326FD" w14:paraId="5C9BD70B"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326FD" w:rsidP="006F3D7B" w:rsidRDefault="004326FD" w14:paraId="6195B80E" w14:textId="5F09F9E7">
            <w:pPr>
              <w:rPr>
                <w:rFonts w:ascii="Calibri" w:hAnsi="Calibri" w:eastAsia="Calibri" w:cs="Calibri"/>
                <w:sz w:val="20"/>
                <w:szCs w:val="20"/>
              </w:rPr>
            </w:pPr>
            <w:r w:rsidRPr="00E36527">
              <w:rPr>
                <w:rFonts w:ascii="Calibri" w:hAnsi="Calibri" w:eastAsia="Calibri" w:cs="Calibri"/>
                <w:sz w:val="20"/>
                <w:szCs w:val="20"/>
              </w:rPr>
              <w:t>RF01-04-0</w:t>
            </w:r>
            <w:r w:rsidR="00C776BF">
              <w:rPr>
                <w:rFonts w:ascii="Calibri" w:hAnsi="Calibri" w:eastAsia="Calibri" w:cs="Calibri"/>
                <w:sz w:val="20"/>
                <w:szCs w:val="20"/>
              </w:rPr>
              <w:t>3</w:t>
            </w:r>
          </w:p>
        </w:tc>
      </w:tr>
    </w:tbl>
    <w:p w:rsidR="00701FB8" w:rsidP="002B4AC0" w:rsidRDefault="00701FB8" w14:paraId="1FCF6696" w14:textId="280680D6">
      <w:pPr>
        <w:pStyle w:val="Heading3"/>
      </w:pPr>
      <w:bookmarkStart w:name="_Toc222417296" w:id="106"/>
      <w:r>
        <w:t>Elenco Motivo Annullamento - get</w:t>
      </w:r>
      <w:r w:rsidR="003F736E">
        <w:t>MotivoAnnullamento</w:t>
      </w:r>
      <w:bookmarkEnd w:id="106"/>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18F45303"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729F5883"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6613997E"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68DE7D3A"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7021649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4C1BFDA5"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rsidTr="006F3D7B" w14:paraId="00A3CCB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3A77158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0582A941" w14:textId="74D4B08A">
            <w:pPr>
              <w:jc w:val="both"/>
              <w:rPr>
                <w:rFonts w:ascii="Calibri" w:hAnsi="Calibri" w:eastAsia="Calibri" w:cs="Calibri"/>
                <w:sz w:val="20"/>
                <w:szCs w:val="20"/>
              </w:rPr>
            </w:pPr>
            <w:r w:rsidRPr="00E36527">
              <w:rPr>
                <w:rFonts w:ascii="Calibri" w:hAnsi="Calibri" w:eastAsia="Calibri" w:cs="Calibri"/>
                <w:sz w:val="20"/>
                <w:szCs w:val="20"/>
              </w:rPr>
              <w:t xml:space="preserve">Elenco </w:t>
            </w:r>
            <w:r w:rsidR="00AF0590">
              <w:rPr>
                <w:rFonts w:ascii="Calibri" w:hAnsi="Calibri" w:eastAsia="Calibri" w:cs="Calibri"/>
                <w:sz w:val="20"/>
                <w:szCs w:val="20"/>
              </w:rPr>
              <w:t>Motivo Annullamento</w:t>
            </w:r>
          </w:p>
        </w:tc>
      </w:tr>
      <w:tr w:rsidRPr="00E36527" w:rsidR="00F048C7" w:rsidTr="006F3D7B" w14:paraId="4554443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26F1B23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214DEB9A" w14:textId="215E658D">
            <w:pPr>
              <w:rPr>
                <w:rFonts w:ascii="Calibri" w:hAnsi="Calibri" w:eastAsia="Calibri" w:cs="Calibri"/>
                <w:sz w:val="20"/>
                <w:szCs w:val="20"/>
              </w:rPr>
            </w:pPr>
            <w:r w:rsidRPr="00E36527">
              <w:rPr>
                <w:rFonts w:ascii="Calibri" w:hAnsi="Calibri" w:eastAsia="Calibri" w:cs="Calibri"/>
                <w:sz w:val="20"/>
                <w:szCs w:val="20"/>
              </w:rPr>
              <w:t xml:space="preserve">Operation per l’estrazione dell’elenco </w:t>
            </w:r>
            <w:r w:rsidR="005F71AC">
              <w:rPr>
                <w:rFonts w:ascii="Calibri" w:hAnsi="Calibri" w:eastAsia="Calibri" w:cs="Calibri"/>
                <w:sz w:val="20"/>
                <w:szCs w:val="20"/>
              </w:rPr>
              <w:t>dei motivi di annullamento</w:t>
            </w:r>
          </w:p>
        </w:tc>
      </w:tr>
      <w:tr w:rsidRPr="00D05541" w:rsidR="00F048C7" w:rsidTr="006F3D7B" w14:paraId="08D7746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4CC96B8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D05541" w:rsidR="00701FB8" w:rsidP="006F3D7B" w:rsidRDefault="00701FB8" w14:paraId="662DDF2B" w14:textId="55637ACD">
            <w:pPr>
              <w:jc w:val="both"/>
              <w:rPr>
                <w:rFonts w:ascii="Calibri" w:hAnsi="Calibri" w:eastAsia="Calibri" w:cs="Calibri"/>
                <w:sz w:val="20"/>
                <w:szCs w:val="20"/>
              </w:rPr>
            </w:pPr>
            <w:r w:rsidRPr="00D05541">
              <w:rPr>
                <w:rFonts w:ascii="Calibri" w:hAnsi="Calibri" w:eastAsia="Calibri" w:cs="Calibri"/>
                <w:sz w:val="20"/>
                <w:szCs w:val="20"/>
              </w:rPr>
              <w:t>GET &lt;root&gt;</w:t>
            </w:r>
            <w:r w:rsidR="005F71AC">
              <w:rPr>
                <w:rFonts w:ascii="Calibri" w:hAnsi="Calibri" w:eastAsia="Calibri" w:cs="Calibri"/>
                <w:sz w:val="20"/>
                <w:szCs w:val="20"/>
              </w:rPr>
              <w:t>/int</w:t>
            </w:r>
            <w:r w:rsidRPr="00D05541">
              <w:rPr>
                <w:rFonts w:ascii="Calibri" w:hAnsi="Calibri" w:eastAsia="Calibri" w:cs="Calibri"/>
                <w:sz w:val="20"/>
                <w:szCs w:val="20"/>
              </w:rPr>
              <w:t>/v1/tipo/</w:t>
            </w:r>
            <w:r w:rsidR="005F71AC">
              <w:rPr>
                <w:rFonts w:ascii="Calibri" w:hAnsi="Calibri" w:eastAsia="Calibri" w:cs="Calibri"/>
                <w:sz w:val="20"/>
                <w:szCs w:val="20"/>
              </w:rPr>
              <w:t>elenco-</w:t>
            </w:r>
            <w:r w:rsidRPr="00D05541" w:rsidR="00D05541">
              <w:rPr>
                <w:rFonts w:ascii="Calibri" w:hAnsi="Calibri" w:eastAsia="Calibri" w:cs="Calibri"/>
                <w:sz w:val="20"/>
                <w:szCs w:val="20"/>
              </w:rPr>
              <w:t>motiv</w:t>
            </w:r>
            <w:r w:rsidR="005F71AC">
              <w:rPr>
                <w:rFonts w:ascii="Calibri" w:hAnsi="Calibri" w:eastAsia="Calibri" w:cs="Calibri"/>
                <w:sz w:val="20"/>
                <w:szCs w:val="20"/>
              </w:rPr>
              <w:t>i-</w:t>
            </w:r>
            <w:r w:rsidR="00D05541">
              <w:rPr>
                <w:rFonts w:ascii="Calibri" w:hAnsi="Calibri" w:eastAsia="Calibri" w:cs="Calibri"/>
                <w:sz w:val="20"/>
                <w:szCs w:val="20"/>
              </w:rPr>
              <w:t>annullamento</w:t>
            </w:r>
          </w:p>
        </w:tc>
      </w:tr>
      <w:tr w:rsidRPr="00E36527" w:rsidR="00F048C7" w:rsidTr="006F3D7B" w14:paraId="2C5687B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4C98551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15D85" w:rsidR="00701FB8" w:rsidP="00715D85" w:rsidRDefault="00701FB8" w14:paraId="6FC67A81" w14:textId="04595D4B">
            <w:pPr>
              <w:rPr>
                <w:rFonts w:ascii="Calibri" w:hAnsi="Calibri" w:eastAsia="Calibri" w:cs="Calibri"/>
                <w:sz w:val="20"/>
                <w:szCs w:val="20"/>
              </w:rPr>
            </w:pPr>
          </w:p>
        </w:tc>
      </w:tr>
      <w:tr w:rsidRPr="00E36527" w:rsidR="00F048C7" w:rsidTr="006F3D7B" w14:paraId="71123C1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0EA27EF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0AEE3FCC" w14:textId="559762A4">
            <w:pPr>
              <w:rPr>
                <w:rFonts w:ascii="Calibri" w:hAnsi="Calibri" w:eastAsia="Calibri" w:cs="Calibri"/>
                <w:sz w:val="20"/>
                <w:szCs w:val="20"/>
              </w:rPr>
            </w:pPr>
            <w:r>
              <w:rPr>
                <w:rFonts w:ascii="Calibri" w:hAnsi="Calibri" w:eastAsia="Calibri" w:cs="Calibri"/>
                <w:sz w:val="20"/>
                <w:szCs w:val="20"/>
              </w:rPr>
              <w:t xml:space="preserve">Il processo </w:t>
            </w:r>
            <w:r w:rsidR="00715D85">
              <w:rPr>
                <w:rFonts w:ascii="Calibri" w:hAnsi="Calibri" w:eastAsia="Calibri" w:cs="Calibri"/>
                <w:sz w:val="20"/>
                <w:szCs w:val="20"/>
              </w:rPr>
              <w:t>non effettua controlli</w:t>
            </w:r>
          </w:p>
        </w:tc>
      </w:tr>
      <w:tr w:rsidRPr="00E36527" w:rsidR="00F048C7" w:rsidTr="006F3D7B" w14:paraId="10666AF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6397328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3A7AB45F"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4D8C838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44235AE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1B6243F4" w14:textId="77777777">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p>
          <w:p w:rsidRPr="00B4029B" w:rsidR="00D14EE8" w:rsidP="00842DA3" w:rsidRDefault="00D14EE8" w14:paraId="2702F7F8" w14:textId="77777777">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decurtazione_visualizzazione</w:t>
            </w:r>
          </w:p>
          <w:p w:rsidRPr="00E36527" w:rsidR="00701FB8" w:rsidP="00842DA3" w:rsidRDefault="00701FB8" w14:paraId="575DBE81"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decurtazione_annullamento_nazionale</w:t>
            </w:r>
          </w:p>
          <w:p w:rsidR="00701FB8" w:rsidP="00842DA3" w:rsidRDefault="00701FB8" w14:paraId="10072C36"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decurtazione_annullamento_territoriale (utenti target)</w:t>
            </w:r>
          </w:p>
          <w:p w:rsidRPr="00B4029B" w:rsidR="00B675A2" w:rsidP="00842DA3" w:rsidRDefault="00B675A2" w14:paraId="3B1A69B2" w14:textId="6FF9DF19">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recupero_visualizzazione</w:t>
            </w:r>
          </w:p>
          <w:p w:rsidRPr="00B4029B" w:rsidR="00B675A2" w:rsidP="00842DA3" w:rsidRDefault="00B675A2" w14:paraId="7E0C7B83" w14:textId="77777777">
            <w:pPr>
              <w:pStyle w:val="ListParagraph"/>
              <w:numPr>
                <w:ilvl w:val="0"/>
                <w:numId w:val="48"/>
              </w:numPr>
              <w:rPr>
                <w:rFonts w:ascii="Calibri" w:hAnsi="Calibri" w:eastAsia="Calibri" w:cs="Calibri"/>
                <w:sz w:val="20"/>
                <w:szCs w:val="20"/>
              </w:rPr>
            </w:pPr>
            <w:r w:rsidRPr="00B4029B">
              <w:rPr>
                <w:rFonts w:ascii="Calibri" w:hAnsi="Calibri" w:eastAsia="Calibri" w:cs="Calibri"/>
                <w:sz w:val="20"/>
                <w:szCs w:val="20"/>
              </w:rPr>
              <w:t>recupero_annullamento_nazionale</w:t>
            </w:r>
          </w:p>
          <w:p w:rsidRPr="00B675A2" w:rsidR="00B675A2" w:rsidP="00842DA3" w:rsidRDefault="00B675A2" w14:paraId="42623B5F" w14:textId="30F9E680">
            <w:pPr>
              <w:pStyle w:val="ListParagraph"/>
              <w:numPr>
                <w:ilvl w:val="0"/>
                <w:numId w:val="48"/>
              </w:numPr>
              <w:rPr>
                <w:rFonts w:ascii="Calibri" w:hAnsi="Calibri" w:eastAsia="Calibri" w:cs="Calibri"/>
                <w:color w:val="EE0000"/>
                <w:sz w:val="20"/>
                <w:szCs w:val="20"/>
              </w:rPr>
            </w:pPr>
            <w:r w:rsidRPr="00B4029B">
              <w:rPr>
                <w:rFonts w:ascii="Calibri" w:hAnsi="Calibri" w:eastAsia="Calibri" w:cs="Calibri"/>
                <w:sz w:val="20"/>
                <w:szCs w:val="20"/>
              </w:rPr>
              <w:t>recupero_annullamento_territoriale</w:t>
            </w:r>
          </w:p>
        </w:tc>
      </w:tr>
      <w:tr w:rsidRPr="00E36527" w:rsidR="00F048C7" w:rsidTr="006F3D7B" w14:paraId="7420A17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229FA279"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6128C529" w14:textId="2BAE414D">
            <w:pPr>
              <w:rPr>
                <w:rFonts w:ascii="Calibri" w:hAnsi="Calibri" w:eastAsia="Calibri" w:cs="Calibri"/>
                <w:sz w:val="20"/>
                <w:szCs w:val="20"/>
              </w:rPr>
            </w:pPr>
            <w:r>
              <w:rPr>
                <w:rFonts w:ascii="Calibri" w:hAnsi="Calibri" w:eastAsia="Calibri" w:cs="Calibri"/>
                <w:sz w:val="20"/>
                <w:szCs w:val="20"/>
              </w:rPr>
              <w:t xml:space="preserve">Il processo estrae i dati presenti nella tabella </w:t>
            </w:r>
            <w:r w:rsidRPr="0090691C" w:rsidR="0090691C">
              <w:rPr>
                <w:rFonts w:ascii="Calibri" w:hAnsi="Calibri" w:eastAsia="Calibri" w:cs="Calibri"/>
                <w:sz w:val="20"/>
                <w:szCs w:val="20"/>
              </w:rPr>
              <w:t>MOAN_MOTIVAZIONE_ANNULLAMENTO_TYP</w:t>
            </w:r>
            <w:r w:rsidR="00F9156E">
              <w:rPr>
                <w:rFonts w:ascii="Calibri" w:hAnsi="Calibri" w:eastAsia="Calibri" w:cs="Calibri"/>
                <w:sz w:val="20"/>
                <w:szCs w:val="20"/>
              </w:rPr>
              <w:t xml:space="preserve"> e salva il risultato nella cache per 24 ore</w:t>
            </w:r>
          </w:p>
        </w:tc>
      </w:tr>
      <w:tr w:rsidRPr="00B60DF4" w:rsidR="00F048C7" w:rsidTr="006F3D7B" w14:paraId="6D4C8D9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22E03252"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701FB8" w:rsidP="006F3D7B" w:rsidRDefault="00701FB8" w14:paraId="40CF5715" w14:textId="18437291">
            <w:pPr>
              <w:rPr>
                <w:rFonts w:ascii="Calibri" w:hAnsi="Calibri" w:eastAsia="Calibri" w:cs="Calibri"/>
                <w:sz w:val="20"/>
                <w:szCs w:val="20"/>
                <w:lang w:val="en-US"/>
              </w:rPr>
            </w:pPr>
            <w:r w:rsidRPr="0090691C">
              <w:rPr>
                <w:rFonts w:ascii="Calibri" w:hAnsi="Calibri" w:eastAsia="Calibri" w:cs="Calibri"/>
                <w:sz w:val="20"/>
                <w:szCs w:val="20"/>
                <w:lang w:val="en-US"/>
              </w:rPr>
              <w:t xml:space="preserve">Select </w:t>
            </w:r>
            <w:r w:rsidRPr="0090691C" w:rsidR="0090691C">
              <w:rPr>
                <w:rFonts w:ascii="Calibri" w:hAnsi="Calibri" w:eastAsia="Calibri" w:cs="Calibri"/>
                <w:sz w:val="20"/>
                <w:szCs w:val="20"/>
                <w:lang w:val="en-US"/>
              </w:rPr>
              <w:t>*</w:t>
            </w:r>
            <w:r w:rsidRPr="0090691C">
              <w:rPr>
                <w:rFonts w:ascii="Calibri" w:hAnsi="Calibri" w:eastAsia="Calibri" w:cs="Calibri"/>
                <w:sz w:val="20"/>
                <w:szCs w:val="20"/>
                <w:lang w:val="en-US"/>
              </w:rPr>
              <w:t xml:space="preserve"> from dbo.</w:t>
            </w:r>
            <w:r w:rsidRPr="0090691C" w:rsidR="0090691C">
              <w:rPr>
                <w:rFonts w:ascii="Calibri" w:hAnsi="Calibri" w:eastAsia="Calibri" w:cs="Calibri"/>
                <w:sz w:val="20"/>
                <w:szCs w:val="20"/>
                <w:lang w:val="en-US"/>
              </w:rPr>
              <w:t>MOAN_MOTIVAZIONE_ANNULLAMENTO_TYP</w:t>
            </w:r>
          </w:p>
        </w:tc>
      </w:tr>
      <w:tr w:rsidRPr="00E36527" w:rsidR="00F048C7" w:rsidTr="006F3D7B" w14:paraId="3BD6F95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2CE0558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67581" w:rsidR="00701FB8" w:rsidP="006F3D7B" w:rsidRDefault="00701FB8" w14:paraId="353D480D" w14:textId="77777777">
            <w:pPr>
              <w:rPr>
                <w:rFonts w:ascii="Calibri" w:hAnsi="Calibri" w:eastAsia="Calibri" w:cs="Calibri"/>
                <w:sz w:val="20"/>
                <w:szCs w:val="20"/>
              </w:rPr>
            </w:pPr>
            <w:r>
              <w:rPr>
                <w:rFonts w:ascii="Calibri" w:hAnsi="Calibri" w:eastAsia="Calibri" w:cs="Calibri"/>
                <w:sz w:val="20"/>
                <w:szCs w:val="20"/>
              </w:rPr>
              <w:t>Una lista contenente le seguenti informazioni:</w:t>
            </w:r>
          </w:p>
          <w:p w:rsidR="00701FB8" w:rsidP="00842DA3" w:rsidRDefault="00701FB8" w14:paraId="0B01DCD0" w14:textId="25850A9D">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 xml:space="preserve">Identificativo </w:t>
            </w:r>
            <w:r w:rsidR="004559F1">
              <w:rPr>
                <w:rFonts w:ascii="Calibri" w:hAnsi="Calibri" w:eastAsia="Calibri" w:cs="Calibri"/>
                <w:sz w:val="20"/>
                <w:szCs w:val="20"/>
              </w:rPr>
              <w:t>Motivo</w:t>
            </w:r>
            <w:r w:rsidRPr="00367581">
              <w:rPr>
                <w:rFonts w:ascii="Calibri" w:hAnsi="Calibri" w:eastAsia="Calibri" w:cs="Calibri"/>
                <w:sz w:val="20"/>
                <w:szCs w:val="20"/>
              </w:rPr>
              <w:t xml:space="preserve">: obbligatorio , Numero Intero </w:t>
            </w:r>
          </w:p>
          <w:p w:rsidRPr="004559F1" w:rsidR="00701FB8" w:rsidP="00842DA3" w:rsidRDefault="00701FB8" w14:paraId="210444FA" w14:textId="3F5F40B7">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De</w:t>
            </w:r>
            <w:r>
              <w:rPr>
                <w:rFonts w:ascii="Calibri" w:hAnsi="Calibri" w:eastAsia="Calibri" w:cs="Calibri"/>
                <w:sz w:val="20"/>
                <w:szCs w:val="20"/>
              </w:rPr>
              <w:t>scrizione</w:t>
            </w:r>
            <w:r w:rsidRPr="00367581">
              <w:rPr>
                <w:rFonts w:ascii="Calibri" w:hAnsi="Calibri" w:eastAsia="Calibri" w:cs="Calibri"/>
                <w:sz w:val="20"/>
                <w:szCs w:val="20"/>
              </w:rPr>
              <w:t xml:space="preserve"> </w:t>
            </w:r>
            <w:r w:rsidR="004559F1">
              <w:rPr>
                <w:rFonts w:ascii="Calibri" w:hAnsi="Calibri" w:eastAsia="Calibri" w:cs="Calibri"/>
                <w:sz w:val="20"/>
                <w:szCs w:val="20"/>
              </w:rPr>
              <w:t>Motivo</w:t>
            </w:r>
            <w:r w:rsidRPr="00367581">
              <w:rPr>
                <w:rFonts w:ascii="Calibri" w:hAnsi="Calibri" w:eastAsia="Calibri" w:cs="Calibri"/>
                <w:sz w:val="20"/>
                <w:szCs w:val="20"/>
              </w:rPr>
              <w:t>: obbligatorio, str</w:t>
            </w:r>
            <w:r w:rsidR="004559F1">
              <w:rPr>
                <w:rFonts w:ascii="Calibri" w:hAnsi="Calibri" w:eastAsia="Calibri" w:cs="Calibri"/>
                <w:sz w:val="20"/>
                <w:szCs w:val="20"/>
              </w:rPr>
              <w:t>inga</w:t>
            </w:r>
          </w:p>
        </w:tc>
      </w:tr>
      <w:tr w:rsidRPr="00E36527" w:rsidR="00F048C7" w:rsidTr="006F3D7B" w14:paraId="4E4C0C4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41288C9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4BA68513"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362B756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701FB8" w:rsidP="006F3D7B" w:rsidRDefault="00701FB8" w14:paraId="568012F3"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701FB8" w:rsidP="006F3D7B" w:rsidRDefault="00701FB8" w14:paraId="0A63EA98" w14:textId="744AF428">
            <w:pPr>
              <w:rPr>
                <w:rFonts w:ascii="Calibri" w:hAnsi="Calibri" w:eastAsia="Calibri" w:cs="Calibri"/>
                <w:sz w:val="20"/>
                <w:szCs w:val="20"/>
              </w:rPr>
            </w:pPr>
            <w:r w:rsidRPr="00E36527">
              <w:rPr>
                <w:rFonts w:ascii="Calibri" w:hAnsi="Calibri" w:eastAsia="Calibri" w:cs="Calibri"/>
                <w:sz w:val="20"/>
                <w:szCs w:val="20"/>
              </w:rPr>
              <w:t>RF01-0</w:t>
            </w:r>
            <w:r w:rsidR="006B76B5">
              <w:rPr>
                <w:rFonts w:ascii="Calibri" w:hAnsi="Calibri" w:eastAsia="Calibri" w:cs="Calibri"/>
                <w:sz w:val="20"/>
                <w:szCs w:val="20"/>
              </w:rPr>
              <w:t>5</w:t>
            </w:r>
            <w:r w:rsidRPr="00E36527">
              <w:rPr>
                <w:rFonts w:ascii="Calibri" w:hAnsi="Calibri" w:eastAsia="Calibri" w:cs="Calibri"/>
                <w:sz w:val="20"/>
                <w:szCs w:val="20"/>
              </w:rPr>
              <w:t>-0</w:t>
            </w:r>
            <w:r w:rsidR="006B76B5">
              <w:rPr>
                <w:rFonts w:ascii="Calibri" w:hAnsi="Calibri" w:eastAsia="Calibri" w:cs="Calibri"/>
                <w:sz w:val="20"/>
                <w:szCs w:val="20"/>
              </w:rPr>
              <w:t>4</w:t>
            </w:r>
          </w:p>
        </w:tc>
      </w:tr>
    </w:tbl>
    <w:p w:rsidR="004B1C6F" w:rsidP="002B4AC0" w:rsidRDefault="004B1C6F" w14:paraId="3B0ADA5A" w14:textId="48BB1DD3">
      <w:pPr>
        <w:pStyle w:val="Heading3"/>
      </w:pPr>
      <w:bookmarkStart w:name="_Toc222417297" w:id="107"/>
      <w:r>
        <w:t xml:space="preserve">Elenco </w:t>
      </w:r>
      <w:r w:rsidR="003F1D5D">
        <w:t>Storico</w:t>
      </w:r>
      <w:r w:rsidR="00882A11">
        <w:t>Decurtazioni</w:t>
      </w:r>
      <w:r>
        <w:t xml:space="preserve"> - get</w:t>
      </w:r>
      <w:r w:rsidR="00882A11">
        <w:t>Decurtazioni</w:t>
      </w:r>
      <w:bookmarkEnd w:id="107"/>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753F4869"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2A6774AE"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4B1C6F" w14:paraId="5DF403B6"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4BBF9580"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17C9E88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4B1C6F" w14:paraId="37EAF4D6"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EA374D" w:rsidTr="097528C3" w14:paraId="5173318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0FD72E9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AF0590" w14:paraId="4D22F739" w14:textId="1758CAA5">
            <w:pPr>
              <w:jc w:val="both"/>
              <w:rPr>
                <w:rFonts w:ascii="Calibri" w:hAnsi="Calibri" w:eastAsia="Calibri" w:cs="Calibri"/>
                <w:sz w:val="20"/>
                <w:szCs w:val="20"/>
              </w:rPr>
            </w:pPr>
            <w:r>
              <w:rPr>
                <w:rFonts w:ascii="Calibri" w:hAnsi="Calibri" w:eastAsia="Calibri" w:cs="Calibri"/>
                <w:sz w:val="20"/>
                <w:szCs w:val="20"/>
              </w:rPr>
              <w:t>Storico Decurtazioni</w:t>
            </w:r>
          </w:p>
        </w:tc>
      </w:tr>
      <w:tr w:rsidRPr="00E36527" w:rsidR="00EA374D" w:rsidTr="097528C3" w14:paraId="06016A0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4B3FF07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4B1C6F" w14:paraId="6EF9F38D" w14:textId="36A5123D">
            <w:pPr>
              <w:rPr>
                <w:rFonts w:ascii="Calibri" w:hAnsi="Calibri" w:eastAsia="Calibri" w:cs="Calibri"/>
                <w:sz w:val="20"/>
                <w:szCs w:val="20"/>
              </w:rPr>
            </w:pPr>
            <w:r w:rsidRPr="00E36527">
              <w:rPr>
                <w:rFonts w:ascii="Calibri" w:hAnsi="Calibri" w:eastAsia="Calibri" w:cs="Calibri"/>
                <w:sz w:val="20"/>
                <w:szCs w:val="20"/>
              </w:rPr>
              <w:t xml:space="preserve">Operation per l’estrazione dell’elenco </w:t>
            </w:r>
            <w:r>
              <w:rPr>
                <w:rFonts w:ascii="Calibri" w:hAnsi="Calibri" w:eastAsia="Calibri" w:cs="Calibri"/>
                <w:sz w:val="20"/>
                <w:szCs w:val="20"/>
              </w:rPr>
              <w:t xml:space="preserve">delle </w:t>
            </w:r>
            <w:r w:rsidR="00AF0590">
              <w:rPr>
                <w:rFonts w:ascii="Calibri" w:hAnsi="Calibri" w:eastAsia="Calibri" w:cs="Calibri"/>
                <w:sz w:val="20"/>
                <w:szCs w:val="20"/>
              </w:rPr>
              <w:t>decurtazioni</w:t>
            </w:r>
          </w:p>
        </w:tc>
      </w:tr>
      <w:tr w:rsidRPr="00CF4664" w:rsidR="00EA374D" w:rsidTr="097528C3" w14:paraId="00E3022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7F4C4C8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10461" w:rsidR="004B1C6F" w:rsidRDefault="00A15E38" w14:paraId="2D21B329" w14:textId="5BC53621">
            <w:pPr>
              <w:jc w:val="both"/>
              <w:rPr>
                <w:rFonts w:ascii="Calibri" w:hAnsi="Calibri" w:eastAsia="Calibri" w:cs="Calibri"/>
                <w:sz w:val="20"/>
                <w:szCs w:val="20"/>
                <w:lang w:val="en-US"/>
              </w:rPr>
            </w:pPr>
            <w:r>
              <w:rPr>
                <w:rFonts w:ascii="Calibri" w:hAnsi="Calibri" w:eastAsia="Calibri" w:cs="Calibri"/>
                <w:sz w:val="20"/>
                <w:szCs w:val="20"/>
                <w:lang w:val="en-US"/>
              </w:rPr>
              <w:t>POST</w:t>
            </w:r>
            <w:r w:rsidRPr="00E10461" w:rsidR="004B1C6F">
              <w:rPr>
                <w:rFonts w:ascii="Calibri" w:hAnsi="Calibri" w:eastAsia="Calibri" w:cs="Calibri"/>
                <w:sz w:val="20"/>
                <w:szCs w:val="20"/>
                <w:lang w:val="en-US"/>
              </w:rPr>
              <w:t xml:space="preserve"> &lt;root&gt;</w:t>
            </w:r>
            <w:r w:rsidR="005F71AC">
              <w:rPr>
                <w:rFonts w:ascii="Calibri" w:hAnsi="Calibri" w:eastAsia="Calibri" w:cs="Calibri"/>
                <w:sz w:val="20"/>
                <w:szCs w:val="20"/>
                <w:lang w:val="en-US"/>
              </w:rPr>
              <w:t>/int</w:t>
            </w:r>
            <w:r w:rsidRPr="00E10461" w:rsidR="004B1C6F">
              <w:rPr>
                <w:rFonts w:ascii="Calibri" w:hAnsi="Calibri" w:eastAsia="Calibri" w:cs="Calibri"/>
                <w:sz w:val="20"/>
                <w:szCs w:val="20"/>
                <w:lang w:val="en-US"/>
              </w:rPr>
              <w:t>/v1/</w:t>
            </w:r>
            <w:r w:rsidR="005F71AC">
              <w:rPr>
                <w:rFonts w:ascii="Calibri" w:hAnsi="Calibri" w:eastAsia="Calibri" w:cs="Calibri"/>
                <w:sz w:val="20"/>
                <w:szCs w:val="20"/>
                <w:lang w:val="en-US"/>
              </w:rPr>
              <w:t>decurtazion</w:t>
            </w:r>
            <w:r w:rsidR="007000E7">
              <w:rPr>
                <w:rFonts w:ascii="Calibri" w:hAnsi="Calibri" w:eastAsia="Calibri" w:cs="Calibri"/>
                <w:sz w:val="20"/>
                <w:szCs w:val="20"/>
                <w:lang w:val="en-US"/>
              </w:rPr>
              <w:t>e</w:t>
            </w:r>
            <w:r w:rsidRPr="00E10461" w:rsidR="004B1C6F">
              <w:rPr>
                <w:rFonts w:ascii="Calibri" w:hAnsi="Calibri" w:eastAsia="Calibri" w:cs="Calibri"/>
                <w:sz w:val="20"/>
                <w:szCs w:val="20"/>
                <w:lang w:val="en-US"/>
              </w:rPr>
              <w:t>/</w:t>
            </w:r>
            <w:r w:rsidR="005F71AC">
              <w:rPr>
                <w:rFonts w:ascii="Calibri" w:hAnsi="Calibri" w:eastAsia="Calibri" w:cs="Calibri"/>
                <w:sz w:val="20"/>
                <w:szCs w:val="20"/>
                <w:lang w:val="en-US"/>
              </w:rPr>
              <w:t>storico</w:t>
            </w:r>
          </w:p>
        </w:tc>
      </w:tr>
      <w:tr w:rsidRPr="00E36527" w:rsidR="00EA374D" w:rsidTr="097528C3" w14:paraId="22BC3A0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1FD5D52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15D85" w:rsidR="004B1C6F" w:rsidRDefault="00E10461" w14:paraId="695FFEBB" w14:textId="6FC191BD">
            <w:pPr>
              <w:rPr>
                <w:rFonts w:ascii="Calibri" w:hAnsi="Calibri" w:eastAsia="Calibri" w:cs="Calibri"/>
                <w:sz w:val="20"/>
                <w:szCs w:val="20"/>
              </w:rPr>
            </w:pPr>
            <w:r>
              <w:rPr>
                <w:rFonts w:ascii="Calibri" w:hAnsi="Calibri" w:eastAsia="Calibri" w:cs="Calibri"/>
                <w:sz w:val="20"/>
                <w:szCs w:val="20"/>
              </w:rPr>
              <w:t xml:space="preserve">IdPatente </w:t>
            </w:r>
            <w:r w:rsidR="00582FFE">
              <w:rPr>
                <w:rFonts w:ascii="Calibri" w:hAnsi="Calibri" w:eastAsia="Calibri" w:cs="Calibri"/>
                <w:sz w:val="20"/>
                <w:szCs w:val="20"/>
              </w:rPr>
              <w:t xml:space="preserve">[integer, </w:t>
            </w:r>
            <w:r>
              <w:rPr>
                <w:rFonts w:ascii="Calibri" w:hAnsi="Calibri" w:eastAsia="Calibri" w:cs="Calibri"/>
                <w:sz w:val="20"/>
                <w:szCs w:val="20"/>
              </w:rPr>
              <w:t>obbligatorio</w:t>
            </w:r>
            <w:r w:rsidR="00582FFE">
              <w:rPr>
                <w:rFonts w:ascii="Calibri" w:hAnsi="Calibri" w:eastAsia="Calibri" w:cs="Calibri"/>
                <w:sz w:val="20"/>
                <w:szCs w:val="20"/>
              </w:rPr>
              <w:t>]</w:t>
            </w:r>
          </w:p>
        </w:tc>
      </w:tr>
      <w:tr w:rsidRPr="00E36527" w:rsidR="00EA374D" w:rsidTr="097528C3" w14:paraId="708E325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2A0B7B9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4B1C6F" w14:paraId="1590D6D4" w14:textId="5493C5B2">
            <w:pPr>
              <w:rPr>
                <w:rFonts w:ascii="Calibri" w:hAnsi="Calibri" w:eastAsia="Calibri" w:cs="Calibri"/>
                <w:sz w:val="20"/>
                <w:szCs w:val="20"/>
              </w:rPr>
            </w:pPr>
            <w:r>
              <w:rPr>
                <w:rFonts w:ascii="Calibri" w:hAnsi="Calibri" w:eastAsia="Calibri" w:cs="Calibri"/>
                <w:sz w:val="20"/>
                <w:szCs w:val="20"/>
              </w:rPr>
              <w:t>Il processo</w:t>
            </w:r>
            <w:r w:rsidR="005558D5">
              <w:rPr>
                <w:rFonts w:ascii="Calibri" w:hAnsi="Calibri" w:eastAsia="Calibri" w:cs="Calibri"/>
                <w:sz w:val="20"/>
                <w:szCs w:val="20"/>
              </w:rPr>
              <w:t xml:space="preserve"> </w:t>
            </w:r>
            <w:r w:rsidR="00947BE2">
              <w:rPr>
                <w:rFonts w:ascii="Calibri" w:hAnsi="Calibri" w:eastAsia="Calibri" w:cs="Calibri"/>
                <w:sz w:val="20"/>
                <w:szCs w:val="20"/>
              </w:rPr>
              <w:t>effettua la validazione dei dati di input</w:t>
            </w:r>
          </w:p>
        </w:tc>
      </w:tr>
      <w:tr w:rsidRPr="00E36527" w:rsidR="00EA374D" w:rsidTr="097528C3" w14:paraId="3FFE60C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1A2F389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4B1C6F" w14:paraId="20999BE5"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EA374D" w:rsidTr="097528C3" w14:paraId="28659AD1" w14:textId="77777777">
        <w:trPr>
          <w:trHeight w:val="912"/>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1CD3A22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4B1C6F" w14:paraId="7E00E000" w14:textId="77777777">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p>
          <w:p w:rsidR="004B1C6F" w:rsidP="00842DA3" w:rsidRDefault="004B1C6F" w14:paraId="50F64A05"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w:t>
            </w:r>
            <w:r w:rsidR="00470FF3">
              <w:rPr>
                <w:rFonts w:ascii="Calibri" w:hAnsi="Calibri" w:eastAsia="Calibri" w:cs="Calibri"/>
                <w:sz w:val="20"/>
                <w:szCs w:val="20"/>
              </w:rPr>
              <w:t>visualizzazione</w:t>
            </w:r>
          </w:p>
          <w:p w:rsidRPr="00E36527" w:rsidR="004B1C6F" w:rsidP="00842DA3" w:rsidRDefault="006B6EDF" w14:paraId="0D73A3F5" w14:textId="74EF334C">
            <w:pPr>
              <w:pStyle w:val="ListParagraph"/>
              <w:numPr>
                <w:ilvl w:val="0"/>
                <w:numId w:val="48"/>
              </w:numPr>
              <w:rPr>
                <w:rFonts w:ascii="Calibri" w:hAnsi="Calibri" w:eastAsia="Calibri" w:cs="Calibri"/>
                <w:sz w:val="20"/>
                <w:szCs w:val="20"/>
              </w:rPr>
            </w:pPr>
            <w:r w:rsidRPr="006B6EDF">
              <w:rPr>
                <w:rFonts w:ascii="Calibri" w:hAnsi="Calibri" w:eastAsia="Calibri" w:cs="Calibri"/>
                <w:sz w:val="20"/>
                <w:szCs w:val="20"/>
              </w:rPr>
              <w:t>gestione_patente.visualizzazione</w:t>
            </w:r>
          </w:p>
        </w:tc>
      </w:tr>
      <w:tr w:rsidRPr="00E36527" w:rsidR="00EA374D" w:rsidTr="097528C3" w14:paraId="7B9B956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5CF0FFDE"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4B1C6F" w:rsidRDefault="004B1C6F" w14:paraId="772E80C4" w14:textId="77777777">
            <w:pPr>
              <w:rPr>
                <w:rFonts w:ascii="Calibri" w:hAnsi="Calibri" w:eastAsia="Calibri" w:cs="Calibri"/>
                <w:sz w:val="20"/>
                <w:szCs w:val="20"/>
              </w:rPr>
            </w:pPr>
            <w:r>
              <w:rPr>
                <w:rFonts w:ascii="Calibri" w:hAnsi="Calibri" w:eastAsia="Calibri" w:cs="Calibri"/>
                <w:sz w:val="20"/>
                <w:szCs w:val="20"/>
              </w:rPr>
              <w:t xml:space="preserve">Il processo estrae </w:t>
            </w:r>
            <w:r w:rsidR="005F5B9E">
              <w:rPr>
                <w:rFonts w:ascii="Calibri" w:hAnsi="Calibri" w:eastAsia="Calibri" w:cs="Calibri"/>
                <w:sz w:val="20"/>
                <w:szCs w:val="20"/>
              </w:rPr>
              <w:t xml:space="preserve">le decurtazioni con i relativi dettagli </w:t>
            </w:r>
            <w:r w:rsidR="00A946AE">
              <w:rPr>
                <w:rFonts w:ascii="Calibri" w:hAnsi="Calibri" w:eastAsia="Calibri" w:cs="Calibri"/>
                <w:sz w:val="20"/>
                <w:szCs w:val="20"/>
              </w:rPr>
              <w:t>per fattispecie e lavoratore</w:t>
            </w:r>
            <w:r w:rsidR="00497943">
              <w:rPr>
                <w:rFonts w:ascii="Calibri" w:hAnsi="Calibri" w:eastAsia="Calibri" w:cs="Calibri"/>
                <w:sz w:val="20"/>
                <w:szCs w:val="20"/>
              </w:rPr>
              <w:t xml:space="preserve">. Il servizio restituisce un oggetto complesso in cui per </w:t>
            </w:r>
            <w:r w:rsidR="003D6FCA">
              <w:rPr>
                <w:rFonts w:ascii="Calibri" w:hAnsi="Calibri" w:eastAsia="Calibri" w:cs="Calibri"/>
                <w:sz w:val="20"/>
                <w:szCs w:val="20"/>
              </w:rPr>
              <w:t>ogni patente viene estratta una lista di decurtazioni</w:t>
            </w:r>
          </w:p>
          <w:p w:rsidR="003D6FCA" w:rsidRDefault="00F472D4" w14:paraId="1BEE05AE" w14:textId="77777777">
            <w:pPr>
              <w:rPr>
                <w:rFonts w:ascii="Calibri" w:hAnsi="Calibri" w:eastAsia="Calibri" w:cs="Calibri"/>
                <w:sz w:val="20"/>
                <w:szCs w:val="20"/>
              </w:rPr>
            </w:pPr>
            <w:r>
              <w:rPr>
                <w:rFonts w:ascii="Calibri" w:hAnsi="Calibri" w:eastAsia="Calibri" w:cs="Calibri"/>
                <w:sz w:val="20"/>
                <w:szCs w:val="20"/>
              </w:rPr>
              <w:t xml:space="preserve">Per ogni decurtazione una lista di fattispecie, per ogni fattispecie una lista di lavoratori e data </w:t>
            </w:r>
            <w:r w:rsidR="00C90D4D">
              <w:rPr>
                <w:rFonts w:ascii="Calibri" w:hAnsi="Calibri" w:eastAsia="Calibri" w:cs="Calibri"/>
                <w:sz w:val="20"/>
                <w:szCs w:val="20"/>
              </w:rPr>
              <w:t>inizio commissione illecito</w:t>
            </w:r>
            <w:r w:rsidR="00D01EBD">
              <w:rPr>
                <w:rFonts w:ascii="Calibri" w:hAnsi="Calibri" w:eastAsia="Calibri" w:cs="Calibri"/>
                <w:sz w:val="20"/>
                <w:szCs w:val="20"/>
              </w:rPr>
              <w:t>.</w:t>
            </w:r>
          </w:p>
          <w:p w:rsidR="0061204F" w:rsidRDefault="009A511B" w14:paraId="0CF7F802" w14:textId="77777777">
            <w:pPr>
              <w:rPr>
                <w:rFonts w:ascii="Calibri" w:hAnsi="Calibri" w:eastAsia="Calibri" w:cs="Calibri"/>
                <w:sz w:val="20"/>
                <w:szCs w:val="20"/>
              </w:rPr>
            </w:pPr>
            <w:r>
              <w:rPr>
                <w:rFonts w:ascii="Calibri" w:hAnsi="Calibri" w:eastAsia="Calibri" w:cs="Calibri"/>
                <w:sz w:val="20"/>
                <w:szCs w:val="20"/>
              </w:rPr>
              <w:t>Per</w:t>
            </w:r>
            <w:r w:rsidR="00AC4452">
              <w:rPr>
                <w:rFonts w:ascii="Calibri" w:hAnsi="Calibri" w:eastAsia="Calibri" w:cs="Calibri"/>
                <w:sz w:val="20"/>
                <w:szCs w:val="20"/>
              </w:rPr>
              <w:t xml:space="preserve"> ogni decurtazione aggiungere </w:t>
            </w:r>
            <w:r w:rsidR="0081691F">
              <w:rPr>
                <w:rFonts w:ascii="Calibri" w:hAnsi="Calibri" w:eastAsia="Calibri" w:cs="Calibri"/>
                <w:sz w:val="20"/>
                <w:szCs w:val="20"/>
              </w:rPr>
              <w:t>il flag</w:t>
            </w:r>
            <w:r w:rsidR="00833F03">
              <w:rPr>
                <w:rFonts w:ascii="Calibri" w:hAnsi="Calibri" w:eastAsia="Calibri" w:cs="Calibri"/>
                <w:sz w:val="20"/>
                <w:szCs w:val="20"/>
              </w:rPr>
              <w:t xml:space="preserve"> </w:t>
            </w:r>
            <w:r w:rsidR="001E0BD4">
              <w:rPr>
                <w:rFonts w:ascii="Calibri" w:hAnsi="Calibri" w:eastAsia="Calibri" w:cs="Calibri"/>
                <w:sz w:val="20"/>
                <w:szCs w:val="20"/>
              </w:rPr>
              <w:t>(True o False)</w:t>
            </w:r>
            <w:r w:rsidR="00833F03">
              <w:rPr>
                <w:rFonts w:ascii="Calibri" w:hAnsi="Calibri" w:eastAsia="Calibri" w:cs="Calibri"/>
                <w:sz w:val="20"/>
                <w:szCs w:val="20"/>
              </w:rPr>
              <w:t xml:space="preserve"> decurtazione annullabile </w:t>
            </w:r>
          </w:p>
          <w:p w:rsidRPr="00E36527" w:rsidR="004B1C6F" w:rsidRDefault="001E0BD4" w14:paraId="2494CD7A" w14:textId="10BA6F8F">
            <w:pPr>
              <w:rPr>
                <w:rFonts w:ascii="Calibri" w:hAnsi="Calibri" w:eastAsia="Calibri" w:cs="Calibri"/>
                <w:sz w:val="20"/>
                <w:szCs w:val="20"/>
              </w:rPr>
            </w:pPr>
            <w:r>
              <w:rPr>
                <w:rFonts w:ascii="Calibri" w:hAnsi="Calibri" w:eastAsia="Calibri" w:cs="Calibri"/>
                <w:sz w:val="20"/>
                <w:szCs w:val="20"/>
              </w:rPr>
              <w:t>Per ogni decurtazione aggiungere il flag (True o False) decurtazione cancellabile</w:t>
            </w:r>
          </w:p>
        </w:tc>
      </w:tr>
      <w:tr w:rsidRPr="00B60DF4" w:rsidR="00EA374D" w:rsidTr="097528C3" w14:paraId="22490BA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1ABEEF87"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4B1C6F" w:rsidRDefault="00DD6DD4" w14:paraId="29F7CB90" w14:textId="45F6C29A">
            <w:pPr>
              <w:rPr>
                <w:rFonts w:ascii="Calibri" w:hAnsi="Calibri" w:eastAsia="Calibri" w:cs="Calibri"/>
                <w:sz w:val="20"/>
                <w:szCs w:val="20"/>
                <w:lang w:val="en-US"/>
              </w:rPr>
            </w:pPr>
            <w:r>
              <w:rPr>
                <w:rFonts w:ascii="Calibri" w:hAnsi="Calibri" w:eastAsia="Calibri" w:cs="Calibri"/>
                <w:sz w:val="20"/>
                <w:szCs w:val="20"/>
                <w:lang w:val="en-US"/>
              </w:rPr>
              <w:object w:dxaOrig="1994" w:dyaOrig="1284" w14:anchorId="1FEFD626">
                <v:shape id="_x0000_i1028" style="width:99.7pt;height:64.7pt" o:ole="" type="#_x0000_t75">
                  <v:imagedata o:title="" r:id="rId16"/>
                </v:shape>
                <o:OLEObject Type="Embed" ProgID="Package" ShapeID="_x0000_i1028" DrawAspect="Icon" ObjectID="_1837756461" r:id="rId17"/>
              </w:object>
            </w:r>
          </w:p>
        </w:tc>
      </w:tr>
      <w:tr w:rsidRPr="00E36527" w:rsidR="00EA374D" w:rsidTr="097528C3" w14:paraId="053692E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67511CA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559F1" w:rsidR="004B1C6F" w:rsidP="00A946AE" w:rsidRDefault="004B1C6F" w14:paraId="5CC4CE98" w14:textId="3CFDFB1A">
            <w:pPr>
              <w:ind w:left="720" w:hanging="360"/>
              <w:rPr>
                <w:rFonts w:ascii="Calibri" w:hAnsi="Calibri" w:eastAsia="Calibri" w:cs="Calibri"/>
                <w:sz w:val="20"/>
                <w:szCs w:val="20"/>
              </w:rPr>
            </w:pPr>
          </w:p>
        </w:tc>
      </w:tr>
      <w:tr w:rsidRPr="00E36527" w:rsidR="00EA374D" w:rsidTr="097528C3" w14:paraId="1D82D25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19AF9C0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4B1C6F" w14:paraId="0100F9FB"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198C4E4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B1C6F" w:rsidRDefault="004B1C6F" w14:paraId="3ECB8036"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B1C6F" w:rsidRDefault="004B1C6F" w14:paraId="20027697" w14:textId="70EA8750">
            <w:pPr>
              <w:rPr>
                <w:rFonts w:ascii="Calibri" w:hAnsi="Calibri" w:eastAsia="Calibri" w:cs="Calibri"/>
                <w:sz w:val="20"/>
                <w:szCs w:val="20"/>
              </w:rPr>
            </w:pPr>
            <w:r w:rsidRPr="00E36527">
              <w:rPr>
                <w:rFonts w:ascii="Calibri" w:hAnsi="Calibri" w:eastAsia="Calibri" w:cs="Calibri"/>
                <w:sz w:val="20"/>
                <w:szCs w:val="20"/>
              </w:rPr>
              <w:t>RF01-0</w:t>
            </w:r>
            <w:r w:rsidR="007A44A7">
              <w:rPr>
                <w:rFonts w:ascii="Calibri" w:hAnsi="Calibri" w:eastAsia="Calibri" w:cs="Calibri"/>
                <w:sz w:val="20"/>
                <w:szCs w:val="20"/>
              </w:rPr>
              <w:t>3</w:t>
            </w:r>
            <w:r w:rsidR="00993B8B">
              <w:rPr>
                <w:rFonts w:ascii="Calibri" w:hAnsi="Calibri" w:eastAsia="Calibri" w:cs="Calibri"/>
                <w:sz w:val="20"/>
                <w:szCs w:val="20"/>
              </w:rPr>
              <w:t>-01,</w:t>
            </w:r>
            <w:r w:rsidRPr="00E36527" w:rsidR="00993B8B">
              <w:rPr>
                <w:rFonts w:ascii="Calibri" w:hAnsi="Calibri" w:eastAsia="Calibri" w:cs="Calibri"/>
                <w:sz w:val="20"/>
                <w:szCs w:val="20"/>
              </w:rPr>
              <w:t xml:space="preserve"> RF01-0</w:t>
            </w:r>
            <w:r w:rsidR="00993B8B">
              <w:rPr>
                <w:rFonts w:ascii="Calibri" w:hAnsi="Calibri" w:eastAsia="Calibri" w:cs="Calibri"/>
                <w:sz w:val="20"/>
                <w:szCs w:val="20"/>
              </w:rPr>
              <w:t>3-02</w:t>
            </w:r>
            <w:r w:rsidR="00AF5D4B">
              <w:rPr>
                <w:rFonts w:ascii="Calibri" w:hAnsi="Calibri" w:eastAsia="Calibri" w:cs="Calibri"/>
                <w:sz w:val="20"/>
                <w:szCs w:val="20"/>
              </w:rPr>
              <w:t>,</w:t>
            </w:r>
            <w:r w:rsidRPr="00E36527" w:rsidR="00AF5D4B">
              <w:rPr>
                <w:rFonts w:ascii="Calibri" w:hAnsi="Calibri" w:eastAsia="Calibri" w:cs="Calibri"/>
                <w:sz w:val="20"/>
                <w:szCs w:val="20"/>
              </w:rPr>
              <w:t xml:space="preserve"> RF01-0</w:t>
            </w:r>
            <w:r w:rsidR="00AF5D4B">
              <w:rPr>
                <w:rFonts w:ascii="Calibri" w:hAnsi="Calibri" w:eastAsia="Calibri" w:cs="Calibri"/>
                <w:sz w:val="20"/>
                <w:szCs w:val="20"/>
              </w:rPr>
              <w:t>3-03</w:t>
            </w:r>
            <w:r w:rsidR="000651B1">
              <w:rPr>
                <w:rFonts w:ascii="Calibri" w:hAnsi="Calibri" w:eastAsia="Calibri" w:cs="Calibri"/>
                <w:sz w:val="20"/>
                <w:szCs w:val="20"/>
              </w:rPr>
              <w:t>,</w:t>
            </w:r>
            <w:r w:rsidR="00F133A1">
              <w:rPr>
                <w:rFonts w:ascii="Calibri" w:hAnsi="Calibri" w:eastAsia="Calibri" w:cs="Calibri"/>
                <w:sz w:val="20"/>
                <w:szCs w:val="20"/>
              </w:rPr>
              <w:t>RF06-0</w:t>
            </w:r>
            <w:r w:rsidR="00FE0C09">
              <w:rPr>
                <w:rFonts w:ascii="Calibri" w:hAnsi="Calibri" w:eastAsia="Calibri" w:cs="Calibri"/>
                <w:sz w:val="20"/>
                <w:szCs w:val="20"/>
              </w:rPr>
              <w:t>1</w:t>
            </w:r>
            <w:r w:rsidR="00F133A1">
              <w:rPr>
                <w:rFonts w:ascii="Calibri" w:hAnsi="Calibri" w:eastAsia="Calibri" w:cs="Calibri"/>
                <w:sz w:val="20"/>
                <w:szCs w:val="20"/>
              </w:rPr>
              <w:t>-01,</w:t>
            </w:r>
          </w:p>
        </w:tc>
      </w:tr>
    </w:tbl>
    <w:p w:rsidR="009D26BC" w:rsidP="002B4AC0" w:rsidRDefault="004643B0" w14:paraId="1062071D" w14:textId="19A79BD3">
      <w:pPr>
        <w:pStyle w:val="Heading3"/>
      </w:pPr>
      <w:bookmarkStart w:name="_Toc222417298" w:id="108"/>
      <w:r>
        <w:t>Decurtazione Annullabile da Revisore</w:t>
      </w:r>
      <w:r w:rsidR="009D26BC">
        <w:t xml:space="preserve"> </w:t>
      </w:r>
      <w:r w:rsidR="00E31A59">
        <w:t>–</w:t>
      </w:r>
      <w:r w:rsidR="009D26BC">
        <w:t xml:space="preserve"> getDecurtazion</w:t>
      </w:r>
      <w:r>
        <w:t>eAnnullabile</w:t>
      </w:r>
      <w:r w:rsidRPr="00E31A59" w:rsidR="00E31A59">
        <w:t>(</w:t>
      </w:r>
      <w:r w:rsidRPr="00E31A59" w:rsidR="00E31A59">
        <w:rPr>
          <w:color w:val="EE0000"/>
        </w:rPr>
        <w:t>MEV 21/01/2026</w:t>
      </w:r>
      <w:r w:rsidRPr="00E31A59" w:rsidR="00E31A59">
        <w:t>)</w:t>
      </w:r>
      <w:bookmarkEnd w:id="108"/>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0497F242"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1BB7AADF"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D26BC" w:rsidRDefault="009D26BC" w14:paraId="7022DD7D"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0EAB0CC6"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54358C8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D26BC" w:rsidRDefault="009D26BC" w14:paraId="255D7DAD"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EA374D" w:rsidTr="097528C3" w14:paraId="69ECAB8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5315C0E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D26BC" w:rsidRDefault="00D946EE" w14:paraId="04952D04" w14:textId="0E7EA9EB">
            <w:pPr>
              <w:jc w:val="both"/>
              <w:rPr>
                <w:rFonts w:ascii="Calibri" w:hAnsi="Calibri" w:eastAsia="Calibri" w:cs="Calibri"/>
                <w:sz w:val="20"/>
                <w:szCs w:val="20"/>
              </w:rPr>
            </w:pPr>
            <w:r w:rsidRPr="00D946EE">
              <w:rPr>
                <w:rFonts w:ascii="Calibri" w:hAnsi="Calibri" w:eastAsia="Calibri" w:cs="Calibri"/>
                <w:sz w:val="20"/>
                <w:szCs w:val="20"/>
              </w:rPr>
              <w:t>Decurtazione Annullabile da Revisore</w:t>
            </w:r>
          </w:p>
        </w:tc>
      </w:tr>
      <w:tr w:rsidRPr="00E36527" w:rsidR="00EA374D" w:rsidTr="097528C3" w14:paraId="2BF3E87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377E036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2A24A8" w:rsidRDefault="00D946EE" w14:paraId="33A8ABF0" w14:textId="362AF7D6">
            <w:pPr>
              <w:rPr>
                <w:rFonts w:ascii="Calibri" w:hAnsi="Calibri" w:eastAsia="Calibri" w:cs="Calibri"/>
                <w:sz w:val="20"/>
                <w:szCs w:val="20"/>
              </w:rPr>
            </w:pPr>
            <w:r>
              <w:rPr>
                <w:rFonts w:ascii="Calibri" w:hAnsi="Calibri" w:eastAsia="Calibri" w:cs="Calibri"/>
                <w:sz w:val="20"/>
                <w:szCs w:val="20"/>
              </w:rPr>
              <w:t>Una d</w:t>
            </w:r>
            <w:r w:rsidR="00A44053">
              <w:rPr>
                <w:rFonts w:ascii="Calibri" w:hAnsi="Calibri" w:eastAsia="Calibri" w:cs="Calibri"/>
                <w:sz w:val="20"/>
                <w:szCs w:val="20"/>
              </w:rPr>
              <w:t>e</w:t>
            </w:r>
            <w:r>
              <w:rPr>
                <w:rFonts w:ascii="Calibri" w:hAnsi="Calibri" w:eastAsia="Calibri" w:cs="Calibri"/>
                <w:sz w:val="20"/>
                <w:szCs w:val="20"/>
              </w:rPr>
              <w:t>curtazione</w:t>
            </w:r>
            <w:r w:rsidR="00A37CBA">
              <w:rPr>
                <w:rFonts w:ascii="Calibri" w:hAnsi="Calibri" w:eastAsia="Calibri" w:cs="Calibri"/>
                <w:sz w:val="20"/>
                <w:szCs w:val="20"/>
              </w:rPr>
              <w:t xml:space="preserve"> non in bozza</w:t>
            </w:r>
            <w:r>
              <w:rPr>
                <w:rFonts w:ascii="Calibri" w:hAnsi="Calibri" w:eastAsia="Calibri" w:cs="Calibri"/>
                <w:sz w:val="20"/>
                <w:szCs w:val="20"/>
              </w:rPr>
              <w:t xml:space="preserve"> </w:t>
            </w:r>
            <w:r w:rsidR="00130AAC">
              <w:rPr>
                <w:rFonts w:ascii="Calibri" w:hAnsi="Calibri" w:eastAsia="Calibri" w:cs="Calibri"/>
                <w:sz w:val="20"/>
                <w:szCs w:val="20"/>
              </w:rPr>
              <w:t>e non annullata</w:t>
            </w:r>
            <w:r>
              <w:rPr>
                <w:rFonts w:ascii="Calibri" w:hAnsi="Calibri" w:eastAsia="Calibri" w:cs="Calibri"/>
                <w:sz w:val="20"/>
                <w:szCs w:val="20"/>
              </w:rPr>
              <w:t xml:space="preserve"> è annullabile </w:t>
            </w:r>
            <w:r w:rsidR="006F26D6">
              <w:rPr>
                <w:rFonts w:ascii="Calibri" w:hAnsi="Calibri" w:eastAsia="Calibri" w:cs="Calibri"/>
                <w:sz w:val="20"/>
                <w:szCs w:val="20"/>
              </w:rPr>
              <w:t>se</w:t>
            </w:r>
            <w:r w:rsidR="002A24A8">
              <w:rPr>
                <w:rFonts w:ascii="Calibri" w:hAnsi="Calibri" w:eastAsia="Calibri" w:cs="Calibri"/>
                <w:sz w:val="20"/>
                <w:szCs w:val="20"/>
              </w:rPr>
              <w:t xml:space="preserve"> l</w:t>
            </w:r>
            <w:r w:rsidR="00E94BB2">
              <w:rPr>
                <w:rFonts w:ascii="Calibri" w:hAnsi="Calibri" w:eastAsia="Calibri" w:cs="Calibri"/>
                <w:sz w:val="20"/>
                <w:szCs w:val="20"/>
              </w:rPr>
              <w:t xml:space="preserve">’utente che accede è abilitato alla funzione </w:t>
            </w:r>
          </w:p>
          <w:p w:rsidR="002A24A8" w:rsidRDefault="002A24A8" w14:paraId="37F7799E" w14:textId="7A934BAE">
            <w:pPr>
              <w:rPr>
                <w:rFonts w:ascii="Calibri" w:hAnsi="Calibri" w:eastAsia="Calibri" w:cs="Calibri"/>
                <w:sz w:val="20"/>
                <w:szCs w:val="20"/>
              </w:rPr>
            </w:pPr>
            <w:r>
              <w:rPr>
                <w:rFonts w:ascii="Calibri" w:hAnsi="Calibri" w:eastAsia="Calibri" w:cs="Calibri"/>
                <w:sz w:val="20"/>
                <w:szCs w:val="20"/>
              </w:rPr>
              <w:t xml:space="preserve">decurtazione_annullamento_nazionale </w:t>
            </w:r>
          </w:p>
          <w:p w:rsidRPr="00E36527" w:rsidR="009D26BC" w:rsidRDefault="002A24A8" w14:paraId="7856908A" w14:textId="44A8BAA6">
            <w:pPr>
              <w:rPr>
                <w:rFonts w:ascii="Calibri" w:hAnsi="Calibri" w:eastAsia="Calibri" w:cs="Calibri"/>
                <w:sz w:val="20"/>
                <w:szCs w:val="20"/>
              </w:rPr>
            </w:pPr>
            <w:r>
              <w:rPr>
                <w:rFonts w:ascii="Calibri" w:hAnsi="Calibri" w:eastAsia="Calibri" w:cs="Calibri"/>
                <w:sz w:val="20"/>
                <w:szCs w:val="20"/>
              </w:rPr>
              <w:t xml:space="preserve">oppure </w:t>
            </w:r>
            <w:r w:rsidR="002E1E38">
              <w:rPr>
                <w:rFonts w:ascii="Calibri" w:hAnsi="Calibri" w:eastAsia="Calibri" w:cs="Calibri"/>
                <w:sz w:val="20"/>
                <w:szCs w:val="20"/>
              </w:rPr>
              <w:t>decurtazione_annullamento_territoriale</w:t>
            </w:r>
            <w:r>
              <w:rPr>
                <w:rFonts w:ascii="Calibri" w:hAnsi="Calibri" w:eastAsia="Calibri" w:cs="Calibri"/>
                <w:sz w:val="20"/>
                <w:szCs w:val="20"/>
              </w:rPr>
              <w:t xml:space="preserve"> </w:t>
            </w:r>
            <w:r w:rsidR="00C84F0A">
              <w:rPr>
                <w:rFonts w:ascii="Calibri" w:hAnsi="Calibri" w:eastAsia="Calibri" w:cs="Calibri"/>
                <w:sz w:val="20"/>
                <w:szCs w:val="20"/>
              </w:rPr>
              <w:t xml:space="preserve">e l’utente che ha creato </w:t>
            </w:r>
            <w:r w:rsidR="003C5795">
              <w:rPr>
                <w:rFonts w:ascii="Calibri" w:hAnsi="Calibri" w:eastAsia="Calibri" w:cs="Calibri"/>
                <w:sz w:val="20"/>
                <w:szCs w:val="20"/>
              </w:rPr>
              <w:t>la decurtazione</w:t>
            </w:r>
            <w:r w:rsidR="004B0243">
              <w:rPr>
                <w:rFonts w:ascii="Calibri" w:hAnsi="Calibri" w:eastAsia="Calibri" w:cs="Calibri"/>
                <w:sz w:val="20"/>
                <w:szCs w:val="20"/>
              </w:rPr>
              <w:t xml:space="preserve"> è uno de</w:t>
            </w:r>
            <w:r w:rsidR="002322F7">
              <w:rPr>
                <w:rFonts w:ascii="Calibri" w:hAnsi="Calibri" w:eastAsia="Calibri" w:cs="Calibri"/>
                <w:sz w:val="20"/>
                <w:szCs w:val="20"/>
              </w:rPr>
              <w:t>i suoi</w:t>
            </w:r>
            <w:r w:rsidR="004B0243">
              <w:rPr>
                <w:rFonts w:ascii="Calibri" w:hAnsi="Calibri" w:eastAsia="Calibri" w:cs="Calibri"/>
                <w:sz w:val="20"/>
                <w:szCs w:val="20"/>
              </w:rPr>
              <w:t xml:space="preserve"> utenti target</w:t>
            </w:r>
          </w:p>
        </w:tc>
      </w:tr>
      <w:tr w:rsidRPr="00CF4664" w:rsidR="00EA374D" w:rsidTr="097528C3" w14:paraId="24C151F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4729A0C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10461" w:rsidR="009D26BC" w:rsidRDefault="00AF1CBE" w14:paraId="2308D432" w14:textId="7376BBD2">
            <w:pPr>
              <w:jc w:val="both"/>
              <w:rPr>
                <w:rFonts w:ascii="Calibri" w:hAnsi="Calibri" w:eastAsia="Calibri" w:cs="Calibri"/>
                <w:sz w:val="20"/>
                <w:szCs w:val="20"/>
                <w:lang w:val="en-US"/>
              </w:rPr>
            </w:pPr>
            <w:r>
              <w:rPr>
                <w:rFonts w:ascii="Calibri" w:hAnsi="Calibri" w:eastAsia="Calibri" w:cs="Calibri"/>
                <w:sz w:val="20"/>
                <w:szCs w:val="20"/>
                <w:lang w:val="en-US"/>
              </w:rPr>
              <w:t>POST</w:t>
            </w:r>
            <w:r w:rsidRPr="00E10461" w:rsidR="009D26BC">
              <w:rPr>
                <w:rFonts w:ascii="Calibri" w:hAnsi="Calibri" w:eastAsia="Calibri" w:cs="Calibri"/>
                <w:sz w:val="20"/>
                <w:szCs w:val="20"/>
                <w:lang w:val="en-US"/>
              </w:rPr>
              <w:t xml:space="preserve"> &lt;root&gt;</w:t>
            </w:r>
            <w:r w:rsidR="00B73B9D">
              <w:rPr>
                <w:rFonts w:ascii="Calibri" w:hAnsi="Calibri" w:eastAsia="Calibri" w:cs="Calibri"/>
                <w:sz w:val="20"/>
                <w:szCs w:val="20"/>
                <w:lang w:val="en-US"/>
              </w:rPr>
              <w:t>/int</w:t>
            </w:r>
            <w:r w:rsidRPr="00E10461" w:rsidR="009D26BC">
              <w:rPr>
                <w:rFonts w:ascii="Calibri" w:hAnsi="Calibri" w:eastAsia="Calibri" w:cs="Calibri"/>
                <w:sz w:val="20"/>
                <w:szCs w:val="20"/>
                <w:lang w:val="en-US"/>
              </w:rPr>
              <w:t>/v1/</w:t>
            </w:r>
            <w:r w:rsidR="005C32B3">
              <w:rPr>
                <w:rFonts w:ascii="Calibri" w:hAnsi="Calibri" w:eastAsia="Calibri" w:cs="Calibri"/>
                <w:sz w:val="20"/>
                <w:szCs w:val="20"/>
                <w:lang w:val="en-US"/>
              </w:rPr>
              <w:t>decurtazion</w:t>
            </w:r>
            <w:r w:rsidR="00BD6733">
              <w:rPr>
                <w:rFonts w:ascii="Calibri" w:hAnsi="Calibri" w:eastAsia="Calibri" w:cs="Calibri"/>
                <w:sz w:val="20"/>
                <w:szCs w:val="20"/>
                <w:lang w:val="en-US"/>
              </w:rPr>
              <w:t>e</w:t>
            </w:r>
            <w:r w:rsidRPr="00E10461" w:rsidR="009D26BC">
              <w:rPr>
                <w:rFonts w:ascii="Calibri" w:hAnsi="Calibri" w:eastAsia="Calibri" w:cs="Calibri"/>
                <w:sz w:val="20"/>
                <w:szCs w:val="20"/>
                <w:lang w:val="en-US"/>
              </w:rPr>
              <w:t>/</w:t>
            </w:r>
            <w:r w:rsidR="005C32B3">
              <w:rPr>
                <w:rFonts w:ascii="Calibri" w:hAnsi="Calibri" w:eastAsia="Calibri" w:cs="Calibri"/>
                <w:sz w:val="20"/>
                <w:szCs w:val="20"/>
                <w:lang w:val="en-US"/>
              </w:rPr>
              <w:t>annullabile</w:t>
            </w:r>
          </w:p>
        </w:tc>
      </w:tr>
      <w:tr w:rsidRPr="00E36527" w:rsidR="00EA374D" w:rsidTr="097528C3" w14:paraId="44B5D47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2772355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15D85" w:rsidR="009D26BC" w:rsidRDefault="009D26BC" w14:paraId="6376194F" w14:textId="458EBABF">
            <w:pPr>
              <w:rPr>
                <w:rFonts w:ascii="Calibri" w:hAnsi="Calibri" w:eastAsia="Calibri" w:cs="Calibri"/>
                <w:sz w:val="20"/>
                <w:szCs w:val="20"/>
              </w:rPr>
            </w:pPr>
            <w:r>
              <w:rPr>
                <w:rFonts w:ascii="Calibri" w:hAnsi="Calibri" w:eastAsia="Calibri" w:cs="Calibri"/>
                <w:sz w:val="20"/>
                <w:szCs w:val="20"/>
              </w:rPr>
              <w:t>Id</w:t>
            </w:r>
            <w:r w:rsidR="002322F7">
              <w:rPr>
                <w:rFonts w:ascii="Calibri" w:hAnsi="Calibri" w:eastAsia="Calibri" w:cs="Calibri"/>
                <w:sz w:val="20"/>
                <w:szCs w:val="20"/>
              </w:rPr>
              <w:t>Decurtazione</w:t>
            </w:r>
            <w:r>
              <w:rPr>
                <w:rFonts w:ascii="Calibri" w:hAnsi="Calibri" w:eastAsia="Calibri" w:cs="Calibri"/>
                <w:sz w:val="20"/>
                <w:szCs w:val="20"/>
              </w:rPr>
              <w:t xml:space="preserve"> </w:t>
            </w:r>
            <w:r w:rsidR="00582FFE">
              <w:rPr>
                <w:rFonts w:ascii="Calibri" w:hAnsi="Calibri" w:eastAsia="Calibri" w:cs="Calibri"/>
                <w:sz w:val="20"/>
                <w:szCs w:val="20"/>
              </w:rPr>
              <w:t xml:space="preserve">[integer, </w:t>
            </w:r>
            <w:r>
              <w:rPr>
                <w:rFonts w:ascii="Calibri" w:hAnsi="Calibri" w:eastAsia="Calibri" w:cs="Calibri"/>
                <w:sz w:val="20"/>
                <w:szCs w:val="20"/>
              </w:rPr>
              <w:t>obbligatorio</w:t>
            </w:r>
            <w:r w:rsidR="00582FFE">
              <w:rPr>
                <w:rFonts w:ascii="Calibri" w:hAnsi="Calibri" w:eastAsia="Calibri" w:cs="Calibri"/>
                <w:sz w:val="20"/>
                <w:szCs w:val="20"/>
              </w:rPr>
              <w:t>]</w:t>
            </w:r>
          </w:p>
        </w:tc>
      </w:tr>
      <w:tr w:rsidRPr="00E36527" w:rsidR="00EA374D" w:rsidTr="097528C3" w14:paraId="091E3FA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0EA4171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D26BC" w:rsidRDefault="009D26BC" w14:paraId="4815D878"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EA374D" w:rsidTr="097528C3" w14:paraId="57E6D17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687C84C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D26BC" w:rsidRDefault="009D26BC" w14:paraId="0BFF3026" w14:textId="05606675">
            <w:pPr>
              <w:rPr>
                <w:rFonts w:ascii="Calibri" w:hAnsi="Calibri" w:eastAsia="Calibri" w:cs="Calibri"/>
                <w:sz w:val="20"/>
                <w:szCs w:val="20"/>
              </w:rPr>
            </w:pPr>
            <w:r w:rsidRPr="00E36527">
              <w:rPr>
                <w:rFonts w:ascii="Calibri" w:hAnsi="Calibri" w:cs="Calibri"/>
                <w:sz w:val="20"/>
                <w:szCs w:val="20"/>
              </w:rPr>
              <w:t>Il processo estrae l’utente richiedente da IV-User</w:t>
            </w:r>
            <w:r w:rsidR="00E41EB9">
              <w:rPr>
                <w:rFonts w:ascii="Calibri" w:hAnsi="Calibri" w:cs="Calibri"/>
                <w:sz w:val="20"/>
                <w:szCs w:val="20"/>
              </w:rPr>
              <w:t xml:space="preserve"> </w:t>
            </w:r>
          </w:p>
        </w:tc>
      </w:tr>
      <w:tr w:rsidRPr="00E36527" w:rsidR="00EA374D" w:rsidTr="097528C3" w14:paraId="1540F46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4CFE636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6B6EDF" w:rsidR="009D26BC" w:rsidP="007A0BB7" w:rsidRDefault="009D26BC" w14:paraId="7E8D7EA8" w14:textId="2FAC8F9E">
            <w:pPr>
              <w:rPr>
                <w:rFonts w:ascii="Calibri" w:hAnsi="Calibri" w:eastAsia="Calibri" w:cs="Calibri"/>
                <w:sz w:val="20"/>
                <w:szCs w:val="20"/>
              </w:rPr>
            </w:pPr>
            <w:r w:rsidRPr="00E36527">
              <w:rPr>
                <w:rFonts w:ascii="Calibri" w:hAnsi="Calibri" w:eastAsia="Calibri" w:cs="Calibri"/>
                <w:sz w:val="20"/>
                <w:szCs w:val="20"/>
              </w:rPr>
              <w:t xml:space="preserve">Il processo </w:t>
            </w:r>
            <w:r w:rsidRPr="007A0BB7" w:rsidR="007A0BB7">
              <w:rPr>
                <w:rFonts w:ascii="Calibri" w:hAnsi="Calibri" w:cs="Calibri"/>
                <w:sz w:val="20"/>
                <w:szCs w:val="20"/>
              </w:rPr>
              <w:t>verifica</w:t>
            </w:r>
            <w:r w:rsidRPr="007A0BB7" w:rsidR="00D13178">
              <w:rPr>
                <w:rFonts w:ascii="Calibri" w:hAnsi="Calibri" w:eastAsia="Calibri" w:cs="Calibri"/>
                <w:sz w:val="20"/>
                <w:szCs w:val="20"/>
              </w:rPr>
              <w:t xml:space="preserve"> se </w:t>
            </w:r>
            <w:r w:rsidRPr="00E36527" w:rsidR="001F5B86">
              <w:rPr>
                <w:rFonts w:ascii="Calibri" w:hAnsi="Calibri" w:eastAsia="Calibri" w:cs="Calibri"/>
                <w:sz w:val="20"/>
                <w:szCs w:val="20"/>
              </w:rPr>
              <w:t>l’utente</w:t>
            </w:r>
            <w:r w:rsidRPr="007A0BB7" w:rsidR="001F5B86">
              <w:rPr>
                <w:rFonts w:ascii="Calibri" w:hAnsi="Calibri" w:eastAsia="Calibri" w:cs="Calibri"/>
                <w:sz w:val="20"/>
                <w:szCs w:val="20"/>
              </w:rPr>
              <w:t xml:space="preserve"> </w:t>
            </w:r>
            <w:r w:rsidRPr="007A0BB7" w:rsidR="00347C28">
              <w:rPr>
                <w:rFonts w:ascii="Calibri" w:hAnsi="Calibri" w:eastAsia="Calibri" w:cs="Calibri"/>
                <w:sz w:val="20"/>
                <w:szCs w:val="20"/>
              </w:rPr>
              <w:t>è</w:t>
            </w:r>
            <w:r w:rsidRPr="007A0BB7" w:rsidR="00A019BE">
              <w:rPr>
                <w:rFonts w:ascii="Calibri" w:hAnsi="Calibri" w:eastAsia="Calibri" w:cs="Calibri"/>
                <w:sz w:val="20"/>
                <w:szCs w:val="20"/>
              </w:rPr>
              <w:t xml:space="preserve"> abilitato alla funzione decurtazione_</w:t>
            </w:r>
            <w:r w:rsidRPr="007A0BB7" w:rsidR="007A0BB7">
              <w:rPr>
                <w:rFonts w:ascii="Calibri" w:hAnsi="Calibri" w:cs="Calibri"/>
                <w:sz w:val="20"/>
                <w:szCs w:val="20"/>
              </w:rPr>
              <w:t>visualizzazione</w:t>
            </w:r>
          </w:p>
        </w:tc>
      </w:tr>
      <w:tr w:rsidRPr="00BA67F0" w:rsidR="00EA374D" w:rsidTr="097528C3" w14:paraId="2F178C8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77EE1479"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9D3A80" w:rsidRDefault="009D26BC" w14:paraId="26B342D0" w14:textId="77777777">
            <w:pPr>
              <w:rPr>
                <w:rFonts w:ascii="Calibri" w:hAnsi="Calibri" w:eastAsia="Calibri" w:cs="Calibri"/>
                <w:sz w:val="20"/>
                <w:szCs w:val="20"/>
              </w:rPr>
            </w:pPr>
            <w:r>
              <w:rPr>
                <w:rFonts w:ascii="Calibri" w:hAnsi="Calibri" w:eastAsia="Calibri" w:cs="Calibri"/>
                <w:sz w:val="20"/>
                <w:szCs w:val="20"/>
              </w:rPr>
              <w:t xml:space="preserve">Il processo </w:t>
            </w:r>
            <w:r w:rsidR="00867D4F">
              <w:rPr>
                <w:rFonts w:ascii="Calibri" w:hAnsi="Calibri" w:eastAsia="Calibri" w:cs="Calibri"/>
                <w:sz w:val="20"/>
                <w:szCs w:val="20"/>
              </w:rPr>
              <w:t xml:space="preserve">imposta </w:t>
            </w:r>
          </w:p>
          <w:p w:rsidR="00BA67F0" w:rsidP="00842DA3" w:rsidRDefault="00BA67F0" w14:paraId="570871B8" w14:textId="77777777">
            <w:pPr>
              <w:pStyle w:val="ListParagraph"/>
              <w:numPr>
                <w:ilvl w:val="0"/>
                <w:numId w:val="51"/>
              </w:numPr>
              <w:rPr>
                <w:rFonts w:ascii="Calibri" w:hAnsi="Calibri" w:eastAsia="Calibri" w:cs="Calibri"/>
                <w:sz w:val="20"/>
                <w:szCs w:val="20"/>
              </w:rPr>
            </w:pPr>
            <w:r>
              <w:rPr>
                <w:rFonts w:ascii="Calibri" w:hAnsi="Calibri" w:eastAsia="Calibri" w:cs="Calibri"/>
                <w:sz w:val="20"/>
                <w:szCs w:val="20"/>
              </w:rPr>
              <w:t>False se la decurtazione è in stato bozza o annullata</w:t>
            </w:r>
          </w:p>
          <w:p w:rsidRPr="000A0360" w:rsidR="000A0360" w:rsidP="00842DA3" w:rsidRDefault="00BA67F0" w14:paraId="39802A83" w14:textId="640F66B2">
            <w:pPr>
              <w:pStyle w:val="ListParagraph"/>
              <w:numPr>
                <w:ilvl w:val="0"/>
                <w:numId w:val="51"/>
              </w:numPr>
              <w:rPr>
                <w:rFonts w:ascii="Calibri" w:hAnsi="Calibri" w:eastAsia="Calibri" w:cs="Calibri"/>
                <w:sz w:val="20"/>
                <w:szCs w:val="20"/>
              </w:rPr>
            </w:pPr>
            <w:r>
              <w:rPr>
                <w:rFonts w:ascii="Calibri" w:hAnsi="Calibri" w:eastAsia="Calibri" w:cs="Calibri"/>
                <w:sz w:val="20"/>
                <w:szCs w:val="20"/>
              </w:rPr>
              <w:t xml:space="preserve">True se la decurtazione è confermata e </w:t>
            </w:r>
            <w:r w:rsidRPr="0018252A">
              <w:rPr>
                <w:rFonts w:ascii="Calibri" w:hAnsi="Calibri" w:eastAsia="Calibri" w:cs="Calibri"/>
                <w:sz w:val="20"/>
                <w:szCs w:val="20"/>
              </w:rPr>
              <w:t xml:space="preserve">l’utente </w:t>
            </w:r>
            <w:r>
              <w:rPr>
                <w:rFonts w:ascii="Calibri" w:hAnsi="Calibri" w:eastAsia="Calibri" w:cs="Calibri"/>
                <w:sz w:val="20"/>
                <w:szCs w:val="20"/>
              </w:rPr>
              <w:t>è</w:t>
            </w:r>
            <w:r w:rsidRPr="0018252A">
              <w:rPr>
                <w:rFonts w:ascii="Calibri" w:hAnsi="Calibri" w:eastAsia="Calibri" w:cs="Calibri"/>
                <w:sz w:val="20"/>
                <w:szCs w:val="20"/>
              </w:rPr>
              <w:t xml:space="preserve"> abilitato alla funzione decurtazione_annullamento_nazionale </w:t>
            </w:r>
            <w:r w:rsidR="000A0360">
              <w:rPr>
                <w:rFonts w:ascii="Calibri" w:hAnsi="Calibri" w:eastAsia="Calibri" w:cs="Calibri"/>
                <w:sz w:val="20"/>
                <w:szCs w:val="20"/>
              </w:rPr>
              <w:t>attraverso</w:t>
            </w:r>
            <w:r w:rsidRPr="0018252A">
              <w:rPr>
                <w:rFonts w:ascii="Calibri" w:hAnsi="Calibri" w:eastAsia="Calibri" w:cs="Calibri"/>
                <w:sz w:val="20"/>
                <w:szCs w:val="20"/>
              </w:rPr>
              <w:t xml:space="preserve"> </w:t>
            </w:r>
            <w:r w:rsidR="00AE18AD">
              <w:rPr>
                <w:rFonts w:ascii="Calibri" w:hAnsi="Calibri" w:eastAsia="Calibri" w:cs="Calibri"/>
                <w:sz w:val="20"/>
                <w:szCs w:val="20"/>
              </w:rPr>
              <w:t>il servizio</w:t>
            </w:r>
            <w:r w:rsidRPr="0018252A">
              <w:rPr>
                <w:rFonts w:ascii="Calibri" w:hAnsi="Calibri" w:eastAsia="Calibri" w:cs="Calibri"/>
                <w:sz w:val="20"/>
                <w:szCs w:val="20"/>
              </w:rPr>
              <w:t xml:space="preserve"> </w:t>
            </w:r>
            <w:r w:rsidRPr="000A0360" w:rsidR="000A0360">
              <w:rPr>
                <w:rFonts w:ascii="Calibri" w:hAnsi="Calibri" w:eastAsia="Calibri" w:cs="Calibri"/>
                <w:sz w:val="20"/>
                <w:szCs w:val="20"/>
              </w:rPr>
              <w:t>IAM-API: funzione/has              (verifica se un utente è abilitato ad una funzione: input username, funzioneIAM)</w:t>
            </w:r>
          </w:p>
          <w:p w:rsidRPr="00E36527" w:rsidR="009D26BC" w:rsidP="00842DA3" w:rsidRDefault="00BA67F0" w14:paraId="6BF8490E" w14:textId="6C5628A6">
            <w:pPr>
              <w:pStyle w:val="ListParagraph"/>
              <w:numPr>
                <w:ilvl w:val="0"/>
                <w:numId w:val="51"/>
              </w:numPr>
              <w:rPr>
                <w:rFonts w:ascii="Calibri" w:hAnsi="Calibri" w:eastAsia="Calibri" w:cs="Calibri"/>
                <w:sz w:val="20"/>
                <w:szCs w:val="20"/>
              </w:rPr>
            </w:pPr>
            <w:r w:rsidRPr="00F54653">
              <w:rPr>
                <w:rFonts w:ascii="Calibri" w:hAnsi="Calibri" w:eastAsia="Calibri" w:cs="Calibri"/>
                <w:sz w:val="20"/>
                <w:szCs w:val="20"/>
              </w:rPr>
              <w:t>True se la decurtazione è confermata e l’utente è abilitato alla funzione decurtazione_annullamento_territoriale e l’utente che ha creato la decurtazione è uno dei suoi utenti target</w:t>
            </w:r>
            <w:r w:rsidRPr="00F54653" w:rsidR="00AE18AD">
              <w:rPr>
                <w:rFonts w:ascii="Calibri" w:hAnsi="Calibri" w:eastAsia="Calibri" w:cs="Calibri"/>
                <w:sz w:val="20"/>
                <w:szCs w:val="20"/>
              </w:rPr>
              <w:t xml:space="preserve"> attraverso il servizio </w:t>
            </w:r>
            <w:r w:rsidRPr="00F54653" w:rsidR="000A0360">
              <w:rPr>
                <w:rFonts w:ascii="Calibri" w:hAnsi="Calibri" w:eastAsia="Calibri" w:cs="Calibri"/>
                <w:strike/>
                <w:sz w:val="20"/>
                <w:szCs w:val="20"/>
              </w:rPr>
              <w:t>DIP-API: dipendente/operatore/find  (verifica se un utente è un utente target per un utente ed una funzione: input usernameTarget</w:t>
            </w:r>
            <w:r w:rsidRPr="00F54653" w:rsidR="00137A5B">
              <w:rPr>
                <w:rFonts w:ascii="Calibri" w:hAnsi="Calibri" w:eastAsia="Calibri" w:cs="Calibri"/>
                <w:strike/>
                <w:sz w:val="20"/>
                <w:szCs w:val="20"/>
              </w:rPr>
              <w:t>=</w:t>
            </w:r>
            <w:r w:rsidRPr="00F54653" w:rsidR="00137A5B">
              <w:rPr>
                <w:strike/>
              </w:rPr>
              <w:t xml:space="preserve"> </w:t>
            </w:r>
            <w:r w:rsidRPr="00F54653" w:rsidR="00137A5B">
              <w:rPr>
                <w:rFonts w:ascii="Calibri" w:hAnsi="Calibri" w:eastAsia="Calibri" w:cs="Calibri"/>
                <w:strike/>
                <w:sz w:val="20"/>
                <w:szCs w:val="20"/>
              </w:rPr>
              <w:t>DECU.DECU_CREATION_USER</w:t>
            </w:r>
            <w:r w:rsidRPr="00F54653" w:rsidR="000A0360">
              <w:rPr>
                <w:rFonts w:ascii="Calibri" w:hAnsi="Calibri" w:eastAsia="Calibri" w:cs="Calibri"/>
                <w:strike/>
                <w:sz w:val="20"/>
                <w:szCs w:val="20"/>
              </w:rPr>
              <w:t>, username, funzioneIAM</w:t>
            </w:r>
            <w:r w:rsidRPr="00F54653" w:rsidR="00137A5B">
              <w:rPr>
                <w:rFonts w:ascii="Calibri" w:hAnsi="Calibri" w:eastAsia="Calibri" w:cs="Calibri"/>
                <w:strike/>
                <w:sz w:val="20"/>
                <w:szCs w:val="20"/>
              </w:rPr>
              <w:t>)</w:t>
            </w:r>
            <w:r w:rsidRPr="00F54653" w:rsidR="001117AF">
              <w:rPr>
                <w:rFonts w:ascii="Calibri" w:hAnsi="Calibri" w:eastAsia="Calibri" w:cs="Calibri"/>
                <w:strike/>
                <w:sz w:val="20"/>
                <w:szCs w:val="20"/>
              </w:rPr>
              <w:t>(Deprecato il 21/01/2026)</w:t>
            </w:r>
            <w:r w:rsidRPr="00F54653" w:rsidR="00F54653">
              <w:rPr>
                <w:rFonts w:ascii="Calibri" w:hAnsi="Calibri" w:eastAsia="Calibri" w:cs="Calibri"/>
                <w:strike/>
                <w:sz w:val="20"/>
                <w:szCs w:val="20"/>
              </w:rPr>
              <w:t xml:space="preserve">. </w:t>
            </w:r>
            <w:r w:rsidR="00F54653">
              <w:rPr>
                <w:rFonts w:ascii="Calibri" w:hAnsi="Calibri" w:eastAsia="Calibri" w:cs="Calibri"/>
                <w:strike/>
                <w:sz w:val="20"/>
                <w:szCs w:val="20"/>
              </w:rPr>
              <w:t xml:space="preserve"> </w:t>
            </w:r>
            <w:r w:rsidRPr="00F54653" w:rsidR="00F54653">
              <w:rPr>
                <w:rFonts w:ascii="Calibri" w:hAnsi="Calibri" w:eastAsia="Calibri" w:cs="Calibri"/>
                <w:color w:val="EE0000"/>
                <w:sz w:val="20"/>
                <w:szCs w:val="20"/>
              </w:rPr>
              <w:t xml:space="preserve">Per </w:t>
            </w:r>
            <w:r w:rsidRPr="00F54653" w:rsidR="00F54653">
              <w:rPr>
                <w:rFonts w:ascii="Calibri" w:hAnsi="Calibri" w:eastAsia="Calibri" w:cs="Calibri"/>
                <w:color w:val="EE0000"/>
                <w:sz w:val="20"/>
                <w:szCs w:val="20"/>
              </w:rPr>
              <w:t>l’acquisizione degli utenti target per le funzioni recupero_annullamento_territoriale e decurtazione_annullamento_territoriale occorre utilizzare il servizio Utente/related in cui nell’header va inserito l’utente e nel parametro relationshipFunzioneIdList la funzione decurtazione_annullamento_territoriale o recupero_annullamento_territoriale. Il servizio restituisce l’elenco degli utenti target, il processo verificare se l’utente che ha creato la decurtazione o il recupero è tra gli utenti target. (MEV 21/01/2026)</w:t>
            </w:r>
          </w:p>
        </w:tc>
      </w:tr>
      <w:tr w:rsidRPr="00B60DF4" w:rsidR="00EA374D" w:rsidTr="097528C3" w14:paraId="7331B6C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35770D5B"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9D26BC" w:rsidRDefault="00817B3F" w14:paraId="33482EA1" w14:textId="10E786FC">
            <w:pPr>
              <w:rPr>
                <w:rFonts w:ascii="Calibri" w:hAnsi="Calibri" w:eastAsia="Calibri" w:cs="Calibri"/>
                <w:sz w:val="20"/>
                <w:szCs w:val="20"/>
                <w:lang w:val="en-US"/>
              </w:rPr>
            </w:pPr>
            <w:r>
              <w:rPr>
                <w:rFonts w:ascii="Calibri" w:hAnsi="Calibri" w:eastAsia="Calibri" w:cs="Calibri"/>
                <w:sz w:val="20"/>
                <w:szCs w:val="20"/>
                <w:lang w:val="en-US"/>
              </w:rPr>
              <w:object w:dxaOrig="1526" w:dyaOrig="985" w14:anchorId="17759C26">
                <v:shape id="_x0000_i1029" style="width:76.6pt;height:49.65pt" o:ole="" type="#_x0000_t75">
                  <v:imagedata o:title="" r:id="rId18"/>
                </v:shape>
                <o:OLEObject Type="Embed" ProgID="Package" ShapeID="_x0000_i1029" DrawAspect="Icon" ObjectID="_1837756462" r:id="rId19"/>
              </w:object>
            </w:r>
            <w:r w:rsidR="00137A5B">
              <w:rPr>
                <w:rFonts w:ascii="Calibri" w:hAnsi="Calibri" w:eastAsia="Calibri" w:cs="Calibri"/>
                <w:sz w:val="20"/>
                <w:szCs w:val="20"/>
                <w:lang w:val="en-US"/>
              </w:rPr>
              <w:object w:dxaOrig="1526" w:dyaOrig="985" w14:anchorId="2B130D0E">
                <v:shape id="_x0000_i1030" style="width:76.6pt;height:49.65pt" o:ole="" type="#_x0000_t75">
                  <v:imagedata o:title="" r:id="rId20"/>
                </v:shape>
                <o:OLEObject Type="Embed" ProgID="Package" ShapeID="_x0000_i1030" DrawAspect="Content" ObjectID="_1837756463" r:id="rId21"/>
              </w:object>
            </w:r>
            <w:r w:rsidRPr="0090691C" w:rsidR="004012BB">
              <w:rPr>
                <w:rFonts w:ascii="Calibri" w:hAnsi="Calibri" w:eastAsia="Calibri" w:cs="Calibri"/>
                <w:sz w:val="20"/>
                <w:szCs w:val="20"/>
                <w:lang w:val="en-US"/>
              </w:rPr>
              <w:t xml:space="preserve"> </w:t>
            </w:r>
          </w:p>
        </w:tc>
      </w:tr>
      <w:tr w:rsidRPr="00E36527" w:rsidR="00EA374D" w:rsidTr="097528C3" w14:paraId="48C63EA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553D8D1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9D26BC" w:rsidRDefault="0019608D" w14:paraId="3559956D" w14:textId="7FBBF3C0">
            <w:pPr>
              <w:ind w:left="720" w:hanging="360"/>
              <w:rPr>
                <w:rFonts w:ascii="Calibri" w:hAnsi="Calibri" w:eastAsia="Calibri" w:cs="Calibri"/>
                <w:sz w:val="20"/>
                <w:szCs w:val="20"/>
              </w:rPr>
            </w:pPr>
            <w:r>
              <w:rPr>
                <w:rFonts w:ascii="Calibri" w:hAnsi="Calibri" w:eastAsia="Calibri" w:cs="Calibri"/>
                <w:sz w:val="20"/>
                <w:szCs w:val="20"/>
              </w:rPr>
              <w:t>FlagDecurtazioneAnnullabile</w:t>
            </w:r>
            <w:r w:rsidR="00EB0E0E">
              <w:rPr>
                <w:rFonts w:ascii="Calibri" w:hAnsi="Calibri" w:eastAsia="Calibri" w:cs="Calibri"/>
                <w:sz w:val="20"/>
                <w:szCs w:val="20"/>
              </w:rPr>
              <w:t xml:space="preserve"> (True,False) obbligatorio, booleano</w:t>
            </w:r>
          </w:p>
        </w:tc>
      </w:tr>
      <w:tr w:rsidRPr="00E36527" w:rsidR="00EA374D" w:rsidTr="097528C3" w14:paraId="2F8E0DB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785F690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D26BC" w:rsidRDefault="009D26BC" w14:paraId="7F4C5CB8"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6ECC689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D26BC" w:rsidRDefault="009D26BC" w14:paraId="77B1A7C1"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D26BC" w:rsidRDefault="009D26BC" w14:paraId="757D9BBC" w14:textId="3F476AD3">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3-0</w:t>
            </w:r>
            <w:r w:rsidR="00B50C65">
              <w:rPr>
                <w:rFonts w:ascii="Calibri" w:hAnsi="Calibri" w:eastAsia="Calibri" w:cs="Calibri"/>
                <w:sz w:val="20"/>
                <w:szCs w:val="20"/>
              </w:rPr>
              <w:t>4</w:t>
            </w:r>
          </w:p>
        </w:tc>
      </w:tr>
    </w:tbl>
    <w:p w:rsidR="00EB0E0E" w:rsidP="002B4AC0" w:rsidRDefault="00EB0E0E" w14:paraId="41C4FED5" w14:textId="1D51BFAF">
      <w:pPr>
        <w:pStyle w:val="Heading3"/>
      </w:pPr>
      <w:bookmarkStart w:name="_Toc222417299" w:id="109"/>
      <w:r>
        <w:t xml:space="preserve">Decurtazione </w:t>
      </w:r>
      <w:r w:rsidR="008B7EE0">
        <w:t>Cancellabile</w:t>
      </w:r>
      <w:r>
        <w:t xml:space="preserve"> - getDecurtazioneCance</w:t>
      </w:r>
      <w:r w:rsidR="008B7EE0">
        <w:t>lla</w:t>
      </w:r>
      <w:r>
        <w:t>bile</w:t>
      </w:r>
      <w:bookmarkEnd w:id="109"/>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079F9B6C"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3D710766"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E0E" w:rsidRDefault="00EB0E0E" w14:paraId="34359B9D"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2EF1239F"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111A395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E0E" w:rsidRDefault="00EB0E0E" w14:paraId="36171799"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EA374D" w:rsidTr="097528C3" w14:paraId="47904B0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73F058D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E0E" w:rsidRDefault="00EB0E0E" w14:paraId="668CEDEB" w14:textId="7A4140DB">
            <w:pPr>
              <w:jc w:val="both"/>
              <w:rPr>
                <w:rFonts w:ascii="Calibri" w:hAnsi="Calibri" w:eastAsia="Calibri" w:cs="Calibri"/>
                <w:sz w:val="20"/>
                <w:szCs w:val="20"/>
              </w:rPr>
            </w:pPr>
            <w:r w:rsidRPr="00D946EE">
              <w:rPr>
                <w:rFonts w:ascii="Calibri" w:hAnsi="Calibri" w:eastAsia="Calibri" w:cs="Calibri"/>
                <w:sz w:val="20"/>
                <w:szCs w:val="20"/>
              </w:rPr>
              <w:t xml:space="preserve">Decurtazione </w:t>
            </w:r>
            <w:r w:rsidR="00142D08">
              <w:rPr>
                <w:rFonts w:ascii="Calibri" w:hAnsi="Calibri" w:eastAsia="Calibri" w:cs="Calibri"/>
                <w:sz w:val="20"/>
                <w:szCs w:val="20"/>
              </w:rPr>
              <w:t>in bozza</w:t>
            </w:r>
            <w:r w:rsidRPr="00D946EE">
              <w:rPr>
                <w:rFonts w:ascii="Calibri" w:hAnsi="Calibri" w:eastAsia="Calibri" w:cs="Calibri"/>
                <w:sz w:val="20"/>
                <w:szCs w:val="20"/>
              </w:rPr>
              <w:t xml:space="preserve"> </w:t>
            </w:r>
            <w:r w:rsidR="008E1023">
              <w:rPr>
                <w:rFonts w:ascii="Calibri" w:hAnsi="Calibri" w:eastAsia="Calibri" w:cs="Calibri"/>
                <w:sz w:val="20"/>
                <w:szCs w:val="20"/>
              </w:rPr>
              <w:t>cancellabile</w:t>
            </w:r>
            <w:r w:rsidRPr="00D946EE">
              <w:rPr>
                <w:rFonts w:ascii="Calibri" w:hAnsi="Calibri" w:eastAsia="Calibri" w:cs="Calibri"/>
                <w:sz w:val="20"/>
                <w:szCs w:val="20"/>
              </w:rPr>
              <w:t xml:space="preserve"> da </w:t>
            </w:r>
            <w:r w:rsidR="00142D08">
              <w:rPr>
                <w:rFonts w:ascii="Calibri" w:hAnsi="Calibri" w:eastAsia="Calibri" w:cs="Calibri"/>
                <w:sz w:val="20"/>
                <w:szCs w:val="20"/>
              </w:rPr>
              <w:t>utente creatore</w:t>
            </w:r>
          </w:p>
        </w:tc>
      </w:tr>
      <w:tr w:rsidRPr="00E36527" w:rsidR="00EA374D" w:rsidTr="097528C3" w14:paraId="427D2A0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059B32A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EB0E0E" w:rsidRDefault="00EB0E0E" w14:paraId="2DF2BB62" w14:textId="0977409D">
            <w:pPr>
              <w:rPr>
                <w:rFonts w:ascii="Calibri" w:hAnsi="Calibri" w:eastAsia="Calibri" w:cs="Calibri"/>
                <w:sz w:val="20"/>
                <w:szCs w:val="20"/>
              </w:rPr>
            </w:pPr>
            <w:r>
              <w:rPr>
                <w:rFonts w:ascii="Calibri" w:hAnsi="Calibri" w:eastAsia="Calibri" w:cs="Calibri"/>
                <w:sz w:val="20"/>
                <w:szCs w:val="20"/>
              </w:rPr>
              <w:t xml:space="preserve">Una decurtazione in bozza è </w:t>
            </w:r>
            <w:r w:rsidR="00142D08">
              <w:rPr>
                <w:rFonts w:ascii="Calibri" w:hAnsi="Calibri" w:eastAsia="Calibri" w:cs="Calibri"/>
                <w:sz w:val="20"/>
                <w:szCs w:val="20"/>
              </w:rPr>
              <w:t>cancellabile</w:t>
            </w:r>
            <w:r>
              <w:rPr>
                <w:rFonts w:ascii="Calibri" w:hAnsi="Calibri" w:eastAsia="Calibri" w:cs="Calibri"/>
                <w:sz w:val="20"/>
                <w:szCs w:val="20"/>
              </w:rPr>
              <w:t xml:space="preserve"> se l’utente che accede è abilitato alla funzione </w:t>
            </w:r>
          </w:p>
          <w:p w:rsidRPr="00E36527" w:rsidR="00EB0E0E" w:rsidRDefault="00EB0E0E" w14:paraId="56F2FA67" w14:textId="2FF0D18E">
            <w:pPr>
              <w:rPr>
                <w:rFonts w:ascii="Calibri" w:hAnsi="Calibri" w:eastAsia="Calibri" w:cs="Calibri"/>
                <w:sz w:val="20"/>
                <w:szCs w:val="20"/>
              </w:rPr>
            </w:pPr>
            <w:r w:rsidRPr="00B4029B">
              <w:rPr>
                <w:rFonts w:ascii="Calibri" w:hAnsi="Calibri" w:eastAsia="Calibri" w:cs="Calibri"/>
                <w:sz w:val="20"/>
                <w:szCs w:val="20"/>
              </w:rPr>
              <w:t>decurtazione_</w:t>
            </w:r>
            <w:r w:rsidRPr="00B4029B" w:rsidR="001F71DA">
              <w:rPr>
                <w:rFonts w:ascii="Calibri" w:hAnsi="Calibri" w:eastAsia="Calibri" w:cs="Calibri"/>
                <w:sz w:val="20"/>
                <w:szCs w:val="20"/>
              </w:rPr>
              <w:t>inserimento</w:t>
            </w:r>
            <w:r w:rsidRPr="00B4029B">
              <w:rPr>
                <w:rFonts w:ascii="Calibri" w:hAnsi="Calibri" w:eastAsia="Calibri" w:cs="Calibri"/>
                <w:sz w:val="20"/>
                <w:szCs w:val="20"/>
              </w:rPr>
              <w:t xml:space="preserve"> </w:t>
            </w:r>
            <w:r>
              <w:rPr>
                <w:rFonts w:ascii="Calibri" w:hAnsi="Calibri" w:eastAsia="Calibri" w:cs="Calibri"/>
                <w:sz w:val="20"/>
                <w:szCs w:val="20"/>
              </w:rPr>
              <w:t xml:space="preserve">e </w:t>
            </w:r>
            <w:r w:rsidR="000B58D5">
              <w:rPr>
                <w:rFonts w:ascii="Calibri" w:hAnsi="Calibri" w:eastAsia="Calibri" w:cs="Calibri"/>
                <w:sz w:val="20"/>
                <w:szCs w:val="20"/>
              </w:rPr>
              <w:t xml:space="preserve">coincide con </w:t>
            </w:r>
            <w:r>
              <w:rPr>
                <w:rFonts w:ascii="Calibri" w:hAnsi="Calibri" w:eastAsia="Calibri" w:cs="Calibri"/>
                <w:sz w:val="20"/>
                <w:szCs w:val="20"/>
              </w:rPr>
              <w:t xml:space="preserve">l’utente </w:t>
            </w:r>
            <w:r w:rsidR="000B58D5">
              <w:rPr>
                <w:rFonts w:ascii="Calibri" w:hAnsi="Calibri" w:eastAsia="Calibri" w:cs="Calibri"/>
                <w:sz w:val="20"/>
                <w:szCs w:val="20"/>
              </w:rPr>
              <w:t>creatore</w:t>
            </w:r>
            <w:r>
              <w:rPr>
                <w:rFonts w:ascii="Calibri" w:hAnsi="Calibri" w:eastAsia="Calibri" w:cs="Calibri"/>
                <w:sz w:val="20"/>
                <w:szCs w:val="20"/>
              </w:rPr>
              <w:t xml:space="preserve"> </w:t>
            </w:r>
            <w:r w:rsidR="00B3455D">
              <w:rPr>
                <w:rFonts w:ascii="Calibri" w:hAnsi="Calibri" w:eastAsia="Calibri" w:cs="Calibri"/>
                <w:sz w:val="20"/>
                <w:szCs w:val="20"/>
              </w:rPr>
              <w:t>della decurtazione</w:t>
            </w:r>
          </w:p>
        </w:tc>
      </w:tr>
      <w:tr w:rsidRPr="00CF4664" w:rsidR="00EA374D" w:rsidTr="097528C3" w14:paraId="790A0BD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56C1CB2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10461" w:rsidR="00EB0E0E" w:rsidRDefault="00AF1CBE" w14:paraId="639C2A27" w14:textId="3CEE5533">
            <w:pPr>
              <w:jc w:val="both"/>
              <w:rPr>
                <w:rFonts w:ascii="Calibri" w:hAnsi="Calibri" w:eastAsia="Calibri" w:cs="Calibri"/>
                <w:sz w:val="20"/>
                <w:szCs w:val="20"/>
                <w:lang w:val="en-US"/>
              </w:rPr>
            </w:pPr>
            <w:r>
              <w:rPr>
                <w:rFonts w:ascii="Calibri" w:hAnsi="Calibri" w:eastAsia="Calibri" w:cs="Calibri"/>
                <w:sz w:val="20"/>
                <w:szCs w:val="20"/>
                <w:lang w:val="en-US"/>
              </w:rPr>
              <w:t>POST</w:t>
            </w:r>
            <w:r w:rsidRPr="00E10461" w:rsidR="00EB0E0E">
              <w:rPr>
                <w:rFonts w:ascii="Calibri" w:hAnsi="Calibri" w:eastAsia="Calibri" w:cs="Calibri"/>
                <w:sz w:val="20"/>
                <w:szCs w:val="20"/>
                <w:lang w:val="en-US"/>
              </w:rPr>
              <w:t xml:space="preserve"> &lt;root&gt;</w:t>
            </w:r>
            <w:r w:rsidR="00BD6733">
              <w:rPr>
                <w:rFonts w:ascii="Calibri" w:hAnsi="Calibri" w:eastAsia="Calibri" w:cs="Calibri"/>
                <w:sz w:val="20"/>
                <w:szCs w:val="20"/>
                <w:lang w:val="en-US"/>
              </w:rPr>
              <w:t>/int</w:t>
            </w:r>
            <w:r w:rsidRPr="00E10461" w:rsidR="00EB0E0E">
              <w:rPr>
                <w:rFonts w:ascii="Calibri" w:hAnsi="Calibri" w:eastAsia="Calibri" w:cs="Calibri"/>
                <w:sz w:val="20"/>
                <w:szCs w:val="20"/>
                <w:lang w:val="en-US"/>
              </w:rPr>
              <w:t>/v1/</w:t>
            </w:r>
            <w:r w:rsidR="00BD6733">
              <w:rPr>
                <w:rFonts w:ascii="Calibri" w:hAnsi="Calibri" w:eastAsia="Calibri" w:cs="Calibri"/>
                <w:sz w:val="20"/>
                <w:szCs w:val="20"/>
                <w:lang w:val="en-US"/>
              </w:rPr>
              <w:t>decurtazione</w:t>
            </w:r>
            <w:r w:rsidRPr="00E10461" w:rsidR="00EB0E0E">
              <w:rPr>
                <w:rFonts w:ascii="Calibri" w:hAnsi="Calibri" w:eastAsia="Calibri" w:cs="Calibri"/>
                <w:sz w:val="20"/>
                <w:szCs w:val="20"/>
                <w:lang w:val="en-US"/>
              </w:rPr>
              <w:t>/</w:t>
            </w:r>
            <w:r w:rsidR="00BD6733">
              <w:rPr>
                <w:rFonts w:ascii="Calibri" w:hAnsi="Calibri" w:eastAsia="Calibri" w:cs="Calibri"/>
                <w:sz w:val="20"/>
                <w:szCs w:val="20"/>
                <w:lang w:val="en-US"/>
              </w:rPr>
              <w:t>c</w:t>
            </w:r>
            <w:r w:rsidR="007A0BB7">
              <w:rPr>
                <w:rFonts w:ascii="Calibri" w:hAnsi="Calibri" w:eastAsia="Calibri" w:cs="Calibri"/>
                <w:sz w:val="20"/>
                <w:szCs w:val="20"/>
                <w:lang w:val="en-US"/>
              </w:rPr>
              <w:t>ancellabile</w:t>
            </w:r>
          </w:p>
        </w:tc>
      </w:tr>
      <w:tr w:rsidRPr="00E36527" w:rsidR="00EA374D" w:rsidTr="097528C3" w14:paraId="4872301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1174D94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15D85" w:rsidR="00EB0E0E" w:rsidRDefault="00EB0E0E" w14:paraId="4AC025AD" w14:textId="46157C07">
            <w:pPr>
              <w:rPr>
                <w:rFonts w:ascii="Calibri" w:hAnsi="Calibri" w:eastAsia="Calibri" w:cs="Calibri"/>
                <w:sz w:val="20"/>
                <w:szCs w:val="20"/>
              </w:rPr>
            </w:pPr>
            <w:r>
              <w:rPr>
                <w:rFonts w:ascii="Calibri" w:hAnsi="Calibri" w:eastAsia="Calibri" w:cs="Calibri"/>
                <w:sz w:val="20"/>
                <w:szCs w:val="20"/>
              </w:rPr>
              <w:t xml:space="preserve">IdDecurtazione </w:t>
            </w:r>
            <w:r w:rsidR="00ED5500">
              <w:rPr>
                <w:rFonts w:ascii="Calibri" w:hAnsi="Calibri" w:eastAsia="Calibri" w:cs="Calibri"/>
                <w:sz w:val="20"/>
                <w:szCs w:val="20"/>
              </w:rPr>
              <w:t xml:space="preserve">[integer, </w:t>
            </w:r>
            <w:r>
              <w:rPr>
                <w:rFonts w:ascii="Calibri" w:hAnsi="Calibri" w:eastAsia="Calibri" w:cs="Calibri"/>
                <w:sz w:val="20"/>
                <w:szCs w:val="20"/>
              </w:rPr>
              <w:t>obbligatorio</w:t>
            </w:r>
            <w:r w:rsidR="00ED5500">
              <w:rPr>
                <w:rFonts w:ascii="Calibri" w:hAnsi="Calibri" w:eastAsia="Calibri" w:cs="Calibri"/>
                <w:sz w:val="20"/>
                <w:szCs w:val="20"/>
              </w:rPr>
              <w:t>]</w:t>
            </w:r>
          </w:p>
        </w:tc>
      </w:tr>
      <w:tr w:rsidRPr="00E36527" w:rsidR="00EA374D" w:rsidTr="097528C3" w14:paraId="54DE2D8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5FACD9A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E0E" w:rsidRDefault="00EB0E0E" w14:paraId="05276F1C"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EA374D" w:rsidTr="097528C3" w14:paraId="2B79A8D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6A869D1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E0E" w:rsidRDefault="00EB0E0E" w14:paraId="49465D64"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EA374D" w:rsidTr="097528C3" w14:paraId="2BB161A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754ED59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6B6EDF" w:rsidR="00EB0E0E" w:rsidP="007A0BB7" w:rsidRDefault="00EB0E0E" w14:paraId="60294E65" w14:textId="24AA64BD">
            <w:pPr>
              <w:rPr>
                <w:rFonts w:ascii="Calibri" w:hAnsi="Calibri" w:eastAsia="Calibri" w:cs="Calibri"/>
                <w:sz w:val="20"/>
                <w:szCs w:val="20"/>
              </w:rPr>
            </w:pPr>
            <w:r w:rsidRPr="00E36527">
              <w:rPr>
                <w:rFonts w:ascii="Calibri" w:hAnsi="Calibri" w:eastAsia="Calibri" w:cs="Calibri"/>
                <w:sz w:val="20"/>
                <w:szCs w:val="20"/>
              </w:rPr>
              <w:t xml:space="preserve">Il processo </w:t>
            </w:r>
            <w:r w:rsidRPr="007A0BB7" w:rsidR="007A0BB7">
              <w:rPr>
                <w:rFonts w:ascii="Calibri" w:hAnsi="Calibri" w:cs="Calibri"/>
                <w:sz w:val="20"/>
                <w:szCs w:val="20"/>
              </w:rPr>
              <w:t>verifica</w:t>
            </w:r>
            <w:r w:rsidRPr="007A0BB7">
              <w:rPr>
                <w:rFonts w:ascii="Calibri" w:hAnsi="Calibri" w:eastAsia="Calibri" w:cs="Calibri"/>
                <w:sz w:val="20"/>
                <w:szCs w:val="20"/>
              </w:rPr>
              <w:t xml:space="preserve"> se </w:t>
            </w:r>
            <w:r w:rsidRPr="00E36527" w:rsidR="00F32921">
              <w:rPr>
                <w:rFonts w:ascii="Calibri" w:hAnsi="Calibri" w:cs="Calibri"/>
                <w:sz w:val="20"/>
                <w:szCs w:val="20"/>
              </w:rPr>
              <w:t>l’utente</w:t>
            </w:r>
            <w:r w:rsidRPr="007A0BB7" w:rsidR="00F32921">
              <w:rPr>
                <w:rFonts w:ascii="Calibri" w:hAnsi="Calibri" w:cs="Calibri"/>
                <w:sz w:val="20"/>
                <w:szCs w:val="20"/>
              </w:rPr>
              <w:t xml:space="preserve"> </w:t>
            </w:r>
            <w:r w:rsidRPr="007A0BB7">
              <w:rPr>
                <w:rFonts w:ascii="Calibri" w:hAnsi="Calibri" w:eastAsia="Calibri" w:cs="Calibri"/>
                <w:sz w:val="20"/>
                <w:szCs w:val="20"/>
              </w:rPr>
              <w:t xml:space="preserve">è abilitato alla funzione </w:t>
            </w:r>
            <w:r w:rsidRPr="00B4029B">
              <w:rPr>
                <w:rFonts w:ascii="Calibri" w:hAnsi="Calibri" w:eastAsia="Calibri" w:cs="Calibri"/>
                <w:sz w:val="20"/>
                <w:szCs w:val="20"/>
              </w:rPr>
              <w:t>decurtazione_</w:t>
            </w:r>
            <w:r w:rsidRPr="00B4029B" w:rsidR="001F71DA">
              <w:rPr>
                <w:rFonts w:ascii="Calibri" w:hAnsi="Calibri" w:cs="Calibri"/>
                <w:sz w:val="20"/>
                <w:szCs w:val="20"/>
              </w:rPr>
              <w:t>inserimento</w:t>
            </w:r>
          </w:p>
        </w:tc>
      </w:tr>
      <w:tr w:rsidRPr="00BA67F0" w:rsidR="00EA374D" w:rsidTr="097528C3" w14:paraId="623A36B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4EFCA2F4"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EB0E0E" w:rsidRDefault="00EB0E0E" w14:paraId="4D044F92" w14:textId="77777777">
            <w:pPr>
              <w:rPr>
                <w:rFonts w:ascii="Calibri" w:hAnsi="Calibri" w:eastAsia="Calibri" w:cs="Calibri"/>
                <w:sz w:val="20"/>
                <w:szCs w:val="20"/>
              </w:rPr>
            </w:pPr>
            <w:r>
              <w:rPr>
                <w:rFonts w:ascii="Calibri" w:hAnsi="Calibri" w:eastAsia="Calibri" w:cs="Calibri"/>
                <w:sz w:val="20"/>
                <w:szCs w:val="20"/>
              </w:rPr>
              <w:t xml:space="preserve">Il processo imposta </w:t>
            </w:r>
          </w:p>
          <w:p w:rsidR="00EB0E0E" w:rsidP="00842DA3" w:rsidRDefault="00EB0E0E" w14:paraId="396D6137" w14:textId="0DD4A7BC">
            <w:pPr>
              <w:pStyle w:val="ListParagraph"/>
              <w:numPr>
                <w:ilvl w:val="0"/>
                <w:numId w:val="52"/>
              </w:numPr>
              <w:rPr>
                <w:rFonts w:ascii="Calibri" w:hAnsi="Calibri" w:eastAsia="Calibri" w:cs="Calibri"/>
                <w:sz w:val="20"/>
                <w:szCs w:val="20"/>
              </w:rPr>
            </w:pPr>
            <w:r>
              <w:rPr>
                <w:rFonts w:ascii="Calibri" w:hAnsi="Calibri" w:eastAsia="Calibri" w:cs="Calibri"/>
                <w:sz w:val="20"/>
                <w:szCs w:val="20"/>
              </w:rPr>
              <w:t>False se la decurtazione è in stato annullata</w:t>
            </w:r>
            <w:r w:rsidR="00AC5DE7">
              <w:rPr>
                <w:rFonts w:ascii="Calibri" w:hAnsi="Calibri" w:eastAsia="Calibri" w:cs="Calibri"/>
                <w:sz w:val="20"/>
                <w:szCs w:val="20"/>
              </w:rPr>
              <w:t xml:space="preserve"> o confermata</w:t>
            </w:r>
          </w:p>
          <w:p w:rsidRPr="00E36527" w:rsidR="00EB0E0E" w:rsidP="00842DA3" w:rsidRDefault="00EB0E0E" w14:paraId="4A420803" w14:textId="0EC1795C">
            <w:pPr>
              <w:pStyle w:val="ListParagraph"/>
              <w:numPr>
                <w:ilvl w:val="0"/>
                <w:numId w:val="52"/>
              </w:numPr>
              <w:rPr>
                <w:rFonts w:ascii="Calibri" w:hAnsi="Calibri" w:eastAsia="Calibri" w:cs="Calibri"/>
                <w:sz w:val="20"/>
                <w:szCs w:val="20"/>
              </w:rPr>
            </w:pPr>
            <w:r>
              <w:rPr>
                <w:rFonts w:ascii="Calibri" w:hAnsi="Calibri" w:eastAsia="Calibri" w:cs="Calibri"/>
                <w:sz w:val="20"/>
                <w:szCs w:val="20"/>
              </w:rPr>
              <w:t xml:space="preserve">True se la decurtazione è </w:t>
            </w:r>
            <w:r w:rsidR="00AC5DE7">
              <w:rPr>
                <w:rFonts w:ascii="Calibri" w:hAnsi="Calibri" w:eastAsia="Calibri" w:cs="Calibri"/>
                <w:sz w:val="20"/>
                <w:szCs w:val="20"/>
              </w:rPr>
              <w:t xml:space="preserve">in bozza </w:t>
            </w:r>
            <w:r w:rsidR="005D0F9F">
              <w:rPr>
                <w:rFonts w:ascii="Calibri" w:hAnsi="Calibri" w:eastAsia="Calibri" w:cs="Calibri"/>
                <w:sz w:val="20"/>
                <w:szCs w:val="20"/>
              </w:rPr>
              <w:t>e l’utente</w:t>
            </w:r>
            <w:r w:rsidR="00062BCB">
              <w:rPr>
                <w:rFonts w:ascii="Calibri" w:hAnsi="Calibri" w:eastAsia="Calibri" w:cs="Calibri"/>
                <w:sz w:val="20"/>
                <w:szCs w:val="20"/>
              </w:rPr>
              <w:t xml:space="preserve"> creatore coincide </w:t>
            </w:r>
            <w:r w:rsidR="00803F01">
              <w:rPr>
                <w:rFonts w:ascii="Calibri" w:hAnsi="Calibri" w:eastAsia="Calibri" w:cs="Calibri"/>
                <w:sz w:val="20"/>
                <w:szCs w:val="20"/>
              </w:rPr>
              <w:t>con quello che accede</w:t>
            </w:r>
          </w:p>
        </w:tc>
      </w:tr>
      <w:tr w:rsidRPr="00B60DF4" w:rsidR="00EA374D" w:rsidTr="097528C3" w14:paraId="51FBB93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6E525D07"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EB0E0E" w:rsidRDefault="00294F3E" w14:paraId="68C7BF1D" w14:textId="350AD9C9">
            <w:pPr>
              <w:rPr>
                <w:rFonts w:ascii="Calibri" w:hAnsi="Calibri" w:eastAsia="Calibri" w:cs="Calibri"/>
                <w:sz w:val="20"/>
                <w:szCs w:val="20"/>
                <w:lang w:val="en-US"/>
              </w:rPr>
            </w:pPr>
            <w:r>
              <w:rPr>
                <w:rFonts w:ascii="Calibri" w:hAnsi="Calibri" w:eastAsia="Calibri" w:cs="Calibri"/>
                <w:sz w:val="20"/>
                <w:szCs w:val="20"/>
                <w:lang w:val="en-US"/>
              </w:rPr>
              <w:object w:dxaOrig="1526" w:dyaOrig="985" w14:anchorId="048CD76B">
                <v:shape id="_x0000_i1031" style="width:76.6pt;height:49.65pt" o:ole="" type="#_x0000_t75">
                  <v:imagedata o:title="" r:id="rId22"/>
                </v:shape>
                <o:OLEObject Type="Embed" ProgID="Package" ShapeID="_x0000_i1031" DrawAspect="Icon" ObjectID="_1837756464" r:id="rId23"/>
              </w:object>
            </w:r>
            <w:r>
              <w:rPr>
                <w:rFonts w:ascii="Calibri" w:hAnsi="Calibri" w:eastAsia="Calibri" w:cs="Calibri"/>
                <w:sz w:val="20"/>
                <w:szCs w:val="20"/>
                <w:lang w:val="en-US"/>
              </w:rPr>
              <w:object w:dxaOrig="1526" w:dyaOrig="985" w14:anchorId="7C51BA39">
                <v:shape id="_x0000_i1032" style="width:76.6pt;height:49.65pt" o:ole="" type="#_x0000_t75">
                  <v:imagedata o:title="" r:id="rId24"/>
                </v:shape>
                <o:OLEObject Type="Embed" ProgID="Package" ShapeID="_x0000_i1032" DrawAspect="Icon" ObjectID="_1837756465" r:id="rId25"/>
              </w:object>
            </w:r>
          </w:p>
        </w:tc>
      </w:tr>
      <w:tr w:rsidRPr="00E36527" w:rsidR="00EA374D" w:rsidTr="097528C3" w14:paraId="4367E76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40FC57B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EB0E0E" w:rsidRDefault="00EB0E0E" w14:paraId="2BBE6CFD" w14:textId="7C0C7432">
            <w:pPr>
              <w:ind w:left="720" w:hanging="360"/>
              <w:rPr>
                <w:rFonts w:ascii="Calibri" w:hAnsi="Calibri" w:eastAsia="Calibri" w:cs="Calibri"/>
                <w:sz w:val="20"/>
                <w:szCs w:val="20"/>
              </w:rPr>
            </w:pPr>
            <w:r>
              <w:rPr>
                <w:rFonts w:ascii="Calibri" w:hAnsi="Calibri" w:eastAsia="Calibri" w:cs="Calibri"/>
                <w:sz w:val="20"/>
                <w:szCs w:val="20"/>
              </w:rPr>
              <w:t>FlagDecurtazione</w:t>
            </w:r>
            <w:r w:rsidR="00294F3E">
              <w:rPr>
                <w:rFonts w:ascii="Calibri" w:hAnsi="Calibri" w:eastAsia="Calibri" w:cs="Calibri"/>
                <w:sz w:val="20"/>
                <w:szCs w:val="20"/>
              </w:rPr>
              <w:t>Cancellabile</w:t>
            </w:r>
            <w:r>
              <w:rPr>
                <w:rFonts w:ascii="Calibri" w:hAnsi="Calibri" w:eastAsia="Calibri" w:cs="Calibri"/>
                <w:sz w:val="20"/>
                <w:szCs w:val="20"/>
              </w:rPr>
              <w:t xml:space="preserve"> (True,False) obbligatorio, booleano</w:t>
            </w:r>
          </w:p>
        </w:tc>
      </w:tr>
      <w:tr w:rsidRPr="00E36527" w:rsidR="00EA374D" w:rsidTr="097528C3" w14:paraId="0261687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0425047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E0E" w:rsidRDefault="00EB0E0E" w14:paraId="1B28AC29"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5E2F26C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E0E" w:rsidRDefault="00EB0E0E" w14:paraId="6DF0EF86"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E0E" w:rsidRDefault="00EB0E0E" w14:paraId="4F21C92A" w14:textId="77777777">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3-04</w:t>
            </w:r>
          </w:p>
        </w:tc>
      </w:tr>
    </w:tbl>
    <w:p w:rsidR="00475F48" w:rsidP="002B4AC0" w:rsidRDefault="00475F48" w14:paraId="755464B9" w14:textId="5F539226">
      <w:pPr>
        <w:pStyle w:val="Heading3"/>
      </w:pPr>
      <w:bookmarkStart w:name="_Toc222417300" w:id="110"/>
      <w:r>
        <w:t xml:space="preserve">Univocità Atto - </w:t>
      </w:r>
      <w:r w:rsidR="00617C2C">
        <w:t>check</w:t>
      </w:r>
      <w:r w:rsidR="00E1524A">
        <w:t>UnivocitaAtto</w:t>
      </w:r>
      <w:bookmarkEnd w:id="110"/>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748FEC01"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41A8F702"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75F48" w:rsidRDefault="00475F48" w14:paraId="0A18CD7D"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03A73610"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505DDA0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75F48" w:rsidRDefault="00475F48" w14:paraId="3B81F52B"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EA374D" w:rsidTr="097528C3" w14:paraId="4F4E3D4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40D1A33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75F48" w:rsidRDefault="00E1524A" w14:paraId="456F0637" w14:textId="1F79561E">
            <w:pPr>
              <w:jc w:val="both"/>
              <w:rPr>
                <w:rFonts w:ascii="Calibri" w:hAnsi="Calibri" w:eastAsia="Calibri" w:cs="Calibri"/>
                <w:sz w:val="20"/>
                <w:szCs w:val="20"/>
              </w:rPr>
            </w:pPr>
            <w:r>
              <w:rPr>
                <w:rFonts w:ascii="Calibri" w:hAnsi="Calibri" w:eastAsia="Calibri" w:cs="Calibri"/>
                <w:sz w:val="20"/>
                <w:szCs w:val="20"/>
              </w:rPr>
              <w:t>Controllo Uni</w:t>
            </w:r>
            <w:r w:rsidR="00416377">
              <w:rPr>
                <w:rFonts w:ascii="Calibri" w:hAnsi="Calibri" w:eastAsia="Calibri" w:cs="Calibri"/>
                <w:sz w:val="20"/>
                <w:szCs w:val="20"/>
              </w:rPr>
              <w:t>vocità Atto</w:t>
            </w:r>
          </w:p>
        </w:tc>
      </w:tr>
      <w:tr w:rsidRPr="00E36527" w:rsidR="00EA374D" w:rsidTr="097528C3" w14:paraId="3CF2E53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0791A9B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75F48" w:rsidRDefault="009039A8" w14:paraId="755AF195" w14:textId="3A3DFCB1">
            <w:pPr>
              <w:rPr>
                <w:rFonts w:ascii="Calibri" w:hAnsi="Calibri" w:eastAsia="Calibri" w:cs="Calibri"/>
                <w:sz w:val="20"/>
                <w:szCs w:val="20"/>
              </w:rPr>
            </w:pPr>
            <w:r>
              <w:rPr>
                <w:rFonts w:ascii="Calibri" w:hAnsi="Calibri" w:eastAsia="Calibri" w:cs="Calibri"/>
                <w:sz w:val="20"/>
                <w:szCs w:val="20"/>
              </w:rPr>
              <w:t xml:space="preserve">In fase di </w:t>
            </w:r>
            <w:r w:rsidR="00324DDC">
              <w:rPr>
                <w:rFonts w:ascii="Calibri" w:hAnsi="Calibri" w:eastAsia="Calibri" w:cs="Calibri"/>
                <w:sz w:val="20"/>
                <w:szCs w:val="20"/>
              </w:rPr>
              <w:t>acquisizione</w:t>
            </w:r>
            <w:r>
              <w:rPr>
                <w:rFonts w:ascii="Calibri" w:hAnsi="Calibri" w:eastAsia="Calibri" w:cs="Calibri"/>
                <w:sz w:val="20"/>
                <w:szCs w:val="20"/>
              </w:rPr>
              <w:t xml:space="preserve"> di una</w:t>
            </w:r>
            <w:r w:rsidR="00475F48">
              <w:rPr>
                <w:rFonts w:ascii="Calibri" w:hAnsi="Calibri" w:eastAsia="Calibri" w:cs="Calibri"/>
                <w:sz w:val="20"/>
                <w:szCs w:val="20"/>
              </w:rPr>
              <w:t xml:space="preserve"> decurtazione </w:t>
            </w:r>
            <w:r>
              <w:rPr>
                <w:rFonts w:ascii="Calibri" w:hAnsi="Calibri" w:eastAsia="Calibri" w:cs="Calibri"/>
                <w:sz w:val="20"/>
                <w:szCs w:val="20"/>
              </w:rPr>
              <w:t xml:space="preserve">il processo deve verificare che </w:t>
            </w:r>
            <w:r w:rsidR="001B5F31">
              <w:rPr>
                <w:rFonts w:ascii="Calibri" w:hAnsi="Calibri" w:eastAsia="Calibri" w:cs="Calibri"/>
                <w:sz w:val="20"/>
                <w:szCs w:val="20"/>
              </w:rPr>
              <w:t>non sia già presente</w:t>
            </w:r>
            <w:r>
              <w:rPr>
                <w:rFonts w:ascii="Calibri" w:hAnsi="Calibri" w:eastAsia="Calibri" w:cs="Calibri"/>
                <w:sz w:val="20"/>
                <w:szCs w:val="20"/>
              </w:rPr>
              <w:t xml:space="preserve"> </w:t>
            </w:r>
            <w:r w:rsidR="00324DDC">
              <w:rPr>
                <w:rFonts w:ascii="Calibri" w:hAnsi="Calibri" w:eastAsia="Calibri" w:cs="Calibri"/>
                <w:sz w:val="20"/>
                <w:szCs w:val="20"/>
              </w:rPr>
              <w:t xml:space="preserve">una decurtazione con lo stesso atto </w:t>
            </w:r>
            <w:r w:rsidR="000E703C">
              <w:rPr>
                <w:rFonts w:ascii="Calibri" w:hAnsi="Calibri" w:eastAsia="Calibri" w:cs="Calibri"/>
                <w:sz w:val="20"/>
                <w:szCs w:val="20"/>
              </w:rPr>
              <w:t>che non sia stata annullata per errata imputazione</w:t>
            </w:r>
            <w:r w:rsidR="00293772">
              <w:rPr>
                <w:rFonts w:ascii="Calibri" w:hAnsi="Calibri" w:eastAsia="Calibri" w:cs="Calibri"/>
                <w:sz w:val="20"/>
                <w:szCs w:val="20"/>
              </w:rPr>
              <w:t>. Ciò implica che solo gli atti annullati per errata imputazione possono essere presenti più di una volta</w:t>
            </w:r>
          </w:p>
        </w:tc>
      </w:tr>
      <w:tr w:rsidRPr="00CF4664" w:rsidR="00EA374D" w:rsidTr="097528C3" w14:paraId="15CBBEB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4D50C4E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10461" w:rsidR="00475F48" w:rsidRDefault="00AF1CBE" w14:paraId="2E9E9BCC" w14:textId="60DBB902">
            <w:pPr>
              <w:jc w:val="both"/>
              <w:rPr>
                <w:rFonts w:ascii="Calibri" w:hAnsi="Calibri" w:eastAsia="Calibri" w:cs="Calibri"/>
                <w:sz w:val="20"/>
                <w:szCs w:val="20"/>
                <w:lang w:val="en-US"/>
              </w:rPr>
            </w:pPr>
            <w:r>
              <w:rPr>
                <w:rFonts w:ascii="Calibri" w:hAnsi="Calibri" w:eastAsia="Calibri" w:cs="Calibri"/>
                <w:sz w:val="20"/>
                <w:szCs w:val="20"/>
                <w:lang w:val="en-US"/>
              </w:rPr>
              <w:t>POST</w:t>
            </w:r>
            <w:r w:rsidRPr="00E10461" w:rsidR="00475F48">
              <w:rPr>
                <w:rFonts w:ascii="Calibri" w:hAnsi="Calibri" w:eastAsia="Calibri" w:cs="Calibri"/>
                <w:sz w:val="20"/>
                <w:szCs w:val="20"/>
                <w:lang w:val="en-US"/>
              </w:rPr>
              <w:t xml:space="preserve"> &lt;root&gt;/</w:t>
            </w:r>
            <w:r w:rsidR="00BD6733">
              <w:rPr>
                <w:rFonts w:ascii="Calibri" w:hAnsi="Calibri" w:eastAsia="Calibri" w:cs="Calibri"/>
                <w:sz w:val="20"/>
                <w:szCs w:val="20"/>
                <w:lang w:val="en-US"/>
              </w:rPr>
              <w:t>int</w:t>
            </w:r>
            <w:r w:rsidRPr="00E10461" w:rsidR="00475F48">
              <w:rPr>
                <w:rFonts w:ascii="Calibri" w:hAnsi="Calibri" w:eastAsia="Calibri" w:cs="Calibri"/>
                <w:sz w:val="20"/>
                <w:szCs w:val="20"/>
                <w:lang w:val="en-US"/>
              </w:rPr>
              <w:t>/v1/</w:t>
            </w:r>
            <w:r w:rsidR="00C02ED6">
              <w:rPr>
                <w:rFonts w:ascii="Calibri" w:hAnsi="Calibri" w:eastAsia="Calibri" w:cs="Calibri"/>
                <w:sz w:val="20"/>
                <w:szCs w:val="20"/>
                <w:lang w:val="en-US"/>
              </w:rPr>
              <w:t>check</w:t>
            </w:r>
            <w:r w:rsidRPr="00E10461" w:rsidR="00475F48">
              <w:rPr>
                <w:rFonts w:ascii="Calibri" w:hAnsi="Calibri" w:eastAsia="Calibri" w:cs="Calibri"/>
                <w:sz w:val="20"/>
                <w:szCs w:val="20"/>
                <w:lang w:val="en-US"/>
              </w:rPr>
              <w:t>/</w:t>
            </w:r>
            <w:r w:rsidR="0080267D">
              <w:rPr>
                <w:rFonts w:ascii="Calibri" w:hAnsi="Calibri" w:eastAsia="Calibri" w:cs="Calibri"/>
                <w:sz w:val="20"/>
                <w:szCs w:val="20"/>
                <w:lang w:val="en-US"/>
              </w:rPr>
              <w:t>univocita</w:t>
            </w:r>
            <w:r w:rsidR="00292B66">
              <w:rPr>
                <w:rFonts w:ascii="Calibri" w:hAnsi="Calibri" w:eastAsia="Calibri" w:cs="Calibri"/>
                <w:sz w:val="20"/>
                <w:szCs w:val="20"/>
                <w:lang w:val="en-US"/>
              </w:rPr>
              <w:t>-atto</w:t>
            </w:r>
          </w:p>
        </w:tc>
      </w:tr>
      <w:tr w:rsidRPr="00E36527" w:rsidR="00EA374D" w:rsidTr="097528C3" w14:paraId="0C66647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445F877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F747B" w:rsidR="007F747B" w:rsidP="000B75CB" w:rsidRDefault="007F747B" w14:paraId="6F845232" w14:textId="256D3D3C">
            <w:pPr>
              <w:rPr>
                <w:rFonts w:ascii="Calibri" w:hAnsi="Calibri" w:eastAsia="Calibri" w:cs="Calibri"/>
                <w:sz w:val="20"/>
                <w:szCs w:val="20"/>
              </w:rPr>
            </w:pPr>
            <w:r w:rsidRPr="007F747B">
              <w:rPr>
                <w:rFonts w:ascii="Calibri" w:hAnsi="Calibri" w:eastAsia="Calibri" w:cs="Calibri"/>
                <w:sz w:val="20"/>
                <w:szCs w:val="20"/>
              </w:rPr>
              <w:t>Identificativo Patente</w:t>
            </w:r>
            <w:r w:rsidRPr="000B75CB" w:rsidR="000B75CB">
              <w:rPr>
                <w:rFonts w:ascii="Calibri" w:hAnsi="Calibri" w:eastAsia="Calibri" w:cs="Calibri"/>
                <w:sz w:val="20"/>
                <w:szCs w:val="20"/>
              </w:rPr>
              <w:t xml:space="preserve"> [integer,</w:t>
            </w:r>
            <w:r w:rsidRPr="007F747B">
              <w:rPr>
                <w:rFonts w:ascii="Calibri" w:hAnsi="Calibri" w:eastAsia="Calibri" w:cs="Calibri"/>
                <w:sz w:val="20"/>
                <w:szCs w:val="20"/>
              </w:rPr>
              <w:t xml:space="preserve"> </w:t>
            </w:r>
            <w:r w:rsidR="00475F48">
              <w:rPr>
                <w:rFonts w:ascii="Calibri" w:hAnsi="Calibri" w:eastAsia="Calibri" w:cs="Calibri"/>
                <w:sz w:val="20"/>
                <w:szCs w:val="20"/>
              </w:rPr>
              <w:t>obbligatorio</w:t>
            </w:r>
            <w:r w:rsidRPr="000B75CB" w:rsidR="000B75CB">
              <w:rPr>
                <w:rFonts w:ascii="Calibri" w:hAnsi="Calibri" w:eastAsia="Calibri" w:cs="Calibri"/>
                <w:sz w:val="20"/>
                <w:szCs w:val="20"/>
              </w:rPr>
              <w:t>]</w:t>
            </w:r>
          </w:p>
          <w:p w:rsidRPr="007F747B" w:rsidR="007F747B" w:rsidP="000B75CB" w:rsidRDefault="007F747B" w14:paraId="42522D18" w14:textId="3021749A">
            <w:pPr>
              <w:rPr>
                <w:rFonts w:ascii="Calibri" w:hAnsi="Calibri" w:eastAsia="Calibri" w:cs="Calibri"/>
                <w:sz w:val="20"/>
                <w:szCs w:val="20"/>
              </w:rPr>
            </w:pPr>
            <w:r w:rsidRPr="007F747B">
              <w:rPr>
                <w:rFonts w:ascii="Calibri" w:hAnsi="Calibri" w:eastAsia="Calibri" w:cs="Calibri"/>
                <w:sz w:val="20"/>
                <w:szCs w:val="20"/>
              </w:rPr>
              <w:t>Codice Atto</w:t>
            </w:r>
            <w:r w:rsidRPr="000B75CB" w:rsidR="000B75CB">
              <w:rPr>
                <w:rFonts w:ascii="Calibri" w:hAnsi="Calibri" w:eastAsia="Calibri" w:cs="Calibri"/>
                <w:sz w:val="20"/>
                <w:szCs w:val="20"/>
              </w:rPr>
              <w:t xml:space="preserve"> [stringa,</w:t>
            </w:r>
            <w:r w:rsidRPr="007F747B">
              <w:rPr>
                <w:rFonts w:ascii="Calibri" w:hAnsi="Calibri" w:eastAsia="Calibri" w:cs="Calibri"/>
                <w:sz w:val="20"/>
                <w:szCs w:val="20"/>
              </w:rPr>
              <w:t xml:space="preserve"> </w:t>
            </w:r>
            <w:r w:rsidRPr="00C807C8" w:rsidR="00CB12F3">
              <w:rPr>
                <w:rFonts w:ascii="Calibri" w:hAnsi="Calibri" w:eastAsia="Calibri" w:cs="Calibri"/>
                <w:sz w:val="20"/>
                <w:szCs w:val="20"/>
              </w:rPr>
              <w:t>obbligatorio</w:t>
            </w:r>
            <w:r w:rsidRPr="000B75CB" w:rsidR="000B75CB">
              <w:rPr>
                <w:rFonts w:ascii="Calibri" w:hAnsi="Calibri" w:eastAsia="Calibri" w:cs="Calibri"/>
                <w:sz w:val="20"/>
                <w:szCs w:val="20"/>
              </w:rPr>
              <w:t>]</w:t>
            </w:r>
            <w:r w:rsidRPr="007F747B">
              <w:rPr>
                <w:rFonts w:ascii="Calibri" w:hAnsi="Calibri" w:eastAsia="Calibri" w:cs="Calibri"/>
                <w:sz w:val="20"/>
                <w:szCs w:val="20"/>
              </w:rPr>
              <w:t xml:space="preserve"> </w:t>
            </w:r>
          </w:p>
          <w:p w:rsidRPr="007F747B" w:rsidR="007F747B" w:rsidP="000B75CB" w:rsidRDefault="007F747B" w14:paraId="6598BEF8" w14:textId="607DE442">
            <w:pPr>
              <w:rPr>
                <w:rFonts w:ascii="Calibri" w:hAnsi="Calibri" w:eastAsia="Calibri" w:cs="Calibri"/>
                <w:sz w:val="20"/>
                <w:szCs w:val="20"/>
              </w:rPr>
            </w:pPr>
            <w:r w:rsidRPr="007F747B">
              <w:rPr>
                <w:rFonts w:ascii="Calibri" w:hAnsi="Calibri" w:eastAsia="Calibri" w:cs="Calibri"/>
                <w:sz w:val="20"/>
                <w:szCs w:val="20"/>
              </w:rPr>
              <w:t>Data Atto</w:t>
            </w:r>
            <w:r w:rsidRPr="000B75CB" w:rsidR="000B75CB">
              <w:rPr>
                <w:rFonts w:ascii="Calibri" w:hAnsi="Calibri" w:eastAsia="Calibri" w:cs="Calibri"/>
                <w:sz w:val="20"/>
                <w:szCs w:val="20"/>
              </w:rPr>
              <w:t xml:space="preserve"> [date nel formato ‘yyyy-MM-dd’</w:t>
            </w:r>
            <w:r w:rsidRPr="007F747B">
              <w:rPr>
                <w:rFonts w:ascii="Calibri" w:hAnsi="Calibri" w:eastAsia="Calibri" w:cs="Calibri"/>
                <w:sz w:val="20"/>
                <w:szCs w:val="20"/>
              </w:rPr>
              <w:t>, obbligatorio</w:t>
            </w:r>
            <w:r w:rsidRPr="000B75CB" w:rsidR="000B75CB">
              <w:rPr>
                <w:rFonts w:ascii="Calibri" w:hAnsi="Calibri" w:eastAsia="Calibri" w:cs="Calibri"/>
                <w:sz w:val="20"/>
                <w:szCs w:val="20"/>
              </w:rPr>
              <w:t>]</w:t>
            </w:r>
          </w:p>
          <w:p w:rsidRPr="007F747B" w:rsidR="007F747B" w:rsidP="000B75CB" w:rsidRDefault="007F747B" w14:paraId="2FE31459" w14:textId="1B699A30">
            <w:pPr>
              <w:rPr>
                <w:rFonts w:ascii="Calibri" w:hAnsi="Calibri" w:eastAsia="Calibri" w:cs="Calibri"/>
                <w:sz w:val="20"/>
                <w:szCs w:val="20"/>
              </w:rPr>
            </w:pPr>
            <w:r w:rsidRPr="007F747B">
              <w:rPr>
                <w:rFonts w:ascii="Calibri" w:hAnsi="Calibri" w:eastAsia="Calibri" w:cs="Calibri"/>
                <w:sz w:val="20"/>
                <w:szCs w:val="20"/>
              </w:rPr>
              <w:t>Identificativo Ente</w:t>
            </w:r>
            <w:r w:rsidRPr="000B75CB" w:rsidR="000B75CB">
              <w:rPr>
                <w:rFonts w:ascii="Calibri" w:hAnsi="Calibri" w:eastAsia="Calibri" w:cs="Calibri"/>
                <w:sz w:val="20"/>
                <w:szCs w:val="20"/>
              </w:rPr>
              <w:t xml:space="preserve"> [integer,</w:t>
            </w:r>
            <w:r w:rsidRPr="007F747B">
              <w:rPr>
                <w:rFonts w:ascii="Calibri" w:hAnsi="Calibri" w:eastAsia="Calibri" w:cs="Calibri"/>
                <w:sz w:val="20"/>
                <w:szCs w:val="20"/>
              </w:rPr>
              <w:t xml:space="preserve"> obbligatorio</w:t>
            </w:r>
            <w:r w:rsidRPr="000B75CB" w:rsidR="000B75CB">
              <w:rPr>
                <w:rFonts w:ascii="Calibri" w:hAnsi="Calibri" w:eastAsia="Calibri" w:cs="Calibri"/>
                <w:sz w:val="20"/>
                <w:szCs w:val="20"/>
              </w:rPr>
              <w:t>]</w:t>
            </w:r>
          </w:p>
          <w:p w:rsidRPr="00715D85" w:rsidR="00475F48" w:rsidP="000B75CB" w:rsidRDefault="007F747B" w14:paraId="1FDD6B34" w14:textId="25CDD1F8">
            <w:pPr>
              <w:rPr>
                <w:rFonts w:ascii="Calibri" w:hAnsi="Calibri" w:eastAsia="Calibri" w:cs="Calibri"/>
                <w:sz w:val="20"/>
                <w:szCs w:val="20"/>
              </w:rPr>
            </w:pPr>
            <w:r w:rsidRPr="007F747B">
              <w:rPr>
                <w:rFonts w:ascii="Calibri" w:hAnsi="Calibri" w:eastAsia="Calibri" w:cs="Calibri"/>
                <w:sz w:val="20"/>
                <w:szCs w:val="20"/>
              </w:rPr>
              <w:t>Identificativo Tipologia Atto</w:t>
            </w:r>
            <w:r w:rsidRPr="000B75CB" w:rsidR="000B75CB">
              <w:rPr>
                <w:rFonts w:ascii="Calibri" w:hAnsi="Calibri" w:eastAsia="Calibri" w:cs="Calibri"/>
                <w:sz w:val="20"/>
                <w:szCs w:val="20"/>
              </w:rPr>
              <w:t xml:space="preserve"> [integer,</w:t>
            </w:r>
            <w:r w:rsidRPr="007F747B">
              <w:rPr>
                <w:rFonts w:ascii="Calibri" w:hAnsi="Calibri" w:eastAsia="Calibri" w:cs="Calibri"/>
                <w:sz w:val="20"/>
                <w:szCs w:val="20"/>
              </w:rPr>
              <w:t xml:space="preserve"> obbligatorio</w:t>
            </w:r>
            <w:r w:rsidRPr="000B75CB" w:rsidR="000B75CB">
              <w:rPr>
                <w:rFonts w:ascii="Calibri" w:hAnsi="Calibri" w:eastAsia="Calibri" w:cs="Calibri"/>
                <w:sz w:val="20"/>
                <w:szCs w:val="20"/>
              </w:rPr>
              <w:t>]</w:t>
            </w:r>
          </w:p>
        </w:tc>
      </w:tr>
      <w:tr w:rsidRPr="00E36527" w:rsidR="00EA374D" w:rsidTr="097528C3" w14:paraId="22EA41B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4F29C48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75F48" w:rsidRDefault="00475F48" w14:paraId="10658D4B"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EA374D" w:rsidTr="097528C3" w14:paraId="2437D51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0FE7467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75F48" w:rsidRDefault="00475F48" w14:paraId="36884124"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EA374D" w:rsidTr="097528C3" w14:paraId="49A49CB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0CF703D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475F48" w:rsidRDefault="00475F48" w14:paraId="7B5A1355" w14:textId="0855068A">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decurtazione_</w:t>
            </w:r>
            <w:r w:rsidR="000A24B3">
              <w:rPr>
                <w:rFonts w:ascii="Calibri" w:hAnsi="Calibri" w:cs="Calibri"/>
                <w:sz w:val="20"/>
                <w:szCs w:val="20"/>
              </w:rPr>
              <w:t>inserimento</w:t>
            </w:r>
          </w:p>
        </w:tc>
      </w:tr>
      <w:tr w:rsidRPr="00BA67F0" w:rsidR="00EA374D" w:rsidTr="097528C3" w14:paraId="1E0882F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4B1DD80D"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475F48" w:rsidRDefault="00475F48" w14:paraId="52F638F2" w14:textId="6E21C65C">
            <w:pPr>
              <w:rPr>
                <w:rFonts w:ascii="Calibri" w:hAnsi="Calibri" w:eastAsia="Calibri" w:cs="Calibri"/>
                <w:sz w:val="20"/>
                <w:szCs w:val="20"/>
              </w:rPr>
            </w:pPr>
            <w:r>
              <w:rPr>
                <w:rFonts w:ascii="Calibri" w:hAnsi="Calibri" w:eastAsia="Calibri" w:cs="Calibri"/>
                <w:sz w:val="20"/>
                <w:szCs w:val="20"/>
              </w:rPr>
              <w:t xml:space="preserve">Il processo </w:t>
            </w:r>
            <w:r w:rsidR="005A3704">
              <w:rPr>
                <w:rFonts w:ascii="Calibri" w:hAnsi="Calibri" w:eastAsia="Calibri" w:cs="Calibri"/>
                <w:sz w:val="20"/>
                <w:szCs w:val="20"/>
              </w:rPr>
              <w:t>estrae tutte le decurtazioni non annullate per errata imputazione che verificano le condizioni di input</w:t>
            </w:r>
            <w:r w:rsidR="008E12F6">
              <w:rPr>
                <w:rFonts w:ascii="Calibri" w:hAnsi="Calibri" w:eastAsia="Calibri" w:cs="Calibri"/>
                <w:sz w:val="20"/>
                <w:szCs w:val="20"/>
              </w:rPr>
              <w:t>; quindi,</w:t>
            </w:r>
            <w:r w:rsidR="004C2A78">
              <w:rPr>
                <w:rFonts w:ascii="Calibri" w:hAnsi="Calibri" w:eastAsia="Calibri" w:cs="Calibri"/>
                <w:sz w:val="20"/>
                <w:szCs w:val="20"/>
              </w:rPr>
              <w:t xml:space="preserve"> </w:t>
            </w:r>
            <w:r>
              <w:rPr>
                <w:rFonts w:ascii="Calibri" w:hAnsi="Calibri" w:eastAsia="Calibri" w:cs="Calibri"/>
                <w:sz w:val="20"/>
                <w:szCs w:val="20"/>
              </w:rPr>
              <w:t xml:space="preserve">imposta </w:t>
            </w:r>
            <w:r w:rsidR="008E12F6">
              <w:rPr>
                <w:rFonts w:ascii="Calibri" w:hAnsi="Calibri" w:eastAsia="Calibri" w:cs="Calibri"/>
                <w:sz w:val="20"/>
                <w:szCs w:val="20"/>
              </w:rPr>
              <w:t>checkUnivocitaAtto</w:t>
            </w:r>
          </w:p>
          <w:p w:rsidR="00357037" w:rsidP="00842DA3" w:rsidRDefault="00CC2247" w14:paraId="18D8B629" w14:textId="7AA71BFA">
            <w:pPr>
              <w:pStyle w:val="ListParagraph"/>
              <w:numPr>
                <w:ilvl w:val="0"/>
                <w:numId w:val="53"/>
              </w:numPr>
              <w:rPr>
                <w:rFonts w:ascii="Calibri" w:hAnsi="Calibri" w:eastAsia="Calibri" w:cs="Calibri"/>
                <w:sz w:val="20"/>
                <w:szCs w:val="20"/>
              </w:rPr>
            </w:pPr>
            <w:r>
              <w:rPr>
                <w:rFonts w:ascii="Calibri" w:hAnsi="Calibri" w:eastAsia="Calibri" w:cs="Calibri"/>
                <w:sz w:val="20"/>
                <w:szCs w:val="20"/>
              </w:rPr>
              <w:t xml:space="preserve">Restituisce una </w:t>
            </w:r>
            <w:r w:rsidR="001D39C9">
              <w:rPr>
                <w:rFonts w:ascii="Calibri" w:hAnsi="Calibri" w:eastAsia="Calibri" w:cs="Calibri"/>
                <w:sz w:val="20"/>
                <w:szCs w:val="20"/>
              </w:rPr>
              <w:t>lista vuota</w:t>
            </w:r>
            <w:r w:rsidR="00475F48">
              <w:rPr>
                <w:rFonts w:ascii="Calibri" w:hAnsi="Calibri" w:eastAsia="Calibri" w:cs="Calibri"/>
                <w:sz w:val="20"/>
                <w:szCs w:val="20"/>
              </w:rPr>
              <w:t xml:space="preserve"> se </w:t>
            </w:r>
            <w:r w:rsidR="00E13D42">
              <w:rPr>
                <w:rFonts w:ascii="Calibri" w:hAnsi="Calibri" w:eastAsia="Calibri" w:cs="Calibri"/>
                <w:sz w:val="20"/>
                <w:szCs w:val="20"/>
              </w:rPr>
              <w:t xml:space="preserve">non </w:t>
            </w:r>
            <w:r w:rsidR="00357037">
              <w:rPr>
                <w:rFonts w:ascii="Calibri" w:hAnsi="Calibri" w:eastAsia="Calibri" w:cs="Calibri"/>
                <w:sz w:val="20"/>
                <w:szCs w:val="20"/>
              </w:rPr>
              <w:t>viene estratto nulla</w:t>
            </w:r>
          </w:p>
          <w:p w:rsidRPr="00E36527" w:rsidR="00475F48" w:rsidP="00842DA3" w:rsidRDefault="00CB75CB" w14:paraId="7C9C94E1" w14:textId="223BC1B0">
            <w:pPr>
              <w:pStyle w:val="ListParagraph"/>
              <w:numPr>
                <w:ilvl w:val="0"/>
                <w:numId w:val="53"/>
              </w:numPr>
              <w:rPr>
                <w:rFonts w:ascii="Calibri" w:hAnsi="Calibri" w:eastAsia="Calibri" w:cs="Calibri"/>
                <w:sz w:val="20"/>
                <w:szCs w:val="20"/>
              </w:rPr>
            </w:pPr>
            <w:r>
              <w:rPr>
                <w:rFonts w:ascii="Calibri" w:hAnsi="Calibri" w:eastAsia="Calibri" w:cs="Calibri"/>
                <w:sz w:val="20"/>
                <w:szCs w:val="20"/>
              </w:rPr>
              <w:t>Altrimenti</w:t>
            </w:r>
            <w:r w:rsidR="00150DF2">
              <w:rPr>
                <w:rFonts w:ascii="Calibri" w:hAnsi="Calibri" w:eastAsia="Calibri" w:cs="Calibri"/>
                <w:sz w:val="20"/>
                <w:szCs w:val="20"/>
              </w:rPr>
              <w:t xml:space="preserve"> restituisce una lista contenente</w:t>
            </w:r>
            <w:r w:rsidR="008C1E35">
              <w:rPr>
                <w:rFonts w:ascii="Calibri" w:hAnsi="Calibri" w:eastAsia="Calibri" w:cs="Calibri"/>
                <w:sz w:val="20"/>
                <w:szCs w:val="20"/>
              </w:rPr>
              <w:t>:</w:t>
            </w:r>
            <w:r w:rsidR="005A2596">
              <w:rPr>
                <w:rFonts w:ascii="Calibri" w:hAnsi="Calibri" w:eastAsia="Calibri" w:cs="Calibri"/>
                <w:sz w:val="20"/>
                <w:szCs w:val="20"/>
              </w:rPr>
              <w:t xml:space="preserve"> </w:t>
            </w:r>
            <w:r w:rsidR="00C93B73">
              <w:rPr>
                <w:rFonts w:ascii="Calibri" w:hAnsi="Calibri" w:eastAsia="Calibri" w:cs="Calibri"/>
                <w:sz w:val="20"/>
                <w:szCs w:val="20"/>
              </w:rPr>
              <w:t xml:space="preserve">IdDecurtazione, </w:t>
            </w:r>
            <w:r w:rsidR="00E51D29">
              <w:rPr>
                <w:rFonts w:ascii="Calibri" w:hAnsi="Calibri" w:eastAsia="Calibri" w:cs="Calibri"/>
                <w:sz w:val="20"/>
                <w:szCs w:val="20"/>
              </w:rPr>
              <w:t>C</w:t>
            </w:r>
            <w:r w:rsidR="008129D5">
              <w:rPr>
                <w:rFonts w:ascii="Calibri" w:hAnsi="Calibri" w:eastAsia="Calibri" w:cs="Calibri"/>
                <w:sz w:val="20"/>
                <w:szCs w:val="20"/>
              </w:rPr>
              <w:t xml:space="preserve">odice Decurtazione, </w:t>
            </w:r>
            <w:r w:rsidRPr="005A2596" w:rsidR="005A2596">
              <w:rPr>
                <w:rFonts w:ascii="Calibri" w:hAnsi="Calibri" w:eastAsia="Calibri" w:cs="Calibri"/>
                <w:sz w:val="20"/>
                <w:szCs w:val="20"/>
              </w:rPr>
              <w:t>Utente Creatore</w:t>
            </w:r>
            <w:r w:rsidR="00C93B73">
              <w:rPr>
                <w:rFonts w:ascii="Calibri" w:hAnsi="Calibri" w:eastAsia="Calibri" w:cs="Calibri"/>
                <w:sz w:val="20"/>
                <w:szCs w:val="20"/>
              </w:rPr>
              <w:t>, Data Creazione</w:t>
            </w:r>
          </w:p>
        </w:tc>
      </w:tr>
      <w:tr w:rsidRPr="00B60DF4" w:rsidR="00EA374D" w:rsidTr="097528C3" w14:paraId="251ACC4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4795D224"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475F48" w:rsidRDefault="008A4314" w14:paraId="59AB8BB0" w14:textId="04EE3C73">
            <w:pPr>
              <w:rPr>
                <w:rFonts w:ascii="Calibri" w:hAnsi="Calibri" w:eastAsia="Calibri" w:cs="Calibri"/>
                <w:sz w:val="20"/>
                <w:szCs w:val="20"/>
                <w:lang w:val="en-US"/>
              </w:rPr>
            </w:pPr>
            <w:r>
              <w:rPr>
                <w:rFonts w:ascii="Calibri" w:hAnsi="Calibri" w:eastAsia="Calibri" w:cs="Calibri"/>
                <w:sz w:val="20"/>
                <w:szCs w:val="20"/>
                <w:lang w:val="en-US"/>
              </w:rPr>
              <w:object w:dxaOrig="1526" w:dyaOrig="985" w14:anchorId="1589D08B">
                <v:shape id="_x0000_i1033" style="width:76.6pt;height:49.65pt" o:ole="" type="#_x0000_t75">
                  <v:imagedata o:title="" r:id="rId26"/>
                </v:shape>
                <o:OLEObject Type="Embed" ProgID="Package" ShapeID="_x0000_i1033" DrawAspect="Icon" ObjectID="_1837756466" r:id="rId27"/>
              </w:object>
            </w:r>
          </w:p>
        </w:tc>
      </w:tr>
      <w:tr w:rsidRPr="00E36527" w:rsidR="00EA374D" w:rsidTr="097528C3" w14:paraId="6994C43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101ADA5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475F48" w:rsidP="0066548E" w:rsidRDefault="0066548E" w14:paraId="713717B1" w14:textId="62F986AB">
            <w:pPr>
              <w:rPr>
                <w:rFonts w:ascii="Calibri" w:hAnsi="Calibri" w:eastAsia="Calibri" w:cs="Calibri"/>
                <w:sz w:val="20"/>
                <w:szCs w:val="20"/>
              </w:rPr>
            </w:pPr>
            <w:r>
              <w:rPr>
                <w:rFonts w:ascii="Calibri" w:hAnsi="Calibri" w:eastAsia="Calibri" w:cs="Calibri"/>
                <w:sz w:val="20"/>
                <w:szCs w:val="20"/>
              </w:rPr>
              <w:t xml:space="preserve">Una lista contenente: IdDecurtazione, </w:t>
            </w:r>
            <w:r w:rsidRPr="005A2596">
              <w:rPr>
                <w:rFonts w:ascii="Calibri" w:hAnsi="Calibri" w:eastAsia="Calibri" w:cs="Calibri"/>
                <w:sz w:val="20"/>
                <w:szCs w:val="20"/>
              </w:rPr>
              <w:t>Codice Decurtazione, Utente Creatore</w:t>
            </w:r>
            <w:r>
              <w:rPr>
                <w:rFonts w:ascii="Calibri" w:hAnsi="Calibri" w:eastAsia="Calibri" w:cs="Calibri"/>
                <w:sz w:val="20"/>
                <w:szCs w:val="20"/>
              </w:rPr>
              <w:t>, Data Creazione</w:t>
            </w:r>
          </w:p>
        </w:tc>
      </w:tr>
      <w:tr w:rsidRPr="00E36527" w:rsidR="00EA374D" w:rsidTr="097528C3" w14:paraId="1606EBD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0B37F61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75F48" w:rsidRDefault="00475F48" w14:paraId="7CE91CE8"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582FCB5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75F48" w:rsidRDefault="00475F48" w14:paraId="22925ED0"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75F48" w:rsidRDefault="00475F48" w14:paraId="644C24E2" w14:textId="7A8E07F2">
            <w:pPr>
              <w:rPr>
                <w:rFonts w:ascii="Calibri" w:hAnsi="Calibri" w:eastAsia="Calibri" w:cs="Calibri"/>
                <w:sz w:val="20"/>
                <w:szCs w:val="20"/>
              </w:rPr>
            </w:pPr>
            <w:r w:rsidRPr="00E36527">
              <w:rPr>
                <w:rFonts w:ascii="Calibri" w:hAnsi="Calibri" w:eastAsia="Calibri" w:cs="Calibri"/>
                <w:sz w:val="20"/>
                <w:szCs w:val="20"/>
              </w:rPr>
              <w:t>RF01-0</w:t>
            </w:r>
            <w:r w:rsidR="0066548E">
              <w:rPr>
                <w:rFonts w:ascii="Calibri" w:hAnsi="Calibri" w:eastAsia="Calibri" w:cs="Calibri"/>
                <w:sz w:val="20"/>
                <w:szCs w:val="20"/>
              </w:rPr>
              <w:t>4</w:t>
            </w:r>
            <w:r>
              <w:rPr>
                <w:rFonts w:ascii="Calibri" w:hAnsi="Calibri" w:eastAsia="Calibri" w:cs="Calibri"/>
                <w:sz w:val="20"/>
                <w:szCs w:val="20"/>
              </w:rPr>
              <w:t>-04</w:t>
            </w:r>
          </w:p>
        </w:tc>
      </w:tr>
    </w:tbl>
    <w:p w:rsidR="009A245E" w:rsidP="002B4AC0" w:rsidRDefault="009A245E" w14:paraId="19C0DD9D" w14:textId="5EB74F99">
      <w:pPr>
        <w:pStyle w:val="Heading3"/>
      </w:pPr>
      <w:bookmarkStart w:name="_Toc222417301" w:id="111"/>
      <w:r>
        <w:t xml:space="preserve">Univocità </w:t>
      </w:r>
      <w:r w:rsidR="004C64F4">
        <w:t>Dettaglio</w:t>
      </w:r>
      <w:r>
        <w:t xml:space="preserve"> </w:t>
      </w:r>
      <w:r w:rsidR="009F0F66">
        <w:t>–</w:t>
      </w:r>
      <w:r>
        <w:t xml:space="preserve"> check</w:t>
      </w:r>
      <w:r w:rsidRPr="002B6E68" w:rsidR="002B6E68">
        <w:t>Univocit</w:t>
      </w:r>
      <w:r w:rsidR="002B6E68">
        <w:t>aD</w:t>
      </w:r>
      <w:r w:rsidRPr="002B6E68" w:rsidR="002B6E68">
        <w:t>ettaglio</w:t>
      </w:r>
      <w:r w:rsidR="002B6E68">
        <w:t>D</w:t>
      </w:r>
      <w:r w:rsidRPr="002B6E68" w:rsidR="002B6E68">
        <w:t>ecurtazione</w:t>
      </w:r>
      <w:r w:rsidR="009F0F66">
        <w:t>(Modificato 19/0</w:t>
      </w:r>
      <w:r w:rsidR="007D2AEA">
        <w:t>1/2026)</w:t>
      </w:r>
      <w:bookmarkEnd w:id="111"/>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4787C5A2"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1702A05C"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245E" w:rsidRDefault="009A245E" w14:paraId="5ACEB878"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0B188844"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3EB5C33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245E" w:rsidRDefault="009A245E" w14:paraId="5E0F46B5"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EA374D" w:rsidTr="097528C3" w14:paraId="3ED699F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47304B8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245E" w:rsidRDefault="009A245E" w14:paraId="22CD738C" w14:textId="0AEA678C">
            <w:pPr>
              <w:jc w:val="both"/>
              <w:rPr>
                <w:rFonts w:ascii="Calibri" w:hAnsi="Calibri" w:eastAsia="Calibri" w:cs="Calibri"/>
                <w:sz w:val="20"/>
                <w:szCs w:val="20"/>
              </w:rPr>
            </w:pPr>
            <w:r>
              <w:rPr>
                <w:rFonts w:ascii="Calibri" w:hAnsi="Calibri" w:eastAsia="Calibri" w:cs="Calibri"/>
                <w:sz w:val="20"/>
                <w:szCs w:val="20"/>
              </w:rPr>
              <w:t xml:space="preserve">Controllo Univocità </w:t>
            </w:r>
            <w:r w:rsidR="00A675C2">
              <w:rPr>
                <w:rFonts w:ascii="Calibri" w:hAnsi="Calibri" w:eastAsia="Calibri" w:cs="Calibri"/>
                <w:sz w:val="20"/>
                <w:szCs w:val="20"/>
              </w:rPr>
              <w:t>Dettaglio Decurtazione</w:t>
            </w:r>
          </w:p>
        </w:tc>
      </w:tr>
      <w:tr w:rsidRPr="00E36527" w:rsidR="00EA374D" w:rsidTr="097528C3" w14:paraId="26AFE96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49DDD6A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9F0F66" w:rsidP="00C4163E" w:rsidRDefault="009A245E" w14:paraId="12431A06" w14:textId="77777777">
            <w:pPr>
              <w:rPr>
                <w:rFonts w:ascii="Calibri" w:hAnsi="Calibri" w:eastAsia="Calibri" w:cs="Calibri"/>
                <w:sz w:val="20"/>
                <w:szCs w:val="20"/>
              </w:rPr>
            </w:pPr>
            <w:r>
              <w:rPr>
                <w:rFonts w:ascii="Calibri" w:hAnsi="Calibri" w:eastAsia="Calibri" w:cs="Calibri"/>
                <w:sz w:val="20"/>
                <w:szCs w:val="20"/>
              </w:rPr>
              <w:t xml:space="preserve">In fase di acquisizione di una decurtazione il processo deve verificare che non sia già presente una decurtazione </w:t>
            </w:r>
            <w:r w:rsidR="00CF6C72">
              <w:rPr>
                <w:rFonts w:ascii="Calibri" w:hAnsi="Calibri" w:eastAsia="Calibri" w:cs="Calibri"/>
                <w:sz w:val="20"/>
                <w:szCs w:val="20"/>
              </w:rPr>
              <w:t xml:space="preserve">non annullata </w:t>
            </w:r>
            <w:r>
              <w:rPr>
                <w:rFonts w:ascii="Calibri" w:hAnsi="Calibri" w:eastAsia="Calibri" w:cs="Calibri"/>
                <w:sz w:val="20"/>
                <w:szCs w:val="20"/>
              </w:rPr>
              <w:t>con stess</w:t>
            </w:r>
            <w:r w:rsidR="00DF22DB">
              <w:rPr>
                <w:rFonts w:ascii="Calibri" w:hAnsi="Calibri" w:eastAsia="Calibri" w:cs="Calibri"/>
                <w:sz w:val="20"/>
                <w:szCs w:val="20"/>
              </w:rPr>
              <w:t>a fattispecie, lavoratore e d</w:t>
            </w:r>
            <w:r w:rsidR="00BE4399">
              <w:rPr>
                <w:rFonts w:ascii="Calibri" w:hAnsi="Calibri" w:eastAsia="Calibri" w:cs="Calibri"/>
                <w:sz w:val="20"/>
                <w:szCs w:val="20"/>
              </w:rPr>
              <w:t>ata commissione illecito</w:t>
            </w:r>
            <w:r w:rsidR="00C4163E">
              <w:rPr>
                <w:rFonts w:ascii="Calibri" w:hAnsi="Calibri" w:eastAsia="Calibri" w:cs="Calibri"/>
                <w:sz w:val="20"/>
                <w:szCs w:val="20"/>
              </w:rPr>
              <w:t>.</w:t>
            </w:r>
          </w:p>
          <w:p w:rsidRPr="007D2AEA" w:rsidR="00C4163E" w:rsidP="00C4163E" w:rsidRDefault="009F0F66" w14:paraId="40D157E8" w14:textId="286A0547">
            <w:pPr>
              <w:rPr>
                <w:rFonts w:ascii="Calibri" w:hAnsi="Calibri" w:eastAsia="Calibri" w:cs="Calibri"/>
                <w:color w:val="EE0000"/>
                <w:sz w:val="20"/>
                <w:szCs w:val="20"/>
              </w:rPr>
            </w:pPr>
            <w:r w:rsidRPr="007D2AEA">
              <w:rPr>
                <w:rFonts w:ascii="Calibri" w:hAnsi="Calibri" w:eastAsia="Calibri" w:cs="Calibri"/>
                <w:color w:val="EE0000"/>
                <w:sz w:val="20"/>
                <w:szCs w:val="20"/>
              </w:rPr>
              <w:t>MEV 19/01/2026:</w:t>
            </w:r>
            <w:r w:rsidRPr="007D2AEA" w:rsidR="00C4163E">
              <w:rPr>
                <w:rFonts w:ascii="Calibri" w:hAnsi="Calibri" w:eastAsia="Calibri" w:cs="Calibri"/>
                <w:color w:val="EE0000"/>
                <w:sz w:val="20"/>
                <w:szCs w:val="20"/>
              </w:rPr>
              <w:t xml:space="preserve"> Il processo estrae tutte le decurtazioni non annullate che verificano le condizioni di input in cui il Tipo Identificativo Lavoratore 1 e 8 sono considerati equivalenti (1=codice fiscale, 8=codicefiscale calcolato).</w:t>
            </w:r>
          </w:p>
          <w:p w:rsidRPr="00E36527" w:rsidR="009A245E" w:rsidRDefault="009A245E" w14:paraId="5E816FEE" w14:textId="3A2648C8">
            <w:pPr>
              <w:rPr>
                <w:rFonts w:ascii="Calibri" w:hAnsi="Calibri" w:eastAsia="Calibri" w:cs="Calibri"/>
                <w:sz w:val="20"/>
                <w:szCs w:val="20"/>
              </w:rPr>
            </w:pPr>
          </w:p>
        </w:tc>
      </w:tr>
      <w:tr w:rsidRPr="00E10461" w:rsidR="00EA374D" w:rsidTr="097528C3" w14:paraId="266B692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459B175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2B6E68" w:rsidR="009A245E" w:rsidRDefault="00AF1CBE" w14:paraId="69DB8ADE" w14:textId="46805412">
            <w:pPr>
              <w:jc w:val="both"/>
              <w:rPr>
                <w:rFonts w:ascii="Calibri" w:hAnsi="Calibri" w:eastAsia="Calibri" w:cs="Calibri"/>
                <w:sz w:val="20"/>
                <w:szCs w:val="20"/>
              </w:rPr>
            </w:pPr>
            <w:r w:rsidRPr="00AF1CBE">
              <w:rPr>
                <w:rFonts w:ascii="Calibri" w:hAnsi="Calibri" w:eastAsia="Calibri" w:cs="Calibri"/>
                <w:sz w:val="20"/>
                <w:szCs w:val="20"/>
              </w:rPr>
              <w:t>POST</w:t>
            </w:r>
            <w:r w:rsidRPr="000D2DEE" w:rsidR="009A245E">
              <w:rPr>
                <w:rFonts w:ascii="Calibri" w:hAnsi="Calibri" w:eastAsia="Calibri" w:cs="Calibri"/>
                <w:sz w:val="20"/>
                <w:szCs w:val="20"/>
              </w:rPr>
              <w:t xml:space="preserve"> &lt;root&gt;</w:t>
            </w:r>
            <w:r w:rsidRPr="000D2DEE" w:rsidR="000D2DEE">
              <w:rPr>
                <w:rFonts w:ascii="Calibri" w:hAnsi="Calibri" w:eastAsia="Calibri" w:cs="Calibri"/>
                <w:sz w:val="20"/>
                <w:szCs w:val="20"/>
              </w:rPr>
              <w:t>/int/v1/</w:t>
            </w:r>
            <w:r w:rsidR="00C02ED6">
              <w:rPr>
                <w:rFonts w:ascii="Calibri" w:hAnsi="Calibri" w:eastAsia="Calibri" w:cs="Calibri"/>
                <w:sz w:val="20"/>
                <w:szCs w:val="20"/>
              </w:rPr>
              <w:t>check</w:t>
            </w:r>
            <w:r w:rsidRPr="000D2DEE" w:rsidR="000D2DEE">
              <w:rPr>
                <w:rFonts w:ascii="Calibri" w:hAnsi="Calibri" w:eastAsia="Calibri" w:cs="Calibri"/>
                <w:sz w:val="20"/>
                <w:szCs w:val="20"/>
              </w:rPr>
              <w:t>/univocita-dettaglio-dec</w:t>
            </w:r>
            <w:r w:rsidR="000D2DEE">
              <w:rPr>
                <w:rFonts w:ascii="Calibri" w:hAnsi="Calibri" w:eastAsia="Calibri" w:cs="Calibri"/>
                <w:sz w:val="20"/>
                <w:szCs w:val="20"/>
              </w:rPr>
              <w:t>urtazione</w:t>
            </w:r>
          </w:p>
        </w:tc>
      </w:tr>
      <w:tr w:rsidRPr="00E36527" w:rsidR="00EA374D" w:rsidTr="097528C3" w14:paraId="07E7022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01AEA6D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07C8" w:rsidR="009A245E" w:rsidP="00304B6D" w:rsidRDefault="009A245E" w14:paraId="0E3175D7" w14:textId="48740ED7">
            <w:pPr>
              <w:rPr>
                <w:rFonts w:ascii="Calibri" w:hAnsi="Calibri" w:eastAsia="Calibri" w:cs="Calibri"/>
                <w:sz w:val="20"/>
                <w:szCs w:val="20"/>
              </w:rPr>
            </w:pPr>
            <w:r w:rsidRPr="00C807C8">
              <w:rPr>
                <w:rFonts w:ascii="Calibri" w:hAnsi="Calibri" w:eastAsia="Calibri" w:cs="Calibri"/>
                <w:sz w:val="20"/>
                <w:szCs w:val="20"/>
              </w:rPr>
              <w:t>Identificativo Patente</w:t>
            </w:r>
            <w:r w:rsidR="00DC7A63">
              <w:rPr>
                <w:rFonts w:ascii="Calibri" w:hAnsi="Calibri" w:eastAsia="Calibri" w:cs="Calibri"/>
                <w:sz w:val="20"/>
                <w:szCs w:val="20"/>
              </w:rPr>
              <w:t xml:space="preserve"> [integer,</w:t>
            </w:r>
            <w:r w:rsidRPr="00C807C8">
              <w:rPr>
                <w:rFonts w:ascii="Calibri" w:hAnsi="Calibri" w:eastAsia="Calibri" w:cs="Calibri"/>
                <w:sz w:val="20"/>
                <w:szCs w:val="20"/>
              </w:rPr>
              <w:t xml:space="preserve"> obbligatorio</w:t>
            </w:r>
            <w:r w:rsidR="00DC7A63">
              <w:rPr>
                <w:rFonts w:ascii="Calibri" w:hAnsi="Calibri" w:eastAsia="Calibri" w:cs="Calibri"/>
                <w:sz w:val="20"/>
                <w:szCs w:val="20"/>
              </w:rPr>
              <w:t>]</w:t>
            </w:r>
          </w:p>
          <w:p w:rsidRPr="00304B6D" w:rsidR="00304B6D" w:rsidP="00304B6D" w:rsidRDefault="00304B6D" w14:paraId="1A826E4F" w14:textId="557C5875">
            <w:pPr>
              <w:rPr>
                <w:rFonts w:ascii="Calibri" w:hAnsi="Calibri" w:eastAsia="Calibri" w:cs="Calibri"/>
                <w:sz w:val="20"/>
                <w:szCs w:val="20"/>
              </w:rPr>
            </w:pPr>
            <w:r w:rsidRPr="00304B6D">
              <w:rPr>
                <w:rFonts w:ascii="Calibri" w:hAnsi="Calibri" w:eastAsia="Calibri" w:cs="Calibri"/>
                <w:sz w:val="20"/>
                <w:szCs w:val="20"/>
              </w:rPr>
              <w:t>Identificativo Tipologia Identificativo Lavoratore</w:t>
            </w:r>
            <w:r w:rsidR="00DC7A63">
              <w:rPr>
                <w:rFonts w:ascii="Calibri" w:hAnsi="Calibri" w:eastAsia="Calibri" w:cs="Calibri"/>
                <w:sz w:val="20"/>
                <w:szCs w:val="20"/>
              </w:rPr>
              <w:t xml:space="preserve"> [integer] (valore</w:t>
            </w:r>
            <w:r w:rsidRPr="00304B6D">
              <w:rPr>
                <w:rFonts w:ascii="Calibri" w:hAnsi="Calibri" w:eastAsia="Calibri" w:cs="Calibri"/>
                <w:sz w:val="20"/>
                <w:szCs w:val="20"/>
              </w:rPr>
              <w:t xml:space="preserve"> default 1</w:t>
            </w:r>
            <w:r w:rsidR="00DC7A63">
              <w:rPr>
                <w:rFonts w:ascii="Calibri" w:hAnsi="Calibri" w:eastAsia="Calibri" w:cs="Calibri"/>
                <w:sz w:val="20"/>
                <w:szCs w:val="20"/>
              </w:rPr>
              <w:t xml:space="preserve"> </w:t>
            </w:r>
            <w:r w:rsidRPr="00304B6D">
              <w:rPr>
                <w:rFonts w:ascii="Calibri" w:hAnsi="Calibri" w:eastAsia="Calibri" w:cs="Calibri"/>
                <w:sz w:val="20"/>
                <w:szCs w:val="20"/>
              </w:rPr>
              <w:t>= Codice fiscale</w:t>
            </w:r>
            <w:r w:rsidR="00DC7A63">
              <w:rPr>
                <w:rFonts w:ascii="Calibri" w:hAnsi="Calibri" w:eastAsia="Calibri" w:cs="Calibri"/>
                <w:sz w:val="20"/>
                <w:szCs w:val="20"/>
              </w:rPr>
              <w:t>)</w:t>
            </w:r>
            <w:r w:rsidRPr="00304B6D">
              <w:rPr>
                <w:rFonts w:ascii="Calibri" w:hAnsi="Calibri" w:eastAsia="Calibri" w:cs="Calibri"/>
                <w:sz w:val="20"/>
                <w:szCs w:val="20"/>
              </w:rPr>
              <w:t xml:space="preserve"> </w:t>
            </w:r>
          </w:p>
          <w:p w:rsidRPr="00304B6D" w:rsidR="00304B6D" w:rsidP="00304B6D" w:rsidRDefault="00304B6D" w14:paraId="18CE7ED4" w14:textId="6FB2D351">
            <w:pPr>
              <w:rPr>
                <w:rFonts w:ascii="Calibri" w:hAnsi="Calibri" w:eastAsia="Calibri" w:cs="Calibri"/>
                <w:sz w:val="20"/>
                <w:szCs w:val="20"/>
              </w:rPr>
            </w:pPr>
            <w:r w:rsidRPr="00304B6D">
              <w:rPr>
                <w:rFonts w:ascii="Calibri" w:hAnsi="Calibri" w:eastAsia="Calibri" w:cs="Calibri"/>
                <w:sz w:val="20"/>
                <w:szCs w:val="20"/>
              </w:rPr>
              <w:t>Identificativo Lavoratore</w:t>
            </w:r>
            <w:r w:rsidR="00925076">
              <w:rPr>
                <w:rFonts w:ascii="Calibri" w:hAnsi="Calibri" w:eastAsia="Calibri" w:cs="Calibri"/>
                <w:sz w:val="20"/>
                <w:szCs w:val="20"/>
              </w:rPr>
              <w:t xml:space="preserve"> [</w:t>
            </w:r>
            <w:r w:rsidRPr="00304B6D">
              <w:rPr>
                <w:rFonts w:ascii="Calibri" w:hAnsi="Calibri" w:eastAsia="Calibri" w:cs="Calibri"/>
                <w:sz w:val="20"/>
                <w:szCs w:val="20"/>
              </w:rPr>
              <w:t>stringa</w:t>
            </w:r>
            <w:r w:rsidR="00925076">
              <w:rPr>
                <w:rFonts w:ascii="Calibri" w:hAnsi="Calibri" w:eastAsia="Calibri" w:cs="Calibri"/>
                <w:sz w:val="20"/>
                <w:szCs w:val="20"/>
              </w:rPr>
              <w:t>]</w:t>
            </w:r>
          </w:p>
          <w:p w:rsidRPr="00304B6D" w:rsidR="00304B6D" w:rsidP="00304B6D" w:rsidRDefault="00304B6D" w14:paraId="44E45259" w14:textId="1CEC7D9C">
            <w:pPr>
              <w:rPr>
                <w:rFonts w:ascii="Calibri" w:hAnsi="Calibri" w:eastAsia="Calibri" w:cs="Calibri"/>
                <w:sz w:val="20"/>
                <w:szCs w:val="20"/>
              </w:rPr>
            </w:pPr>
            <w:r w:rsidRPr="00304B6D">
              <w:rPr>
                <w:rFonts w:ascii="Calibri" w:hAnsi="Calibri" w:eastAsia="Calibri" w:cs="Calibri"/>
                <w:sz w:val="20"/>
                <w:szCs w:val="20"/>
              </w:rPr>
              <w:t>Data di inizio del periodo in cui è stato commesso l’illecito</w:t>
            </w:r>
            <w:r w:rsidR="00925076">
              <w:rPr>
                <w:rFonts w:ascii="Calibri" w:hAnsi="Calibri" w:eastAsia="Calibri" w:cs="Calibri"/>
                <w:sz w:val="20"/>
                <w:szCs w:val="20"/>
              </w:rPr>
              <w:t xml:space="preserve"> [date nel formato ‘yyyy-MM-dd’]</w:t>
            </w:r>
          </w:p>
          <w:p w:rsidRPr="00C807C8" w:rsidR="009A245E" w:rsidP="00304B6D" w:rsidRDefault="00304B6D" w14:paraId="7D1774C1" w14:textId="796F2412">
            <w:pPr>
              <w:rPr>
                <w:rFonts w:ascii="Calibri" w:hAnsi="Calibri" w:eastAsia="Calibri" w:cs="Calibri"/>
                <w:sz w:val="20"/>
                <w:szCs w:val="20"/>
              </w:rPr>
            </w:pPr>
            <w:r w:rsidRPr="00304B6D">
              <w:rPr>
                <w:rFonts w:ascii="Calibri" w:hAnsi="Calibri" w:eastAsia="Calibri" w:cs="Calibri"/>
                <w:sz w:val="20"/>
                <w:szCs w:val="20"/>
              </w:rPr>
              <w:t>Identificativo Fattispecie</w:t>
            </w:r>
            <w:r w:rsidR="00925076">
              <w:rPr>
                <w:rFonts w:ascii="Calibri" w:hAnsi="Calibri" w:eastAsia="Calibri" w:cs="Calibri"/>
                <w:sz w:val="20"/>
                <w:szCs w:val="20"/>
              </w:rPr>
              <w:t xml:space="preserve"> [integer,</w:t>
            </w:r>
            <w:r w:rsidRPr="00C807C8" w:rsidR="009A245E">
              <w:rPr>
                <w:rFonts w:ascii="Calibri" w:hAnsi="Calibri" w:eastAsia="Calibri" w:cs="Calibri"/>
                <w:sz w:val="20"/>
                <w:szCs w:val="20"/>
              </w:rPr>
              <w:t xml:space="preserve"> obbligatorio</w:t>
            </w:r>
            <w:r w:rsidR="00925076">
              <w:rPr>
                <w:rFonts w:ascii="Calibri" w:hAnsi="Calibri" w:eastAsia="Calibri" w:cs="Calibri"/>
                <w:sz w:val="20"/>
                <w:szCs w:val="20"/>
              </w:rPr>
              <w:t>]</w:t>
            </w:r>
          </w:p>
        </w:tc>
      </w:tr>
      <w:tr w:rsidRPr="00E36527" w:rsidR="00EA374D" w:rsidTr="097528C3" w14:paraId="2E6872A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444A7DB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245E" w:rsidRDefault="009A245E" w14:paraId="78C4BBE0"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EA374D" w:rsidTr="097528C3" w14:paraId="557B82A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7802D79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245E" w:rsidRDefault="009A245E" w14:paraId="2014B549"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EA374D" w:rsidTr="097528C3" w14:paraId="34B67CF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7E50A91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9A245E" w:rsidRDefault="009A245E" w14:paraId="7773E8CA" w14:textId="77777777">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decurtazione_</w:t>
            </w:r>
            <w:r>
              <w:rPr>
                <w:rFonts w:ascii="Calibri" w:hAnsi="Calibri" w:cs="Calibri"/>
                <w:sz w:val="20"/>
                <w:szCs w:val="20"/>
              </w:rPr>
              <w:t>inserimento</w:t>
            </w:r>
          </w:p>
        </w:tc>
      </w:tr>
      <w:tr w:rsidRPr="00BA67F0" w:rsidR="00EA374D" w:rsidTr="097528C3" w14:paraId="4A40E2E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57E461F3"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9A245E" w:rsidRDefault="009A245E" w14:paraId="6F8E81CA" w14:textId="671FD9D2">
            <w:pPr>
              <w:rPr>
                <w:rFonts w:ascii="Calibri" w:hAnsi="Calibri" w:eastAsia="Calibri" w:cs="Calibri"/>
                <w:sz w:val="20"/>
                <w:szCs w:val="20"/>
              </w:rPr>
            </w:pPr>
            <w:r>
              <w:rPr>
                <w:rFonts w:ascii="Calibri" w:hAnsi="Calibri" w:eastAsia="Calibri" w:cs="Calibri"/>
                <w:sz w:val="20"/>
                <w:szCs w:val="20"/>
              </w:rPr>
              <w:t xml:space="preserve">Il processo estrae tutte le decurtazioni non annullate che verificano le condizioni di input; </w:t>
            </w:r>
            <w:r w:rsidR="003C1C48">
              <w:rPr>
                <w:rFonts w:ascii="Calibri" w:hAnsi="Calibri" w:eastAsia="Calibri" w:cs="Calibri"/>
                <w:sz w:val="20"/>
                <w:szCs w:val="20"/>
              </w:rPr>
              <w:t>il servizio</w:t>
            </w:r>
          </w:p>
          <w:p w:rsidR="009A245E" w:rsidP="00842DA3" w:rsidRDefault="009A245E" w14:paraId="49160C68" w14:textId="77777777">
            <w:pPr>
              <w:pStyle w:val="ListParagraph"/>
              <w:numPr>
                <w:ilvl w:val="0"/>
                <w:numId w:val="54"/>
              </w:numPr>
              <w:rPr>
                <w:rFonts w:ascii="Calibri" w:hAnsi="Calibri" w:eastAsia="Calibri" w:cs="Calibri"/>
                <w:sz w:val="20"/>
                <w:szCs w:val="20"/>
              </w:rPr>
            </w:pPr>
            <w:r>
              <w:rPr>
                <w:rFonts w:ascii="Calibri" w:hAnsi="Calibri" w:eastAsia="Calibri" w:cs="Calibri"/>
                <w:sz w:val="20"/>
                <w:szCs w:val="20"/>
              </w:rPr>
              <w:t>Restituisce una lista vuota se non viene estratto nulla</w:t>
            </w:r>
          </w:p>
          <w:p w:rsidRPr="005A2596" w:rsidR="009A245E" w:rsidP="00842DA3" w:rsidRDefault="009A245E" w14:paraId="6DE6CC84" w14:textId="3BEA3430">
            <w:pPr>
              <w:pStyle w:val="ListParagraph"/>
              <w:numPr>
                <w:ilvl w:val="0"/>
                <w:numId w:val="54"/>
              </w:numPr>
              <w:rPr>
                <w:rFonts w:ascii="Calibri" w:hAnsi="Calibri" w:eastAsia="Calibri" w:cs="Calibri"/>
                <w:sz w:val="20"/>
                <w:szCs w:val="20"/>
              </w:rPr>
            </w:pPr>
            <w:r>
              <w:rPr>
                <w:rFonts w:ascii="Calibri" w:hAnsi="Calibri" w:eastAsia="Calibri" w:cs="Calibri"/>
                <w:sz w:val="20"/>
                <w:szCs w:val="20"/>
              </w:rPr>
              <w:t xml:space="preserve">Altrimenti restituisce una lista contenente: IdDecurtazione, </w:t>
            </w:r>
            <w:r w:rsidRPr="005A2596">
              <w:rPr>
                <w:rFonts w:ascii="Calibri" w:hAnsi="Calibri" w:eastAsia="Calibri" w:cs="Calibri"/>
                <w:sz w:val="20"/>
                <w:szCs w:val="20"/>
              </w:rPr>
              <w:t>Codice Decurtazione, Utente Creatore</w:t>
            </w:r>
            <w:r>
              <w:rPr>
                <w:rFonts w:ascii="Calibri" w:hAnsi="Calibri" w:eastAsia="Calibri" w:cs="Calibri"/>
                <w:sz w:val="20"/>
                <w:szCs w:val="20"/>
              </w:rPr>
              <w:t>, Data Creazione</w:t>
            </w:r>
            <w:r w:rsidR="001C6156">
              <w:rPr>
                <w:rFonts w:ascii="Calibri" w:hAnsi="Calibri" w:eastAsia="Calibri" w:cs="Calibri"/>
                <w:sz w:val="20"/>
                <w:szCs w:val="20"/>
              </w:rPr>
              <w:t xml:space="preserve"> e per ogni </w:t>
            </w:r>
            <w:r w:rsidR="006854B7">
              <w:rPr>
                <w:rFonts w:ascii="Calibri" w:hAnsi="Calibri" w:eastAsia="Calibri" w:cs="Calibri"/>
                <w:sz w:val="20"/>
                <w:szCs w:val="20"/>
              </w:rPr>
              <w:t xml:space="preserve">decurtazione una lista </w:t>
            </w:r>
            <w:r w:rsidR="004F2592">
              <w:rPr>
                <w:rFonts w:ascii="Calibri" w:hAnsi="Calibri" w:eastAsia="Calibri" w:cs="Calibri"/>
                <w:sz w:val="20"/>
                <w:szCs w:val="20"/>
              </w:rPr>
              <w:t>contenente</w:t>
            </w:r>
            <w:r w:rsidR="001C6156">
              <w:rPr>
                <w:rFonts w:ascii="Calibri" w:hAnsi="Calibri" w:eastAsia="Calibri" w:cs="Calibri"/>
                <w:sz w:val="20"/>
                <w:szCs w:val="20"/>
              </w:rPr>
              <w:t xml:space="preserve"> </w:t>
            </w:r>
            <w:r w:rsidR="0029226C">
              <w:rPr>
                <w:rFonts w:ascii="Calibri" w:hAnsi="Calibri" w:eastAsia="Calibri" w:cs="Calibri"/>
                <w:sz w:val="20"/>
                <w:szCs w:val="20"/>
              </w:rPr>
              <w:t xml:space="preserve">il codice fattispecie, </w:t>
            </w:r>
            <w:r w:rsidR="00EF6151">
              <w:rPr>
                <w:rFonts w:ascii="Calibri" w:hAnsi="Calibri" w:eastAsia="Calibri" w:cs="Calibri"/>
                <w:sz w:val="20"/>
                <w:szCs w:val="20"/>
              </w:rPr>
              <w:t>il lavoratore e la data di inizio commissione illecito</w:t>
            </w:r>
          </w:p>
        </w:tc>
      </w:tr>
      <w:tr w:rsidRPr="00B60DF4" w:rsidR="00EA374D" w:rsidTr="097528C3" w14:paraId="0D2470B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364CC68D"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9A245E" w:rsidRDefault="00C11788" w14:paraId="3A69EFE1" w14:textId="4423CBDF">
            <w:pPr>
              <w:rPr>
                <w:rFonts w:ascii="Calibri" w:hAnsi="Calibri" w:eastAsia="Calibri" w:cs="Calibri"/>
                <w:sz w:val="20"/>
                <w:szCs w:val="20"/>
                <w:lang w:val="en-US"/>
              </w:rPr>
            </w:pPr>
            <w:r>
              <w:rPr>
                <w:rFonts w:ascii="Calibri" w:hAnsi="Calibri" w:eastAsia="Calibri" w:cs="Calibri"/>
                <w:sz w:val="20"/>
                <w:szCs w:val="20"/>
                <w:lang w:val="en-US"/>
              </w:rPr>
              <w:object w:dxaOrig="1376" w:dyaOrig="893" w14:anchorId="1781FDF4">
                <v:shape id="_x0000_i1034" style="width:68.9pt;height:45.05pt" o:ole="" type="#_x0000_t75">
                  <v:imagedata o:title="" r:id="rId28"/>
                </v:shape>
                <o:OLEObject Type="Embed" ProgID="Package" ShapeID="_x0000_i1034" DrawAspect="Icon" ObjectID="_1837756467" r:id="rId29"/>
              </w:object>
            </w:r>
          </w:p>
        </w:tc>
      </w:tr>
      <w:tr w:rsidRPr="00E36527" w:rsidR="00EA374D" w:rsidTr="097528C3" w14:paraId="72BD935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4A04FE7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9A245E" w:rsidRDefault="009A245E" w14:paraId="3CA3CB5D" w14:textId="0C5C3903">
            <w:pPr>
              <w:rPr>
                <w:rFonts w:ascii="Calibri" w:hAnsi="Calibri" w:eastAsia="Calibri" w:cs="Calibri"/>
                <w:sz w:val="20"/>
                <w:szCs w:val="20"/>
              </w:rPr>
            </w:pPr>
          </w:p>
        </w:tc>
      </w:tr>
      <w:tr w:rsidRPr="00E36527" w:rsidR="00EA374D" w:rsidTr="097528C3" w14:paraId="1A2193A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6DCA414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245E" w:rsidRDefault="009A245E" w14:paraId="033818F1"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286E55D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A245E" w:rsidRDefault="009A245E" w14:paraId="152AD0DB"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A245E" w:rsidRDefault="009A245E" w14:paraId="269B21D9" w14:textId="208116D5">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4-0</w:t>
            </w:r>
            <w:r w:rsidR="00F32080">
              <w:rPr>
                <w:rFonts w:ascii="Calibri" w:hAnsi="Calibri" w:eastAsia="Calibri" w:cs="Calibri"/>
                <w:sz w:val="20"/>
                <w:szCs w:val="20"/>
              </w:rPr>
              <w:t>5</w:t>
            </w:r>
          </w:p>
        </w:tc>
      </w:tr>
    </w:tbl>
    <w:p w:rsidR="00532E86" w:rsidP="002B4AC0" w:rsidRDefault="00B1319B" w14:paraId="57428911" w14:textId="42F55A6F">
      <w:pPr>
        <w:pStyle w:val="Heading3"/>
      </w:pPr>
      <w:bookmarkStart w:name="_Toc222417302" w:id="112"/>
      <w:r>
        <w:t>Check Nuova Decurtazione</w:t>
      </w:r>
      <w:r w:rsidR="00532E86">
        <w:t xml:space="preserve"> - check</w:t>
      </w:r>
      <w:r>
        <w:t>Nuova</w:t>
      </w:r>
      <w:r w:rsidR="00532E86">
        <w:t>D</w:t>
      </w:r>
      <w:r w:rsidRPr="002B6E68" w:rsidR="00532E86">
        <w:t>ecurtazione</w:t>
      </w:r>
      <w:bookmarkEnd w:id="112"/>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2E5D3DA6"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2E913C66"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32E86" w:rsidRDefault="00532E86" w14:paraId="14C6EC20"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14:paraId="72BC5A00"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4A12E1B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32E86" w:rsidRDefault="00532E86" w14:paraId="516A3692"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14:paraId="383952E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3ED59F7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32E86" w:rsidRDefault="00B22B3B" w14:paraId="2453A6F9" w14:textId="2A028A25">
            <w:pPr>
              <w:jc w:val="both"/>
              <w:rPr>
                <w:rFonts w:ascii="Calibri" w:hAnsi="Calibri" w:eastAsia="Calibri" w:cs="Calibri"/>
                <w:sz w:val="20"/>
                <w:szCs w:val="20"/>
              </w:rPr>
            </w:pPr>
            <w:r>
              <w:rPr>
                <w:rFonts w:ascii="Calibri" w:hAnsi="Calibri" w:eastAsia="Calibri" w:cs="Calibri"/>
                <w:sz w:val="20"/>
                <w:szCs w:val="20"/>
              </w:rPr>
              <w:t>Verifica possibilità di inserire una nuova decurtazione</w:t>
            </w:r>
          </w:p>
        </w:tc>
      </w:tr>
      <w:tr w:rsidRPr="00E36527" w:rsidR="00F048C7" w14:paraId="1E2B9FE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0A2E6DD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32E86" w:rsidRDefault="00B22B3B" w14:paraId="3237B51B" w14:textId="19E4F491">
            <w:pPr>
              <w:rPr>
                <w:rFonts w:ascii="Calibri" w:hAnsi="Calibri" w:eastAsia="Calibri" w:cs="Calibri"/>
                <w:sz w:val="20"/>
                <w:szCs w:val="20"/>
              </w:rPr>
            </w:pPr>
            <w:r>
              <w:rPr>
                <w:rFonts w:ascii="Calibri" w:hAnsi="Calibri" w:eastAsia="Calibri" w:cs="Calibri"/>
                <w:sz w:val="20"/>
                <w:szCs w:val="20"/>
              </w:rPr>
              <w:t xml:space="preserve">Una nuova decurtazione può essere inserita solo se l’utente è abilitato alla funzione </w:t>
            </w:r>
            <w:r w:rsidR="00811E6E">
              <w:rPr>
                <w:rFonts w:ascii="Calibri" w:hAnsi="Calibri" w:eastAsia="Calibri" w:cs="Calibri"/>
                <w:sz w:val="20"/>
                <w:szCs w:val="20"/>
              </w:rPr>
              <w:t>decurtazione_inserimento e non esiste già una nuova decurtazione in bozza per la stessa patente</w:t>
            </w:r>
          </w:p>
        </w:tc>
      </w:tr>
      <w:tr w:rsidRPr="00CF4664" w:rsidR="00F048C7" w14:paraId="0136FA9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0AA24B9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811E6E" w:rsidR="00532E86" w:rsidRDefault="00AF1CBE" w14:paraId="0F3BB90E" w14:textId="09D33C54">
            <w:pPr>
              <w:jc w:val="both"/>
              <w:rPr>
                <w:rFonts w:ascii="Calibri" w:hAnsi="Calibri" w:eastAsia="Calibri" w:cs="Calibri"/>
                <w:sz w:val="20"/>
                <w:szCs w:val="20"/>
                <w:lang w:val="en-US"/>
              </w:rPr>
            </w:pPr>
            <w:r>
              <w:rPr>
                <w:rFonts w:ascii="Calibri" w:hAnsi="Calibri" w:eastAsia="Calibri" w:cs="Calibri"/>
                <w:sz w:val="20"/>
                <w:szCs w:val="20"/>
                <w:lang w:val="en-US"/>
              </w:rPr>
              <w:t>POST</w:t>
            </w:r>
            <w:r w:rsidRPr="00811E6E" w:rsidR="00532E86">
              <w:rPr>
                <w:rFonts w:ascii="Calibri" w:hAnsi="Calibri" w:eastAsia="Calibri" w:cs="Calibri"/>
                <w:sz w:val="20"/>
                <w:szCs w:val="20"/>
                <w:lang w:val="en-US"/>
              </w:rPr>
              <w:t xml:space="preserve"> &lt;root&gt;/</w:t>
            </w:r>
            <w:r w:rsidR="000D2DEE">
              <w:rPr>
                <w:rFonts w:ascii="Calibri" w:hAnsi="Calibri" w:eastAsia="Calibri" w:cs="Calibri"/>
                <w:sz w:val="20"/>
                <w:szCs w:val="20"/>
                <w:lang w:val="en-US"/>
              </w:rPr>
              <w:t>int</w:t>
            </w:r>
            <w:r w:rsidRPr="00811E6E" w:rsidR="00532E86">
              <w:rPr>
                <w:rFonts w:ascii="Calibri" w:hAnsi="Calibri" w:eastAsia="Calibri" w:cs="Calibri"/>
                <w:sz w:val="20"/>
                <w:szCs w:val="20"/>
                <w:lang w:val="en-US"/>
              </w:rPr>
              <w:t>/v1/</w:t>
            </w:r>
            <w:r w:rsidR="00C02ED6">
              <w:rPr>
                <w:rFonts w:ascii="Calibri" w:hAnsi="Calibri" w:eastAsia="Calibri" w:cs="Calibri"/>
                <w:sz w:val="20"/>
                <w:szCs w:val="20"/>
                <w:lang w:val="en-US"/>
              </w:rPr>
              <w:t>check</w:t>
            </w:r>
            <w:r w:rsidRPr="00811E6E" w:rsidR="00532E86">
              <w:rPr>
                <w:rFonts w:ascii="Calibri" w:hAnsi="Calibri" w:eastAsia="Calibri" w:cs="Calibri"/>
                <w:sz w:val="20"/>
                <w:szCs w:val="20"/>
                <w:lang w:val="en-US"/>
              </w:rPr>
              <w:t>/</w:t>
            </w:r>
            <w:r w:rsidR="006E3A2D">
              <w:rPr>
                <w:rFonts w:ascii="Calibri" w:hAnsi="Calibri" w:eastAsia="Calibri" w:cs="Calibri"/>
                <w:sz w:val="20"/>
                <w:szCs w:val="20"/>
                <w:lang w:val="en-US"/>
              </w:rPr>
              <w:t>decurtazione-bozza</w:t>
            </w:r>
          </w:p>
        </w:tc>
      </w:tr>
      <w:tr w:rsidRPr="00E36527" w:rsidR="00F048C7" w:rsidTr="00521B93" w14:paraId="3B54379D" w14:textId="77777777">
        <w:trPr>
          <w:trHeight w:val="68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35386F0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04B6D" w:rsidR="00532E86" w:rsidRDefault="00532E86" w14:paraId="4622AD03" w14:textId="1DFFFDC2">
            <w:pPr>
              <w:rPr>
                <w:rFonts w:ascii="Calibri" w:hAnsi="Calibri" w:eastAsia="Calibri" w:cs="Calibri"/>
                <w:sz w:val="20"/>
                <w:szCs w:val="20"/>
              </w:rPr>
            </w:pPr>
            <w:r w:rsidRPr="00304B6D">
              <w:rPr>
                <w:rFonts w:ascii="Calibri" w:hAnsi="Calibri" w:eastAsia="Calibri" w:cs="Calibri"/>
                <w:sz w:val="20"/>
                <w:szCs w:val="20"/>
              </w:rPr>
              <w:t>Identificativo Patente</w:t>
            </w:r>
            <w:r w:rsidR="00127351">
              <w:rPr>
                <w:rFonts w:ascii="Calibri" w:hAnsi="Calibri" w:eastAsia="Calibri" w:cs="Calibri"/>
                <w:sz w:val="20"/>
                <w:szCs w:val="20"/>
              </w:rPr>
              <w:t xml:space="preserve"> [integer,</w:t>
            </w:r>
            <w:r w:rsidRPr="00304B6D">
              <w:rPr>
                <w:rFonts w:ascii="Calibri" w:hAnsi="Calibri" w:eastAsia="Calibri" w:cs="Calibri"/>
                <w:sz w:val="20"/>
                <w:szCs w:val="20"/>
              </w:rPr>
              <w:t xml:space="preserve"> obbligatorio</w:t>
            </w:r>
            <w:r w:rsidR="00127351">
              <w:rPr>
                <w:rFonts w:ascii="Calibri" w:hAnsi="Calibri" w:eastAsia="Calibri" w:cs="Calibri"/>
                <w:sz w:val="20"/>
                <w:szCs w:val="20"/>
              </w:rPr>
              <w:t>]</w:t>
            </w:r>
          </w:p>
        </w:tc>
      </w:tr>
      <w:tr w:rsidRPr="00E36527" w:rsidR="00F048C7" w14:paraId="31F7D91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28E64E9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32E86" w:rsidRDefault="00532E86" w14:paraId="2662A8F0"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14:paraId="29A340F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0C50931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32E86" w:rsidRDefault="00532E86" w14:paraId="0A278844"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14:paraId="3D14AA2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76FF25C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532E86" w:rsidRDefault="00532E86" w14:paraId="35594764" w14:textId="77777777">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decurtazione_</w:t>
            </w:r>
            <w:r>
              <w:rPr>
                <w:rFonts w:ascii="Calibri" w:hAnsi="Calibri" w:cs="Calibri"/>
                <w:sz w:val="20"/>
                <w:szCs w:val="20"/>
              </w:rPr>
              <w:t>inserimento</w:t>
            </w:r>
          </w:p>
        </w:tc>
      </w:tr>
      <w:tr w:rsidRPr="00BA67F0" w:rsidR="00F048C7" w14:paraId="75FA1A9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5CD0B0C6"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5A2596" w:rsidR="00532E86" w:rsidP="00CA399B" w:rsidRDefault="00532E86" w14:paraId="29492416" w14:textId="275EE411">
            <w:pPr>
              <w:rPr>
                <w:rFonts w:ascii="Calibri" w:hAnsi="Calibri" w:eastAsia="Calibri" w:cs="Calibri"/>
                <w:sz w:val="20"/>
                <w:szCs w:val="20"/>
              </w:rPr>
            </w:pPr>
            <w:r>
              <w:rPr>
                <w:rFonts w:ascii="Calibri" w:hAnsi="Calibri" w:eastAsia="Calibri" w:cs="Calibri"/>
                <w:sz w:val="20"/>
                <w:szCs w:val="20"/>
              </w:rPr>
              <w:t xml:space="preserve">Il processo </w:t>
            </w:r>
            <w:r w:rsidR="00FE3E6D">
              <w:rPr>
                <w:rFonts w:ascii="Calibri" w:hAnsi="Calibri" w:eastAsia="Calibri" w:cs="Calibri"/>
                <w:sz w:val="20"/>
                <w:szCs w:val="20"/>
              </w:rPr>
              <w:t xml:space="preserve">restituisce </w:t>
            </w:r>
            <w:r w:rsidR="00CA399B">
              <w:rPr>
                <w:rFonts w:ascii="Calibri" w:hAnsi="Calibri" w:eastAsia="Calibri" w:cs="Calibri"/>
                <w:sz w:val="20"/>
                <w:szCs w:val="20"/>
              </w:rPr>
              <w:t>l’elenco delle decurtazioni</w:t>
            </w:r>
            <w:r w:rsidR="009F43A6">
              <w:rPr>
                <w:rFonts w:ascii="Calibri" w:hAnsi="Calibri" w:eastAsia="Calibri" w:cs="Calibri"/>
                <w:sz w:val="20"/>
                <w:szCs w:val="20"/>
              </w:rPr>
              <w:t xml:space="preserve"> in bozza</w:t>
            </w:r>
            <w:r w:rsidR="00CA399B">
              <w:rPr>
                <w:rFonts w:ascii="Calibri" w:hAnsi="Calibri" w:eastAsia="Calibri" w:cs="Calibri"/>
                <w:sz w:val="20"/>
                <w:szCs w:val="20"/>
              </w:rPr>
              <w:t xml:space="preserve">. </w:t>
            </w:r>
            <w:r w:rsidR="00FA4DD7">
              <w:rPr>
                <w:rFonts w:ascii="Calibri" w:hAnsi="Calibri" w:eastAsia="Calibri" w:cs="Calibri"/>
                <w:sz w:val="20"/>
                <w:szCs w:val="20"/>
              </w:rPr>
              <w:t>L’</w:t>
            </w:r>
            <w:r w:rsidRPr="00FA2BA6" w:rsidR="00265609">
              <w:rPr>
                <w:rFonts w:ascii="Calibri" w:hAnsi="Calibri" w:eastAsia="Calibri" w:cs="Calibri"/>
                <w:sz w:val="20"/>
                <w:szCs w:val="20"/>
              </w:rPr>
              <w:t xml:space="preserve">elenco </w:t>
            </w:r>
            <w:r w:rsidR="00FA4DD7">
              <w:rPr>
                <w:rFonts w:ascii="Calibri" w:hAnsi="Calibri" w:eastAsia="Calibri" w:cs="Calibri"/>
                <w:sz w:val="20"/>
                <w:szCs w:val="20"/>
              </w:rPr>
              <w:t>sarà composto da</w:t>
            </w:r>
            <w:r w:rsidR="00265609">
              <w:rPr>
                <w:rFonts w:ascii="Calibri" w:hAnsi="Calibri" w:eastAsia="Calibri" w:cs="Calibri"/>
                <w:sz w:val="20"/>
                <w:szCs w:val="20"/>
              </w:rPr>
              <w:t xml:space="preserve"> </w:t>
            </w:r>
            <w:r w:rsidR="00780743">
              <w:rPr>
                <w:rFonts w:ascii="Calibri" w:hAnsi="Calibri" w:eastAsia="Calibri" w:cs="Calibri"/>
                <w:sz w:val="20"/>
                <w:szCs w:val="20"/>
              </w:rPr>
              <w:t>il codice decurta</w:t>
            </w:r>
            <w:r w:rsidR="00FF5ADA">
              <w:rPr>
                <w:rFonts w:ascii="Calibri" w:hAnsi="Calibri" w:eastAsia="Calibri" w:cs="Calibri"/>
                <w:sz w:val="20"/>
                <w:szCs w:val="20"/>
              </w:rPr>
              <w:t>zione, l’utente creatore e la data di creazione</w:t>
            </w:r>
            <w:r w:rsidR="00FA4DD7">
              <w:rPr>
                <w:rFonts w:ascii="Calibri" w:hAnsi="Calibri" w:eastAsia="Calibri" w:cs="Calibri"/>
                <w:sz w:val="20"/>
                <w:szCs w:val="20"/>
              </w:rPr>
              <w:t>. Se non esistono decurtazioni</w:t>
            </w:r>
            <w:r w:rsidR="005C27CA">
              <w:rPr>
                <w:rFonts w:ascii="Calibri" w:hAnsi="Calibri" w:eastAsia="Calibri" w:cs="Calibri"/>
                <w:sz w:val="20"/>
                <w:szCs w:val="20"/>
              </w:rPr>
              <w:t xml:space="preserve"> in bozza</w:t>
            </w:r>
            <w:r w:rsidR="00FA4DD7">
              <w:rPr>
                <w:rFonts w:ascii="Calibri" w:hAnsi="Calibri" w:eastAsia="Calibri" w:cs="Calibri"/>
                <w:sz w:val="20"/>
                <w:szCs w:val="20"/>
              </w:rPr>
              <w:t>, il servizio restituisce un elenco vuoto</w:t>
            </w:r>
            <w:r w:rsidR="00957D6F">
              <w:rPr>
                <w:rFonts w:ascii="Calibri" w:hAnsi="Calibri" w:eastAsia="Calibri" w:cs="Calibri"/>
                <w:sz w:val="20"/>
                <w:szCs w:val="20"/>
              </w:rPr>
              <w:t>.</w:t>
            </w:r>
          </w:p>
        </w:tc>
      </w:tr>
      <w:tr w:rsidRPr="00B60DF4" w:rsidR="00F048C7" w14:paraId="6882001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16DAC7FC"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532E86" w:rsidRDefault="00532E86" w14:paraId="6236B9C7" w14:textId="17A88D42">
            <w:pPr>
              <w:rPr>
                <w:rFonts w:ascii="Calibri" w:hAnsi="Calibri" w:eastAsia="Calibri" w:cs="Calibri"/>
                <w:sz w:val="20"/>
                <w:szCs w:val="20"/>
                <w:lang w:val="en-US"/>
              </w:rPr>
            </w:pPr>
          </w:p>
        </w:tc>
      </w:tr>
      <w:tr w:rsidRPr="00E36527" w:rsidR="00F048C7" w14:paraId="51BC950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5E49D19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532E86" w:rsidRDefault="00FA4DD7" w14:paraId="50FB3F6A" w14:textId="06A542DD">
            <w:pPr>
              <w:rPr>
                <w:rFonts w:ascii="Calibri" w:hAnsi="Calibri" w:eastAsia="Calibri" w:cs="Calibri"/>
                <w:sz w:val="20"/>
                <w:szCs w:val="20"/>
              </w:rPr>
            </w:pPr>
            <w:r>
              <w:rPr>
                <w:rFonts w:ascii="Calibri" w:hAnsi="Calibri" w:eastAsia="Calibri" w:cs="Calibri"/>
                <w:sz w:val="20"/>
                <w:szCs w:val="20"/>
              </w:rPr>
              <w:t>Codice Decurtazione, Utente Creatore, Data di Creazione</w:t>
            </w:r>
          </w:p>
        </w:tc>
      </w:tr>
      <w:tr w:rsidRPr="00E36527" w:rsidR="00F048C7" w14:paraId="0691A45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4AAD3CD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32E86" w:rsidRDefault="00532E86" w14:paraId="730449D7"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2151266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32E86" w:rsidRDefault="00532E86" w14:paraId="1C5B1C97"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32E86" w:rsidRDefault="00532E86" w14:paraId="6E64850D" w14:textId="7DBF7E7B">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4-</w:t>
            </w:r>
            <w:r w:rsidR="008B3365">
              <w:rPr>
                <w:rFonts w:ascii="Calibri" w:hAnsi="Calibri" w:eastAsia="Calibri" w:cs="Calibri"/>
                <w:sz w:val="20"/>
                <w:szCs w:val="20"/>
              </w:rPr>
              <w:t>10</w:t>
            </w:r>
          </w:p>
        </w:tc>
      </w:tr>
    </w:tbl>
    <w:p w:rsidR="009A245E" w:rsidP="009A245E" w:rsidRDefault="009A245E" w14:paraId="2BDF713F" w14:textId="77777777">
      <w:pPr>
        <w:rPr>
          <w:rFonts w:eastAsia="Calibri"/>
          <w:lang w:eastAsia="en-US"/>
        </w:rPr>
      </w:pPr>
    </w:p>
    <w:p w:rsidR="00BA1834" w:rsidP="002B4AC0" w:rsidRDefault="00BB56C7" w14:paraId="356B99E7" w14:textId="1D4E341B">
      <w:pPr>
        <w:pStyle w:val="Heading3"/>
      </w:pPr>
      <w:bookmarkStart w:name="_Toc222417303" w:id="113"/>
      <w:r>
        <w:t>Punteggio per Fattispecie</w:t>
      </w:r>
      <w:r w:rsidR="00BA1834">
        <w:t xml:space="preserve"> - </w:t>
      </w:r>
      <w:r>
        <w:t>CalcoloPunteggioFattispecie</w:t>
      </w:r>
      <w:bookmarkEnd w:id="113"/>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79EBFC26"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7BFBF36E"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BA1834" w:rsidP="006F3D7B" w:rsidRDefault="00BA1834" w14:paraId="0BB6ABDD"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15EFA60C"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6D3526D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BA1834" w:rsidP="006F3D7B" w:rsidRDefault="00BA1834" w14:paraId="2B206C83"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rsidTr="006F3D7B" w14:paraId="65AB11B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25C1E6A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BA1834" w:rsidP="006F3D7B" w:rsidRDefault="00840182" w14:paraId="1AB9D19C" w14:textId="64F7DF03">
            <w:pPr>
              <w:jc w:val="both"/>
              <w:rPr>
                <w:rFonts w:ascii="Calibri" w:hAnsi="Calibri" w:eastAsia="Calibri" w:cs="Calibri"/>
                <w:sz w:val="20"/>
                <w:szCs w:val="20"/>
              </w:rPr>
            </w:pPr>
            <w:r>
              <w:rPr>
                <w:rFonts w:ascii="Calibri" w:hAnsi="Calibri" w:eastAsia="Calibri" w:cs="Calibri"/>
                <w:sz w:val="20"/>
                <w:szCs w:val="20"/>
              </w:rPr>
              <w:t>Calcolo punteggio per fattispecie</w:t>
            </w:r>
          </w:p>
        </w:tc>
      </w:tr>
      <w:tr w:rsidRPr="00E36527" w:rsidR="00F048C7" w:rsidTr="006F3D7B" w14:paraId="7E9D2E4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6ED323E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BA1834" w:rsidP="006F3D7B" w:rsidRDefault="00840182" w14:paraId="033D48EA" w14:textId="77777777">
            <w:pPr>
              <w:rPr>
                <w:rFonts w:ascii="Calibri" w:hAnsi="Calibri" w:eastAsia="Calibri" w:cs="Calibri"/>
                <w:sz w:val="20"/>
                <w:szCs w:val="20"/>
              </w:rPr>
            </w:pPr>
            <w:r>
              <w:rPr>
                <w:rFonts w:ascii="Calibri" w:hAnsi="Calibri" w:eastAsia="Calibri" w:cs="Calibri"/>
                <w:sz w:val="20"/>
                <w:szCs w:val="20"/>
              </w:rPr>
              <w:t>All’atto dell’inserimento d</w:t>
            </w:r>
            <w:r w:rsidR="004556E6">
              <w:rPr>
                <w:rFonts w:ascii="Calibri" w:hAnsi="Calibri" w:eastAsia="Calibri" w:cs="Calibri"/>
                <w:sz w:val="20"/>
                <w:szCs w:val="20"/>
              </w:rPr>
              <w:t xml:space="preserve">i una decurtazione </w:t>
            </w:r>
            <w:r w:rsidR="00E7161C">
              <w:rPr>
                <w:rFonts w:ascii="Calibri" w:hAnsi="Calibri" w:eastAsia="Calibri" w:cs="Calibri"/>
                <w:sz w:val="20"/>
                <w:szCs w:val="20"/>
              </w:rPr>
              <w:t>occorre calcolare i crediti da decurtare per ogni fattispecie</w:t>
            </w:r>
          </w:p>
          <w:p w:rsidRPr="00B4029B" w:rsidR="00602E18" w:rsidP="00602E18" w:rsidRDefault="00602E18" w14:paraId="6122E164" w14:textId="0F772F7B">
            <w:pPr>
              <w:rPr>
                <w:rFonts w:ascii="Calibri" w:hAnsi="Calibri" w:eastAsia="Calibri" w:cs="Calibri"/>
                <w:sz w:val="20"/>
                <w:szCs w:val="20"/>
              </w:rPr>
            </w:pPr>
            <w:r w:rsidRPr="00B4029B">
              <w:rPr>
                <w:rFonts w:ascii="Calibri" w:hAnsi="Calibri" w:eastAsia="Calibri" w:cs="Calibri"/>
                <w:sz w:val="20"/>
                <w:szCs w:val="20"/>
              </w:rPr>
              <w:t xml:space="preserve">Il processo deve verificare che la data di commissione illecito, se presente, sia </w:t>
            </w:r>
            <w:r w:rsidRPr="008A74C5" w:rsidR="008A74C5">
              <w:rPr>
                <w:rFonts w:ascii="Calibri" w:hAnsi="Calibri" w:eastAsia="Calibri" w:cs="Calibri"/>
                <w:color w:val="EE0000"/>
                <w:sz w:val="20"/>
                <w:szCs w:val="20"/>
              </w:rPr>
              <w:t>uguale o</w:t>
            </w:r>
            <w:r w:rsidR="008A74C5">
              <w:rPr>
                <w:rFonts w:ascii="Calibri" w:hAnsi="Calibri" w:eastAsia="Calibri" w:cs="Calibri"/>
                <w:sz w:val="20"/>
                <w:szCs w:val="20"/>
              </w:rPr>
              <w:t xml:space="preserve"> </w:t>
            </w:r>
            <w:r w:rsidRPr="00B4029B">
              <w:rPr>
                <w:rFonts w:ascii="Calibri" w:hAnsi="Calibri" w:eastAsia="Calibri" w:cs="Calibri"/>
                <w:sz w:val="20"/>
                <w:szCs w:val="20"/>
              </w:rPr>
              <w:t>successiva alla data di inizio validità della fattispecie e alla data di emissione della patente, altrimenti restituisce il messaggio di errore “Data di commissione illecito precedente la data di emissione della patente o della data di decorrenza della fattispecie”.</w:t>
            </w:r>
          </w:p>
          <w:p w:rsidRPr="00E36527" w:rsidR="00BA1834" w:rsidP="006F3D7B" w:rsidRDefault="00602E18" w14:paraId="3514EB8C" w14:textId="0C09D92A">
            <w:pPr>
              <w:rPr>
                <w:rFonts w:ascii="Calibri" w:hAnsi="Calibri" w:eastAsia="Calibri" w:cs="Calibri"/>
                <w:sz w:val="20"/>
                <w:szCs w:val="20"/>
              </w:rPr>
            </w:pPr>
            <w:r w:rsidRPr="00B4029B">
              <w:rPr>
                <w:rFonts w:ascii="Calibri" w:hAnsi="Calibri" w:eastAsia="Calibri" w:cs="Calibri"/>
                <w:sz w:val="20"/>
                <w:szCs w:val="20"/>
              </w:rPr>
              <w:t>Il processo deve verificare che la data commissione illecito e/o i lavoratori siano valorizzati se previsti dalla fattispecie, altrimenti restituisce il messaggio di errore “La fattispecie prevede la valorizzazione della data di commissione illecito e/o i lavoratori”.</w:t>
            </w:r>
          </w:p>
        </w:tc>
      </w:tr>
      <w:tr w:rsidRPr="00CF4664" w:rsidR="00F048C7" w:rsidTr="006F3D7B" w14:paraId="32BB475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6F06350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D131E" w:rsidR="00BA1834" w:rsidP="006F3D7B" w:rsidRDefault="00AF1CBE" w14:paraId="5C2C8370" w14:textId="70CAEC33">
            <w:pPr>
              <w:jc w:val="both"/>
              <w:rPr>
                <w:rFonts w:ascii="Calibri" w:hAnsi="Calibri" w:eastAsia="Calibri" w:cs="Calibri"/>
                <w:sz w:val="20"/>
                <w:szCs w:val="20"/>
                <w:lang w:val="en-US"/>
              </w:rPr>
            </w:pPr>
            <w:r>
              <w:rPr>
                <w:rFonts w:ascii="Calibri" w:hAnsi="Calibri" w:eastAsia="Calibri" w:cs="Calibri"/>
                <w:sz w:val="20"/>
                <w:szCs w:val="20"/>
                <w:lang w:val="en-US"/>
              </w:rPr>
              <w:t>POST</w:t>
            </w:r>
            <w:r w:rsidRPr="00CD131E" w:rsidR="00BA1834">
              <w:rPr>
                <w:rFonts w:ascii="Calibri" w:hAnsi="Calibri" w:eastAsia="Calibri" w:cs="Calibri"/>
                <w:sz w:val="20"/>
                <w:szCs w:val="20"/>
                <w:lang w:val="en-US"/>
              </w:rPr>
              <w:t xml:space="preserve"> &lt;root&gt;</w:t>
            </w:r>
            <w:r w:rsidRPr="00CD131E" w:rsidR="00835670">
              <w:rPr>
                <w:rFonts w:ascii="Calibri" w:hAnsi="Calibri" w:eastAsia="Calibri" w:cs="Calibri"/>
                <w:sz w:val="20"/>
                <w:szCs w:val="20"/>
                <w:lang w:val="en-US"/>
              </w:rPr>
              <w:t>/int</w:t>
            </w:r>
            <w:r w:rsidRPr="00CD131E" w:rsidR="00BA1834">
              <w:rPr>
                <w:rFonts w:ascii="Calibri" w:hAnsi="Calibri" w:eastAsia="Calibri" w:cs="Calibri"/>
                <w:sz w:val="20"/>
                <w:szCs w:val="20"/>
                <w:lang w:val="en-US"/>
              </w:rPr>
              <w:t>/v1/</w:t>
            </w:r>
            <w:r w:rsidRPr="00CD131E" w:rsidR="00CD131E">
              <w:rPr>
                <w:rFonts w:ascii="Calibri" w:hAnsi="Calibri" w:eastAsia="Calibri" w:cs="Calibri"/>
                <w:sz w:val="20"/>
                <w:szCs w:val="20"/>
                <w:lang w:val="en-US"/>
              </w:rPr>
              <w:t>count</w:t>
            </w:r>
            <w:r w:rsidRPr="00CD131E" w:rsidR="00BA1834">
              <w:rPr>
                <w:rFonts w:ascii="Calibri" w:hAnsi="Calibri" w:eastAsia="Calibri" w:cs="Calibri"/>
                <w:sz w:val="20"/>
                <w:szCs w:val="20"/>
                <w:lang w:val="en-US"/>
              </w:rPr>
              <w:t>/</w:t>
            </w:r>
            <w:r w:rsidR="00CD131E">
              <w:rPr>
                <w:rFonts w:ascii="Calibri" w:hAnsi="Calibri" w:eastAsia="Calibri" w:cs="Calibri"/>
                <w:sz w:val="20"/>
                <w:szCs w:val="20"/>
                <w:lang w:val="en-US"/>
              </w:rPr>
              <w:t>p</w:t>
            </w:r>
            <w:r w:rsidRPr="00CD131E" w:rsidR="000A0C21">
              <w:rPr>
                <w:rFonts w:ascii="Calibri" w:hAnsi="Calibri" w:eastAsia="Calibri" w:cs="Calibri"/>
                <w:sz w:val="20"/>
                <w:szCs w:val="20"/>
                <w:lang w:val="en-US"/>
              </w:rPr>
              <w:t>unteggio</w:t>
            </w:r>
            <w:r w:rsidR="00CD131E">
              <w:rPr>
                <w:rFonts w:ascii="Calibri" w:hAnsi="Calibri" w:eastAsia="Calibri" w:cs="Calibri"/>
                <w:sz w:val="20"/>
                <w:szCs w:val="20"/>
                <w:lang w:val="en-US"/>
              </w:rPr>
              <w:t>-f</w:t>
            </w:r>
            <w:r w:rsidRPr="00CD131E" w:rsidR="000A0C21">
              <w:rPr>
                <w:rFonts w:ascii="Calibri" w:hAnsi="Calibri" w:eastAsia="Calibri" w:cs="Calibri"/>
                <w:sz w:val="20"/>
                <w:szCs w:val="20"/>
                <w:lang w:val="en-US"/>
              </w:rPr>
              <w:t>attispecie</w:t>
            </w:r>
          </w:p>
        </w:tc>
      </w:tr>
      <w:tr w:rsidRPr="00E36527" w:rsidR="00F048C7" w:rsidTr="006F3D7B" w14:paraId="35E5788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55ABA9E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A7B7F" w:rsidR="000A7B7F" w:rsidP="000A7B7F" w:rsidRDefault="000A7B7F" w14:paraId="7FCA2049" w14:textId="3E6CFA70">
            <w:pPr>
              <w:rPr>
                <w:rFonts w:ascii="Calibri" w:hAnsi="Calibri" w:eastAsia="Calibri" w:cs="Calibri"/>
                <w:sz w:val="20"/>
                <w:szCs w:val="20"/>
              </w:rPr>
            </w:pPr>
            <w:r w:rsidRPr="000A7B7F">
              <w:rPr>
                <w:rFonts w:ascii="Calibri" w:hAnsi="Calibri" w:eastAsia="Calibri" w:cs="Calibri"/>
                <w:sz w:val="20"/>
                <w:szCs w:val="20"/>
              </w:rPr>
              <w:t>Identificativo Patente</w:t>
            </w:r>
            <w:r w:rsidR="00D419D8">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D419D8">
              <w:rPr>
                <w:rFonts w:ascii="Calibri" w:hAnsi="Calibri" w:eastAsia="Calibri" w:cs="Calibri"/>
                <w:sz w:val="20"/>
                <w:szCs w:val="20"/>
              </w:rPr>
              <w:t>]</w:t>
            </w:r>
          </w:p>
          <w:p w:rsidRPr="000A7B7F" w:rsidR="000A7B7F" w:rsidP="000A7B7F" w:rsidRDefault="000A7B7F" w14:paraId="084583FD" w14:textId="6DBBC684">
            <w:pPr>
              <w:rPr>
                <w:rFonts w:ascii="Calibri" w:hAnsi="Calibri" w:eastAsia="Calibri" w:cs="Calibri"/>
                <w:sz w:val="20"/>
                <w:szCs w:val="20"/>
              </w:rPr>
            </w:pPr>
            <w:r w:rsidRPr="000A7B7F">
              <w:rPr>
                <w:rFonts w:ascii="Calibri" w:hAnsi="Calibri" w:eastAsia="Calibri" w:cs="Calibri"/>
                <w:sz w:val="20"/>
                <w:szCs w:val="20"/>
              </w:rPr>
              <w:t>Codice Atto</w:t>
            </w:r>
            <w:r w:rsidR="00D419D8">
              <w:rPr>
                <w:rFonts w:ascii="Calibri" w:hAnsi="Calibri" w:eastAsia="Calibri" w:cs="Calibri"/>
                <w:sz w:val="20"/>
                <w:szCs w:val="20"/>
              </w:rPr>
              <w:t xml:space="preserve"> [stringa,</w:t>
            </w:r>
            <w:r w:rsidRPr="000A7B7F">
              <w:rPr>
                <w:rFonts w:ascii="Calibri" w:hAnsi="Calibri" w:eastAsia="Calibri" w:cs="Calibri"/>
                <w:sz w:val="20"/>
                <w:szCs w:val="20"/>
              </w:rPr>
              <w:t xml:space="preserve"> obbligatorio</w:t>
            </w:r>
            <w:r w:rsidR="00D419D8">
              <w:rPr>
                <w:rFonts w:ascii="Calibri" w:hAnsi="Calibri" w:eastAsia="Calibri" w:cs="Calibri"/>
                <w:sz w:val="20"/>
                <w:szCs w:val="20"/>
              </w:rPr>
              <w:t>]</w:t>
            </w:r>
          </w:p>
          <w:p w:rsidRPr="000A7B7F" w:rsidR="000A7B7F" w:rsidP="000A7B7F" w:rsidRDefault="000A7B7F" w14:paraId="6DE530F0" w14:textId="489B2209">
            <w:pPr>
              <w:rPr>
                <w:rFonts w:ascii="Calibri" w:hAnsi="Calibri" w:eastAsia="Calibri" w:cs="Calibri"/>
                <w:sz w:val="20"/>
                <w:szCs w:val="20"/>
              </w:rPr>
            </w:pPr>
            <w:r w:rsidRPr="000A7B7F">
              <w:rPr>
                <w:rFonts w:ascii="Calibri" w:hAnsi="Calibri" w:eastAsia="Calibri" w:cs="Calibri"/>
                <w:sz w:val="20"/>
                <w:szCs w:val="20"/>
              </w:rPr>
              <w:t>Data Atto</w:t>
            </w:r>
            <w:r w:rsidR="00D419D8">
              <w:rPr>
                <w:rFonts w:ascii="Calibri" w:hAnsi="Calibri" w:eastAsia="Calibri" w:cs="Calibri"/>
                <w:sz w:val="20"/>
                <w:szCs w:val="20"/>
              </w:rPr>
              <w:t xml:space="preserve"> [date nel formato ‘yyyy-MM-dd’,</w:t>
            </w:r>
            <w:r w:rsidRPr="000A7B7F">
              <w:rPr>
                <w:rFonts w:ascii="Calibri" w:hAnsi="Calibri" w:eastAsia="Calibri" w:cs="Calibri"/>
                <w:sz w:val="20"/>
                <w:szCs w:val="20"/>
              </w:rPr>
              <w:t xml:space="preserve"> obbligatorio</w:t>
            </w:r>
            <w:r w:rsidR="00D419D8">
              <w:rPr>
                <w:rFonts w:ascii="Calibri" w:hAnsi="Calibri" w:eastAsia="Calibri" w:cs="Calibri"/>
                <w:sz w:val="20"/>
                <w:szCs w:val="20"/>
              </w:rPr>
              <w:t>]</w:t>
            </w:r>
          </w:p>
          <w:p w:rsidRPr="000A7B7F" w:rsidR="000A7B7F" w:rsidP="000A7B7F" w:rsidRDefault="000A7B7F" w14:paraId="0C935197" w14:textId="4383A4D4">
            <w:pPr>
              <w:rPr>
                <w:rFonts w:ascii="Calibri" w:hAnsi="Calibri" w:eastAsia="Calibri" w:cs="Calibri"/>
                <w:sz w:val="20"/>
                <w:szCs w:val="20"/>
              </w:rPr>
            </w:pPr>
            <w:r w:rsidRPr="000A7B7F">
              <w:rPr>
                <w:rFonts w:ascii="Calibri" w:hAnsi="Calibri" w:eastAsia="Calibri" w:cs="Calibri"/>
                <w:sz w:val="20"/>
                <w:szCs w:val="20"/>
              </w:rPr>
              <w:t>Identificativo Tipologia Atto</w:t>
            </w:r>
            <w:r w:rsidR="00D419D8">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D419D8">
              <w:rPr>
                <w:rFonts w:ascii="Calibri" w:hAnsi="Calibri" w:eastAsia="Calibri" w:cs="Calibri"/>
                <w:sz w:val="20"/>
                <w:szCs w:val="20"/>
              </w:rPr>
              <w:t>]</w:t>
            </w:r>
          </w:p>
          <w:p w:rsidRPr="000A7B7F" w:rsidR="000A7B7F" w:rsidP="000A7B7F" w:rsidRDefault="000A7B7F" w14:paraId="0AADBEA3" w14:textId="087776C4">
            <w:pPr>
              <w:rPr>
                <w:rFonts w:ascii="Calibri" w:hAnsi="Calibri" w:eastAsia="Calibri" w:cs="Calibri"/>
                <w:sz w:val="20"/>
                <w:szCs w:val="20"/>
              </w:rPr>
            </w:pPr>
            <w:r w:rsidRPr="000A7B7F">
              <w:rPr>
                <w:rFonts w:ascii="Calibri" w:hAnsi="Calibri" w:eastAsia="Calibri" w:cs="Calibri"/>
                <w:sz w:val="20"/>
                <w:szCs w:val="20"/>
              </w:rPr>
              <w:t>Identificativo Ente</w:t>
            </w:r>
            <w:r w:rsidR="00D419D8">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D419D8">
              <w:rPr>
                <w:rFonts w:ascii="Calibri" w:hAnsi="Calibri" w:eastAsia="Calibri" w:cs="Calibri"/>
                <w:sz w:val="20"/>
                <w:szCs w:val="20"/>
              </w:rPr>
              <w:t>]</w:t>
            </w:r>
          </w:p>
          <w:p w:rsidRPr="000A7B7F" w:rsidR="000A7B7F" w:rsidP="000A7B7F" w:rsidRDefault="000A7B7F" w14:paraId="46773035" w14:textId="46FDA7F8">
            <w:pPr>
              <w:rPr>
                <w:rFonts w:ascii="Calibri" w:hAnsi="Calibri" w:eastAsia="Calibri" w:cs="Calibri"/>
                <w:sz w:val="20"/>
                <w:szCs w:val="20"/>
              </w:rPr>
            </w:pPr>
            <w:r w:rsidRPr="000A7B7F">
              <w:rPr>
                <w:rFonts w:ascii="Calibri" w:hAnsi="Calibri" w:eastAsia="Calibri" w:cs="Calibri"/>
                <w:sz w:val="20"/>
                <w:szCs w:val="20"/>
              </w:rPr>
              <w:t>Identificativo Fattispecie</w:t>
            </w:r>
            <w:r w:rsidR="00D419D8">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D419D8">
              <w:rPr>
                <w:rFonts w:ascii="Calibri" w:hAnsi="Calibri" w:eastAsia="Calibri" w:cs="Calibri"/>
                <w:sz w:val="20"/>
                <w:szCs w:val="20"/>
              </w:rPr>
              <w:t>]</w:t>
            </w:r>
          </w:p>
          <w:p w:rsidRPr="000A7B7F" w:rsidR="000A7B7F" w:rsidP="000A7B7F" w:rsidRDefault="000A7B7F" w14:paraId="6581358C" w14:textId="01CF4861">
            <w:pPr>
              <w:rPr>
                <w:rFonts w:ascii="Calibri" w:hAnsi="Calibri" w:eastAsia="Calibri" w:cs="Calibri"/>
                <w:sz w:val="20"/>
                <w:szCs w:val="20"/>
              </w:rPr>
            </w:pPr>
            <w:r w:rsidRPr="000A7B7F">
              <w:rPr>
                <w:rFonts w:ascii="Calibri" w:hAnsi="Calibri" w:eastAsia="Calibri" w:cs="Calibri"/>
                <w:sz w:val="20"/>
                <w:szCs w:val="20"/>
              </w:rPr>
              <w:t>Identificativo Tipologia Lavoratore</w:t>
            </w:r>
            <w:r w:rsidR="00374302">
              <w:rPr>
                <w:rFonts w:ascii="Calibri" w:hAnsi="Calibri" w:eastAsia="Calibri" w:cs="Calibri"/>
                <w:sz w:val="20"/>
                <w:szCs w:val="20"/>
              </w:rPr>
              <w:t xml:space="preserve">  [integer]</w:t>
            </w:r>
          </w:p>
          <w:p w:rsidR="00AB76B6" w:rsidP="00AB76B6" w:rsidRDefault="000A7B7F" w14:paraId="58DD13BB" w14:textId="77777777">
            <w:pPr>
              <w:rPr>
                <w:rFonts w:ascii="Calibri" w:hAnsi="Calibri" w:eastAsia="Calibri" w:cs="Calibri"/>
                <w:sz w:val="20"/>
                <w:szCs w:val="20"/>
              </w:rPr>
            </w:pPr>
            <w:r w:rsidRPr="000A7B7F">
              <w:rPr>
                <w:rFonts w:ascii="Calibri" w:hAnsi="Calibri" w:eastAsia="Calibri" w:cs="Calibri"/>
                <w:sz w:val="20"/>
                <w:szCs w:val="20"/>
              </w:rPr>
              <w:t>Identificativo Lavoratore</w:t>
            </w:r>
            <w:r w:rsidR="00AB76B6">
              <w:rPr>
                <w:rFonts w:ascii="Calibri" w:hAnsi="Calibri" w:eastAsia="Calibri" w:cs="Calibri"/>
                <w:sz w:val="20"/>
                <w:szCs w:val="20"/>
              </w:rPr>
              <w:t xml:space="preserve"> [stringa]</w:t>
            </w:r>
          </w:p>
          <w:p w:rsidRPr="00304B6D" w:rsidR="00BA1834" w:rsidP="000A7B7F" w:rsidRDefault="000A7B7F" w14:paraId="35A27EC1" w14:textId="6E51369C">
            <w:pPr>
              <w:rPr>
                <w:rFonts w:ascii="Calibri" w:hAnsi="Calibri" w:eastAsia="Calibri" w:cs="Calibri"/>
                <w:sz w:val="20"/>
                <w:szCs w:val="20"/>
              </w:rPr>
            </w:pPr>
            <w:r w:rsidRPr="000A7B7F">
              <w:rPr>
                <w:rFonts w:ascii="Calibri" w:hAnsi="Calibri" w:eastAsia="Calibri" w:cs="Calibri"/>
                <w:sz w:val="20"/>
                <w:szCs w:val="20"/>
              </w:rPr>
              <w:t>Data di inizio del periodo in cui è stato commesso l’illecito</w:t>
            </w:r>
            <w:r w:rsidR="00AB76B6">
              <w:rPr>
                <w:rFonts w:ascii="Calibri" w:hAnsi="Calibri" w:eastAsia="Calibri" w:cs="Calibri"/>
                <w:sz w:val="20"/>
                <w:szCs w:val="20"/>
              </w:rPr>
              <w:t xml:space="preserve"> [date nel formato ‘yyyy-MM-dd’]</w:t>
            </w:r>
          </w:p>
        </w:tc>
      </w:tr>
      <w:tr w:rsidRPr="00E36527" w:rsidR="00F048C7" w:rsidTr="006F3D7B" w14:paraId="2CE672D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3F4E62C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BA1834" w:rsidP="006F3D7B" w:rsidRDefault="00BA1834" w14:paraId="3D3171C5"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rsidTr="006F3D7B" w14:paraId="10B98B1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1FD0D85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BA1834" w:rsidP="006F3D7B" w:rsidRDefault="00BA1834" w14:paraId="2A080521"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5168ABA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3919015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BA1834" w:rsidP="006F3D7B" w:rsidRDefault="00BA1834" w14:paraId="0F552B3E" w14:textId="77777777">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decurtazione_</w:t>
            </w:r>
            <w:r>
              <w:rPr>
                <w:rFonts w:ascii="Calibri" w:hAnsi="Calibri" w:cs="Calibri"/>
                <w:sz w:val="20"/>
                <w:szCs w:val="20"/>
              </w:rPr>
              <w:t>inserimento</w:t>
            </w:r>
          </w:p>
        </w:tc>
      </w:tr>
      <w:tr w:rsidRPr="00BA67F0" w:rsidR="00F048C7" w:rsidTr="006F3D7B" w14:paraId="32CC87A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378F4153"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8D3E9A" w:rsidP="006F3D7B" w:rsidRDefault="00BA1834" w14:paraId="3D19923E" w14:textId="77777777">
            <w:pPr>
              <w:rPr>
                <w:rFonts w:ascii="Calibri" w:hAnsi="Calibri" w:eastAsia="Calibri" w:cs="Calibri"/>
                <w:sz w:val="20"/>
                <w:szCs w:val="20"/>
              </w:rPr>
            </w:pPr>
            <w:r>
              <w:rPr>
                <w:rFonts w:ascii="Calibri" w:hAnsi="Calibri" w:eastAsia="Calibri" w:cs="Calibri"/>
                <w:sz w:val="20"/>
                <w:szCs w:val="20"/>
              </w:rPr>
              <w:t xml:space="preserve">Il processo </w:t>
            </w:r>
            <w:r w:rsidR="005C58E7">
              <w:rPr>
                <w:rFonts w:ascii="Calibri" w:hAnsi="Calibri" w:eastAsia="Calibri" w:cs="Calibri"/>
                <w:sz w:val="20"/>
                <w:szCs w:val="20"/>
              </w:rPr>
              <w:t>determina</w:t>
            </w:r>
            <w:r w:rsidR="008D3E9A">
              <w:rPr>
                <w:rFonts w:ascii="Calibri" w:hAnsi="Calibri" w:eastAsia="Calibri" w:cs="Calibri"/>
                <w:sz w:val="20"/>
                <w:szCs w:val="20"/>
              </w:rPr>
              <w:t>:</w:t>
            </w:r>
          </w:p>
          <w:p w:rsidRPr="00693865" w:rsidR="002A0815" w:rsidP="00842DA3" w:rsidRDefault="000F0617" w14:paraId="24B4C6F7" w14:textId="1FA1DF57">
            <w:pPr>
              <w:pStyle w:val="ListParagraph"/>
              <w:numPr>
                <w:ilvl w:val="0"/>
                <w:numId w:val="55"/>
              </w:numPr>
              <w:rPr>
                <w:rFonts w:ascii="Calibri" w:hAnsi="Calibri" w:eastAsia="Calibri" w:cs="Calibri"/>
                <w:sz w:val="20"/>
                <w:szCs w:val="20"/>
              </w:rPr>
            </w:pPr>
            <w:r w:rsidRPr="00693865">
              <w:rPr>
                <w:rFonts w:ascii="Calibri" w:hAnsi="Calibri" w:eastAsia="Calibri" w:cs="Calibri"/>
                <w:sz w:val="20"/>
                <w:szCs w:val="20"/>
              </w:rPr>
              <w:t xml:space="preserve">NCre = </w:t>
            </w:r>
            <w:r w:rsidRPr="00693865" w:rsidR="005C58E7">
              <w:rPr>
                <w:rFonts w:ascii="Calibri" w:hAnsi="Calibri" w:eastAsia="Calibri" w:cs="Calibri"/>
                <w:sz w:val="20"/>
                <w:szCs w:val="20"/>
              </w:rPr>
              <w:t>i</w:t>
            </w:r>
            <w:r w:rsidRPr="00693865" w:rsidR="0070207F">
              <w:rPr>
                <w:rFonts w:ascii="Calibri" w:hAnsi="Calibri" w:eastAsia="Calibri" w:cs="Calibri"/>
                <w:sz w:val="20"/>
                <w:szCs w:val="20"/>
              </w:rPr>
              <w:t xml:space="preserve"> crediti per fattispecie </w:t>
            </w:r>
            <w:r w:rsidRPr="00693865" w:rsidR="00135D3E">
              <w:rPr>
                <w:rFonts w:ascii="Calibri" w:hAnsi="Calibri" w:eastAsia="Calibri" w:cs="Calibri"/>
                <w:sz w:val="20"/>
                <w:szCs w:val="20"/>
              </w:rPr>
              <w:t>(FATT_PUNTEGGIO)</w:t>
            </w:r>
          </w:p>
          <w:p w:rsidRPr="00693865" w:rsidR="006158F5" w:rsidP="00842DA3" w:rsidRDefault="009B572C" w14:paraId="0AD76672" w14:textId="360238B6">
            <w:pPr>
              <w:pStyle w:val="ListParagraph"/>
              <w:numPr>
                <w:ilvl w:val="0"/>
                <w:numId w:val="55"/>
              </w:numPr>
              <w:rPr>
                <w:rFonts w:ascii="Calibri" w:hAnsi="Calibri" w:eastAsia="Calibri" w:cs="Calibri"/>
                <w:sz w:val="20"/>
                <w:szCs w:val="20"/>
              </w:rPr>
            </w:pPr>
            <w:r w:rsidRPr="00693865">
              <w:rPr>
                <w:rFonts w:ascii="Calibri" w:hAnsi="Calibri" w:eastAsia="Calibri" w:cs="Calibri"/>
                <w:sz w:val="20"/>
                <w:szCs w:val="20"/>
              </w:rPr>
              <w:t>NLav</w:t>
            </w:r>
            <w:r w:rsidR="00904C01">
              <w:rPr>
                <w:rFonts w:ascii="Calibri" w:hAnsi="Calibri" w:eastAsia="Calibri" w:cs="Calibri"/>
                <w:sz w:val="20"/>
                <w:szCs w:val="20"/>
              </w:rPr>
              <w:t>oratori</w:t>
            </w:r>
            <w:r w:rsidRPr="00693865" w:rsidR="000F0617">
              <w:rPr>
                <w:rFonts w:ascii="Calibri" w:hAnsi="Calibri" w:eastAsia="Calibri" w:cs="Calibri"/>
                <w:sz w:val="20"/>
                <w:szCs w:val="20"/>
              </w:rPr>
              <w:t xml:space="preserve"> </w:t>
            </w:r>
            <w:r w:rsidRPr="00693865">
              <w:rPr>
                <w:rFonts w:ascii="Calibri" w:hAnsi="Calibri" w:eastAsia="Calibri" w:cs="Calibri"/>
                <w:sz w:val="20"/>
                <w:szCs w:val="20"/>
              </w:rPr>
              <w:t>=</w:t>
            </w:r>
            <w:r w:rsidRPr="00693865" w:rsidR="000F0617">
              <w:rPr>
                <w:rFonts w:ascii="Calibri" w:hAnsi="Calibri" w:eastAsia="Calibri" w:cs="Calibri"/>
                <w:sz w:val="20"/>
                <w:szCs w:val="20"/>
              </w:rPr>
              <w:t xml:space="preserve"> </w:t>
            </w:r>
            <w:r w:rsidRPr="00693865" w:rsidR="00334600">
              <w:rPr>
                <w:rFonts w:ascii="Calibri" w:hAnsi="Calibri" w:eastAsia="Calibri" w:cs="Calibri"/>
                <w:sz w:val="20"/>
                <w:szCs w:val="20"/>
              </w:rPr>
              <w:t xml:space="preserve"> numero di distinti lavoratori per </w:t>
            </w:r>
            <w:r w:rsidRPr="00693865" w:rsidR="00B72948">
              <w:rPr>
                <w:rFonts w:ascii="Calibri" w:hAnsi="Calibri" w:eastAsia="Calibri" w:cs="Calibri"/>
                <w:sz w:val="20"/>
                <w:szCs w:val="20"/>
              </w:rPr>
              <w:t>fattispecie,</w:t>
            </w:r>
            <w:r w:rsidRPr="00693865" w:rsidR="00E82FD7">
              <w:rPr>
                <w:rFonts w:ascii="Calibri" w:hAnsi="Calibri" w:eastAsia="Calibri" w:cs="Calibri"/>
                <w:sz w:val="20"/>
                <w:szCs w:val="20"/>
              </w:rPr>
              <w:t xml:space="preserve"> cioè le distinte terne di Identificativo Tipologia Lavoratore, Identificativo Lavoratore</w:t>
            </w:r>
            <w:r w:rsidRPr="00693865" w:rsidR="00B72948">
              <w:rPr>
                <w:rFonts w:ascii="Calibri" w:hAnsi="Calibri" w:eastAsia="Calibri" w:cs="Calibri"/>
                <w:sz w:val="20"/>
                <w:szCs w:val="20"/>
              </w:rPr>
              <w:t xml:space="preserve">, </w:t>
            </w:r>
            <w:r w:rsidRPr="00693865" w:rsidR="00E82FD7">
              <w:rPr>
                <w:rFonts w:ascii="Calibri" w:hAnsi="Calibri" w:eastAsia="Calibri" w:cs="Calibri"/>
                <w:sz w:val="20"/>
                <w:szCs w:val="20"/>
              </w:rPr>
              <w:t>Data di inizio del periodo in cui è stato commesso l’illecito</w:t>
            </w:r>
            <w:r w:rsidRPr="00693865" w:rsidR="000F0617">
              <w:rPr>
                <w:rFonts w:ascii="Calibri" w:hAnsi="Calibri" w:eastAsia="Calibri" w:cs="Calibri"/>
                <w:sz w:val="20"/>
                <w:szCs w:val="20"/>
              </w:rPr>
              <w:t xml:space="preserve"> </w:t>
            </w:r>
            <w:r w:rsidRPr="00693865" w:rsidR="00B72948">
              <w:rPr>
                <w:rFonts w:ascii="Calibri" w:hAnsi="Calibri" w:eastAsia="Calibri" w:cs="Calibri"/>
                <w:sz w:val="20"/>
                <w:szCs w:val="20"/>
              </w:rPr>
              <w:t>raggruppandoli per</w:t>
            </w:r>
            <w:r w:rsidRPr="00693865" w:rsidR="005B30D2">
              <w:rPr>
                <w:rFonts w:ascii="Calibri" w:hAnsi="Calibri" w:eastAsia="Calibri" w:cs="Calibri"/>
                <w:sz w:val="20"/>
                <w:szCs w:val="20"/>
              </w:rPr>
              <w:t xml:space="preserve"> </w:t>
            </w:r>
            <w:r w:rsidRPr="00693865" w:rsidR="006158F5">
              <w:rPr>
                <w:rFonts w:ascii="Calibri" w:hAnsi="Calibri" w:eastAsia="Calibri" w:cs="Calibri"/>
                <w:sz w:val="20"/>
                <w:szCs w:val="20"/>
              </w:rPr>
              <w:t>Identificativo Patente</w:t>
            </w:r>
            <w:r w:rsidRPr="00693865" w:rsidR="00B72948">
              <w:rPr>
                <w:rFonts w:ascii="Calibri" w:hAnsi="Calibri" w:eastAsia="Calibri" w:cs="Calibri"/>
                <w:sz w:val="20"/>
                <w:szCs w:val="20"/>
              </w:rPr>
              <w:t xml:space="preserve">, </w:t>
            </w:r>
            <w:r w:rsidRPr="00693865" w:rsidR="006158F5">
              <w:rPr>
                <w:rFonts w:ascii="Calibri" w:hAnsi="Calibri" w:eastAsia="Calibri" w:cs="Calibri"/>
                <w:sz w:val="20"/>
                <w:szCs w:val="20"/>
              </w:rPr>
              <w:t>Codice Atto</w:t>
            </w:r>
            <w:r w:rsidRPr="00693865" w:rsidR="00DD0D10">
              <w:rPr>
                <w:rFonts w:ascii="Calibri" w:hAnsi="Calibri" w:eastAsia="Calibri" w:cs="Calibri"/>
                <w:sz w:val="20"/>
                <w:szCs w:val="20"/>
              </w:rPr>
              <w:t xml:space="preserve">, </w:t>
            </w:r>
            <w:r w:rsidRPr="00693865" w:rsidR="006158F5">
              <w:rPr>
                <w:rFonts w:ascii="Calibri" w:hAnsi="Calibri" w:eastAsia="Calibri" w:cs="Calibri"/>
                <w:sz w:val="20"/>
                <w:szCs w:val="20"/>
              </w:rPr>
              <w:t>Data Atto</w:t>
            </w:r>
            <w:r w:rsidRPr="00693865" w:rsidR="00DD0D10">
              <w:rPr>
                <w:rFonts w:ascii="Calibri" w:hAnsi="Calibri" w:eastAsia="Calibri" w:cs="Calibri"/>
                <w:sz w:val="20"/>
                <w:szCs w:val="20"/>
              </w:rPr>
              <w:t xml:space="preserve">, </w:t>
            </w:r>
            <w:r w:rsidRPr="00693865" w:rsidR="006158F5">
              <w:rPr>
                <w:rFonts w:ascii="Calibri" w:hAnsi="Calibri" w:eastAsia="Calibri" w:cs="Calibri"/>
                <w:sz w:val="20"/>
                <w:szCs w:val="20"/>
              </w:rPr>
              <w:t>Identificativo Tipologia Atto</w:t>
            </w:r>
            <w:r w:rsidRPr="00693865" w:rsidR="00DD0D10">
              <w:rPr>
                <w:rFonts w:ascii="Calibri" w:hAnsi="Calibri" w:eastAsia="Calibri" w:cs="Calibri"/>
                <w:sz w:val="20"/>
                <w:szCs w:val="20"/>
              </w:rPr>
              <w:t xml:space="preserve">, </w:t>
            </w:r>
            <w:r w:rsidRPr="00693865" w:rsidR="006158F5">
              <w:rPr>
                <w:rFonts w:ascii="Calibri" w:hAnsi="Calibri" w:eastAsia="Calibri" w:cs="Calibri"/>
                <w:sz w:val="20"/>
                <w:szCs w:val="20"/>
              </w:rPr>
              <w:t>Identificativo Ente</w:t>
            </w:r>
            <w:r w:rsidRPr="00693865" w:rsidR="00DD0D10">
              <w:rPr>
                <w:rFonts w:ascii="Calibri" w:hAnsi="Calibri" w:eastAsia="Calibri" w:cs="Calibri"/>
                <w:sz w:val="20"/>
                <w:szCs w:val="20"/>
              </w:rPr>
              <w:t>,</w:t>
            </w:r>
            <w:r w:rsidRPr="00693865" w:rsidR="005B30D2">
              <w:rPr>
                <w:rFonts w:ascii="Calibri" w:hAnsi="Calibri" w:eastAsia="Calibri" w:cs="Calibri"/>
                <w:sz w:val="20"/>
                <w:szCs w:val="20"/>
              </w:rPr>
              <w:t xml:space="preserve"> </w:t>
            </w:r>
            <w:r w:rsidRPr="00693865" w:rsidR="006158F5">
              <w:rPr>
                <w:rFonts w:ascii="Calibri" w:hAnsi="Calibri" w:eastAsia="Calibri" w:cs="Calibri"/>
                <w:sz w:val="20"/>
                <w:szCs w:val="20"/>
              </w:rPr>
              <w:t>Identificativo Fattispecie</w:t>
            </w:r>
          </w:p>
          <w:p w:rsidR="00BA1834" w:rsidP="006F3D7B" w:rsidRDefault="003B1C7F" w14:paraId="0DC9E472" w14:textId="680C4485">
            <w:pPr>
              <w:rPr>
                <w:rFonts w:ascii="Calibri" w:hAnsi="Calibri" w:eastAsia="Calibri" w:cs="Calibri"/>
                <w:sz w:val="20"/>
                <w:szCs w:val="20"/>
              </w:rPr>
            </w:pPr>
            <w:r>
              <w:rPr>
                <w:rFonts w:ascii="Calibri" w:hAnsi="Calibri" w:eastAsia="Calibri" w:cs="Calibri"/>
                <w:sz w:val="20"/>
                <w:szCs w:val="20"/>
              </w:rPr>
              <w:t xml:space="preserve">Il processo </w:t>
            </w:r>
            <w:r w:rsidR="002A2DBE">
              <w:rPr>
                <w:rFonts w:ascii="Calibri" w:hAnsi="Calibri" w:eastAsia="Calibri" w:cs="Calibri"/>
                <w:sz w:val="20"/>
                <w:szCs w:val="20"/>
              </w:rPr>
              <w:t>calcola</w:t>
            </w:r>
            <w:r w:rsidR="00BA1834">
              <w:rPr>
                <w:rFonts w:ascii="Calibri" w:hAnsi="Calibri" w:eastAsia="Calibri" w:cs="Calibri"/>
                <w:sz w:val="20"/>
                <w:szCs w:val="20"/>
              </w:rPr>
              <w:t xml:space="preserve"> </w:t>
            </w:r>
            <w:r w:rsidR="005D1334">
              <w:rPr>
                <w:rFonts w:ascii="Calibri" w:hAnsi="Calibri" w:eastAsia="Calibri" w:cs="Calibri"/>
                <w:sz w:val="20"/>
                <w:szCs w:val="20"/>
              </w:rPr>
              <w:t>il punteggio</w:t>
            </w:r>
            <w:r w:rsidR="002A2DBE">
              <w:rPr>
                <w:rFonts w:ascii="Calibri" w:hAnsi="Calibri" w:eastAsia="Calibri" w:cs="Calibri"/>
                <w:sz w:val="20"/>
                <w:szCs w:val="20"/>
              </w:rPr>
              <w:t xml:space="preserve"> per fattispe</w:t>
            </w:r>
            <w:r>
              <w:rPr>
                <w:rFonts w:ascii="Calibri" w:hAnsi="Calibri" w:eastAsia="Calibri" w:cs="Calibri"/>
                <w:sz w:val="20"/>
                <w:szCs w:val="20"/>
              </w:rPr>
              <w:t>cie come segue</w:t>
            </w:r>
          </w:p>
          <w:p w:rsidRPr="00961596" w:rsidR="00693865" w:rsidP="00842DA3" w:rsidRDefault="00872600" w14:paraId="791AF4B1" w14:textId="5DBA47BE">
            <w:pPr>
              <w:pStyle w:val="ListParagraph"/>
              <w:numPr>
                <w:ilvl w:val="0"/>
                <w:numId w:val="56"/>
              </w:numPr>
              <w:rPr>
                <w:rFonts w:ascii="Calibri" w:hAnsi="Calibri" w:eastAsia="Calibri" w:cs="Calibri"/>
                <w:sz w:val="20"/>
                <w:szCs w:val="20"/>
              </w:rPr>
            </w:pPr>
            <w:r>
              <w:rPr>
                <w:rFonts w:ascii="Calibri" w:hAnsi="Calibri" w:eastAsia="Calibri" w:cs="Calibri"/>
                <w:sz w:val="20"/>
                <w:szCs w:val="20"/>
              </w:rPr>
              <w:t>Punte</w:t>
            </w:r>
            <w:r w:rsidR="00BE5A8A">
              <w:rPr>
                <w:rFonts w:ascii="Calibri" w:hAnsi="Calibri" w:eastAsia="Calibri" w:cs="Calibri"/>
                <w:sz w:val="20"/>
                <w:szCs w:val="20"/>
              </w:rPr>
              <w:t xml:space="preserve">ggioFattispecie </w:t>
            </w:r>
            <w:r w:rsidRPr="00961596" w:rsidR="005D1334">
              <w:rPr>
                <w:rFonts w:ascii="Calibri" w:hAnsi="Calibri" w:eastAsia="Calibri" w:cs="Calibri"/>
                <w:sz w:val="20"/>
                <w:szCs w:val="20"/>
              </w:rPr>
              <w:t xml:space="preserve">= NLav * NCre </w:t>
            </w:r>
            <w:r w:rsidRPr="00961596" w:rsidR="00693865">
              <w:rPr>
                <w:rFonts w:ascii="Calibri" w:hAnsi="Calibri" w:eastAsia="Calibri" w:cs="Calibri"/>
                <w:sz w:val="20"/>
                <w:szCs w:val="20"/>
              </w:rPr>
              <w:t>se FATT_FLAG_LAVORATORE =1</w:t>
            </w:r>
          </w:p>
          <w:p w:rsidRPr="00961596" w:rsidR="002A2DBE" w:rsidP="00842DA3" w:rsidRDefault="00BE5A8A" w14:paraId="6B417BB6" w14:textId="4EE90D91">
            <w:pPr>
              <w:pStyle w:val="ListParagraph"/>
              <w:numPr>
                <w:ilvl w:val="0"/>
                <w:numId w:val="56"/>
              </w:numPr>
              <w:rPr>
                <w:rFonts w:ascii="Calibri" w:hAnsi="Calibri" w:eastAsia="Calibri" w:cs="Calibri"/>
                <w:sz w:val="20"/>
                <w:szCs w:val="20"/>
              </w:rPr>
            </w:pPr>
            <w:r>
              <w:rPr>
                <w:rFonts w:ascii="Calibri" w:hAnsi="Calibri" w:eastAsia="Calibri" w:cs="Calibri"/>
                <w:sz w:val="20"/>
                <w:szCs w:val="20"/>
              </w:rPr>
              <w:t>PunteggioFattispecie</w:t>
            </w:r>
            <w:r w:rsidRPr="00961596" w:rsidR="002A2DBE">
              <w:rPr>
                <w:rFonts w:ascii="Calibri" w:hAnsi="Calibri" w:eastAsia="Calibri" w:cs="Calibri"/>
                <w:sz w:val="20"/>
                <w:szCs w:val="20"/>
              </w:rPr>
              <w:t xml:space="preserve"> = NCre se FATT_FLAG_LAVORATORE =0</w:t>
            </w:r>
          </w:p>
          <w:p w:rsidR="003B1C7F" w:rsidP="002A2DBE" w:rsidRDefault="00692DC0" w14:paraId="2ACD84E3" w14:textId="20AFC3FA">
            <w:pPr>
              <w:rPr>
                <w:rFonts w:ascii="Calibri" w:hAnsi="Calibri" w:eastAsia="Calibri" w:cs="Calibri"/>
                <w:sz w:val="20"/>
                <w:szCs w:val="20"/>
              </w:rPr>
            </w:pPr>
            <w:r>
              <w:rPr>
                <w:rFonts w:ascii="Calibri" w:hAnsi="Calibri" w:eastAsia="Calibri" w:cs="Calibri"/>
                <w:sz w:val="20"/>
                <w:szCs w:val="20"/>
              </w:rPr>
              <w:t>Il processo restituisce:</w:t>
            </w:r>
          </w:p>
          <w:p w:rsidRPr="00B53B80" w:rsidR="00875A13" w:rsidP="00842DA3" w:rsidRDefault="00875A13" w14:paraId="4F2B2A08" w14:textId="1A2A1C92">
            <w:pPr>
              <w:pStyle w:val="ListParagraph"/>
              <w:numPr>
                <w:ilvl w:val="0"/>
                <w:numId w:val="58"/>
              </w:numPr>
              <w:rPr>
                <w:rFonts w:ascii="Calibri" w:hAnsi="Calibri" w:eastAsia="Calibri" w:cs="Calibri"/>
                <w:sz w:val="20"/>
                <w:szCs w:val="20"/>
              </w:rPr>
            </w:pPr>
            <w:r w:rsidRPr="00B53B80">
              <w:rPr>
                <w:rFonts w:ascii="Calibri" w:hAnsi="Calibri" w:eastAsia="Calibri" w:cs="Calibri"/>
                <w:sz w:val="20"/>
                <w:szCs w:val="20"/>
              </w:rPr>
              <w:t>Identificativo Patente:  obbligatorio, numero intero</w:t>
            </w:r>
          </w:p>
          <w:p w:rsidRPr="00B53B80" w:rsidR="00875A13" w:rsidP="00842DA3" w:rsidRDefault="00875A13" w14:paraId="45F84BC0" w14:textId="77777777">
            <w:pPr>
              <w:pStyle w:val="ListParagraph"/>
              <w:numPr>
                <w:ilvl w:val="0"/>
                <w:numId w:val="58"/>
              </w:numPr>
              <w:rPr>
                <w:rFonts w:ascii="Calibri" w:hAnsi="Calibri" w:eastAsia="Calibri" w:cs="Calibri"/>
                <w:sz w:val="20"/>
                <w:szCs w:val="20"/>
              </w:rPr>
            </w:pPr>
            <w:r w:rsidRPr="00B53B80">
              <w:rPr>
                <w:rFonts w:ascii="Calibri" w:hAnsi="Calibri" w:eastAsia="Calibri" w:cs="Calibri"/>
                <w:sz w:val="20"/>
                <w:szCs w:val="20"/>
              </w:rPr>
              <w:t>Codice Atto:  obbligatorio, stringa</w:t>
            </w:r>
          </w:p>
          <w:p w:rsidRPr="00B53B80" w:rsidR="00875A13" w:rsidP="00842DA3" w:rsidRDefault="00875A13" w14:paraId="617ECC3B" w14:textId="77777777">
            <w:pPr>
              <w:pStyle w:val="ListParagraph"/>
              <w:numPr>
                <w:ilvl w:val="0"/>
                <w:numId w:val="58"/>
              </w:numPr>
              <w:rPr>
                <w:rFonts w:ascii="Calibri" w:hAnsi="Calibri" w:eastAsia="Calibri" w:cs="Calibri"/>
                <w:sz w:val="20"/>
                <w:szCs w:val="20"/>
              </w:rPr>
            </w:pPr>
            <w:r w:rsidRPr="00B53B80">
              <w:rPr>
                <w:rFonts w:ascii="Calibri" w:hAnsi="Calibri" w:eastAsia="Calibri" w:cs="Calibri"/>
                <w:sz w:val="20"/>
                <w:szCs w:val="20"/>
              </w:rPr>
              <w:t>Data Atto:  obbligatorio, data</w:t>
            </w:r>
          </w:p>
          <w:p w:rsidRPr="00B53B80" w:rsidR="00875A13" w:rsidP="00842DA3" w:rsidRDefault="00875A13" w14:paraId="586DD836" w14:textId="77777777">
            <w:pPr>
              <w:pStyle w:val="ListParagraph"/>
              <w:numPr>
                <w:ilvl w:val="0"/>
                <w:numId w:val="58"/>
              </w:numPr>
              <w:rPr>
                <w:rFonts w:ascii="Calibri" w:hAnsi="Calibri" w:eastAsia="Calibri" w:cs="Calibri"/>
                <w:sz w:val="20"/>
                <w:szCs w:val="20"/>
              </w:rPr>
            </w:pPr>
            <w:r w:rsidRPr="00B53B80">
              <w:rPr>
                <w:rFonts w:ascii="Calibri" w:hAnsi="Calibri" w:eastAsia="Calibri" w:cs="Calibri"/>
                <w:sz w:val="20"/>
                <w:szCs w:val="20"/>
              </w:rPr>
              <w:t>Identificativo Tipologia Atto:  obbligatorio, numero intero</w:t>
            </w:r>
          </w:p>
          <w:p w:rsidRPr="00B53B80" w:rsidR="00875A13" w:rsidP="00842DA3" w:rsidRDefault="00875A13" w14:paraId="090C7539" w14:textId="77777777">
            <w:pPr>
              <w:pStyle w:val="ListParagraph"/>
              <w:numPr>
                <w:ilvl w:val="0"/>
                <w:numId w:val="58"/>
              </w:numPr>
              <w:rPr>
                <w:rFonts w:ascii="Calibri" w:hAnsi="Calibri" w:eastAsia="Calibri" w:cs="Calibri"/>
                <w:sz w:val="20"/>
                <w:szCs w:val="20"/>
              </w:rPr>
            </w:pPr>
            <w:r w:rsidRPr="00B53B80">
              <w:rPr>
                <w:rFonts w:ascii="Calibri" w:hAnsi="Calibri" w:eastAsia="Calibri" w:cs="Calibri"/>
                <w:sz w:val="20"/>
                <w:szCs w:val="20"/>
              </w:rPr>
              <w:t>Identificativo Ente:  obbligatorio, numero intero</w:t>
            </w:r>
          </w:p>
          <w:p w:rsidRPr="00B53B80" w:rsidR="00875A13" w:rsidP="00842DA3" w:rsidRDefault="00875A13" w14:paraId="3DF9CADF" w14:textId="77777777">
            <w:pPr>
              <w:pStyle w:val="ListParagraph"/>
              <w:numPr>
                <w:ilvl w:val="0"/>
                <w:numId w:val="58"/>
              </w:numPr>
              <w:rPr>
                <w:rFonts w:ascii="Calibri" w:hAnsi="Calibri" w:eastAsia="Calibri" w:cs="Calibri"/>
                <w:sz w:val="20"/>
                <w:szCs w:val="20"/>
              </w:rPr>
            </w:pPr>
            <w:r w:rsidRPr="00B53B80">
              <w:rPr>
                <w:rFonts w:ascii="Calibri" w:hAnsi="Calibri" w:eastAsia="Calibri" w:cs="Calibri"/>
                <w:sz w:val="20"/>
                <w:szCs w:val="20"/>
              </w:rPr>
              <w:t>Identificativo Fattispecie:  obbligatorio, numero intero</w:t>
            </w:r>
          </w:p>
          <w:p w:rsidR="00BA1834" w:rsidP="00842DA3" w:rsidRDefault="000A0180" w14:paraId="2D7C6007" w14:textId="77777777">
            <w:pPr>
              <w:pStyle w:val="ListParagraph"/>
              <w:numPr>
                <w:ilvl w:val="0"/>
                <w:numId w:val="58"/>
              </w:numPr>
              <w:rPr>
                <w:rFonts w:ascii="Calibri" w:hAnsi="Calibri" w:eastAsia="Calibri" w:cs="Calibri"/>
                <w:sz w:val="20"/>
                <w:szCs w:val="20"/>
              </w:rPr>
            </w:pPr>
            <w:r>
              <w:rPr>
                <w:rFonts w:ascii="Calibri" w:hAnsi="Calibri" w:eastAsia="Calibri" w:cs="Calibri"/>
                <w:sz w:val="20"/>
                <w:szCs w:val="20"/>
              </w:rPr>
              <w:t>PunteggioFattispecie</w:t>
            </w:r>
            <w:r w:rsidRPr="00B53B80" w:rsidR="00961596">
              <w:rPr>
                <w:rFonts w:ascii="Calibri" w:hAnsi="Calibri" w:eastAsia="Calibri" w:cs="Calibri"/>
                <w:sz w:val="20"/>
                <w:szCs w:val="20"/>
              </w:rPr>
              <w:t>:  obbligatorio, numero intero</w:t>
            </w:r>
          </w:p>
          <w:p w:rsidRPr="00B53B80" w:rsidR="00904C01" w:rsidP="00842DA3" w:rsidRDefault="00904C01" w14:paraId="610C6005" w14:textId="40223E46">
            <w:pPr>
              <w:pStyle w:val="ListParagraph"/>
              <w:numPr>
                <w:ilvl w:val="0"/>
                <w:numId w:val="58"/>
              </w:numPr>
              <w:rPr>
                <w:rFonts w:ascii="Calibri" w:hAnsi="Calibri" w:eastAsia="Calibri" w:cs="Calibri"/>
                <w:sz w:val="20"/>
                <w:szCs w:val="20"/>
              </w:rPr>
            </w:pPr>
            <w:r>
              <w:rPr>
                <w:rFonts w:ascii="Calibri" w:hAnsi="Calibri" w:eastAsia="Calibri" w:cs="Calibri"/>
                <w:sz w:val="20"/>
                <w:szCs w:val="20"/>
              </w:rPr>
              <w:t>NLavoratori</w:t>
            </w:r>
          </w:p>
        </w:tc>
      </w:tr>
      <w:tr w:rsidRPr="00B60DF4" w:rsidR="00F048C7" w:rsidTr="006F3D7B" w14:paraId="216D71C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6B7D7B84"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BA1834" w:rsidP="006F3D7B" w:rsidRDefault="00BA1834" w14:paraId="47F87355" w14:textId="5840231F">
            <w:pPr>
              <w:rPr>
                <w:rFonts w:ascii="Calibri" w:hAnsi="Calibri" w:eastAsia="Calibri" w:cs="Calibri"/>
                <w:sz w:val="20"/>
                <w:szCs w:val="20"/>
                <w:lang w:val="en-US"/>
              </w:rPr>
            </w:pPr>
          </w:p>
        </w:tc>
      </w:tr>
      <w:tr w:rsidRPr="00E36527" w:rsidR="00F048C7" w:rsidTr="006F3D7B" w14:paraId="4113C69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7EB38AD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BA1834" w:rsidP="006F3D7B" w:rsidRDefault="00BA1834" w14:paraId="48E2D50A" w14:textId="77777777">
            <w:pPr>
              <w:rPr>
                <w:rFonts w:ascii="Calibri" w:hAnsi="Calibri" w:eastAsia="Calibri" w:cs="Calibri"/>
                <w:sz w:val="20"/>
                <w:szCs w:val="20"/>
              </w:rPr>
            </w:pPr>
          </w:p>
        </w:tc>
      </w:tr>
      <w:tr w:rsidRPr="00E36527" w:rsidR="00F048C7" w:rsidTr="006F3D7B" w14:paraId="794428C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2EB730A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BA1834" w:rsidP="006F3D7B" w:rsidRDefault="00BA1834" w14:paraId="44D34D2A"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3E4406F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BA1834" w:rsidP="006F3D7B" w:rsidRDefault="00BA1834" w14:paraId="46DE8443"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BA1834" w:rsidP="006F3D7B" w:rsidRDefault="00BA1834" w14:paraId="6184C9F1" w14:textId="6FACEE55">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4-</w:t>
            </w:r>
            <w:r w:rsidR="003C14DF">
              <w:rPr>
                <w:rFonts w:ascii="Calibri" w:hAnsi="Calibri" w:eastAsia="Calibri" w:cs="Calibri"/>
                <w:sz w:val="20"/>
                <w:szCs w:val="20"/>
              </w:rPr>
              <w:t>06</w:t>
            </w:r>
          </w:p>
        </w:tc>
      </w:tr>
    </w:tbl>
    <w:p w:rsidR="00BE2FF9" w:rsidP="0020262D" w:rsidRDefault="00BE2FF9" w14:paraId="754122E0" w14:textId="77777777"/>
    <w:p w:rsidR="0020262D" w:rsidP="002B4AC0" w:rsidRDefault="0020262D" w14:paraId="7954693D" w14:textId="6442E021">
      <w:pPr>
        <w:pStyle w:val="Heading3"/>
      </w:pPr>
      <w:bookmarkStart w:name="_Toc222417304" w:id="114"/>
      <w:r>
        <w:t>Punteggio per Decurtazione - CalcoloPunteggioDecurtazione</w:t>
      </w:r>
      <w:bookmarkEnd w:id="114"/>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1E10BABD"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36563AE7"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0262D" w:rsidP="006F3D7B" w:rsidRDefault="0020262D" w14:paraId="251E7F92"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7B7D69E5"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02D8AF1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0262D" w:rsidP="006F3D7B" w:rsidRDefault="0020262D" w14:paraId="4DC0E0D0"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rsidTr="006F3D7B" w14:paraId="2314571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1554815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0262D" w:rsidP="006F3D7B" w:rsidRDefault="0020262D" w14:paraId="65F27F8E" w14:textId="74966692">
            <w:pPr>
              <w:jc w:val="both"/>
              <w:rPr>
                <w:rFonts w:ascii="Calibri" w:hAnsi="Calibri" w:eastAsia="Calibri" w:cs="Calibri"/>
                <w:sz w:val="20"/>
                <w:szCs w:val="20"/>
              </w:rPr>
            </w:pPr>
            <w:r>
              <w:rPr>
                <w:rFonts w:ascii="Calibri" w:hAnsi="Calibri" w:eastAsia="Calibri" w:cs="Calibri"/>
                <w:sz w:val="20"/>
                <w:szCs w:val="20"/>
              </w:rPr>
              <w:t xml:space="preserve">Calcolo punteggio per </w:t>
            </w:r>
            <w:r w:rsidRPr="006D5CFF" w:rsidR="006D5CFF">
              <w:rPr>
                <w:rFonts w:ascii="Calibri" w:hAnsi="Calibri" w:eastAsia="Calibri" w:cs="Calibri"/>
                <w:sz w:val="20"/>
                <w:szCs w:val="20"/>
              </w:rPr>
              <w:t>Decurtazione</w:t>
            </w:r>
          </w:p>
        </w:tc>
      </w:tr>
      <w:tr w:rsidRPr="00E36527" w:rsidR="00F048C7" w:rsidTr="006F3D7B" w14:paraId="1218BC3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5E5D9B1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20262D" w:rsidP="006F3D7B" w:rsidRDefault="0020262D" w14:paraId="1F71D76E" w14:textId="77777777">
            <w:pPr>
              <w:rPr>
                <w:rFonts w:ascii="Calibri" w:hAnsi="Calibri" w:eastAsia="Calibri" w:cs="Calibri"/>
                <w:sz w:val="20"/>
                <w:szCs w:val="20"/>
              </w:rPr>
            </w:pPr>
            <w:r>
              <w:rPr>
                <w:rFonts w:ascii="Calibri" w:hAnsi="Calibri" w:eastAsia="Calibri" w:cs="Calibri"/>
                <w:sz w:val="20"/>
                <w:szCs w:val="20"/>
              </w:rPr>
              <w:t>All’atto dell’inserimento di una decurtazione occorre calcolare i crediti d</w:t>
            </w:r>
            <w:r w:rsidR="003451C4">
              <w:rPr>
                <w:rFonts w:ascii="Calibri" w:hAnsi="Calibri" w:eastAsia="Calibri" w:cs="Calibri"/>
                <w:sz w:val="20"/>
                <w:szCs w:val="20"/>
              </w:rPr>
              <w:t>ell</w:t>
            </w:r>
            <w:r>
              <w:rPr>
                <w:rFonts w:ascii="Calibri" w:hAnsi="Calibri" w:eastAsia="Calibri" w:cs="Calibri"/>
                <w:sz w:val="20"/>
                <w:szCs w:val="20"/>
              </w:rPr>
              <w:t>a decurta</w:t>
            </w:r>
            <w:r w:rsidR="003451C4">
              <w:rPr>
                <w:rFonts w:ascii="Calibri" w:hAnsi="Calibri" w:eastAsia="Calibri" w:cs="Calibri"/>
                <w:sz w:val="20"/>
                <w:szCs w:val="20"/>
              </w:rPr>
              <w:t>zione</w:t>
            </w:r>
            <w:r w:rsidR="00A44D38">
              <w:rPr>
                <w:rFonts w:ascii="Calibri" w:hAnsi="Calibri" w:eastAsia="Calibri" w:cs="Calibri"/>
                <w:sz w:val="20"/>
                <w:szCs w:val="20"/>
              </w:rPr>
              <w:t>.</w:t>
            </w:r>
          </w:p>
          <w:p w:rsidRPr="00EA2161" w:rsidR="00A44D38" w:rsidP="00A44D38" w:rsidRDefault="00A44D38" w14:paraId="6D625752" w14:textId="58BAEA6F">
            <w:pPr>
              <w:rPr>
                <w:rFonts w:ascii="Calibri" w:hAnsi="Calibri" w:eastAsia="Calibri" w:cs="Calibri"/>
                <w:sz w:val="20"/>
                <w:szCs w:val="20"/>
              </w:rPr>
            </w:pPr>
            <w:r w:rsidRPr="00EA2161">
              <w:rPr>
                <w:rFonts w:ascii="Calibri" w:hAnsi="Calibri" w:eastAsia="Calibri" w:cs="Calibri"/>
                <w:sz w:val="20"/>
                <w:szCs w:val="20"/>
              </w:rPr>
              <w:t xml:space="preserve">Il processo deve verificare che la data di commissione illecito, se presente, sia </w:t>
            </w:r>
            <w:r w:rsidRPr="008A74C5" w:rsidR="00FD40C4">
              <w:rPr>
                <w:rFonts w:ascii="Calibri" w:hAnsi="Calibri" w:eastAsia="Calibri" w:cs="Calibri"/>
                <w:color w:val="EE0000"/>
                <w:sz w:val="20"/>
                <w:szCs w:val="20"/>
              </w:rPr>
              <w:t>uguale o</w:t>
            </w:r>
            <w:r w:rsidR="00FD40C4">
              <w:rPr>
                <w:rFonts w:ascii="Calibri" w:hAnsi="Calibri" w:eastAsia="Calibri" w:cs="Calibri"/>
                <w:sz w:val="20"/>
                <w:szCs w:val="20"/>
              </w:rPr>
              <w:t xml:space="preserve"> </w:t>
            </w:r>
            <w:r w:rsidRPr="00EA2161">
              <w:rPr>
                <w:rFonts w:ascii="Calibri" w:hAnsi="Calibri" w:eastAsia="Calibri" w:cs="Calibri"/>
                <w:sz w:val="20"/>
                <w:szCs w:val="20"/>
              </w:rPr>
              <w:t>successiva alla data di inizio validità della fattispecie e alla data di emissione della patente, altrimenti restituisce il messaggio di errore “Data di commissione illecito precedente la data di emissione della patente o della data di decorrenza della fattispecie”.</w:t>
            </w:r>
          </w:p>
          <w:p w:rsidRPr="00E36527" w:rsidR="0020262D" w:rsidP="006F3D7B" w:rsidRDefault="00A44D38" w14:paraId="4812BE3B" w14:textId="1300A923">
            <w:pPr>
              <w:rPr>
                <w:rFonts w:ascii="Calibri" w:hAnsi="Calibri" w:eastAsia="Calibri" w:cs="Calibri"/>
                <w:sz w:val="20"/>
                <w:szCs w:val="20"/>
              </w:rPr>
            </w:pPr>
            <w:r w:rsidRPr="00EA2161">
              <w:rPr>
                <w:rFonts w:ascii="Calibri" w:hAnsi="Calibri" w:eastAsia="Calibri" w:cs="Calibri"/>
                <w:sz w:val="20"/>
                <w:szCs w:val="20"/>
              </w:rPr>
              <w:t>Il processo deve verificare che la data commissione illecito e/o i lavoratori siano valorizzati se previsti dalla fattispecie, altrimenti restituisce il messaggio di errore “La fattispecie prevede la valorizzazione della data di commissione illecito e/o i lavoratori”.</w:t>
            </w:r>
          </w:p>
        </w:tc>
      </w:tr>
      <w:tr w:rsidRPr="00CF4664" w:rsidR="00F048C7" w:rsidTr="006F3D7B" w14:paraId="30362D5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59F9819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D131E" w:rsidR="0020262D" w:rsidP="006F3D7B" w:rsidRDefault="00AF1CBE" w14:paraId="53EC6D9E" w14:textId="21BD4CB2">
            <w:pPr>
              <w:jc w:val="both"/>
              <w:rPr>
                <w:rFonts w:ascii="Calibri" w:hAnsi="Calibri" w:eastAsia="Calibri" w:cs="Calibri"/>
                <w:sz w:val="20"/>
                <w:szCs w:val="20"/>
                <w:lang w:val="en-US"/>
              </w:rPr>
            </w:pPr>
            <w:r>
              <w:rPr>
                <w:rFonts w:ascii="Calibri" w:hAnsi="Calibri" w:eastAsia="Calibri" w:cs="Calibri"/>
                <w:sz w:val="20"/>
                <w:szCs w:val="20"/>
                <w:lang w:val="en-US"/>
              </w:rPr>
              <w:t>POST</w:t>
            </w:r>
            <w:r w:rsidRPr="00CD131E" w:rsidR="0020262D">
              <w:rPr>
                <w:rFonts w:ascii="Calibri" w:hAnsi="Calibri" w:eastAsia="Calibri" w:cs="Calibri"/>
                <w:sz w:val="20"/>
                <w:szCs w:val="20"/>
                <w:lang w:val="en-US"/>
              </w:rPr>
              <w:t xml:space="preserve"> &lt;root&gt;</w:t>
            </w:r>
            <w:r w:rsidRPr="00CD131E" w:rsidR="00CD131E">
              <w:rPr>
                <w:rFonts w:ascii="Calibri" w:hAnsi="Calibri" w:eastAsia="Calibri" w:cs="Calibri"/>
                <w:sz w:val="20"/>
                <w:szCs w:val="20"/>
                <w:lang w:val="en-US"/>
              </w:rPr>
              <w:t>/int</w:t>
            </w:r>
            <w:r w:rsidRPr="00CD131E" w:rsidR="0020262D">
              <w:rPr>
                <w:rFonts w:ascii="Calibri" w:hAnsi="Calibri" w:eastAsia="Calibri" w:cs="Calibri"/>
                <w:sz w:val="20"/>
                <w:szCs w:val="20"/>
                <w:lang w:val="en-US"/>
              </w:rPr>
              <w:t>/v1/</w:t>
            </w:r>
            <w:r w:rsidRPr="00CD131E" w:rsidR="00CD131E">
              <w:rPr>
                <w:rFonts w:ascii="Calibri" w:hAnsi="Calibri" w:eastAsia="Calibri" w:cs="Calibri"/>
                <w:sz w:val="20"/>
                <w:szCs w:val="20"/>
                <w:lang w:val="en-US"/>
              </w:rPr>
              <w:t>count</w:t>
            </w:r>
            <w:r w:rsidRPr="00CD131E" w:rsidR="0020262D">
              <w:rPr>
                <w:rFonts w:ascii="Calibri" w:hAnsi="Calibri" w:eastAsia="Calibri" w:cs="Calibri"/>
                <w:sz w:val="20"/>
                <w:szCs w:val="20"/>
                <w:lang w:val="en-US"/>
              </w:rPr>
              <w:t>/</w:t>
            </w:r>
            <w:r w:rsidR="00CD131E">
              <w:rPr>
                <w:rFonts w:ascii="Calibri" w:hAnsi="Calibri" w:eastAsia="Calibri" w:cs="Calibri"/>
                <w:sz w:val="20"/>
                <w:szCs w:val="20"/>
                <w:lang w:val="en-US"/>
              </w:rPr>
              <w:t>p</w:t>
            </w:r>
            <w:r w:rsidRPr="00CD131E" w:rsidR="0020262D">
              <w:rPr>
                <w:rFonts w:ascii="Calibri" w:hAnsi="Calibri" w:eastAsia="Calibri" w:cs="Calibri"/>
                <w:sz w:val="20"/>
                <w:szCs w:val="20"/>
                <w:lang w:val="en-US"/>
              </w:rPr>
              <w:t>unteggio</w:t>
            </w:r>
            <w:r w:rsidR="00CD131E">
              <w:rPr>
                <w:rFonts w:ascii="Calibri" w:hAnsi="Calibri" w:eastAsia="Calibri" w:cs="Calibri"/>
                <w:sz w:val="20"/>
                <w:szCs w:val="20"/>
                <w:lang w:val="en-US"/>
              </w:rPr>
              <w:t>-d</w:t>
            </w:r>
            <w:r w:rsidRPr="00CD131E" w:rsidR="006D5CFF">
              <w:rPr>
                <w:rFonts w:ascii="Calibri" w:hAnsi="Calibri" w:eastAsia="Calibri" w:cs="Calibri"/>
                <w:sz w:val="20"/>
                <w:szCs w:val="20"/>
                <w:lang w:val="en-US"/>
              </w:rPr>
              <w:t>ecurtazione</w:t>
            </w:r>
          </w:p>
        </w:tc>
      </w:tr>
      <w:tr w:rsidRPr="00E36527" w:rsidR="00F048C7" w:rsidTr="006F3D7B" w14:paraId="4D8E89B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29769F3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A7B7F" w:rsidR="00AB76B6" w:rsidP="00AB76B6" w:rsidRDefault="00AB76B6" w14:paraId="2CCCFE78" w14:textId="77777777">
            <w:pPr>
              <w:rPr>
                <w:rFonts w:ascii="Calibri" w:hAnsi="Calibri" w:eastAsia="Calibri" w:cs="Calibri"/>
                <w:sz w:val="20"/>
                <w:szCs w:val="20"/>
              </w:rPr>
            </w:pPr>
            <w:r w:rsidRPr="000A7B7F">
              <w:rPr>
                <w:rFonts w:ascii="Calibri" w:hAnsi="Calibri" w:eastAsia="Calibri" w:cs="Calibri"/>
                <w:sz w:val="20"/>
                <w:szCs w:val="20"/>
              </w:rPr>
              <w:t>Identificativo Patente</w:t>
            </w:r>
            <w:r>
              <w:rPr>
                <w:rFonts w:ascii="Calibri" w:hAnsi="Calibri" w:eastAsia="Calibri" w:cs="Calibri"/>
                <w:sz w:val="20"/>
                <w:szCs w:val="20"/>
              </w:rPr>
              <w:t xml:space="preserve"> [integer, obbligatorio]</w:t>
            </w:r>
          </w:p>
          <w:p w:rsidRPr="000A7B7F" w:rsidR="00AB76B6" w:rsidP="00AB76B6" w:rsidRDefault="00AB76B6" w14:paraId="4F4B15AA" w14:textId="77777777">
            <w:pPr>
              <w:rPr>
                <w:rFonts w:ascii="Calibri" w:hAnsi="Calibri" w:eastAsia="Calibri" w:cs="Calibri"/>
                <w:sz w:val="20"/>
                <w:szCs w:val="20"/>
              </w:rPr>
            </w:pPr>
            <w:r w:rsidRPr="000A7B7F">
              <w:rPr>
                <w:rFonts w:ascii="Calibri" w:hAnsi="Calibri" w:eastAsia="Calibri" w:cs="Calibri"/>
                <w:sz w:val="20"/>
                <w:szCs w:val="20"/>
              </w:rPr>
              <w:t>Codice Atto</w:t>
            </w:r>
            <w:r>
              <w:rPr>
                <w:rFonts w:ascii="Calibri" w:hAnsi="Calibri" w:eastAsia="Calibri" w:cs="Calibri"/>
                <w:sz w:val="20"/>
                <w:szCs w:val="20"/>
              </w:rPr>
              <w:t xml:space="preserve"> [stringa, obbligatorio]</w:t>
            </w:r>
          </w:p>
          <w:p w:rsidRPr="000A7B7F" w:rsidR="00AB76B6" w:rsidP="00AB76B6" w:rsidRDefault="00AB76B6" w14:paraId="0E8AECF5" w14:textId="77777777">
            <w:pPr>
              <w:rPr>
                <w:rFonts w:ascii="Calibri" w:hAnsi="Calibri" w:eastAsia="Calibri" w:cs="Calibri"/>
                <w:sz w:val="20"/>
                <w:szCs w:val="20"/>
              </w:rPr>
            </w:pPr>
            <w:r w:rsidRPr="000A7B7F">
              <w:rPr>
                <w:rFonts w:ascii="Calibri" w:hAnsi="Calibri" w:eastAsia="Calibri" w:cs="Calibri"/>
                <w:sz w:val="20"/>
                <w:szCs w:val="20"/>
              </w:rPr>
              <w:t>Data Atto</w:t>
            </w:r>
            <w:r>
              <w:rPr>
                <w:rFonts w:ascii="Calibri" w:hAnsi="Calibri" w:eastAsia="Calibri" w:cs="Calibri"/>
                <w:sz w:val="20"/>
                <w:szCs w:val="20"/>
              </w:rPr>
              <w:t xml:space="preserve"> [date nel formato ‘yyyy-MM-dd’, obbligatorio]</w:t>
            </w:r>
          </w:p>
          <w:p w:rsidRPr="000A7B7F" w:rsidR="00AB76B6" w:rsidP="00AB76B6" w:rsidRDefault="00AB76B6" w14:paraId="02B13073" w14:textId="77777777">
            <w:pPr>
              <w:rPr>
                <w:rFonts w:ascii="Calibri" w:hAnsi="Calibri" w:eastAsia="Calibri" w:cs="Calibri"/>
                <w:sz w:val="20"/>
                <w:szCs w:val="20"/>
              </w:rPr>
            </w:pPr>
            <w:r w:rsidRPr="000A7B7F">
              <w:rPr>
                <w:rFonts w:ascii="Calibri" w:hAnsi="Calibri" w:eastAsia="Calibri" w:cs="Calibri"/>
                <w:sz w:val="20"/>
                <w:szCs w:val="20"/>
              </w:rPr>
              <w:t>Identificativo Tipologia Atto</w:t>
            </w:r>
            <w:r>
              <w:rPr>
                <w:rFonts w:ascii="Calibri" w:hAnsi="Calibri" w:eastAsia="Calibri" w:cs="Calibri"/>
                <w:sz w:val="20"/>
                <w:szCs w:val="20"/>
              </w:rPr>
              <w:t xml:space="preserve"> [integer, obbligatorio]</w:t>
            </w:r>
          </w:p>
          <w:p w:rsidRPr="000A7B7F" w:rsidR="00AB76B6" w:rsidP="00AB76B6" w:rsidRDefault="00AB76B6" w14:paraId="629C5D27" w14:textId="77777777">
            <w:pPr>
              <w:rPr>
                <w:rFonts w:ascii="Calibri" w:hAnsi="Calibri" w:eastAsia="Calibri" w:cs="Calibri"/>
                <w:sz w:val="20"/>
                <w:szCs w:val="20"/>
              </w:rPr>
            </w:pPr>
            <w:r w:rsidRPr="000A7B7F">
              <w:rPr>
                <w:rFonts w:ascii="Calibri" w:hAnsi="Calibri" w:eastAsia="Calibri" w:cs="Calibri"/>
                <w:sz w:val="20"/>
                <w:szCs w:val="20"/>
              </w:rPr>
              <w:t>Identificativo Ente</w:t>
            </w:r>
            <w:r>
              <w:rPr>
                <w:rFonts w:ascii="Calibri" w:hAnsi="Calibri" w:eastAsia="Calibri" w:cs="Calibri"/>
                <w:sz w:val="20"/>
                <w:szCs w:val="20"/>
              </w:rPr>
              <w:t xml:space="preserve"> [integer, obbligatorio]</w:t>
            </w:r>
          </w:p>
          <w:p w:rsidRPr="000A7B7F" w:rsidR="00AB76B6" w:rsidP="00AB76B6" w:rsidRDefault="00AB76B6" w14:paraId="23AE95E9" w14:textId="77777777">
            <w:pPr>
              <w:rPr>
                <w:rFonts w:ascii="Calibri" w:hAnsi="Calibri" w:eastAsia="Calibri" w:cs="Calibri"/>
                <w:sz w:val="20"/>
                <w:szCs w:val="20"/>
              </w:rPr>
            </w:pPr>
            <w:r w:rsidRPr="000A7B7F">
              <w:rPr>
                <w:rFonts w:ascii="Calibri" w:hAnsi="Calibri" w:eastAsia="Calibri" w:cs="Calibri"/>
                <w:sz w:val="20"/>
                <w:szCs w:val="20"/>
              </w:rPr>
              <w:t>Identificativo Fattispecie</w:t>
            </w:r>
            <w:r>
              <w:rPr>
                <w:rFonts w:ascii="Calibri" w:hAnsi="Calibri" w:eastAsia="Calibri" w:cs="Calibri"/>
                <w:sz w:val="20"/>
                <w:szCs w:val="20"/>
              </w:rPr>
              <w:t xml:space="preserve"> [integer, obbligatorio]</w:t>
            </w:r>
          </w:p>
          <w:p w:rsidRPr="000A7B7F" w:rsidR="00AB76B6" w:rsidP="00AB76B6" w:rsidRDefault="00AB76B6" w14:paraId="7BB9D5F8" w14:textId="77777777">
            <w:pPr>
              <w:rPr>
                <w:rFonts w:ascii="Calibri" w:hAnsi="Calibri" w:eastAsia="Calibri" w:cs="Calibri"/>
                <w:sz w:val="20"/>
                <w:szCs w:val="20"/>
              </w:rPr>
            </w:pPr>
            <w:r w:rsidRPr="000A7B7F">
              <w:rPr>
                <w:rFonts w:ascii="Calibri" w:hAnsi="Calibri" w:eastAsia="Calibri" w:cs="Calibri"/>
                <w:sz w:val="20"/>
                <w:szCs w:val="20"/>
              </w:rPr>
              <w:t>Identificativo Tipologia Lavoratore</w:t>
            </w:r>
            <w:r>
              <w:rPr>
                <w:rFonts w:ascii="Calibri" w:hAnsi="Calibri" w:eastAsia="Calibri" w:cs="Calibri"/>
                <w:sz w:val="20"/>
                <w:szCs w:val="20"/>
              </w:rPr>
              <w:t xml:space="preserve">  [integer]</w:t>
            </w:r>
          </w:p>
          <w:p w:rsidR="00AB76B6" w:rsidP="00AB76B6" w:rsidRDefault="00AB76B6" w14:paraId="2352927E" w14:textId="77777777">
            <w:pPr>
              <w:rPr>
                <w:rFonts w:ascii="Calibri" w:hAnsi="Calibri" w:eastAsia="Calibri" w:cs="Calibri"/>
                <w:sz w:val="20"/>
                <w:szCs w:val="20"/>
              </w:rPr>
            </w:pPr>
            <w:r w:rsidRPr="000A7B7F">
              <w:rPr>
                <w:rFonts w:ascii="Calibri" w:hAnsi="Calibri" w:eastAsia="Calibri" w:cs="Calibri"/>
                <w:sz w:val="20"/>
                <w:szCs w:val="20"/>
              </w:rPr>
              <w:t>Identificativo Lavoratore</w:t>
            </w:r>
            <w:r>
              <w:rPr>
                <w:rFonts w:ascii="Calibri" w:hAnsi="Calibri" w:eastAsia="Calibri" w:cs="Calibri"/>
                <w:sz w:val="20"/>
                <w:szCs w:val="20"/>
              </w:rPr>
              <w:t xml:space="preserve"> [stringa]</w:t>
            </w:r>
          </w:p>
          <w:p w:rsidRPr="00304B6D" w:rsidR="0020262D" w:rsidP="006F3D7B" w:rsidRDefault="0020262D" w14:paraId="0EC242EF" w14:textId="31CAA7F1">
            <w:pPr>
              <w:rPr>
                <w:rFonts w:ascii="Calibri" w:hAnsi="Calibri" w:eastAsia="Calibri" w:cs="Calibri"/>
                <w:sz w:val="20"/>
                <w:szCs w:val="20"/>
              </w:rPr>
            </w:pPr>
            <w:r w:rsidRPr="000A7B7F">
              <w:rPr>
                <w:rFonts w:ascii="Calibri" w:hAnsi="Calibri" w:eastAsia="Calibri" w:cs="Calibri"/>
                <w:sz w:val="20"/>
                <w:szCs w:val="20"/>
              </w:rPr>
              <w:t>Data di inizio del periodo in cui è stato commesso l’illecito</w:t>
            </w:r>
            <w:r w:rsidR="00AB76B6">
              <w:rPr>
                <w:rFonts w:ascii="Calibri" w:hAnsi="Calibri" w:eastAsia="Calibri" w:cs="Calibri"/>
                <w:sz w:val="20"/>
                <w:szCs w:val="20"/>
              </w:rPr>
              <w:t xml:space="preserve"> [date nel formato ‘yyyy-MM-dd’]</w:t>
            </w:r>
          </w:p>
        </w:tc>
      </w:tr>
      <w:tr w:rsidRPr="00E36527" w:rsidR="00F048C7" w:rsidTr="006F3D7B" w14:paraId="57687A0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70450DF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0262D" w:rsidP="006F3D7B" w:rsidRDefault="0020262D" w14:paraId="24366FB7"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rsidTr="006F3D7B" w14:paraId="16FB557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5E1D268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0262D" w:rsidP="006F3D7B" w:rsidRDefault="0020262D" w14:paraId="1F5B91F6"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3954E0B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4309D06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20262D" w:rsidP="006F3D7B" w:rsidRDefault="0020262D" w14:paraId="6A8CDF06" w14:textId="77777777">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decurtazione_</w:t>
            </w:r>
            <w:r>
              <w:rPr>
                <w:rFonts w:ascii="Calibri" w:hAnsi="Calibri" w:cs="Calibri"/>
                <w:sz w:val="20"/>
                <w:szCs w:val="20"/>
              </w:rPr>
              <w:t>inserimento</w:t>
            </w:r>
          </w:p>
        </w:tc>
      </w:tr>
      <w:tr w:rsidRPr="00BA67F0" w:rsidR="00F048C7" w:rsidTr="006F3D7B" w14:paraId="2332175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083CB547"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20262D" w:rsidP="006F3D7B" w:rsidRDefault="0020262D" w14:paraId="1C032981" w14:textId="4080D068">
            <w:pPr>
              <w:rPr>
                <w:rFonts w:ascii="Calibri" w:hAnsi="Calibri" w:eastAsia="Calibri" w:cs="Calibri"/>
                <w:sz w:val="20"/>
                <w:szCs w:val="20"/>
              </w:rPr>
            </w:pPr>
            <w:r>
              <w:rPr>
                <w:rFonts w:ascii="Calibri" w:hAnsi="Calibri" w:eastAsia="Calibri" w:cs="Calibri"/>
                <w:sz w:val="20"/>
                <w:szCs w:val="20"/>
              </w:rPr>
              <w:t xml:space="preserve">Il processo </w:t>
            </w:r>
            <w:r w:rsidR="00ED359F">
              <w:rPr>
                <w:rFonts w:ascii="Calibri" w:hAnsi="Calibri" w:eastAsia="Calibri" w:cs="Calibri"/>
                <w:sz w:val="20"/>
                <w:szCs w:val="20"/>
              </w:rPr>
              <w:t>calcola</w:t>
            </w:r>
            <w:r w:rsidR="000B6E19">
              <w:rPr>
                <w:rFonts w:ascii="Calibri" w:hAnsi="Calibri" w:eastAsia="Calibri" w:cs="Calibri"/>
                <w:sz w:val="20"/>
                <w:szCs w:val="20"/>
              </w:rPr>
              <w:t xml:space="preserve"> servizio </w:t>
            </w:r>
            <w:r w:rsidRPr="00687989" w:rsidR="000B6E19">
              <w:rPr>
                <w:rFonts w:ascii="Calibri" w:hAnsi="Calibri" w:eastAsia="Calibri" w:cs="Calibri"/>
                <w:i/>
                <w:iCs/>
                <w:sz w:val="20"/>
                <w:szCs w:val="20"/>
              </w:rPr>
              <w:t>CalcoloPunteggioFattispecie</w:t>
            </w:r>
            <w:r>
              <w:rPr>
                <w:rFonts w:ascii="Calibri" w:hAnsi="Calibri" w:eastAsia="Calibri" w:cs="Calibri"/>
                <w:sz w:val="20"/>
                <w:szCs w:val="20"/>
              </w:rPr>
              <w:t>:</w:t>
            </w:r>
          </w:p>
          <w:p w:rsidRPr="00693865" w:rsidR="0020262D" w:rsidP="00842DA3" w:rsidRDefault="0020262D" w14:paraId="405C02FE" w14:textId="73E0CFA0">
            <w:pPr>
              <w:pStyle w:val="ListParagraph"/>
              <w:numPr>
                <w:ilvl w:val="0"/>
                <w:numId w:val="55"/>
              </w:numPr>
              <w:rPr>
                <w:rFonts w:ascii="Calibri" w:hAnsi="Calibri" w:eastAsia="Calibri" w:cs="Calibri"/>
                <w:sz w:val="20"/>
                <w:szCs w:val="20"/>
              </w:rPr>
            </w:pPr>
            <w:r w:rsidRPr="00693865">
              <w:rPr>
                <w:rFonts w:ascii="Calibri" w:hAnsi="Calibri" w:eastAsia="Calibri" w:cs="Calibri"/>
                <w:sz w:val="20"/>
                <w:szCs w:val="20"/>
              </w:rPr>
              <w:t>NCre</w:t>
            </w:r>
            <w:r w:rsidR="004B7B06">
              <w:rPr>
                <w:rFonts w:ascii="Calibri" w:hAnsi="Calibri" w:eastAsia="Calibri" w:cs="Calibri"/>
                <w:sz w:val="20"/>
                <w:szCs w:val="20"/>
              </w:rPr>
              <w:t>Fatt</w:t>
            </w:r>
            <w:r w:rsidR="00685942">
              <w:rPr>
                <w:rFonts w:ascii="Calibri" w:hAnsi="Calibri" w:eastAsia="Calibri" w:cs="Calibri"/>
                <w:sz w:val="20"/>
                <w:szCs w:val="20"/>
              </w:rPr>
              <w:t>Max</w:t>
            </w:r>
            <w:r w:rsidRPr="00693865">
              <w:rPr>
                <w:rFonts w:ascii="Calibri" w:hAnsi="Calibri" w:eastAsia="Calibri" w:cs="Calibri"/>
                <w:sz w:val="20"/>
                <w:szCs w:val="20"/>
              </w:rPr>
              <w:t xml:space="preserve"> = i crediti </w:t>
            </w:r>
            <w:r w:rsidR="004B7B06">
              <w:rPr>
                <w:rFonts w:ascii="Calibri" w:hAnsi="Calibri" w:eastAsia="Calibri" w:cs="Calibri"/>
                <w:sz w:val="20"/>
                <w:szCs w:val="20"/>
              </w:rPr>
              <w:t xml:space="preserve">massimi </w:t>
            </w:r>
            <w:r w:rsidRPr="00693865">
              <w:rPr>
                <w:rFonts w:ascii="Calibri" w:hAnsi="Calibri" w:eastAsia="Calibri" w:cs="Calibri"/>
                <w:sz w:val="20"/>
                <w:szCs w:val="20"/>
              </w:rPr>
              <w:t>per fattispecie (</w:t>
            </w:r>
            <w:r w:rsidR="000540BF">
              <w:rPr>
                <w:rFonts w:ascii="Calibri" w:hAnsi="Calibri" w:eastAsia="Calibri" w:cs="Calibri"/>
                <w:sz w:val="20"/>
                <w:szCs w:val="20"/>
              </w:rPr>
              <w:t>come valore massimo Max(NCreFatt)</w:t>
            </w:r>
          </w:p>
          <w:p w:rsidRPr="00693865" w:rsidR="00687989" w:rsidP="00842DA3" w:rsidRDefault="00687989" w14:paraId="496DF1F1" w14:textId="4CDE83BA">
            <w:pPr>
              <w:pStyle w:val="ListParagraph"/>
              <w:numPr>
                <w:ilvl w:val="0"/>
                <w:numId w:val="55"/>
              </w:numPr>
              <w:rPr>
                <w:rFonts w:ascii="Calibri" w:hAnsi="Calibri" w:eastAsia="Calibri" w:cs="Calibri"/>
                <w:sz w:val="20"/>
                <w:szCs w:val="20"/>
              </w:rPr>
            </w:pPr>
            <w:r w:rsidRPr="00693865">
              <w:rPr>
                <w:rFonts w:ascii="Calibri" w:hAnsi="Calibri" w:eastAsia="Calibri" w:cs="Calibri"/>
                <w:sz w:val="20"/>
                <w:szCs w:val="20"/>
              </w:rPr>
              <w:t>NCre</w:t>
            </w:r>
            <w:r>
              <w:rPr>
                <w:rFonts w:ascii="Calibri" w:hAnsi="Calibri" w:eastAsia="Calibri" w:cs="Calibri"/>
                <w:sz w:val="20"/>
                <w:szCs w:val="20"/>
              </w:rPr>
              <w:t>FattS</w:t>
            </w:r>
            <w:r w:rsidR="005D4180">
              <w:rPr>
                <w:rFonts w:ascii="Calibri" w:hAnsi="Calibri" w:eastAsia="Calibri" w:cs="Calibri"/>
                <w:sz w:val="20"/>
                <w:szCs w:val="20"/>
              </w:rPr>
              <w:t>um</w:t>
            </w:r>
            <w:r w:rsidRPr="00693865">
              <w:rPr>
                <w:rFonts w:ascii="Calibri" w:hAnsi="Calibri" w:eastAsia="Calibri" w:cs="Calibri"/>
                <w:sz w:val="20"/>
                <w:szCs w:val="20"/>
              </w:rPr>
              <w:t xml:space="preserve"> =</w:t>
            </w:r>
            <w:r w:rsidR="00384890">
              <w:rPr>
                <w:rFonts w:ascii="Calibri" w:hAnsi="Calibri" w:eastAsia="Calibri" w:cs="Calibri"/>
                <w:sz w:val="20"/>
                <w:szCs w:val="20"/>
              </w:rPr>
              <w:t xml:space="preserve"> somma</w:t>
            </w:r>
            <w:r w:rsidR="00F327B1">
              <w:rPr>
                <w:rFonts w:ascii="Calibri" w:hAnsi="Calibri" w:eastAsia="Calibri" w:cs="Calibri"/>
                <w:sz w:val="20"/>
                <w:szCs w:val="20"/>
              </w:rPr>
              <w:t>(</w:t>
            </w:r>
            <w:r w:rsidRPr="00693865" w:rsidR="00F327B1">
              <w:rPr>
                <w:rFonts w:ascii="Calibri" w:hAnsi="Calibri" w:eastAsia="Calibri" w:cs="Calibri"/>
                <w:sz w:val="20"/>
                <w:szCs w:val="20"/>
              </w:rPr>
              <w:t>NCre</w:t>
            </w:r>
            <w:r w:rsidR="00F327B1">
              <w:rPr>
                <w:rFonts w:ascii="Calibri" w:hAnsi="Calibri" w:eastAsia="Calibri" w:cs="Calibri"/>
                <w:sz w:val="20"/>
                <w:szCs w:val="20"/>
              </w:rPr>
              <w:t xml:space="preserve">Fatt) </w:t>
            </w:r>
            <w:r w:rsidR="00384890">
              <w:rPr>
                <w:rFonts w:ascii="Calibri" w:hAnsi="Calibri" w:eastAsia="Calibri" w:cs="Calibri"/>
                <w:sz w:val="20"/>
                <w:szCs w:val="20"/>
              </w:rPr>
              <w:t xml:space="preserve"> </w:t>
            </w:r>
            <w:r w:rsidR="00ED359F">
              <w:rPr>
                <w:rFonts w:ascii="Calibri" w:hAnsi="Calibri" w:eastAsia="Calibri" w:cs="Calibri"/>
                <w:sz w:val="20"/>
                <w:szCs w:val="20"/>
              </w:rPr>
              <w:t xml:space="preserve">la somma dei </w:t>
            </w:r>
            <w:r w:rsidR="00384890">
              <w:rPr>
                <w:rFonts w:ascii="Calibri" w:hAnsi="Calibri" w:eastAsia="Calibri" w:cs="Calibri"/>
                <w:sz w:val="20"/>
                <w:szCs w:val="20"/>
              </w:rPr>
              <w:t>crediti per Atto</w:t>
            </w:r>
          </w:p>
          <w:p w:rsidR="00665BAD" w:rsidP="004C0477" w:rsidRDefault="0020262D" w14:paraId="5DAD70F6" w14:textId="77777777">
            <w:pPr>
              <w:rPr>
                <w:rFonts w:ascii="Calibri" w:hAnsi="Calibri" w:eastAsia="Calibri" w:cs="Calibri"/>
                <w:sz w:val="20"/>
                <w:szCs w:val="20"/>
              </w:rPr>
            </w:pPr>
            <w:r>
              <w:rPr>
                <w:rFonts w:ascii="Calibri" w:hAnsi="Calibri" w:eastAsia="Calibri" w:cs="Calibri"/>
                <w:sz w:val="20"/>
                <w:szCs w:val="20"/>
              </w:rPr>
              <w:t xml:space="preserve">Il processo calcola </w:t>
            </w:r>
          </w:p>
          <w:p w:rsidRPr="009C49B2" w:rsidR="0020262D" w:rsidP="00842DA3" w:rsidRDefault="000A0180" w14:paraId="00A1AB97" w14:textId="6F06BEC0">
            <w:pPr>
              <w:pStyle w:val="ListParagraph"/>
              <w:numPr>
                <w:ilvl w:val="0"/>
                <w:numId w:val="57"/>
              </w:numPr>
              <w:rPr>
                <w:rFonts w:ascii="Calibri" w:hAnsi="Calibri" w:eastAsia="Calibri" w:cs="Calibri"/>
                <w:sz w:val="20"/>
                <w:szCs w:val="20"/>
              </w:rPr>
            </w:pPr>
            <w:r>
              <w:rPr>
                <w:rFonts w:ascii="Calibri" w:hAnsi="Calibri" w:eastAsia="Calibri" w:cs="Calibri"/>
                <w:sz w:val="20"/>
                <w:szCs w:val="20"/>
              </w:rPr>
              <w:t>PunteggioDecurtazione</w:t>
            </w:r>
            <w:r w:rsidR="009C49B2">
              <w:rPr>
                <w:rFonts w:ascii="Calibri" w:hAnsi="Calibri" w:eastAsia="Calibri" w:cs="Calibri"/>
                <w:sz w:val="20"/>
                <w:szCs w:val="20"/>
              </w:rPr>
              <w:t>=</w:t>
            </w:r>
            <w:r w:rsidRPr="00B4029B" w:rsidR="009C49B2">
              <w:rPr>
                <w:rFonts w:ascii="Calibri" w:hAnsi="Calibri" w:eastAsia="Calibri" w:cs="Calibri"/>
                <w:sz w:val="20"/>
                <w:szCs w:val="20"/>
              </w:rPr>
              <w:t>Min(</w:t>
            </w:r>
            <w:r w:rsidRPr="00B4029B" w:rsidR="00B605CF">
              <w:rPr>
                <w:rFonts w:ascii="Calibri" w:hAnsi="Calibri" w:eastAsia="Calibri" w:cs="Calibri"/>
                <w:sz w:val="20"/>
                <w:szCs w:val="20"/>
              </w:rPr>
              <w:t xml:space="preserve">2 * </w:t>
            </w:r>
            <w:r w:rsidRPr="00B4029B" w:rsidR="009C49B2">
              <w:rPr>
                <w:rFonts w:ascii="Calibri" w:hAnsi="Calibri" w:eastAsia="Calibri" w:cs="Calibri"/>
                <w:sz w:val="20"/>
                <w:szCs w:val="20"/>
              </w:rPr>
              <w:t xml:space="preserve">NCreFattMax;NCreFattSum) </w:t>
            </w:r>
            <w:r w:rsidR="009C49B2">
              <w:rPr>
                <w:rFonts w:ascii="Calibri" w:hAnsi="Calibri" w:eastAsia="Calibri" w:cs="Calibri"/>
                <w:sz w:val="20"/>
                <w:szCs w:val="20"/>
              </w:rPr>
              <w:t>=</w:t>
            </w:r>
            <w:r w:rsidRPr="00665BAD" w:rsidR="009C49B2">
              <w:rPr>
                <w:rFonts w:ascii="Calibri" w:hAnsi="Calibri" w:eastAsia="Calibri" w:cs="Calibri"/>
                <w:sz w:val="20"/>
                <w:szCs w:val="20"/>
              </w:rPr>
              <w:t xml:space="preserve"> </w:t>
            </w:r>
            <w:r w:rsidRPr="009C49B2" w:rsidR="0020262D">
              <w:rPr>
                <w:rFonts w:ascii="Calibri" w:hAnsi="Calibri" w:eastAsia="Calibri" w:cs="Calibri"/>
                <w:sz w:val="20"/>
                <w:szCs w:val="20"/>
              </w:rPr>
              <w:t xml:space="preserve">il punteggio per </w:t>
            </w:r>
            <w:r w:rsidRPr="009C49B2" w:rsidR="004C0477">
              <w:rPr>
                <w:rFonts w:ascii="Calibri" w:hAnsi="Calibri" w:eastAsia="Calibri" w:cs="Calibri"/>
                <w:sz w:val="20"/>
                <w:szCs w:val="20"/>
              </w:rPr>
              <w:t>decurtazione</w:t>
            </w:r>
            <w:r w:rsidRPr="009C49B2" w:rsidR="0020262D">
              <w:rPr>
                <w:rFonts w:ascii="Calibri" w:hAnsi="Calibri" w:eastAsia="Calibri" w:cs="Calibri"/>
                <w:sz w:val="20"/>
                <w:szCs w:val="20"/>
              </w:rPr>
              <w:t xml:space="preserve"> come </w:t>
            </w:r>
            <w:r w:rsidRPr="009C49B2" w:rsidR="004C0477">
              <w:rPr>
                <w:rFonts w:ascii="Calibri" w:hAnsi="Calibri" w:eastAsia="Calibri" w:cs="Calibri"/>
                <w:sz w:val="20"/>
                <w:szCs w:val="20"/>
              </w:rPr>
              <w:t xml:space="preserve">valore minimo tra </w:t>
            </w:r>
            <w:r w:rsidR="0071725F">
              <w:rPr>
                <w:rFonts w:ascii="Calibri" w:hAnsi="Calibri" w:eastAsia="Calibri" w:cs="Calibri"/>
                <w:sz w:val="20"/>
                <w:szCs w:val="20"/>
              </w:rPr>
              <w:t xml:space="preserve">il </w:t>
            </w:r>
            <w:r w:rsidRPr="00B4029B" w:rsidR="0071725F">
              <w:rPr>
                <w:rFonts w:ascii="Calibri" w:hAnsi="Calibri" w:eastAsia="Calibri" w:cs="Calibri"/>
                <w:sz w:val="20"/>
                <w:szCs w:val="20"/>
              </w:rPr>
              <w:t>doppio di</w:t>
            </w:r>
            <w:r w:rsidRPr="00B4029B" w:rsidR="004C0477">
              <w:rPr>
                <w:rFonts w:ascii="Calibri" w:hAnsi="Calibri" w:eastAsia="Calibri" w:cs="Calibri"/>
                <w:sz w:val="20"/>
                <w:szCs w:val="20"/>
              </w:rPr>
              <w:t xml:space="preserve"> NCreFattMax </w:t>
            </w:r>
            <w:r w:rsidRPr="009C49B2" w:rsidR="004C0477">
              <w:rPr>
                <w:rFonts w:ascii="Calibri" w:hAnsi="Calibri" w:eastAsia="Calibri" w:cs="Calibri"/>
                <w:sz w:val="20"/>
                <w:szCs w:val="20"/>
              </w:rPr>
              <w:t>e</w:t>
            </w:r>
            <w:r w:rsidRPr="009C49B2" w:rsidR="005D4180">
              <w:rPr>
                <w:rFonts w:ascii="Calibri" w:hAnsi="Calibri" w:eastAsia="Calibri" w:cs="Calibri"/>
                <w:sz w:val="20"/>
                <w:szCs w:val="20"/>
              </w:rPr>
              <w:t xml:space="preserve"> NCreFattSum</w:t>
            </w:r>
            <w:r w:rsidRPr="009C49B2" w:rsidR="004C0477">
              <w:rPr>
                <w:rFonts w:ascii="Calibri" w:hAnsi="Calibri" w:eastAsia="Calibri" w:cs="Calibri"/>
                <w:sz w:val="20"/>
                <w:szCs w:val="20"/>
              </w:rPr>
              <w:t xml:space="preserve"> </w:t>
            </w:r>
          </w:p>
          <w:p w:rsidR="0020262D" w:rsidP="006F3D7B" w:rsidRDefault="0020262D" w14:paraId="185625FA" w14:textId="77777777">
            <w:pPr>
              <w:rPr>
                <w:rFonts w:ascii="Calibri" w:hAnsi="Calibri" w:eastAsia="Calibri" w:cs="Calibri"/>
                <w:sz w:val="20"/>
                <w:szCs w:val="20"/>
              </w:rPr>
            </w:pPr>
            <w:r>
              <w:rPr>
                <w:rFonts w:ascii="Calibri" w:hAnsi="Calibri" w:eastAsia="Calibri" w:cs="Calibri"/>
                <w:sz w:val="20"/>
                <w:szCs w:val="20"/>
              </w:rPr>
              <w:t>Il processo restituisce:</w:t>
            </w:r>
          </w:p>
          <w:p w:rsidRPr="00B53B80" w:rsidR="0020262D" w:rsidP="00842DA3" w:rsidRDefault="0020262D" w14:paraId="3BFB9E98" w14:textId="77777777">
            <w:pPr>
              <w:pStyle w:val="ListParagraph"/>
              <w:numPr>
                <w:ilvl w:val="0"/>
                <w:numId w:val="57"/>
              </w:numPr>
              <w:rPr>
                <w:rFonts w:ascii="Calibri" w:hAnsi="Calibri" w:eastAsia="Calibri" w:cs="Calibri"/>
                <w:sz w:val="20"/>
                <w:szCs w:val="20"/>
              </w:rPr>
            </w:pPr>
            <w:r w:rsidRPr="00B53B80">
              <w:rPr>
                <w:rFonts w:ascii="Calibri" w:hAnsi="Calibri" w:eastAsia="Calibri" w:cs="Calibri"/>
                <w:sz w:val="20"/>
                <w:szCs w:val="20"/>
              </w:rPr>
              <w:t>Identificativo Patente:  obbligatorio, numero intero</w:t>
            </w:r>
          </w:p>
          <w:p w:rsidRPr="00B53B80" w:rsidR="0020262D" w:rsidP="00842DA3" w:rsidRDefault="0020262D" w14:paraId="3EFFFE97" w14:textId="77777777">
            <w:pPr>
              <w:pStyle w:val="ListParagraph"/>
              <w:numPr>
                <w:ilvl w:val="0"/>
                <w:numId w:val="57"/>
              </w:numPr>
              <w:rPr>
                <w:rFonts w:ascii="Calibri" w:hAnsi="Calibri" w:eastAsia="Calibri" w:cs="Calibri"/>
                <w:sz w:val="20"/>
                <w:szCs w:val="20"/>
              </w:rPr>
            </w:pPr>
            <w:r w:rsidRPr="00B53B80">
              <w:rPr>
                <w:rFonts w:ascii="Calibri" w:hAnsi="Calibri" w:eastAsia="Calibri" w:cs="Calibri"/>
                <w:sz w:val="20"/>
                <w:szCs w:val="20"/>
              </w:rPr>
              <w:t>Codice Atto:  obbligatorio, stringa</w:t>
            </w:r>
          </w:p>
          <w:p w:rsidRPr="00B53B80" w:rsidR="0020262D" w:rsidP="00842DA3" w:rsidRDefault="0020262D" w14:paraId="7DD6CABB" w14:textId="77777777">
            <w:pPr>
              <w:pStyle w:val="ListParagraph"/>
              <w:numPr>
                <w:ilvl w:val="0"/>
                <w:numId w:val="57"/>
              </w:numPr>
              <w:rPr>
                <w:rFonts w:ascii="Calibri" w:hAnsi="Calibri" w:eastAsia="Calibri" w:cs="Calibri"/>
                <w:sz w:val="20"/>
                <w:szCs w:val="20"/>
              </w:rPr>
            </w:pPr>
            <w:r w:rsidRPr="00B53B80">
              <w:rPr>
                <w:rFonts w:ascii="Calibri" w:hAnsi="Calibri" w:eastAsia="Calibri" w:cs="Calibri"/>
                <w:sz w:val="20"/>
                <w:szCs w:val="20"/>
              </w:rPr>
              <w:t>Data Atto:  obbligatorio, data</w:t>
            </w:r>
          </w:p>
          <w:p w:rsidRPr="00B53B80" w:rsidR="0020262D" w:rsidP="00842DA3" w:rsidRDefault="0020262D" w14:paraId="342C6D02" w14:textId="57D212F6">
            <w:pPr>
              <w:pStyle w:val="ListParagraph"/>
              <w:numPr>
                <w:ilvl w:val="0"/>
                <w:numId w:val="57"/>
              </w:numPr>
              <w:rPr>
                <w:rFonts w:ascii="Calibri" w:hAnsi="Calibri" w:eastAsia="Calibri" w:cs="Calibri"/>
                <w:sz w:val="20"/>
                <w:szCs w:val="20"/>
              </w:rPr>
            </w:pPr>
            <w:r w:rsidRPr="00B53B80">
              <w:rPr>
                <w:rFonts w:ascii="Calibri" w:hAnsi="Calibri" w:eastAsia="Calibri" w:cs="Calibri"/>
                <w:sz w:val="20"/>
                <w:szCs w:val="20"/>
              </w:rPr>
              <w:t>Identificativo Tipologia Atto: obbligatorio, numero intero</w:t>
            </w:r>
          </w:p>
          <w:p w:rsidRPr="00B53B80" w:rsidR="0020262D" w:rsidP="00842DA3" w:rsidRDefault="0020262D" w14:paraId="76920A3F" w14:textId="128A1EF3">
            <w:pPr>
              <w:pStyle w:val="ListParagraph"/>
              <w:numPr>
                <w:ilvl w:val="0"/>
                <w:numId w:val="57"/>
              </w:numPr>
              <w:rPr>
                <w:rFonts w:ascii="Calibri" w:hAnsi="Calibri" w:eastAsia="Calibri" w:cs="Calibri"/>
                <w:sz w:val="20"/>
                <w:szCs w:val="20"/>
              </w:rPr>
            </w:pPr>
            <w:r w:rsidRPr="00B53B80">
              <w:rPr>
                <w:rFonts w:ascii="Calibri" w:hAnsi="Calibri" w:eastAsia="Calibri" w:cs="Calibri"/>
                <w:sz w:val="20"/>
                <w:szCs w:val="20"/>
              </w:rPr>
              <w:t>Identificativo Ente: obbligatorio, numero intero</w:t>
            </w:r>
          </w:p>
          <w:p w:rsidRPr="00B53B80" w:rsidR="0020262D" w:rsidP="00842DA3" w:rsidRDefault="006E6E0A" w14:paraId="5B9FF976" w14:textId="58641518">
            <w:pPr>
              <w:pStyle w:val="ListParagraph"/>
              <w:numPr>
                <w:ilvl w:val="0"/>
                <w:numId w:val="57"/>
              </w:numPr>
              <w:rPr>
                <w:rFonts w:ascii="Calibri" w:hAnsi="Calibri" w:eastAsia="Calibri" w:cs="Calibri"/>
                <w:sz w:val="20"/>
                <w:szCs w:val="20"/>
              </w:rPr>
            </w:pPr>
            <w:r>
              <w:rPr>
                <w:rFonts w:ascii="Calibri" w:hAnsi="Calibri" w:eastAsia="Calibri" w:cs="Calibri"/>
                <w:sz w:val="20"/>
                <w:szCs w:val="20"/>
              </w:rPr>
              <w:t>PunteggioDecurtazione</w:t>
            </w:r>
            <w:r w:rsidRPr="00B53B80" w:rsidR="0020262D">
              <w:rPr>
                <w:rFonts w:ascii="Calibri" w:hAnsi="Calibri" w:eastAsia="Calibri" w:cs="Calibri"/>
                <w:sz w:val="20"/>
                <w:szCs w:val="20"/>
              </w:rPr>
              <w:t>: obbligatorio, numero intero</w:t>
            </w:r>
          </w:p>
        </w:tc>
      </w:tr>
      <w:tr w:rsidRPr="00B60DF4" w:rsidR="00F048C7" w:rsidTr="006F3D7B" w14:paraId="147EBD7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53B5EE32"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20262D" w:rsidP="006F3D7B" w:rsidRDefault="0020262D" w14:paraId="057FD799" w14:textId="77777777">
            <w:pPr>
              <w:rPr>
                <w:rFonts w:ascii="Calibri" w:hAnsi="Calibri" w:eastAsia="Calibri" w:cs="Calibri"/>
                <w:sz w:val="20"/>
                <w:szCs w:val="20"/>
                <w:lang w:val="en-US"/>
              </w:rPr>
            </w:pPr>
          </w:p>
        </w:tc>
      </w:tr>
      <w:tr w:rsidRPr="00E36527" w:rsidR="00F048C7" w:rsidTr="006F3D7B" w14:paraId="329993B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5D37FAA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20262D" w:rsidP="006F3D7B" w:rsidRDefault="0020262D" w14:paraId="47982393" w14:textId="77777777">
            <w:pPr>
              <w:rPr>
                <w:rFonts w:ascii="Calibri" w:hAnsi="Calibri" w:eastAsia="Calibri" w:cs="Calibri"/>
                <w:sz w:val="20"/>
                <w:szCs w:val="20"/>
              </w:rPr>
            </w:pPr>
          </w:p>
        </w:tc>
      </w:tr>
      <w:tr w:rsidRPr="00E36527" w:rsidR="00F048C7" w:rsidTr="006F3D7B" w14:paraId="6F54D8A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48C5DBF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0262D" w:rsidP="006F3D7B" w:rsidRDefault="0020262D" w14:paraId="69940A1D"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0FE11CE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0262D" w:rsidP="006F3D7B" w:rsidRDefault="0020262D" w14:paraId="2508112D"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0262D" w:rsidP="006F3D7B" w:rsidRDefault="0020262D" w14:paraId="4187C017" w14:textId="74C4BF93">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4-0</w:t>
            </w:r>
            <w:r w:rsidR="004113C6">
              <w:rPr>
                <w:rFonts w:ascii="Calibri" w:hAnsi="Calibri" w:eastAsia="Calibri" w:cs="Calibri"/>
                <w:sz w:val="20"/>
                <w:szCs w:val="20"/>
              </w:rPr>
              <w:t>7</w:t>
            </w:r>
          </w:p>
        </w:tc>
      </w:tr>
    </w:tbl>
    <w:p w:rsidR="003656F4" w:rsidP="002B4AC0" w:rsidRDefault="00262F8D" w14:paraId="689344B7" w14:textId="7F1BE2A4">
      <w:pPr>
        <w:pStyle w:val="Heading3"/>
      </w:pPr>
      <w:bookmarkStart w:name="_Toc222417305" w:id="115"/>
      <w:r>
        <w:t xml:space="preserve">Inserimento </w:t>
      </w:r>
      <w:r w:rsidR="003656F4">
        <w:t xml:space="preserve">Decurtazione </w:t>
      </w:r>
      <w:r w:rsidR="007C4E73">
        <w:t>–</w:t>
      </w:r>
      <w:r w:rsidR="003656F4">
        <w:t xml:space="preserve"> </w:t>
      </w:r>
      <w:r w:rsidR="00B65148">
        <w:t>Insert</w:t>
      </w:r>
      <w:r w:rsidR="003656F4">
        <w:t>Decurtazione</w:t>
      </w:r>
      <w:r w:rsidR="007C4E73">
        <w:t xml:space="preserve"> (</w:t>
      </w:r>
      <w:r w:rsidRPr="007C4E73" w:rsidR="007C4E73">
        <w:rPr>
          <w:color w:val="EE0000"/>
        </w:rPr>
        <w:t>MEV 21/01/2026</w:t>
      </w:r>
      <w:r w:rsidRPr="007C4E73" w:rsidR="007C4E73">
        <w:t>)</w:t>
      </w:r>
      <w:bookmarkEnd w:id="115"/>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2B271A69"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74BFFF1D"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656F4" w:rsidP="006F3D7B" w:rsidRDefault="003656F4" w14:paraId="04AAE530"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04D04557"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162CFBE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656F4" w:rsidP="006F3D7B" w:rsidRDefault="003656F4" w14:paraId="56C9550A"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rsidTr="006F3D7B" w14:paraId="57E1555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4500D2E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656F4" w:rsidP="006F3D7B" w:rsidRDefault="00A27781" w14:paraId="4BA6C506" w14:textId="37F474A2">
            <w:pPr>
              <w:jc w:val="both"/>
              <w:rPr>
                <w:rFonts w:ascii="Calibri" w:hAnsi="Calibri" w:eastAsia="Calibri" w:cs="Calibri"/>
                <w:sz w:val="20"/>
                <w:szCs w:val="20"/>
              </w:rPr>
            </w:pPr>
            <w:r>
              <w:rPr>
                <w:rFonts w:ascii="Calibri" w:hAnsi="Calibri" w:eastAsia="Calibri" w:cs="Calibri"/>
                <w:sz w:val="20"/>
                <w:szCs w:val="20"/>
              </w:rPr>
              <w:t>Inserimento</w:t>
            </w:r>
            <w:r w:rsidR="003656F4">
              <w:rPr>
                <w:rFonts w:ascii="Calibri" w:hAnsi="Calibri" w:eastAsia="Calibri" w:cs="Calibri"/>
                <w:sz w:val="20"/>
                <w:szCs w:val="20"/>
              </w:rPr>
              <w:t xml:space="preserve"> </w:t>
            </w:r>
            <w:r w:rsidRPr="006D5CFF" w:rsidR="003656F4">
              <w:rPr>
                <w:rFonts w:ascii="Calibri" w:hAnsi="Calibri" w:eastAsia="Calibri" w:cs="Calibri"/>
                <w:sz w:val="20"/>
                <w:szCs w:val="20"/>
              </w:rPr>
              <w:t>Decurtazione</w:t>
            </w:r>
          </w:p>
        </w:tc>
      </w:tr>
      <w:tr w:rsidRPr="00E36527" w:rsidR="00F048C7" w:rsidTr="006F3D7B" w14:paraId="5748E48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7A94B6F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8649E8" w:rsidR="003656F4" w:rsidP="006F3D7B" w:rsidRDefault="003656F4" w14:paraId="0DB7A455" w14:textId="6EAD9200">
            <w:pPr>
              <w:rPr>
                <w:rFonts w:ascii="Calibri" w:hAnsi="Calibri" w:eastAsia="Calibri" w:cs="Calibri"/>
                <w:sz w:val="20"/>
                <w:szCs w:val="20"/>
              </w:rPr>
            </w:pPr>
            <w:r>
              <w:rPr>
                <w:rFonts w:ascii="Calibri" w:hAnsi="Calibri" w:eastAsia="Calibri" w:cs="Calibri"/>
                <w:sz w:val="20"/>
                <w:szCs w:val="20"/>
              </w:rPr>
              <w:t xml:space="preserve">All’atto dell’inserimento di una decurtazione occorre </w:t>
            </w:r>
            <w:r w:rsidR="00A27781">
              <w:rPr>
                <w:rFonts w:ascii="Calibri" w:hAnsi="Calibri" w:eastAsia="Calibri" w:cs="Calibri"/>
                <w:sz w:val="20"/>
                <w:szCs w:val="20"/>
              </w:rPr>
              <w:t xml:space="preserve">inserire la decurtazione, </w:t>
            </w:r>
            <w:r w:rsidR="008328A3">
              <w:rPr>
                <w:rFonts w:ascii="Calibri" w:hAnsi="Calibri" w:eastAsia="Calibri" w:cs="Calibri"/>
                <w:sz w:val="20"/>
                <w:szCs w:val="20"/>
              </w:rPr>
              <w:t xml:space="preserve">il </w:t>
            </w:r>
            <w:r w:rsidR="00E86109">
              <w:rPr>
                <w:rFonts w:ascii="Calibri" w:hAnsi="Calibri" w:eastAsia="Calibri" w:cs="Calibri"/>
                <w:sz w:val="20"/>
                <w:szCs w:val="20"/>
              </w:rPr>
              <w:t>dettaglio per fattispecie e il dettaglio dei lavoratori</w:t>
            </w:r>
            <w:r w:rsidR="00250450">
              <w:rPr>
                <w:rFonts w:ascii="Calibri" w:hAnsi="Calibri" w:eastAsia="Calibri" w:cs="Calibri"/>
                <w:sz w:val="20"/>
                <w:szCs w:val="20"/>
              </w:rPr>
              <w:t xml:space="preserve">. Il processo può procedere con l’acquisizione delle informazioni solo se </w:t>
            </w:r>
            <w:r w:rsidR="00504984">
              <w:rPr>
                <w:rFonts w:ascii="Calibri" w:hAnsi="Calibri" w:eastAsia="Calibri" w:cs="Calibri"/>
                <w:sz w:val="20"/>
                <w:szCs w:val="20"/>
              </w:rPr>
              <w:t>non esiste già una decurtazione in bozza e l’atto o i dettagli per lavoratori non sono già presenti</w:t>
            </w:r>
            <w:r w:rsidR="004474FE">
              <w:rPr>
                <w:rFonts w:ascii="Calibri" w:hAnsi="Calibri" w:eastAsia="Calibri" w:cs="Calibri"/>
                <w:sz w:val="20"/>
                <w:szCs w:val="20"/>
              </w:rPr>
              <w:t xml:space="preserve">. </w:t>
            </w:r>
            <w:r w:rsidRPr="008649E8" w:rsidR="004474FE">
              <w:rPr>
                <w:rFonts w:ascii="Calibri" w:hAnsi="Calibri" w:eastAsia="Calibri" w:cs="Calibri"/>
                <w:sz w:val="20"/>
                <w:szCs w:val="20"/>
              </w:rPr>
              <w:t>I</w:t>
            </w:r>
            <w:r w:rsidRPr="008649E8" w:rsidR="003D1081">
              <w:rPr>
                <w:rFonts w:ascii="Calibri" w:hAnsi="Calibri" w:eastAsia="Calibri" w:cs="Calibri"/>
                <w:sz w:val="20"/>
                <w:szCs w:val="20"/>
              </w:rPr>
              <w:t xml:space="preserve">noltre, il processo deve verificare </w:t>
            </w:r>
            <w:r w:rsidRPr="008649E8" w:rsidR="00CD75CE">
              <w:rPr>
                <w:rFonts w:ascii="Calibri" w:hAnsi="Calibri" w:eastAsia="Calibri" w:cs="Calibri"/>
                <w:sz w:val="20"/>
                <w:szCs w:val="20"/>
              </w:rPr>
              <w:t xml:space="preserve">che la data di commissione illecito, se presente, sia </w:t>
            </w:r>
            <w:r w:rsidRPr="0004799E" w:rsidR="0004799E">
              <w:rPr>
                <w:rFonts w:ascii="Calibri" w:hAnsi="Calibri" w:eastAsia="Calibri" w:cs="Calibri"/>
                <w:color w:val="EE0000"/>
                <w:sz w:val="20"/>
                <w:szCs w:val="20"/>
              </w:rPr>
              <w:t xml:space="preserve">uguale o </w:t>
            </w:r>
            <w:r w:rsidRPr="008649E8" w:rsidR="00CD75CE">
              <w:rPr>
                <w:rFonts w:ascii="Calibri" w:hAnsi="Calibri" w:eastAsia="Calibri" w:cs="Calibri"/>
                <w:sz w:val="20"/>
                <w:szCs w:val="20"/>
              </w:rPr>
              <w:t>successiva alla data di inizio validità della fattispecie e alla data di emissione della patente, altrimenti restituisce il messaggio di errore “Dat</w:t>
            </w:r>
            <w:r w:rsidRPr="008649E8" w:rsidR="00897838">
              <w:rPr>
                <w:rFonts w:ascii="Calibri" w:hAnsi="Calibri" w:eastAsia="Calibri" w:cs="Calibri"/>
                <w:sz w:val="20"/>
                <w:szCs w:val="20"/>
              </w:rPr>
              <w:t>a di commissione illecito precedente la data di emissione della patente o della data di decorrenza della fattispecie</w:t>
            </w:r>
            <w:r w:rsidRPr="008649E8" w:rsidR="00CD75CE">
              <w:rPr>
                <w:rFonts w:ascii="Calibri" w:hAnsi="Calibri" w:eastAsia="Calibri" w:cs="Calibri"/>
                <w:sz w:val="20"/>
                <w:szCs w:val="20"/>
              </w:rPr>
              <w:t>”</w:t>
            </w:r>
            <w:r w:rsidRPr="008649E8" w:rsidR="00897838">
              <w:rPr>
                <w:rFonts w:ascii="Calibri" w:hAnsi="Calibri" w:eastAsia="Calibri" w:cs="Calibri"/>
                <w:sz w:val="20"/>
                <w:szCs w:val="20"/>
              </w:rPr>
              <w:t>.</w:t>
            </w:r>
          </w:p>
          <w:p w:rsidRPr="00E36527" w:rsidR="00897838" w:rsidP="001301D0" w:rsidRDefault="001301D0" w14:paraId="363CD876" w14:textId="5643168E">
            <w:pPr>
              <w:rPr>
                <w:rFonts w:ascii="Calibri" w:hAnsi="Calibri" w:eastAsia="Calibri" w:cs="Calibri"/>
                <w:sz w:val="20"/>
                <w:szCs w:val="20"/>
              </w:rPr>
            </w:pPr>
            <w:r w:rsidRPr="008649E8">
              <w:rPr>
                <w:rFonts w:ascii="Calibri" w:hAnsi="Calibri" w:eastAsia="Calibri" w:cs="Calibri"/>
                <w:sz w:val="20"/>
                <w:szCs w:val="20"/>
              </w:rPr>
              <w:t>il processo deve verificare che la data commissione illecito e/o i lavoratori siano valorizzati se previsti dalla fattispecie, altrimenti restituisce il messaggio di errore “La fattispecie prevede la valorizzazione della data di commissione illecito e/o i lavoratori”.</w:t>
            </w:r>
          </w:p>
        </w:tc>
      </w:tr>
      <w:tr w:rsidRPr="00CF4664" w:rsidR="00F048C7" w:rsidTr="006F3D7B" w14:paraId="4C40DAE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2274220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65148" w:rsidR="003656F4" w:rsidP="006F3D7B" w:rsidRDefault="00AF1CBE" w14:paraId="5C4B3519" w14:textId="2464CC7A">
            <w:pPr>
              <w:jc w:val="both"/>
              <w:rPr>
                <w:rFonts w:ascii="Calibri" w:hAnsi="Calibri" w:eastAsia="Calibri" w:cs="Calibri"/>
                <w:sz w:val="20"/>
                <w:szCs w:val="20"/>
                <w:lang w:val="en-US"/>
              </w:rPr>
            </w:pPr>
            <w:r>
              <w:rPr>
                <w:rFonts w:ascii="Calibri" w:hAnsi="Calibri" w:eastAsia="Calibri" w:cs="Calibri"/>
                <w:sz w:val="20"/>
                <w:szCs w:val="20"/>
                <w:lang w:val="en-US"/>
              </w:rPr>
              <w:t>PUT</w:t>
            </w:r>
            <w:r w:rsidRPr="00B65148" w:rsidR="003656F4">
              <w:rPr>
                <w:rFonts w:ascii="Calibri" w:hAnsi="Calibri" w:eastAsia="Calibri" w:cs="Calibri"/>
                <w:sz w:val="20"/>
                <w:szCs w:val="20"/>
                <w:lang w:val="en-US"/>
              </w:rPr>
              <w:t xml:space="preserve"> &lt;root&gt;/</w:t>
            </w:r>
            <w:r w:rsidR="004A2251">
              <w:rPr>
                <w:rFonts w:ascii="Calibri" w:hAnsi="Calibri" w:eastAsia="Calibri" w:cs="Calibri"/>
                <w:sz w:val="20"/>
                <w:szCs w:val="20"/>
                <w:lang w:val="en-US"/>
              </w:rPr>
              <w:t>int</w:t>
            </w:r>
            <w:r w:rsidRPr="00B65148" w:rsidR="003656F4">
              <w:rPr>
                <w:rFonts w:ascii="Calibri" w:hAnsi="Calibri" w:eastAsia="Calibri" w:cs="Calibri"/>
                <w:sz w:val="20"/>
                <w:szCs w:val="20"/>
                <w:lang w:val="en-US"/>
              </w:rPr>
              <w:t>/v1/</w:t>
            </w:r>
            <w:r w:rsidR="004A2251">
              <w:rPr>
                <w:rFonts w:ascii="Calibri" w:hAnsi="Calibri" w:eastAsia="Calibri" w:cs="Calibri"/>
                <w:sz w:val="20"/>
                <w:szCs w:val="20"/>
                <w:lang w:val="en-US"/>
              </w:rPr>
              <w:t>decurtazione</w:t>
            </w:r>
            <w:r w:rsidRPr="00B65148" w:rsidR="003656F4">
              <w:rPr>
                <w:rFonts w:ascii="Calibri" w:hAnsi="Calibri" w:eastAsia="Calibri" w:cs="Calibri"/>
                <w:sz w:val="20"/>
                <w:szCs w:val="20"/>
                <w:lang w:val="en-US"/>
              </w:rPr>
              <w:t>/</w:t>
            </w:r>
            <w:r w:rsidR="004A2251">
              <w:rPr>
                <w:rFonts w:ascii="Calibri" w:hAnsi="Calibri" w:eastAsia="Calibri" w:cs="Calibri"/>
                <w:sz w:val="20"/>
                <w:szCs w:val="20"/>
                <w:lang w:val="en-US"/>
              </w:rPr>
              <w:t>i</w:t>
            </w:r>
            <w:r w:rsidR="00B65148">
              <w:rPr>
                <w:rFonts w:ascii="Calibri" w:hAnsi="Calibri" w:eastAsia="Calibri" w:cs="Calibri"/>
                <w:sz w:val="20"/>
                <w:szCs w:val="20"/>
                <w:lang w:val="en-US"/>
              </w:rPr>
              <w:t>nser</w:t>
            </w:r>
            <w:r w:rsidR="004A2251">
              <w:rPr>
                <w:rFonts w:ascii="Calibri" w:hAnsi="Calibri" w:eastAsia="Calibri" w:cs="Calibri"/>
                <w:sz w:val="20"/>
                <w:szCs w:val="20"/>
                <w:lang w:val="en-US"/>
              </w:rPr>
              <w:t>t</w:t>
            </w:r>
          </w:p>
        </w:tc>
      </w:tr>
      <w:tr w:rsidRPr="00E36527" w:rsidR="00F048C7" w:rsidTr="006F3D7B" w14:paraId="3D7A432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6F1A62B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A7B7F" w:rsidR="003656F4" w:rsidP="006F3D7B" w:rsidRDefault="003656F4" w14:paraId="624A43BF" w14:textId="1A5AA7A8">
            <w:pPr>
              <w:rPr>
                <w:rFonts w:ascii="Calibri" w:hAnsi="Calibri" w:eastAsia="Calibri" w:cs="Calibri"/>
                <w:sz w:val="20"/>
                <w:szCs w:val="20"/>
              </w:rPr>
            </w:pPr>
            <w:r w:rsidRPr="000A7B7F">
              <w:rPr>
                <w:rFonts w:ascii="Calibri" w:hAnsi="Calibri" w:eastAsia="Calibri" w:cs="Calibri"/>
                <w:sz w:val="20"/>
                <w:szCs w:val="20"/>
              </w:rPr>
              <w:t>Identificativo Patente</w:t>
            </w:r>
            <w:r w:rsidR="00CB2E7D">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CB2E7D">
              <w:rPr>
                <w:rFonts w:ascii="Calibri" w:hAnsi="Calibri" w:eastAsia="Calibri" w:cs="Calibri"/>
                <w:sz w:val="20"/>
                <w:szCs w:val="20"/>
              </w:rPr>
              <w:t>]</w:t>
            </w:r>
          </w:p>
          <w:p w:rsidRPr="000A7B7F" w:rsidR="003656F4" w:rsidP="006F3D7B" w:rsidRDefault="003656F4" w14:paraId="5615EFFF" w14:textId="127AE8B5">
            <w:pPr>
              <w:rPr>
                <w:rFonts w:ascii="Calibri" w:hAnsi="Calibri" w:eastAsia="Calibri" w:cs="Calibri"/>
                <w:sz w:val="20"/>
                <w:szCs w:val="20"/>
              </w:rPr>
            </w:pPr>
            <w:r w:rsidRPr="000A7B7F">
              <w:rPr>
                <w:rFonts w:ascii="Calibri" w:hAnsi="Calibri" w:eastAsia="Calibri" w:cs="Calibri"/>
                <w:sz w:val="20"/>
                <w:szCs w:val="20"/>
              </w:rPr>
              <w:t>Codice Atto</w:t>
            </w:r>
            <w:r w:rsidR="00CB2E7D">
              <w:rPr>
                <w:rFonts w:ascii="Calibri" w:hAnsi="Calibri" w:eastAsia="Calibri" w:cs="Calibri"/>
                <w:sz w:val="20"/>
                <w:szCs w:val="20"/>
              </w:rPr>
              <w:t xml:space="preserve"> [stringa,</w:t>
            </w:r>
            <w:r w:rsidRPr="000A7B7F">
              <w:rPr>
                <w:rFonts w:ascii="Calibri" w:hAnsi="Calibri" w:eastAsia="Calibri" w:cs="Calibri"/>
                <w:sz w:val="20"/>
                <w:szCs w:val="20"/>
              </w:rPr>
              <w:t xml:space="preserve"> obbligatorio</w:t>
            </w:r>
            <w:r w:rsidR="00CB2E7D">
              <w:rPr>
                <w:rFonts w:ascii="Calibri" w:hAnsi="Calibri" w:eastAsia="Calibri" w:cs="Calibri"/>
                <w:sz w:val="20"/>
                <w:szCs w:val="20"/>
              </w:rPr>
              <w:t>]</w:t>
            </w:r>
          </w:p>
          <w:p w:rsidRPr="000A7B7F" w:rsidR="003656F4" w:rsidP="006F3D7B" w:rsidRDefault="003656F4" w14:paraId="22A4DBE9" w14:textId="523F98DA">
            <w:pPr>
              <w:rPr>
                <w:rFonts w:ascii="Calibri" w:hAnsi="Calibri" w:eastAsia="Calibri" w:cs="Calibri"/>
                <w:sz w:val="20"/>
                <w:szCs w:val="20"/>
              </w:rPr>
            </w:pPr>
            <w:r w:rsidRPr="000A7B7F">
              <w:rPr>
                <w:rFonts w:ascii="Calibri" w:hAnsi="Calibri" w:eastAsia="Calibri" w:cs="Calibri"/>
                <w:sz w:val="20"/>
                <w:szCs w:val="20"/>
              </w:rPr>
              <w:t>Data Atto</w:t>
            </w:r>
            <w:r w:rsidR="00CB2E7D">
              <w:rPr>
                <w:rFonts w:ascii="Calibri" w:hAnsi="Calibri" w:eastAsia="Calibri" w:cs="Calibri"/>
                <w:sz w:val="20"/>
                <w:szCs w:val="20"/>
              </w:rPr>
              <w:t xml:space="preserve"> [date nel formato ‘yyyy-MM-dd’,</w:t>
            </w:r>
            <w:r w:rsidRPr="000A7B7F">
              <w:rPr>
                <w:rFonts w:ascii="Calibri" w:hAnsi="Calibri" w:eastAsia="Calibri" w:cs="Calibri"/>
                <w:sz w:val="20"/>
                <w:szCs w:val="20"/>
              </w:rPr>
              <w:t xml:space="preserve"> obbligatorio</w:t>
            </w:r>
            <w:r w:rsidR="00CB2E7D">
              <w:rPr>
                <w:rFonts w:ascii="Calibri" w:hAnsi="Calibri" w:eastAsia="Calibri" w:cs="Calibri"/>
                <w:sz w:val="20"/>
                <w:szCs w:val="20"/>
              </w:rPr>
              <w:t>]</w:t>
            </w:r>
          </w:p>
          <w:p w:rsidRPr="000A7B7F" w:rsidR="003656F4" w:rsidP="006F3D7B" w:rsidRDefault="003656F4" w14:paraId="29953E0E" w14:textId="613EC9B8">
            <w:pPr>
              <w:rPr>
                <w:rFonts w:ascii="Calibri" w:hAnsi="Calibri" w:eastAsia="Calibri" w:cs="Calibri"/>
                <w:sz w:val="20"/>
                <w:szCs w:val="20"/>
              </w:rPr>
            </w:pPr>
            <w:r w:rsidRPr="000A7B7F">
              <w:rPr>
                <w:rFonts w:ascii="Calibri" w:hAnsi="Calibri" w:eastAsia="Calibri" w:cs="Calibri"/>
                <w:sz w:val="20"/>
                <w:szCs w:val="20"/>
              </w:rPr>
              <w:t>Identificativo Tipologia Atto</w:t>
            </w:r>
            <w:r w:rsidR="00CB2E7D">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CB2E7D">
              <w:rPr>
                <w:rFonts w:ascii="Calibri" w:hAnsi="Calibri" w:eastAsia="Calibri" w:cs="Calibri"/>
                <w:sz w:val="20"/>
                <w:szCs w:val="20"/>
              </w:rPr>
              <w:t>]</w:t>
            </w:r>
          </w:p>
          <w:p w:rsidR="003656F4" w:rsidP="006F3D7B" w:rsidRDefault="003656F4" w14:paraId="5D7A72B4" w14:textId="30261380">
            <w:pPr>
              <w:rPr>
                <w:rFonts w:ascii="Calibri" w:hAnsi="Calibri" w:eastAsia="Calibri" w:cs="Calibri"/>
                <w:sz w:val="20"/>
                <w:szCs w:val="20"/>
              </w:rPr>
            </w:pPr>
            <w:r w:rsidRPr="000A7B7F">
              <w:rPr>
                <w:rFonts w:ascii="Calibri" w:hAnsi="Calibri" w:eastAsia="Calibri" w:cs="Calibri"/>
                <w:sz w:val="20"/>
                <w:szCs w:val="20"/>
              </w:rPr>
              <w:t>Identificativo Ente</w:t>
            </w:r>
            <w:r w:rsidR="00CB2E7D">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CB2E7D">
              <w:rPr>
                <w:rFonts w:ascii="Calibri" w:hAnsi="Calibri" w:eastAsia="Calibri" w:cs="Calibri"/>
                <w:sz w:val="20"/>
                <w:szCs w:val="20"/>
              </w:rPr>
              <w:t>]</w:t>
            </w:r>
          </w:p>
          <w:p w:rsidRPr="00434EA2" w:rsidR="00326801" w:rsidP="006F3D7B" w:rsidRDefault="00326801" w14:paraId="704B57AD" w14:textId="4192A956">
            <w:pPr>
              <w:rPr>
                <w:rFonts w:ascii="Calibri" w:hAnsi="Calibri" w:eastAsia="Calibri" w:cs="Calibri"/>
                <w:sz w:val="20"/>
                <w:szCs w:val="20"/>
              </w:rPr>
            </w:pPr>
            <w:r w:rsidRPr="00434EA2">
              <w:rPr>
                <w:rFonts w:ascii="Calibri" w:hAnsi="Calibri" w:eastAsia="Calibri" w:cs="Calibri"/>
                <w:sz w:val="20"/>
                <w:szCs w:val="20"/>
              </w:rPr>
              <w:t>Numero Protocollo Atto</w:t>
            </w:r>
            <w:r w:rsidR="00CB2E7D">
              <w:rPr>
                <w:rFonts w:ascii="Calibri" w:hAnsi="Calibri" w:eastAsia="Calibri" w:cs="Calibri"/>
                <w:sz w:val="20"/>
                <w:szCs w:val="20"/>
              </w:rPr>
              <w:t xml:space="preserve"> [</w:t>
            </w:r>
            <w:r w:rsidRPr="00434EA2" w:rsidR="00A31A69">
              <w:rPr>
                <w:rFonts w:ascii="Calibri" w:hAnsi="Calibri" w:eastAsia="Calibri" w:cs="Calibri"/>
                <w:sz w:val="20"/>
                <w:szCs w:val="20"/>
              </w:rPr>
              <w:t>stringa</w:t>
            </w:r>
            <w:r w:rsidR="00CB2E7D">
              <w:rPr>
                <w:rFonts w:ascii="Calibri" w:hAnsi="Calibri" w:eastAsia="Calibri" w:cs="Calibri"/>
                <w:sz w:val="20"/>
                <w:szCs w:val="20"/>
              </w:rPr>
              <w:t>]</w:t>
            </w:r>
          </w:p>
          <w:p w:rsidRPr="00434EA2" w:rsidR="00A31A69" w:rsidP="006F3D7B" w:rsidRDefault="00A31A69" w14:paraId="764FA455" w14:textId="1B06DFD6">
            <w:pPr>
              <w:rPr>
                <w:rFonts w:ascii="Calibri" w:hAnsi="Calibri" w:eastAsia="Calibri" w:cs="Calibri"/>
                <w:sz w:val="20"/>
                <w:szCs w:val="20"/>
              </w:rPr>
            </w:pPr>
            <w:r w:rsidRPr="00434EA2">
              <w:rPr>
                <w:rFonts w:ascii="Calibri" w:hAnsi="Calibri" w:eastAsia="Calibri" w:cs="Calibri"/>
                <w:sz w:val="20"/>
                <w:szCs w:val="20"/>
              </w:rPr>
              <w:t>Data Protocollo Atto</w:t>
            </w:r>
            <w:r w:rsidR="00CB2E7D">
              <w:rPr>
                <w:rFonts w:ascii="Calibri" w:hAnsi="Calibri" w:eastAsia="Calibri" w:cs="Calibri"/>
                <w:sz w:val="20"/>
                <w:szCs w:val="20"/>
              </w:rPr>
              <w:t xml:space="preserve"> [date nel formato ‘yyyy-MM-dd’]</w:t>
            </w:r>
          </w:p>
          <w:p w:rsidRPr="000A7B7F" w:rsidR="003656F4" w:rsidP="006F3D7B" w:rsidRDefault="003656F4" w14:paraId="3D8F5881" w14:textId="53F22F8E">
            <w:pPr>
              <w:rPr>
                <w:rFonts w:ascii="Calibri" w:hAnsi="Calibri" w:eastAsia="Calibri" w:cs="Calibri"/>
                <w:sz w:val="20"/>
                <w:szCs w:val="20"/>
              </w:rPr>
            </w:pPr>
            <w:r w:rsidRPr="000A7B7F">
              <w:rPr>
                <w:rFonts w:ascii="Calibri" w:hAnsi="Calibri" w:eastAsia="Calibri" w:cs="Calibri"/>
                <w:sz w:val="20"/>
                <w:szCs w:val="20"/>
              </w:rPr>
              <w:t>Identificativo Fattispecie</w:t>
            </w:r>
            <w:r w:rsidR="000573C6">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0573C6">
              <w:rPr>
                <w:rFonts w:ascii="Calibri" w:hAnsi="Calibri" w:eastAsia="Calibri" w:cs="Calibri"/>
                <w:sz w:val="20"/>
                <w:szCs w:val="20"/>
              </w:rPr>
              <w:t>]</w:t>
            </w:r>
          </w:p>
          <w:p w:rsidR="00F87F95" w:rsidP="006F3D7B" w:rsidRDefault="00F87F95" w14:paraId="5E2B1502" w14:textId="358585F0">
            <w:pPr>
              <w:rPr>
                <w:rFonts w:ascii="Calibri" w:hAnsi="Calibri" w:eastAsia="Calibri" w:cs="Calibri"/>
                <w:sz w:val="20"/>
                <w:szCs w:val="20"/>
              </w:rPr>
            </w:pPr>
            <w:r>
              <w:rPr>
                <w:rFonts w:ascii="Calibri" w:hAnsi="Calibri" w:eastAsia="Calibri" w:cs="Calibri"/>
                <w:sz w:val="20"/>
                <w:szCs w:val="20"/>
              </w:rPr>
              <w:t>Data Commissione Illecito [stringa, obbligatorio se la lista lavoratori è null]</w:t>
            </w:r>
          </w:p>
          <w:p w:rsidRPr="000A7B7F" w:rsidR="00F87F95" w:rsidP="006F3D7B" w:rsidRDefault="00F87F95" w14:paraId="58974688" w14:textId="3195BFDE">
            <w:pPr>
              <w:rPr>
                <w:rFonts w:ascii="Calibri" w:hAnsi="Calibri" w:eastAsia="Calibri" w:cs="Calibri"/>
                <w:sz w:val="20"/>
                <w:szCs w:val="20"/>
              </w:rPr>
            </w:pPr>
            <w:r>
              <w:rPr>
                <w:rFonts w:ascii="Calibri" w:hAnsi="Calibri" w:eastAsia="Calibri" w:cs="Calibri"/>
                <w:sz w:val="20"/>
                <w:szCs w:val="20"/>
              </w:rPr>
              <w:t>L</w:t>
            </w:r>
            <w:r w:rsidRPr="00F87F95">
              <w:rPr>
                <w:rFonts w:ascii="Calibri" w:hAnsi="Calibri" w:eastAsia="Calibri" w:cs="Calibri"/>
                <w:sz w:val="20"/>
                <w:szCs w:val="20"/>
              </w:rPr>
              <w:t>avoratori</w:t>
            </w:r>
            <w:r w:rsidR="00897A00">
              <w:rPr>
                <w:rFonts w:ascii="Calibri" w:hAnsi="Calibri" w:eastAsia="Calibri" w:cs="Calibri"/>
                <w:sz w:val="20"/>
                <w:szCs w:val="20"/>
              </w:rPr>
              <w:t xml:space="preserve"> è una lista di</w:t>
            </w:r>
            <w:r w:rsidR="006B540B">
              <w:rPr>
                <w:rFonts w:ascii="Calibri" w:hAnsi="Calibri" w:eastAsia="Calibri" w:cs="Calibri"/>
                <w:sz w:val="20"/>
                <w:szCs w:val="20"/>
              </w:rPr>
              <w:t xml:space="preserve"> [facoltativa]</w:t>
            </w:r>
          </w:p>
          <w:p w:rsidR="00897A00" w:rsidP="00842DA3" w:rsidRDefault="003656F4" w14:paraId="0EF3BC44" w14:textId="5DB506BC">
            <w:pPr>
              <w:pStyle w:val="ListParagraph"/>
              <w:numPr>
                <w:ilvl w:val="1"/>
                <w:numId w:val="46"/>
              </w:numPr>
              <w:rPr>
                <w:rFonts w:ascii="Calibri" w:hAnsi="Calibri" w:eastAsia="Calibri" w:cs="Calibri"/>
                <w:sz w:val="20"/>
                <w:szCs w:val="20"/>
              </w:rPr>
            </w:pPr>
            <w:r w:rsidRPr="00897A00">
              <w:rPr>
                <w:rFonts w:ascii="Calibri" w:hAnsi="Calibri" w:eastAsia="Calibri" w:cs="Calibri"/>
                <w:sz w:val="20"/>
                <w:szCs w:val="20"/>
              </w:rPr>
              <w:t>Identificativo Tipologia Lavoratore</w:t>
            </w:r>
            <w:r w:rsidRPr="00897A00" w:rsidR="000573C6">
              <w:rPr>
                <w:rFonts w:ascii="Calibri" w:hAnsi="Calibri" w:eastAsia="Calibri" w:cs="Calibri"/>
                <w:sz w:val="20"/>
                <w:szCs w:val="20"/>
              </w:rPr>
              <w:t xml:space="preserve"> [integer, obbligatorio</w:t>
            </w:r>
            <w:r w:rsidR="006B540B">
              <w:rPr>
                <w:rFonts w:ascii="Calibri" w:hAnsi="Calibri" w:eastAsia="Calibri" w:cs="Calibri"/>
                <w:sz w:val="20"/>
                <w:szCs w:val="20"/>
              </w:rPr>
              <w:t xml:space="preserve"> se la fattispecie prevede i lavoratori</w:t>
            </w:r>
            <w:r w:rsidRPr="00897A00" w:rsidR="000573C6">
              <w:rPr>
                <w:rFonts w:ascii="Calibri" w:hAnsi="Calibri" w:eastAsia="Calibri" w:cs="Calibri"/>
                <w:sz w:val="20"/>
                <w:szCs w:val="20"/>
              </w:rPr>
              <w:t>]</w:t>
            </w:r>
          </w:p>
          <w:p w:rsidR="00897A00" w:rsidP="00842DA3" w:rsidRDefault="003656F4" w14:paraId="45721A68" w14:textId="489E7E12">
            <w:pPr>
              <w:pStyle w:val="ListParagraph"/>
              <w:numPr>
                <w:ilvl w:val="1"/>
                <w:numId w:val="46"/>
              </w:numPr>
              <w:rPr>
                <w:rFonts w:ascii="Calibri" w:hAnsi="Calibri" w:eastAsia="Calibri" w:cs="Calibri"/>
                <w:sz w:val="20"/>
                <w:szCs w:val="20"/>
              </w:rPr>
            </w:pPr>
            <w:r w:rsidRPr="00897A00">
              <w:rPr>
                <w:rFonts w:ascii="Calibri" w:hAnsi="Calibri" w:eastAsia="Calibri" w:cs="Calibri"/>
                <w:sz w:val="20"/>
                <w:szCs w:val="20"/>
              </w:rPr>
              <w:t>Identificativo Lavoratore</w:t>
            </w:r>
            <w:r w:rsidR="00F662A0">
              <w:rPr>
                <w:rFonts w:ascii="Calibri" w:hAnsi="Calibri" w:eastAsia="Calibri" w:cs="Calibri"/>
                <w:sz w:val="20"/>
                <w:szCs w:val="20"/>
              </w:rPr>
              <w:t xml:space="preserve"> [stringa, maxlength 100]</w:t>
            </w:r>
          </w:p>
          <w:p w:rsidRPr="00304B6D" w:rsidR="003656F4" w:rsidP="00842DA3" w:rsidRDefault="003656F4" w14:paraId="5DF28F8F" w14:textId="5AB9223B">
            <w:pPr>
              <w:pStyle w:val="ListParagraph"/>
              <w:numPr>
                <w:ilvl w:val="1"/>
                <w:numId w:val="46"/>
              </w:numPr>
              <w:rPr>
                <w:rFonts w:ascii="Calibri" w:hAnsi="Calibri" w:eastAsia="Calibri" w:cs="Calibri"/>
                <w:sz w:val="20"/>
                <w:szCs w:val="20"/>
              </w:rPr>
            </w:pPr>
            <w:r w:rsidRPr="000A7B7F">
              <w:rPr>
                <w:rFonts w:ascii="Calibri" w:hAnsi="Calibri" w:eastAsia="Calibri" w:cs="Calibri"/>
                <w:sz w:val="20"/>
                <w:szCs w:val="20"/>
              </w:rPr>
              <w:t>Data di inizio del periodo in cui è stato commesso l’illecito</w:t>
            </w:r>
            <w:r w:rsidR="00F662A0">
              <w:rPr>
                <w:rFonts w:ascii="Calibri" w:hAnsi="Calibri" w:eastAsia="Calibri" w:cs="Calibri"/>
                <w:sz w:val="20"/>
                <w:szCs w:val="20"/>
              </w:rPr>
              <w:t xml:space="preserve"> </w:t>
            </w:r>
            <w:r w:rsidRPr="00897A00" w:rsidR="00F662A0">
              <w:rPr>
                <w:rFonts w:ascii="Calibri" w:hAnsi="Calibri" w:eastAsia="Calibri" w:cs="Calibri"/>
                <w:sz w:val="20"/>
                <w:szCs w:val="20"/>
              </w:rPr>
              <w:t>[</w:t>
            </w:r>
            <w:r w:rsidR="00F662A0">
              <w:rPr>
                <w:rFonts w:ascii="Calibri" w:hAnsi="Calibri" w:eastAsia="Calibri" w:cs="Calibri"/>
                <w:sz w:val="20"/>
                <w:szCs w:val="20"/>
              </w:rPr>
              <w:t>date nel formato ‘yyyy-MM-dd’</w:t>
            </w:r>
            <w:r w:rsidRPr="00897A00" w:rsidR="00F662A0">
              <w:rPr>
                <w:rFonts w:ascii="Calibri" w:hAnsi="Calibri" w:eastAsia="Calibri" w:cs="Calibri"/>
                <w:sz w:val="20"/>
                <w:szCs w:val="20"/>
              </w:rPr>
              <w:t>, obbligatorio</w:t>
            </w:r>
            <w:r w:rsidR="00F662A0">
              <w:rPr>
                <w:rFonts w:ascii="Calibri" w:hAnsi="Calibri" w:eastAsia="Calibri" w:cs="Calibri"/>
                <w:sz w:val="20"/>
                <w:szCs w:val="20"/>
              </w:rPr>
              <w:t xml:space="preserve"> se la fattispecie prevede i lavoratori</w:t>
            </w:r>
            <w:r w:rsidRPr="00897A00" w:rsidR="00F662A0">
              <w:rPr>
                <w:rFonts w:ascii="Calibri" w:hAnsi="Calibri" w:eastAsia="Calibri" w:cs="Calibri"/>
                <w:sz w:val="20"/>
                <w:szCs w:val="20"/>
              </w:rPr>
              <w:t>]</w:t>
            </w:r>
          </w:p>
        </w:tc>
      </w:tr>
      <w:tr w:rsidRPr="00E36527" w:rsidR="00F048C7" w:rsidTr="006F3D7B" w14:paraId="655F484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16701A9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656F4" w:rsidP="006F3D7B" w:rsidRDefault="003656F4" w14:paraId="65B82B3A"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rsidTr="006F3D7B" w14:paraId="588CF74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1363CCF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656F4" w:rsidP="006F3D7B" w:rsidRDefault="003656F4" w14:paraId="76B9FF88"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7C52D87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32F6FD7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3656F4" w:rsidP="006F3D7B" w:rsidRDefault="003656F4" w14:paraId="486596B1" w14:textId="77777777">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decurtazione_</w:t>
            </w:r>
            <w:r>
              <w:rPr>
                <w:rFonts w:ascii="Calibri" w:hAnsi="Calibri" w:cs="Calibri"/>
                <w:sz w:val="20"/>
                <w:szCs w:val="20"/>
              </w:rPr>
              <w:t>inserimento</w:t>
            </w:r>
          </w:p>
        </w:tc>
      </w:tr>
      <w:tr w:rsidRPr="00BA67F0" w:rsidR="00F048C7" w:rsidTr="006F3D7B" w14:paraId="0399C85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11466695"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CA5999" w:rsidP="00842DA3" w:rsidRDefault="003656F4" w14:paraId="33D454F7" w14:textId="675828A3">
            <w:pPr>
              <w:pStyle w:val="ListParagraph"/>
              <w:numPr>
                <w:ilvl w:val="0"/>
                <w:numId w:val="59"/>
              </w:numPr>
              <w:rPr>
                <w:rFonts w:ascii="Calibri" w:hAnsi="Calibri" w:eastAsia="Calibri" w:cs="Calibri"/>
                <w:sz w:val="20"/>
                <w:szCs w:val="20"/>
              </w:rPr>
            </w:pPr>
            <w:r w:rsidRPr="00D06E17">
              <w:rPr>
                <w:rFonts w:ascii="Calibri" w:hAnsi="Calibri" w:eastAsia="Calibri" w:cs="Calibri"/>
                <w:sz w:val="20"/>
                <w:szCs w:val="20"/>
              </w:rPr>
              <w:t xml:space="preserve">Il processo </w:t>
            </w:r>
            <w:r w:rsidRPr="00D06E17" w:rsidR="009A7525">
              <w:rPr>
                <w:rFonts w:ascii="Calibri" w:hAnsi="Calibri" w:eastAsia="Calibri" w:cs="Calibri"/>
                <w:sz w:val="20"/>
                <w:szCs w:val="20"/>
              </w:rPr>
              <w:t>verifica</w:t>
            </w:r>
            <w:r w:rsidR="00C52D5E">
              <w:rPr>
                <w:rFonts w:ascii="Calibri" w:hAnsi="Calibri" w:eastAsia="Calibri" w:cs="Calibri"/>
                <w:sz w:val="20"/>
                <w:szCs w:val="20"/>
              </w:rPr>
              <w:t>:</w:t>
            </w:r>
            <w:r w:rsidRPr="00D06E17" w:rsidR="009A7525">
              <w:rPr>
                <w:rFonts w:ascii="Calibri" w:hAnsi="Calibri" w:eastAsia="Calibri" w:cs="Calibri"/>
                <w:sz w:val="20"/>
                <w:szCs w:val="20"/>
              </w:rPr>
              <w:t xml:space="preserve"> </w:t>
            </w:r>
          </w:p>
          <w:p w:rsidRPr="00D06E17" w:rsidR="00F55577" w:rsidP="00842DA3" w:rsidRDefault="009A7525" w14:paraId="6B1AE86D" w14:textId="7F59D1D8">
            <w:pPr>
              <w:pStyle w:val="ListParagraph"/>
              <w:numPr>
                <w:ilvl w:val="1"/>
                <w:numId w:val="59"/>
              </w:numPr>
              <w:rPr>
                <w:rFonts w:ascii="Calibri" w:hAnsi="Calibri" w:eastAsia="Calibri" w:cs="Calibri"/>
                <w:sz w:val="20"/>
                <w:szCs w:val="20"/>
              </w:rPr>
            </w:pPr>
            <w:r w:rsidRPr="00D06E17">
              <w:rPr>
                <w:rFonts w:ascii="Calibri" w:hAnsi="Calibri" w:eastAsia="Calibri" w:cs="Calibri"/>
                <w:sz w:val="20"/>
                <w:szCs w:val="20"/>
              </w:rPr>
              <w:t xml:space="preserve">se non esiste già una decurtazione in bozza </w:t>
            </w:r>
            <w:r w:rsidRPr="00D06E17" w:rsidR="006C73E0">
              <w:rPr>
                <w:rFonts w:ascii="Calibri" w:hAnsi="Calibri" w:eastAsia="Calibri" w:cs="Calibri"/>
                <w:sz w:val="20"/>
                <w:szCs w:val="20"/>
              </w:rPr>
              <w:t xml:space="preserve">per la stessa patente </w:t>
            </w:r>
            <w:r w:rsidRPr="00D06E17" w:rsidR="00081DE6">
              <w:rPr>
                <w:rFonts w:ascii="Calibri" w:hAnsi="Calibri" w:eastAsia="Calibri" w:cs="Calibri"/>
                <w:sz w:val="20"/>
                <w:szCs w:val="20"/>
              </w:rPr>
              <w:t>attraverso il servizio “</w:t>
            </w:r>
            <w:r w:rsidRPr="00D06E17" w:rsidR="004563F3">
              <w:rPr>
                <w:rFonts w:ascii="Calibri" w:hAnsi="Calibri" w:eastAsia="Calibri" w:cs="Calibri"/>
                <w:sz w:val="20"/>
                <w:szCs w:val="20"/>
              </w:rPr>
              <w:t>Check Nuova Decurtazione”</w:t>
            </w:r>
          </w:p>
          <w:p w:rsidR="004563F3" w:rsidP="00842DA3" w:rsidRDefault="004563F3" w14:paraId="0AC0531A" w14:textId="3104797D">
            <w:pPr>
              <w:pStyle w:val="ListParagraph"/>
              <w:numPr>
                <w:ilvl w:val="1"/>
                <w:numId w:val="59"/>
              </w:numPr>
              <w:rPr>
                <w:rFonts w:ascii="Calibri" w:hAnsi="Calibri" w:eastAsia="Calibri" w:cs="Calibri"/>
                <w:sz w:val="20"/>
                <w:szCs w:val="20"/>
              </w:rPr>
            </w:pPr>
            <w:r w:rsidRPr="00D06E17">
              <w:rPr>
                <w:rFonts w:ascii="Calibri" w:hAnsi="Calibri" w:eastAsia="Calibri" w:cs="Calibri"/>
                <w:sz w:val="20"/>
                <w:szCs w:val="20"/>
              </w:rPr>
              <w:t>se non esiste già una decurtazione con lo stesso atto</w:t>
            </w:r>
            <w:r w:rsidRPr="00D06E17" w:rsidR="006C73E0">
              <w:rPr>
                <w:rFonts w:ascii="Calibri" w:hAnsi="Calibri" w:eastAsia="Calibri" w:cs="Calibri"/>
                <w:sz w:val="20"/>
                <w:szCs w:val="20"/>
              </w:rPr>
              <w:t xml:space="preserve"> per la stessa patente</w:t>
            </w:r>
            <w:r w:rsidRPr="00D06E17">
              <w:rPr>
                <w:rFonts w:ascii="Calibri" w:hAnsi="Calibri" w:eastAsia="Calibri" w:cs="Calibri"/>
                <w:sz w:val="20"/>
                <w:szCs w:val="20"/>
              </w:rPr>
              <w:t xml:space="preserve"> attraverso il servizio </w:t>
            </w:r>
            <w:r w:rsidRPr="00D06E17" w:rsidR="00DA2C27">
              <w:rPr>
                <w:rFonts w:ascii="Calibri" w:hAnsi="Calibri" w:eastAsia="Calibri" w:cs="Calibri"/>
                <w:sz w:val="20"/>
                <w:szCs w:val="20"/>
              </w:rPr>
              <w:t>“Univocità Atto”</w:t>
            </w:r>
          </w:p>
          <w:p w:rsidR="002206B3" w:rsidP="00842DA3" w:rsidRDefault="008E328F" w14:paraId="216B5EED" w14:textId="77777777">
            <w:pPr>
              <w:pStyle w:val="ListParagraph"/>
              <w:numPr>
                <w:ilvl w:val="1"/>
                <w:numId w:val="59"/>
              </w:numPr>
              <w:rPr>
                <w:rFonts w:ascii="Calibri" w:hAnsi="Calibri" w:eastAsia="Calibri" w:cs="Calibri"/>
                <w:sz w:val="20"/>
                <w:szCs w:val="20"/>
              </w:rPr>
            </w:pPr>
            <w:r w:rsidRPr="00CF18AD">
              <w:rPr>
                <w:rFonts w:ascii="Calibri" w:hAnsi="Calibri" w:eastAsia="Calibri" w:cs="Calibri"/>
                <w:sz w:val="20"/>
                <w:szCs w:val="20"/>
              </w:rPr>
              <w:t>se la data dell’atto è precedente alla data di emissione della patente il sistema restituisce un messaggio di errore</w:t>
            </w:r>
          </w:p>
          <w:p w:rsidRPr="002206B3" w:rsidR="002206B3" w:rsidP="00842DA3" w:rsidRDefault="002206B3" w14:paraId="50CEC860" w14:textId="2C87C05C">
            <w:pPr>
              <w:pStyle w:val="ListParagraph"/>
              <w:numPr>
                <w:ilvl w:val="1"/>
                <w:numId w:val="59"/>
              </w:numPr>
              <w:rPr>
                <w:rFonts w:ascii="Calibri" w:hAnsi="Calibri" w:eastAsia="Calibri" w:cs="Calibri"/>
                <w:sz w:val="20"/>
                <w:szCs w:val="20"/>
              </w:rPr>
            </w:pPr>
            <w:r w:rsidRPr="002206B3">
              <w:rPr>
                <w:rFonts w:ascii="Calibri" w:hAnsi="Calibri" w:eastAsia="Calibri" w:cs="Calibri"/>
                <w:color w:val="EE0000"/>
                <w:sz w:val="20"/>
                <w:szCs w:val="20"/>
              </w:rPr>
              <w:t>se la data di protocollo è precedente alla data di emissione patente restituisce un messaggio di errore (MEV 21/01/2026)</w:t>
            </w:r>
          </w:p>
          <w:p w:rsidRPr="00CF18AD" w:rsidR="002773DA" w:rsidP="00842DA3" w:rsidRDefault="002773DA" w14:paraId="1FF22D31" w14:textId="17DE9AB8">
            <w:pPr>
              <w:pStyle w:val="ListParagraph"/>
              <w:numPr>
                <w:ilvl w:val="1"/>
                <w:numId w:val="59"/>
              </w:numPr>
              <w:rPr>
                <w:rFonts w:ascii="Calibri" w:hAnsi="Calibri" w:eastAsia="Calibri" w:cs="Calibri"/>
                <w:sz w:val="20"/>
                <w:szCs w:val="20"/>
              </w:rPr>
            </w:pPr>
            <w:r w:rsidRPr="00CF18AD">
              <w:rPr>
                <w:rFonts w:ascii="Calibri" w:hAnsi="Calibri" w:eastAsia="Calibri" w:cs="Calibri"/>
                <w:sz w:val="20"/>
                <w:szCs w:val="20"/>
              </w:rPr>
              <w:t xml:space="preserve">Per ogni Fattispecie della lista </w:t>
            </w:r>
            <w:r w:rsidRPr="00CF18AD" w:rsidR="00BD283B">
              <w:rPr>
                <w:rFonts w:ascii="Calibri" w:hAnsi="Calibri" w:eastAsia="Calibri" w:cs="Calibri"/>
                <w:sz w:val="20"/>
                <w:szCs w:val="20"/>
              </w:rPr>
              <w:t>F</w:t>
            </w:r>
            <w:r w:rsidRPr="00CF18AD">
              <w:rPr>
                <w:rFonts w:ascii="Calibri" w:hAnsi="Calibri" w:eastAsia="Calibri" w:cs="Calibri"/>
                <w:sz w:val="20"/>
                <w:szCs w:val="20"/>
              </w:rPr>
              <w:t>attispecie</w:t>
            </w:r>
          </w:p>
          <w:p w:rsidRPr="00CF18AD" w:rsidR="00761C5A" w:rsidP="00842DA3" w:rsidRDefault="00761C5A" w14:paraId="3DF94623" w14:textId="462BD16C">
            <w:pPr>
              <w:pStyle w:val="ListParagraph"/>
              <w:numPr>
                <w:ilvl w:val="2"/>
                <w:numId w:val="59"/>
              </w:numPr>
              <w:rPr>
                <w:rFonts w:ascii="Calibri" w:hAnsi="Calibri" w:eastAsia="Calibri" w:cs="Calibri"/>
                <w:sz w:val="20"/>
                <w:szCs w:val="20"/>
              </w:rPr>
            </w:pPr>
            <w:r w:rsidRPr="00CF18AD">
              <w:rPr>
                <w:rFonts w:ascii="Calibri" w:hAnsi="Calibri" w:eastAsia="Calibri" w:cs="Calibri"/>
                <w:sz w:val="20"/>
                <w:szCs w:val="20"/>
              </w:rPr>
              <w:t xml:space="preserve">Se la </w:t>
            </w:r>
            <w:r w:rsidRPr="00CF18AD" w:rsidR="00A36161">
              <w:rPr>
                <w:rFonts w:ascii="Calibri" w:hAnsi="Calibri" w:eastAsia="Calibri" w:cs="Calibri"/>
                <w:sz w:val="20"/>
                <w:szCs w:val="20"/>
              </w:rPr>
              <w:t xml:space="preserve">fattispecie </w:t>
            </w:r>
            <w:r w:rsidRPr="00CF18AD" w:rsidR="0000546E">
              <w:rPr>
                <w:rFonts w:ascii="Calibri" w:hAnsi="Calibri" w:eastAsia="Calibri" w:cs="Calibri"/>
                <w:sz w:val="20"/>
                <w:szCs w:val="20"/>
              </w:rPr>
              <w:t xml:space="preserve">prevede lavoratori ma la lista lavoratori </w:t>
            </w:r>
            <w:r w:rsidRPr="00CF18AD" w:rsidR="007E49F4">
              <w:rPr>
                <w:rFonts w:ascii="Calibri" w:hAnsi="Calibri" w:eastAsia="Calibri" w:cs="Calibri"/>
                <w:sz w:val="20"/>
                <w:szCs w:val="20"/>
              </w:rPr>
              <w:t>è vuota</w:t>
            </w:r>
            <w:r w:rsidRPr="00CF18AD" w:rsidR="001907E4">
              <w:rPr>
                <w:rFonts w:ascii="Calibri" w:hAnsi="Calibri" w:eastAsia="Calibri" w:cs="Calibri"/>
                <w:sz w:val="20"/>
                <w:szCs w:val="20"/>
              </w:rPr>
              <w:t xml:space="preserve"> il processo restituisce un messaggio di errore</w:t>
            </w:r>
          </w:p>
          <w:p w:rsidRPr="00CF18AD" w:rsidR="001907E4" w:rsidP="00842DA3" w:rsidRDefault="001907E4" w14:paraId="69F39768" w14:textId="5C9BBDA1">
            <w:pPr>
              <w:pStyle w:val="ListParagraph"/>
              <w:numPr>
                <w:ilvl w:val="2"/>
                <w:numId w:val="59"/>
              </w:numPr>
              <w:rPr>
                <w:rFonts w:ascii="Calibri" w:hAnsi="Calibri" w:eastAsia="Calibri" w:cs="Calibri"/>
                <w:sz w:val="20"/>
                <w:szCs w:val="20"/>
              </w:rPr>
            </w:pPr>
            <w:r w:rsidRPr="00CF18AD">
              <w:rPr>
                <w:rFonts w:ascii="Calibri" w:hAnsi="Calibri" w:eastAsia="Calibri" w:cs="Calibri"/>
                <w:sz w:val="20"/>
                <w:szCs w:val="20"/>
              </w:rPr>
              <w:t>Se la fattispecie prevede una data commissione illecito</w:t>
            </w:r>
            <w:r w:rsidRPr="00CF18AD" w:rsidR="008515F4">
              <w:rPr>
                <w:rFonts w:ascii="Calibri" w:hAnsi="Calibri" w:eastAsia="Calibri" w:cs="Calibri"/>
                <w:sz w:val="20"/>
                <w:szCs w:val="20"/>
              </w:rPr>
              <w:t xml:space="preserve"> e non lavoratori</w:t>
            </w:r>
            <w:r w:rsidRPr="00CF18AD">
              <w:rPr>
                <w:rFonts w:ascii="Calibri" w:hAnsi="Calibri" w:eastAsia="Calibri" w:cs="Calibri"/>
                <w:sz w:val="20"/>
                <w:szCs w:val="20"/>
              </w:rPr>
              <w:t xml:space="preserve"> </w:t>
            </w:r>
            <w:r w:rsidRPr="00CF18AD" w:rsidR="008515F4">
              <w:rPr>
                <w:rFonts w:ascii="Calibri" w:hAnsi="Calibri" w:eastAsia="Calibri" w:cs="Calibri"/>
                <w:sz w:val="20"/>
                <w:szCs w:val="20"/>
              </w:rPr>
              <w:t>se</w:t>
            </w:r>
            <w:r w:rsidRPr="00CF18AD" w:rsidR="00235804">
              <w:rPr>
                <w:rFonts w:ascii="Calibri" w:hAnsi="Calibri" w:eastAsia="Calibri" w:cs="Calibri"/>
                <w:sz w:val="20"/>
                <w:szCs w:val="20"/>
              </w:rPr>
              <w:t xml:space="preserve"> </w:t>
            </w:r>
            <w:r w:rsidRPr="00CF18AD" w:rsidR="006733CD">
              <w:rPr>
                <w:rFonts w:ascii="Calibri" w:hAnsi="Calibri" w:eastAsia="Calibri" w:cs="Calibri"/>
                <w:sz w:val="20"/>
                <w:szCs w:val="20"/>
              </w:rPr>
              <w:t>la data commissione illecito non è presente</w:t>
            </w:r>
            <w:r w:rsidRPr="00CF18AD">
              <w:rPr>
                <w:rFonts w:ascii="Calibri" w:hAnsi="Calibri" w:eastAsia="Calibri" w:cs="Calibri"/>
                <w:sz w:val="20"/>
                <w:szCs w:val="20"/>
              </w:rPr>
              <w:t xml:space="preserve"> il processo restituisce un messaggio di errore</w:t>
            </w:r>
          </w:p>
          <w:p w:rsidRPr="00CF18AD" w:rsidR="001907E4" w:rsidP="00842DA3" w:rsidRDefault="006733CD" w14:paraId="62BC396B" w14:textId="56A0473C">
            <w:pPr>
              <w:pStyle w:val="ListParagraph"/>
              <w:numPr>
                <w:ilvl w:val="2"/>
                <w:numId w:val="59"/>
              </w:numPr>
              <w:rPr>
                <w:rFonts w:ascii="Calibri" w:hAnsi="Calibri" w:eastAsia="Calibri" w:cs="Calibri"/>
                <w:sz w:val="20"/>
                <w:szCs w:val="20"/>
              </w:rPr>
            </w:pPr>
            <w:r w:rsidRPr="00CF18AD">
              <w:rPr>
                <w:rFonts w:ascii="Calibri" w:hAnsi="Calibri" w:eastAsia="Calibri" w:cs="Calibri"/>
                <w:sz w:val="20"/>
                <w:szCs w:val="20"/>
              </w:rPr>
              <w:t>Se la fattispecie prevede sia lavoratori che data</w:t>
            </w:r>
            <w:r w:rsidRPr="00CF18AD" w:rsidR="001A00BB">
              <w:rPr>
                <w:rFonts w:ascii="Calibri" w:hAnsi="Calibri" w:eastAsia="Calibri" w:cs="Calibri"/>
                <w:sz w:val="20"/>
                <w:szCs w:val="20"/>
              </w:rPr>
              <w:t xml:space="preserve"> commissione illecito </w:t>
            </w:r>
            <w:r w:rsidRPr="00CF18AD" w:rsidR="004201B5">
              <w:rPr>
                <w:rFonts w:ascii="Calibri" w:hAnsi="Calibri" w:eastAsia="Calibri" w:cs="Calibri"/>
                <w:sz w:val="20"/>
                <w:szCs w:val="20"/>
              </w:rPr>
              <w:t xml:space="preserve">se la data </w:t>
            </w:r>
            <w:r w:rsidRPr="00CF18AD" w:rsidR="00827898">
              <w:rPr>
                <w:rFonts w:ascii="Calibri" w:hAnsi="Calibri" w:eastAsia="Calibri" w:cs="Calibri"/>
                <w:sz w:val="20"/>
                <w:szCs w:val="20"/>
              </w:rPr>
              <w:t>commissione</w:t>
            </w:r>
            <w:r w:rsidRPr="00CF18AD" w:rsidR="004201B5">
              <w:rPr>
                <w:rFonts w:ascii="Calibri" w:hAnsi="Calibri" w:eastAsia="Calibri" w:cs="Calibri"/>
                <w:sz w:val="20"/>
                <w:szCs w:val="20"/>
              </w:rPr>
              <w:t xml:space="preserve"> illecito </w:t>
            </w:r>
            <w:r w:rsidRPr="00CF18AD" w:rsidR="00A56B28">
              <w:rPr>
                <w:rFonts w:ascii="Calibri" w:hAnsi="Calibri" w:eastAsia="Calibri" w:cs="Calibri"/>
                <w:sz w:val="20"/>
                <w:szCs w:val="20"/>
              </w:rPr>
              <w:t>associata ad un lavoratore</w:t>
            </w:r>
            <w:r w:rsidRPr="00CF18AD" w:rsidR="008404D8">
              <w:rPr>
                <w:rFonts w:ascii="Calibri" w:hAnsi="Calibri" w:eastAsia="Calibri" w:cs="Calibri"/>
                <w:sz w:val="20"/>
                <w:szCs w:val="20"/>
              </w:rPr>
              <w:t xml:space="preserve"> della lista</w:t>
            </w:r>
            <w:r w:rsidRPr="00CF18AD" w:rsidR="00A56B28">
              <w:rPr>
                <w:rFonts w:ascii="Calibri" w:hAnsi="Calibri" w:eastAsia="Calibri" w:cs="Calibri"/>
                <w:sz w:val="20"/>
                <w:szCs w:val="20"/>
              </w:rPr>
              <w:t xml:space="preserve"> è assente </w:t>
            </w:r>
            <w:r w:rsidR="00B32976">
              <w:rPr>
                <w:rFonts w:ascii="Calibri" w:hAnsi="Calibri" w:eastAsia="Calibri" w:cs="Calibri"/>
                <w:sz w:val="20"/>
                <w:szCs w:val="20"/>
              </w:rPr>
              <w:t>i</w:t>
            </w:r>
            <w:r w:rsidRPr="00CF18AD">
              <w:rPr>
                <w:rFonts w:ascii="Calibri" w:hAnsi="Calibri" w:eastAsia="Calibri" w:cs="Calibri"/>
                <w:sz w:val="20"/>
                <w:szCs w:val="20"/>
              </w:rPr>
              <w:t>l processo restituisce un messaggio di errore</w:t>
            </w:r>
          </w:p>
          <w:p w:rsidRPr="00CF18AD" w:rsidR="00FD20FC" w:rsidP="00842DA3" w:rsidRDefault="008169D1" w14:paraId="065F3892" w14:textId="4D09D5EF">
            <w:pPr>
              <w:pStyle w:val="ListParagraph"/>
              <w:numPr>
                <w:ilvl w:val="2"/>
                <w:numId w:val="59"/>
              </w:numPr>
              <w:rPr>
                <w:rFonts w:ascii="Calibri" w:hAnsi="Calibri" w:eastAsia="Calibri" w:cs="Calibri"/>
                <w:sz w:val="20"/>
                <w:szCs w:val="20"/>
              </w:rPr>
            </w:pPr>
            <w:r w:rsidRPr="00CF18AD">
              <w:rPr>
                <w:rFonts w:ascii="Calibri" w:hAnsi="Calibri" w:eastAsia="Calibri" w:cs="Calibri"/>
                <w:sz w:val="20"/>
                <w:szCs w:val="20"/>
              </w:rPr>
              <w:t>s</w:t>
            </w:r>
            <w:r w:rsidRPr="00CF18AD" w:rsidR="00FD20FC">
              <w:rPr>
                <w:rFonts w:ascii="Calibri" w:hAnsi="Calibri" w:eastAsia="Calibri" w:cs="Calibri"/>
                <w:sz w:val="20"/>
                <w:szCs w:val="20"/>
              </w:rPr>
              <w:t xml:space="preserve">e la fattispecie non </w:t>
            </w:r>
            <w:r w:rsidRPr="00CF18AD" w:rsidR="006C46AB">
              <w:rPr>
                <w:rFonts w:ascii="Calibri" w:hAnsi="Calibri" w:eastAsia="Calibri" w:cs="Calibri"/>
                <w:sz w:val="20"/>
                <w:szCs w:val="20"/>
              </w:rPr>
              <w:t xml:space="preserve">prevede lavoratori ma </w:t>
            </w:r>
            <w:r w:rsidRPr="00CF18AD" w:rsidR="00E17DED">
              <w:rPr>
                <w:rFonts w:ascii="Calibri" w:hAnsi="Calibri" w:eastAsia="Calibri" w:cs="Calibri"/>
                <w:sz w:val="20"/>
                <w:szCs w:val="20"/>
              </w:rPr>
              <w:t xml:space="preserve">prevede </w:t>
            </w:r>
            <w:r w:rsidRPr="00CF18AD" w:rsidR="006C46AB">
              <w:rPr>
                <w:rFonts w:ascii="Calibri" w:hAnsi="Calibri" w:eastAsia="Calibri" w:cs="Calibri"/>
                <w:sz w:val="20"/>
                <w:szCs w:val="20"/>
              </w:rPr>
              <w:t xml:space="preserve">una </w:t>
            </w:r>
            <w:r w:rsidRPr="00CF18AD" w:rsidR="007F359E">
              <w:rPr>
                <w:rFonts w:ascii="Calibri" w:hAnsi="Calibri" w:eastAsia="Calibri" w:cs="Calibri"/>
                <w:sz w:val="20"/>
                <w:szCs w:val="20"/>
              </w:rPr>
              <w:t>data commis</w:t>
            </w:r>
            <w:r w:rsidRPr="00CF18AD" w:rsidR="00827898">
              <w:rPr>
                <w:rFonts w:ascii="Calibri" w:hAnsi="Calibri" w:eastAsia="Calibri" w:cs="Calibri"/>
                <w:sz w:val="20"/>
                <w:szCs w:val="20"/>
              </w:rPr>
              <w:t>sio</w:t>
            </w:r>
            <w:r w:rsidRPr="00CF18AD" w:rsidR="007F359E">
              <w:rPr>
                <w:rFonts w:ascii="Calibri" w:hAnsi="Calibri" w:eastAsia="Calibri" w:cs="Calibri"/>
                <w:sz w:val="20"/>
                <w:szCs w:val="20"/>
              </w:rPr>
              <w:t xml:space="preserve">ne illecito </w:t>
            </w:r>
            <w:r w:rsidRPr="00CF18AD" w:rsidR="00F1400C">
              <w:rPr>
                <w:rFonts w:ascii="Calibri" w:hAnsi="Calibri" w:eastAsia="Calibri" w:cs="Calibri"/>
                <w:sz w:val="20"/>
                <w:szCs w:val="20"/>
              </w:rPr>
              <w:t>se</w:t>
            </w:r>
            <w:r w:rsidRPr="00CF18AD" w:rsidR="000072E2">
              <w:rPr>
                <w:rFonts w:ascii="Calibri" w:hAnsi="Calibri" w:eastAsia="Calibri" w:cs="Calibri"/>
                <w:sz w:val="20"/>
                <w:szCs w:val="20"/>
              </w:rPr>
              <w:t xml:space="preserve"> questa </w:t>
            </w:r>
            <w:r w:rsidRPr="00CF18AD" w:rsidR="00F1400C">
              <w:rPr>
                <w:rFonts w:ascii="Calibri" w:hAnsi="Calibri" w:eastAsia="Calibri" w:cs="Calibri"/>
                <w:sz w:val="20"/>
                <w:szCs w:val="20"/>
              </w:rPr>
              <w:t>è</w:t>
            </w:r>
            <w:r w:rsidRPr="00CF18AD" w:rsidR="00FD20FC">
              <w:rPr>
                <w:rFonts w:ascii="Calibri" w:hAnsi="Calibri" w:eastAsia="Calibri" w:cs="Calibri"/>
                <w:sz w:val="20"/>
                <w:szCs w:val="20"/>
              </w:rPr>
              <w:t xml:space="preserve"> precedente alla data di emissione della patente il processo restituisce un messaggio di errore</w:t>
            </w:r>
          </w:p>
          <w:p w:rsidRPr="00CF18AD" w:rsidR="00DA2C27" w:rsidP="00842DA3" w:rsidRDefault="00DA2C27" w14:paraId="0931FAC1" w14:textId="6D5BD29F">
            <w:pPr>
              <w:pStyle w:val="ListParagraph"/>
              <w:numPr>
                <w:ilvl w:val="2"/>
                <w:numId w:val="59"/>
              </w:numPr>
              <w:rPr>
                <w:rFonts w:ascii="Calibri" w:hAnsi="Calibri" w:eastAsia="Calibri" w:cs="Calibri"/>
                <w:sz w:val="20"/>
                <w:szCs w:val="20"/>
              </w:rPr>
            </w:pPr>
            <w:r w:rsidRPr="00CF18AD">
              <w:rPr>
                <w:rFonts w:ascii="Calibri" w:hAnsi="Calibri" w:eastAsia="Calibri" w:cs="Calibri"/>
                <w:sz w:val="20"/>
                <w:szCs w:val="20"/>
              </w:rPr>
              <w:t xml:space="preserve">se </w:t>
            </w:r>
            <w:r w:rsidRPr="00CF18AD" w:rsidR="007761FE">
              <w:rPr>
                <w:rFonts w:ascii="Calibri" w:hAnsi="Calibri" w:eastAsia="Calibri" w:cs="Calibri"/>
                <w:sz w:val="20"/>
                <w:szCs w:val="20"/>
              </w:rPr>
              <w:t>la fattispecie prevede</w:t>
            </w:r>
            <w:r w:rsidR="001759FC">
              <w:rPr>
                <w:rFonts w:ascii="Calibri" w:hAnsi="Calibri" w:eastAsia="Calibri" w:cs="Calibri"/>
                <w:sz w:val="20"/>
                <w:szCs w:val="20"/>
              </w:rPr>
              <w:t xml:space="preserve"> </w:t>
            </w:r>
            <w:r w:rsidRPr="00CC315A" w:rsidR="001759FC">
              <w:rPr>
                <w:rFonts w:ascii="Calibri" w:hAnsi="Calibri" w:eastAsia="Calibri" w:cs="Calibri"/>
                <w:sz w:val="20"/>
                <w:szCs w:val="20"/>
              </w:rPr>
              <w:t>data commissione illecito e</w:t>
            </w:r>
            <w:r w:rsidRPr="00CC315A" w:rsidR="007761FE">
              <w:rPr>
                <w:rFonts w:ascii="Calibri" w:hAnsi="Calibri" w:eastAsia="Calibri" w:cs="Calibri"/>
                <w:sz w:val="20"/>
                <w:szCs w:val="20"/>
              </w:rPr>
              <w:t xml:space="preserve"> </w:t>
            </w:r>
            <w:r w:rsidRPr="00CF18AD" w:rsidR="007761FE">
              <w:rPr>
                <w:rFonts w:ascii="Calibri" w:hAnsi="Calibri" w:eastAsia="Calibri" w:cs="Calibri"/>
                <w:sz w:val="20"/>
                <w:szCs w:val="20"/>
              </w:rPr>
              <w:t xml:space="preserve">lavoratori </w:t>
            </w:r>
            <w:r w:rsidRPr="00CF18AD" w:rsidR="00BD736A">
              <w:rPr>
                <w:rFonts w:ascii="Calibri" w:hAnsi="Calibri" w:eastAsia="Calibri" w:cs="Calibri"/>
                <w:sz w:val="20"/>
                <w:szCs w:val="20"/>
              </w:rPr>
              <w:t xml:space="preserve">per ogni lavoratore della lista lavoratori </w:t>
            </w:r>
            <w:r w:rsidRPr="00CF18AD" w:rsidR="004310CC">
              <w:rPr>
                <w:rFonts w:ascii="Calibri" w:hAnsi="Calibri" w:eastAsia="Calibri" w:cs="Calibri"/>
                <w:sz w:val="20"/>
                <w:szCs w:val="20"/>
              </w:rPr>
              <w:t xml:space="preserve">viene verificato che </w:t>
            </w:r>
            <w:r w:rsidRPr="00CF18AD">
              <w:rPr>
                <w:rFonts w:ascii="Calibri" w:hAnsi="Calibri" w:eastAsia="Calibri" w:cs="Calibri"/>
                <w:sz w:val="20"/>
                <w:szCs w:val="20"/>
              </w:rPr>
              <w:t xml:space="preserve">non esiste già un dettaglio </w:t>
            </w:r>
            <w:r w:rsidRPr="00CF18AD" w:rsidR="007B6073">
              <w:rPr>
                <w:rFonts w:ascii="Calibri" w:hAnsi="Calibri" w:eastAsia="Calibri" w:cs="Calibri"/>
                <w:sz w:val="20"/>
                <w:szCs w:val="20"/>
              </w:rPr>
              <w:t>per lavoratore</w:t>
            </w:r>
            <w:r w:rsidRPr="00CF18AD" w:rsidR="006C73E0">
              <w:rPr>
                <w:rFonts w:ascii="Calibri" w:hAnsi="Calibri" w:eastAsia="Calibri" w:cs="Calibri"/>
                <w:sz w:val="20"/>
                <w:szCs w:val="20"/>
              </w:rPr>
              <w:t xml:space="preserve"> per la stessa patente</w:t>
            </w:r>
            <w:r w:rsidRPr="00CF18AD">
              <w:rPr>
                <w:rFonts w:ascii="Calibri" w:hAnsi="Calibri" w:eastAsia="Calibri" w:cs="Calibri"/>
                <w:sz w:val="20"/>
                <w:szCs w:val="20"/>
              </w:rPr>
              <w:t xml:space="preserve"> attraverso il servizio “Univocità </w:t>
            </w:r>
            <w:r w:rsidRPr="00CF18AD" w:rsidR="007B6073">
              <w:rPr>
                <w:rFonts w:ascii="Calibri" w:hAnsi="Calibri" w:eastAsia="Calibri" w:cs="Calibri"/>
                <w:sz w:val="20"/>
                <w:szCs w:val="20"/>
              </w:rPr>
              <w:t>Dettaglio</w:t>
            </w:r>
            <w:r w:rsidRPr="00CF18AD">
              <w:rPr>
                <w:rFonts w:ascii="Calibri" w:hAnsi="Calibri" w:eastAsia="Calibri" w:cs="Calibri"/>
                <w:sz w:val="20"/>
                <w:szCs w:val="20"/>
              </w:rPr>
              <w:t>”</w:t>
            </w:r>
          </w:p>
          <w:p w:rsidR="00250E91" w:rsidP="00842DA3" w:rsidRDefault="00250E91" w14:paraId="7B8AA723" w14:textId="07AD99FE">
            <w:pPr>
              <w:pStyle w:val="ListParagraph"/>
              <w:numPr>
                <w:ilvl w:val="2"/>
                <w:numId w:val="59"/>
              </w:numPr>
              <w:rPr>
                <w:rFonts w:ascii="Calibri" w:hAnsi="Calibri" w:eastAsia="Calibri" w:cs="Calibri"/>
                <w:sz w:val="20"/>
                <w:szCs w:val="20"/>
              </w:rPr>
            </w:pPr>
            <w:r w:rsidRPr="00CF18AD">
              <w:rPr>
                <w:rFonts w:ascii="Calibri" w:hAnsi="Calibri" w:eastAsia="Calibri" w:cs="Calibri"/>
                <w:sz w:val="20"/>
                <w:szCs w:val="20"/>
              </w:rPr>
              <w:t>se la fattispecie prevede lavoratori</w:t>
            </w:r>
            <w:r w:rsidRPr="00CF18AD" w:rsidR="00BD736A">
              <w:rPr>
                <w:rFonts w:ascii="Calibri" w:hAnsi="Calibri" w:eastAsia="Calibri" w:cs="Calibri"/>
                <w:sz w:val="20"/>
                <w:szCs w:val="20"/>
              </w:rPr>
              <w:t xml:space="preserve"> per ogni lavoratore della lista lavoratori</w:t>
            </w:r>
            <w:r w:rsidRPr="00CF18AD">
              <w:rPr>
                <w:rFonts w:ascii="Calibri" w:hAnsi="Calibri" w:eastAsia="Calibri" w:cs="Calibri"/>
                <w:sz w:val="20"/>
                <w:szCs w:val="20"/>
              </w:rPr>
              <w:t xml:space="preserve"> </w:t>
            </w:r>
            <w:r w:rsidRPr="00CF18AD" w:rsidR="002A5034">
              <w:rPr>
                <w:rFonts w:ascii="Calibri" w:hAnsi="Calibri" w:eastAsia="Calibri" w:cs="Calibri"/>
                <w:sz w:val="20"/>
                <w:szCs w:val="20"/>
              </w:rPr>
              <w:t>s</w:t>
            </w:r>
            <w:r w:rsidRPr="00CF18AD" w:rsidR="004651A2">
              <w:rPr>
                <w:rFonts w:ascii="Calibri" w:hAnsi="Calibri" w:eastAsia="Calibri" w:cs="Calibri"/>
                <w:sz w:val="20"/>
                <w:szCs w:val="20"/>
              </w:rPr>
              <w:t xml:space="preserve">e </w:t>
            </w:r>
            <w:r w:rsidRPr="00CF18AD" w:rsidR="006623F5">
              <w:rPr>
                <w:rFonts w:ascii="Calibri" w:hAnsi="Calibri" w:eastAsia="Calibri" w:cs="Calibri"/>
                <w:sz w:val="20"/>
                <w:szCs w:val="20"/>
              </w:rPr>
              <w:t xml:space="preserve">la data </w:t>
            </w:r>
            <w:r w:rsidRPr="00CF18AD" w:rsidR="00827898">
              <w:rPr>
                <w:rFonts w:ascii="Calibri" w:hAnsi="Calibri" w:eastAsia="Calibri" w:cs="Calibri"/>
                <w:sz w:val="20"/>
                <w:szCs w:val="20"/>
              </w:rPr>
              <w:t>commissione</w:t>
            </w:r>
            <w:r w:rsidRPr="00CF18AD" w:rsidR="006623F5">
              <w:rPr>
                <w:rFonts w:ascii="Calibri" w:hAnsi="Calibri" w:eastAsia="Calibri" w:cs="Calibri"/>
                <w:sz w:val="20"/>
                <w:szCs w:val="20"/>
              </w:rPr>
              <w:t xml:space="preserve"> illecito assoc</w:t>
            </w:r>
            <w:r w:rsidRPr="00CF18AD" w:rsidR="004651A2">
              <w:rPr>
                <w:rFonts w:ascii="Calibri" w:hAnsi="Calibri" w:eastAsia="Calibri" w:cs="Calibri"/>
                <w:sz w:val="20"/>
                <w:szCs w:val="20"/>
              </w:rPr>
              <w:t>iata al lavoratore</w:t>
            </w:r>
            <w:r w:rsidRPr="00CF18AD">
              <w:rPr>
                <w:rFonts w:ascii="Calibri" w:hAnsi="Calibri" w:eastAsia="Calibri" w:cs="Calibri"/>
                <w:sz w:val="20"/>
                <w:szCs w:val="20"/>
              </w:rPr>
              <w:t xml:space="preserve"> è precedente alla data di emissione della patente il processo restituisce un messaggio di errore</w:t>
            </w:r>
          </w:p>
          <w:p w:rsidR="00CA5999" w:rsidP="00842DA3" w:rsidRDefault="006C40F7" w14:paraId="2CE3FE3D" w14:textId="77777777">
            <w:pPr>
              <w:pStyle w:val="ListParagraph"/>
              <w:numPr>
                <w:ilvl w:val="0"/>
                <w:numId w:val="59"/>
              </w:numPr>
              <w:rPr>
                <w:rFonts w:ascii="Calibri" w:hAnsi="Calibri" w:eastAsia="Calibri" w:cs="Calibri"/>
                <w:sz w:val="20"/>
                <w:szCs w:val="20"/>
              </w:rPr>
            </w:pPr>
            <w:r w:rsidRPr="00D06E17">
              <w:rPr>
                <w:rFonts w:ascii="Calibri" w:hAnsi="Calibri" w:eastAsia="Calibri" w:cs="Calibri"/>
                <w:sz w:val="20"/>
                <w:szCs w:val="20"/>
              </w:rPr>
              <w:t>Il processo calcola il punteggio per</w:t>
            </w:r>
            <w:r w:rsidR="00CA5999">
              <w:rPr>
                <w:rFonts w:ascii="Calibri" w:hAnsi="Calibri" w:eastAsia="Calibri" w:cs="Calibri"/>
                <w:sz w:val="20"/>
                <w:szCs w:val="20"/>
              </w:rPr>
              <w:t>:</w:t>
            </w:r>
          </w:p>
          <w:p w:rsidRPr="00D06E17" w:rsidR="003656F4" w:rsidP="00842DA3" w:rsidRDefault="006C40F7" w14:paraId="54DA1B99" w14:textId="419D2820">
            <w:pPr>
              <w:pStyle w:val="ListParagraph"/>
              <w:numPr>
                <w:ilvl w:val="1"/>
                <w:numId w:val="59"/>
              </w:numPr>
              <w:rPr>
                <w:rFonts w:ascii="Calibri" w:hAnsi="Calibri" w:eastAsia="Calibri" w:cs="Calibri"/>
                <w:sz w:val="20"/>
                <w:szCs w:val="20"/>
              </w:rPr>
            </w:pPr>
            <w:r w:rsidRPr="00D06E17">
              <w:rPr>
                <w:rFonts w:ascii="Calibri" w:hAnsi="Calibri" w:eastAsia="Calibri" w:cs="Calibri"/>
                <w:sz w:val="20"/>
                <w:szCs w:val="20"/>
              </w:rPr>
              <w:t xml:space="preserve">fattispecie attraverso il </w:t>
            </w:r>
            <w:r w:rsidRPr="00D06E17" w:rsidR="003656F4">
              <w:rPr>
                <w:rFonts w:ascii="Calibri" w:hAnsi="Calibri" w:eastAsia="Calibri" w:cs="Calibri"/>
                <w:i/>
                <w:iCs/>
                <w:sz w:val="20"/>
                <w:szCs w:val="20"/>
              </w:rPr>
              <w:t>CalcoloPunteggioFattispecie</w:t>
            </w:r>
            <w:r w:rsidRPr="00D06E17" w:rsidR="003656F4">
              <w:rPr>
                <w:rFonts w:ascii="Calibri" w:hAnsi="Calibri" w:eastAsia="Calibri" w:cs="Calibri"/>
                <w:sz w:val="20"/>
                <w:szCs w:val="20"/>
              </w:rPr>
              <w:t>:</w:t>
            </w:r>
          </w:p>
          <w:p w:rsidRPr="00D06E17" w:rsidR="006C40F7" w:rsidP="00842DA3" w:rsidRDefault="006C40F7" w14:paraId="2C4351BF" w14:textId="6D876C7C">
            <w:pPr>
              <w:pStyle w:val="ListParagraph"/>
              <w:numPr>
                <w:ilvl w:val="1"/>
                <w:numId w:val="59"/>
              </w:numPr>
              <w:rPr>
                <w:rFonts w:ascii="Calibri" w:hAnsi="Calibri" w:eastAsia="Calibri" w:cs="Calibri"/>
                <w:sz w:val="20"/>
                <w:szCs w:val="20"/>
              </w:rPr>
            </w:pPr>
            <w:r w:rsidRPr="00D06E17">
              <w:rPr>
                <w:rFonts w:ascii="Calibri" w:hAnsi="Calibri" w:eastAsia="Calibri" w:cs="Calibri"/>
                <w:sz w:val="20"/>
                <w:szCs w:val="20"/>
              </w:rPr>
              <w:t xml:space="preserve">per decurtazione attraverso il </w:t>
            </w:r>
            <w:r w:rsidRPr="00D06E17" w:rsidR="00665EA7">
              <w:rPr>
                <w:rFonts w:ascii="Calibri" w:hAnsi="Calibri" w:eastAsia="Calibri" w:cs="Calibri"/>
                <w:i/>
                <w:iCs/>
                <w:sz w:val="20"/>
                <w:szCs w:val="20"/>
              </w:rPr>
              <w:t>CalcoloPunteggioDecurtazione</w:t>
            </w:r>
          </w:p>
          <w:p w:rsidR="006B0EB9" w:rsidP="006F3D7B" w:rsidRDefault="00125638" w14:paraId="67BD95B9" w14:textId="77777777">
            <w:pPr>
              <w:rPr>
                <w:rFonts w:ascii="Calibri" w:hAnsi="Calibri" w:eastAsia="Calibri" w:cs="Calibri"/>
                <w:sz w:val="20"/>
                <w:szCs w:val="20"/>
              </w:rPr>
            </w:pPr>
            <w:r>
              <w:rPr>
                <w:rFonts w:ascii="Calibri" w:hAnsi="Calibri" w:eastAsia="Calibri" w:cs="Calibri"/>
                <w:sz w:val="20"/>
                <w:szCs w:val="20"/>
              </w:rPr>
              <w:t>Se sono superate le verifiche il processo inserisce</w:t>
            </w:r>
            <w:r w:rsidR="005D720B">
              <w:rPr>
                <w:rFonts w:ascii="Calibri" w:hAnsi="Calibri" w:eastAsia="Calibri" w:cs="Calibri"/>
                <w:sz w:val="20"/>
                <w:szCs w:val="20"/>
              </w:rPr>
              <w:t xml:space="preserve"> i dati nella tabella </w:t>
            </w:r>
          </w:p>
          <w:tbl>
            <w:tblPr>
              <w:tblW w:w="6140" w:type="dxa"/>
              <w:tblCellMar>
                <w:left w:w="70" w:type="dxa"/>
                <w:right w:w="70" w:type="dxa"/>
              </w:tblCellMar>
              <w:tblLook w:val="04A0" w:firstRow="1" w:lastRow="0" w:firstColumn="1" w:lastColumn="0" w:noHBand="0" w:noVBand="1"/>
            </w:tblPr>
            <w:tblGrid>
              <w:gridCol w:w="4140"/>
              <w:gridCol w:w="2000"/>
            </w:tblGrid>
            <w:tr w:rsidR="00F048C7" w:rsidTr="00D85378" w14:paraId="6AA5B243" w14:textId="77777777">
              <w:trPr>
                <w:trHeight w:val="310"/>
              </w:trPr>
              <w:tc>
                <w:tcPr>
                  <w:tcW w:w="6140" w:type="dxa"/>
                  <w:gridSpan w:val="2"/>
                  <w:tcBorders>
                    <w:top w:val="single" w:color="auto" w:sz="4" w:space="0"/>
                    <w:left w:val="single" w:color="auto" w:sz="4" w:space="0"/>
                    <w:bottom w:val="single" w:color="auto" w:sz="4" w:space="0"/>
                    <w:right w:val="single" w:color="000000" w:sz="4" w:space="0"/>
                  </w:tcBorders>
                  <w:shd w:val="clear" w:color="000000" w:fill="FFFFFF"/>
                  <w:vAlign w:val="center"/>
                  <w:hideMark/>
                </w:tcPr>
                <w:p w:rsidR="00D85378" w:rsidP="00D85378" w:rsidRDefault="00D85378" w14:paraId="4F8CE122" w14:textId="77777777">
                  <w:pPr>
                    <w:jc w:val="center"/>
                    <w:rPr>
                      <w:rFonts w:ascii="Calibri" w:hAnsi="Calibri" w:cs="Calibri"/>
                      <w:color w:val="000000"/>
                      <w:sz w:val="16"/>
                      <w:szCs w:val="16"/>
                    </w:rPr>
                  </w:pPr>
                  <w:r>
                    <w:rPr>
                      <w:rFonts w:ascii="Calibri" w:hAnsi="Calibri" w:cs="Calibri"/>
                      <w:color w:val="000000"/>
                      <w:sz w:val="16"/>
                      <w:szCs w:val="16"/>
                    </w:rPr>
                    <w:t>DECU_DECURTAZIONE_PAC_DAT</w:t>
                  </w:r>
                </w:p>
              </w:tc>
            </w:tr>
            <w:tr w:rsidR="00F048C7" w:rsidTr="00D85378" w14:paraId="14E3C806"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71B4972B" w14:textId="77777777">
                  <w:pPr>
                    <w:rPr>
                      <w:rFonts w:ascii="Calibri" w:hAnsi="Calibri" w:cs="Calibri"/>
                      <w:color w:val="000000"/>
                      <w:sz w:val="16"/>
                      <w:szCs w:val="16"/>
                    </w:rPr>
                  </w:pPr>
                  <w:r>
                    <w:rPr>
                      <w:rFonts w:ascii="Calibri" w:hAnsi="Calibri" w:cs="Calibri"/>
                      <w:color w:val="000000"/>
                      <w:sz w:val="16"/>
                      <w:szCs w:val="16"/>
                    </w:rPr>
                    <w:t>DECU_ID</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38183CDD" w14:textId="77777777">
                  <w:pPr>
                    <w:rPr>
                      <w:rFonts w:ascii="Calibri" w:hAnsi="Calibri" w:cs="Calibri"/>
                      <w:color w:val="000000"/>
                      <w:sz w:val="16"/>
                      <w:szCs w:val="16"/>
                    </w:rPr>
                  </w:pPr>
                  <w:r>
                    <w:rPr>
                      <w:rFonts w:ascii="Calibri" w:hAnsi="Calibri" w:cs="Calibri"/>
                      <w:color w:val="000000"/>
                      <w:sz w:val="16"/>
                      <w:szCs w:val="16"/>
                    </w:rPr>
                    <w:t>Identity</w:t>
                  </w:r>
                </w:p>
              </w:tc>
            </w:tr>
            <w:tr w:rsidR="00F048C7" w:rsidTr="00D85378" w14:paraId="01B95AC6"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017D4A93" w14:textId="77777777">
                  <w:pPr>
                    <w:rPr>
                      <w:rFonts w:ascii="Calibri" w:hAnsi="Calibri" w:cs="Calibri"/>
                      <w:color w:val="000000"/>
                      <w:sz w:val="16"/>
                      <w:szCs w:val="16"/>
                    </w:rPr>
                  </w:pPr>
                  <w:r>
                    <w:rPr>
                      <w:rFonts w:ascii="Calibri" w:hAnsi="Calibri" w:cs="Calibri"/>
                      <w:color w:val="000000"/>
                      <w:sz w:val="16"/>
                      <w:szCs w:val="16"/>
                    </w:rPr>
                    <w:t>DECU_COD</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3EA2AC50" w14:textId="77777777">
                  <w:pPr>
                    <w:rPr>
                      <w:rFonts w:ascii="Calibri" w:hAnsi="Calibri" w:cs="Calibri"/>
                      <w:color w:val="000000"/>
                      <w:sz w:val="16"/>
                      <w:szCs w:val="16"/>
                    </w:rPr>
                  </w:pPr>
                  <w:r>
                    <w:rPr>
                      <w:rFonts w:ascii="Calibri" w:hAnsi="Calibri" w:cs="Calibri"/>
                      <w:color w:val="000000"/>
                      <w:sz w:val="16"/>
                      <w:szCs w:val="16"/>
                    </w:rPr>
                    <w:t>Generatore UUID</w:t>
                  </w:r>
                </w:p>
              </w:tc>
            </w:tr>
            <w:tr w:rsidR="00F048C7" w:rsidTr="00D85378" w14:paraId="125797AE"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3EDC177A" w14:textId="77777777">
                  <w:pPr>
                    <w:rPr>
                      <w:rFonts w:ascii="Calibri" w:hAnsi="Calibri" w:cs="Calibri"/>
                      <w:color w:val="000000"/>
                      <w:sz w:val="16"/>
                      <w:szCs w:val="16"/>
                    </w:rPr>
                  </w:pPr>
                  <w:r>
                    <w:rPr>
                      <w:rFonts w:ascii="Calibri" w:hAnsi="Calibri" w:cs="Calibri"/>
                      <w:color w:val="000000"/>
                      <w:sz w:val="16"/>
                      <w:szCs w:val="16"/>
                    </w:rPr>
                    <w:t>DECU_FK_LICE_ID</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1C7D69FC" w14:textId="77777777">
                  <w:pPr>
                    <w:rPr>
                      <w:rFonts w:ascii="Calibri" w:hAnsi="Calibri" w:cs="Calibri"/>
                      <w:color w:val="000000"/>
                      <w:sz w:val="16"/>
                      <w:szCs w:val="16"/>
                    </w:rPr>
                  </w:pPr>
                  <w:r>
                    <w:rPr>
                      <w:rFonts w:ascii="Calibri" w:hAnsi="Calibri" w:cs="Calibri"/>
                      <w:color w:val="000000"/>
                      <w:sz w:val="16"/>
                      <w:szCs w:val="16"/>
                    </w:rPr>
                    <w:t>IdPatente</w:t>
                  </w:r>
                </w:p>
              </w:tc>
            </w:tr>
            <w:tr w:rsidR="00F048C7" w:rsidTr="00D85378" w14:paraId="456FCBF5" w14:textId="77777777">
              <w:trPr>
                <w:trHeight w:val="42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4562AB5A" w14:textId="77777777">
                  <w:pPr>
                    <w:rPr>
                      <w:rFonts w:ascii="Calibri" w:hAnsi="Calibri" w:cs="Calibri"/>
                      <w:color w:val="000000"/>
                      <w:sz w:val="16"/>
                      <w:szCs w:val="16"/>
                    </w:rPr>
                  </w:pPr>
                  <w:r>
                    <w:rPr>
                      <w:rFonts w:ascii="Calibri" w:hAnsi="Calibri" w:cs="Calibri"/>
                      <w:color w:val="000000"/>
                      <w:sz w:val="16"/>
                      <w:szCs w:val="16"/>
                    </w:rPr>
                    <w:t>DECU_FK_STDE_ID</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75547DEC" w14:textId="77777777">
                  <w:pPr>
                    <w:jc w:val="right"/>
                    <w:rPr>
                      <w:rFonts w:ascii="Calibri" w:hAnsi="Calibri" w:cs="Calibri"/>
                      <w:color w:val="000000"/>
                      <w:sz w:val="16"/>
                      <w:szCs w:val="16"/>
                    </w:rPr>
                  </w:pPr>
                  <w:r>
                    <w:rPr>
                      <w:rFonts w:ascii="Calibri" w:hAnsi="Calibri" w:cs="Calibri"/>
                      <w:color w:val="000000"/>
                      <w:sz w:val="16"/>
                      <w:szCs w:val="16"/>
                    </w:rPr>
                    <w:t>1</w:t>
                  </w:r>
                </w:p>
              </w:tc>
            </w:tr>
            <w:tr w:rsidR="00F048C7" w:rsidTr="00D85378" w14:paraId="761D6FCD"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6CF04E58" w14:textId="77777777">
                  <w:pPr>
                    <w:rPr>
                      <w:rFonts w:ascii="Calibri" w:hAnsi="Calibri" w:cs="Calibri"/>
                      <w:color w:val="000000"/>
                      <w:sz w:val="16"/>
                      <w:szCs w:val="16"/>
                    </w:rPr>
                  </w:pPr>
                  <w:r>
                    <w:rPr>
                      <w:rFonts w:ascii="Calibri" w:hAnsi="Calibri" w:cs="Calibri"/>
                      <w:color w:val="000000"/>
                      <w:sz w:val="16"/>
                      <w:szCs w:val="16"/>
                    </w:rPr>
                    <w:t>DECU_FK_VERB_ID</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59FA65BA" w14:textId="77777777">
                  <w:pPr>
                    <w:rPr>
                      <w:rFonts w:ascii="Calibri" w:hAnsi="Calibri" w:cs="Calibri"/>
                      <w:color w:val="000000"/>
                      <w:sz w:val="16"/>
                      <w:szCs w:val="16"/>
                    </w:rPr>
                  </w:pPr>
                  <w:r>
                    <w:rPr>
                      <w:rFonts w:ascii="Calibri" w:hAnsi="Calibri" w:cs="Calibri"/>
                      <w:color w:val="000000"/>
                      <w:sz w:val="16"/>
                      <w:szCs w:val="16"/>
                    </w:rPr>
                    <w:t>null</w:t>
                  </w:r>
                </w:p>
              </w:tc>
            </w:tr>
            <w:tr w:rsidR="00F048C7" w:rsidTr="00D85378" w14:paraId="2DE9A5FE"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62570681" w14:textId="77777777">
                  <w:pPr>
                    <w:rPr>
                      <w:rFonts w:ascii="Calibri" w:hAnsi="Calibri" w:cs="Calibri"/>
                      <w:color w:val="000000"/>
                      <w:sz w:val="16"/>
                      <w:szCs w:val="16"/>
                    </w:rPr>
                  </w:pPr>
                  <w:r>
                    <w:rPr>
                      <w:rFonts w:ascii="Calibri" w:hAnsi="Calibri" w:cs="Calibri"/>
                      <w:color w:val="000000"/>
                      <w:sz w:val="16"/>
                      <w:szCs w:val="16"/>
                    </w:rPr>
                    <w:t>DECU_PUNTEGGIO</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3FA16698" w14:textId="77777777">
                  <w:pPr>
                    <w:rPr>
                      <w:rFonts w:ascii="Calibri" w:hAnsi="Calibri" w:cs="Calibri"/>
                      <w:color w:val="000000"/>
                      <w:sz w:val="16"/>
                      <w:szCs w:val="16"/>
                    </w:rPr>
                  </w:pPr>
                  <w:r>
                    <w:rPr>
                      <w:rFonts w:ascii="Calibri" w:hAnsi="Calibri" w:cs="Calibri"/>
                      <w:color w:val="000000"/>
                      <w:sz w:val="16"/>
                      <w:szCs w:val="16"/>
                    </w:rPr>
                    <w:t>PunteggioDecurtazione</w:t>
                  </w:r>
                </w:p>
              </w:tc>
            </w:tr>
            <w:tr w:rsidR="00F048C7" w:rsidTr="00D85378" w14:paraId="3ACC765C"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7791D3C4" w14:textId="77777777">
                  <w:pPr>
                    <w:rPr>
                      <w:rFonts w:ascii="Calibri" w:hAnsi="Calibri" w:cs="Calibri"/>
                      <w:color w:val="000000"/>
                      <w:sz w:val="16"/>
                      <w:szCs w:val="16"/>
                    </w:rPr>
                  </w:pPr>
                  <w:r>
                    <w:rPr>
                      <w:rFonts w:ascii="Calibri" w:hAnsi="Calibri" w:cs="Calibri"/>
                      <w:color w:val="000000"/>
                      <w:sz w:val="16"/>
                      <w:szCs w:val="16"/>
                    </w:rPr>
                    <w:t>DECU_DATA_DECURTAZIONE_PUNTEGGIO_PATENTE</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307605E2" w14:textId="77777777">
                  <w:pPr>
                    <w:rPr>
                      <w:rFonts w:ascii="Calibri" w:hAnsi="Calibri" w:cs="Calibri"/>
                      <w:color w:val="000000"/>
                      <w:sz w:val="16"/>
                      <w:szCs w:val="16"/>
                    </w:rPr>
                  </w:pPr>
                  <w:r>
                    <w:rPr>
                      <w:rFonts w:ascii="Calibri" w:hAnsi="Calibri" w:cs="Calibri"/>
                      <w:color w:val="000000"/>
                      <w:sz w:val="16"/>
                      <w:szCs w:val="16"/>
                    </w:rPr>
                    <w:t>null</w:t>
                  </w:r>
                </w:p>
              </w:tc>
            </w:tr>
            <w:tr w:rsidR="00F048C7" w:rsidTr="00D85378" w14:paraId="3FDD7E05"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50E5774B" w14:textId="77777777">
                  <w:pPr>
                    <w:rPr>
                      <w:rFonts w:ascii="Calibri" w:hAnsi="Calibri" w:cs="Calibri"/>
                      <w:color w:val="000000"/>
                      <w:sz w:val="16"/>
                      <w:szCs w:val="16"/>
                    </w:rPr>
                  </w:pPr>
                  <w:r>
                    <w:rPr>
                      <w:rFonts w:ascii="Calibri" w:hAnsi="Calibri" w:cs="Calibri"/>
                      <w:color w:val="000000"/>
                      <w:sz w:val="16"/>
                      <w:szCs w:val="16"/>
                    </w:rPr>
                    <w:t>DECU_DATA_ULTIMO_CONTEGGIO_PATENTE</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0E1E6A37" w14:textId="77777777">
                  <w:pPr>
                    <w:rPr>
                      <w:rFonts w:ascii="Calibri" w:hAnsi="Calibri" w:cs="Calibri"/>
                      <w:color w:val="000000"/>
                      <w:sz w:val="16"/>
                      <w:szCs w:val="16"/>
                    </w:rPr>
                  </w:pPr>
                  <w:r>
                    <w:rPr>
                      <w:rFonts w:ascii="Calibri" w:hAnsi="Calibri" w:cs="Calibri"/>
                      <w:color w:val="000000"/>
                      <w:sz w:val="16"/>
                      <w:szCs w:val="16"/>
                    </w:rPr>
                    <w:t>null</w:t>
                  </w:r>
                </w:p>
              </w:tc>
            </w:tr>
            <w:tr w:rsidR="00F048C7" w:rsidTr="00D85378" w14:paraId="0E2B117B"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2F386EF1" w14:textId="77777777">
                  <w:pPr>
                    <w:rPr>
                      <w:rFonts w:ascii="Calibri" w:hAnsi="Calibri" w:cs="Calibri"/>
                      <w:color w:val="000000"/>
                      <w:sz w:val="16"/>
                      <w:szCs w:val="16"/>
                    </w:rPr>
                  </w:pPr>
                  <w:r>
                    <w:rPr>
                      <w:rFonts w:ascii="Calibri" w:hAnsi="Calibri" w:cs="Calibri"/>
                      <w:color w:val="000000"/>
                      <w:sz w:val="16"/>
                      <w:szCs w:val="16"/>
                    </w:rPr>
                    <w:t>DECU_FK_ENTE_ID</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2304E753" w14:textId="77777777">
                  <w:pPr>
                    <w:rPr>
                      <w:rFonts w:ascii="Calibri" w:hAnsi="Calibri" w:cs="Calibri"/>
                      <w:color w:val="000000"/>
                      <w:sz w:val="16"/>
                      <w:szCs w:val="16"/>
                    </w:rPr>
                  </w:pPr>
                  <w:r>
                    <w:rPr>
                      <w:rFonts w:ascii="Calibri" w:hAnsi="Calibri" w:cs="Calibri"/>
                      <w:color w:val="000000"/>
                      <w:sz w:val="16"/>
                      <w:szCs w:val="16"/>
                    </w:rPr>
                    <w:t>IdEnte</w:t>
                  </w:r>
                </w:p>
              </w:tc>
            </w:tr>
            <w:tr w:rsidR="00F048C7" w:rsidTr="00D85378" w14:paraId="58793473"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254A433F" w14:textId="77777777">
                  <w:pPr>
                    <w:rPr>
                      <w:rFonts w:ascii="Calibri" w:hAnsi="Calibri" w:cs="Calibri"/>
                      <w:color w:val="000000"/>
                      <w:sz w:val="16"/>
                      <w:szCs w:val="16"/>
                    </w:rPr>
                  </w:pPr>
                  <w:r>
                    <w:rPr>
                      <w:rFonts w:ascii="Calibri" w:hAnsi="Calibri" w:cs="Calibri"/>
                      <w:color w:val="000000"/>
                      <w:sz w:val="16"/>
                      <w:szCs w:val="16"/>
                    </w:rPr>
                    <w:t>DECU_FK_TIAT_ID</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2D029E21" w14:textId="77777777">
                  <w:pPr>
                    <w:rPr>
                      <w:rFonts w:ascii="Calibri" w:hAnsi="Calibri" w:cs="Calibri"/>
                      <w:color w:val="000000"/>
                      <w:sz w:val="16"/>
                      <w:szCs w:val="16"/>
                    </w:rPr>
                  </w:pPr>
                  <w:r>
                    <w:rPr>
                      <w:rFonts w:ascii="Calibri" w:hAnsi="Calibri" w:cs="Calibri"/>
                      <w:color w:val="000000"/>
                      <w:sz w:val="16"/>
                      <w:szCs w:val="16"/>
                    </w:rPr>
                    <w:t>IdTipoAtto</w:t>
                  </w:r>
                </w:p>
              </w:tc>
            </w:tr>
            <w:tr w:rsidR="00F048C7" w:rsidTr="00D85378" w14:paraId="34A3CBD7"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3CDDFF29" w14:textId="77777777">
                  <w:pPr>
                    <w:rPr>
                      <w:rFonts w:ascii="Calibri" w:hAnsi="Calibri" w:cs="Calibri"/>
                      <w:color w:val="000000"/>
                      <w:sz w:val="16"/>
                      <w:szCs w:val="16"/>
                    </w:rPr>
                  </w:pPr>
                  <w:r>
                    <w:rPr>
                      <w:rFonts w:ascii="Calibri" w:hAnsi="Calibri" w:cs="Calibri"/>
                      <w:color w:val="000000"/>
                      <w:sz w:val="16"/>
                      <w:szCs w:val="16"/>
                    </w:rPr>
                    <w:t>DECU_COD_ATTO</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2B92AA80" w14:textId="77777777">
                  <w:pPr>
                    <w:rPr>
                      <w:rFonts w:ascii="Calibri" w:hAnsi="Calibri" w:cs="Calibri"/>
                      <w:color w:val="000000"/>
                      <w:sz w:val="16"/>
                      <w:szCs w:val="16"/>
                    </w:rPr>
                  </w:pPr>
                  <w:r>
                    <w:rPr>
                      <w:rFonts w:ascii="Calibri" w:hAnsi="Calibri" w:cs="Calibri"/>
                      <w:color w:val="000000"/>
                      <w:sz w:val="16"/>
                      <w:szCs w:val="16"/>
                    </w:rPr>
                    <w:t>CodAtto</w:t>
                  </w:r>
                </w:p>
              </w:tc>
            </w:tr>
            <w:tr w:rsidR="00F048C7" w:rsidTr="00D85378" w14:paraId="6F1F6B5A"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0ACFBAB2" w14:textId="77777777">
                  <w:pPr>
                    <w:rPr>
                      <w:rFonts w:ascii="Calibri" w:hAnsi="Calibri" w:cs="Calibri"/>
                      <w:color w:val="000000"/>
                      <w:sz w:val="16"/>
                      <w:szCs w:val="16"/>
                    </w:rPr>
                  </w:pPr>
                  <w:r>
                    <w:rPr>
                      <w:rFonts w:ascii="Calibri" w:hAnsi="Calibri" w:cs="Calibri"/>
                      <w:color w:val="000000"/>
                      <w:sz w:val="16"/>
                      <w:szCs w:val="16"/>
                    </w:rPr>
                    <w:t>DECU_DATA_ATTO</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5E39EBFF" w14:textId="77777777">
                  <w:pPr>
                    <w:rPr>
                      <w:rFonts w:ascii="Calibri" w:hAnsi="Calibri" w:cs="Calibri"/>
                      <w:color w:val="000000"/>
                      <w:sz w:val="16"/>
                      <w:szCs w:val="16"/>
                    </w:rPr>
                  </w:pPr>
                  <w:r>
                    <w:rPr>
                      <w:rFonts w:ascii="Calibri" w:hAnsi="Calibri" w:cs="Calibri"/>
                      <w:color w:val="000000"/>
                      <w:sz w:val="16"/>
                      <w:szCs w:val="16"/>
                    </w:rPr>
                    <w:t>DataAtto</w:t>
                  </w:r>
                </w:p>
              </w:tc>
            </w:tr>
            <w:tr w:rsidR="00F048C7" w:rsidTr="00D85378" w14:paraId="750D5DB3"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2366541B" w14:textId="77777777">
                  <w:pPr>
                    <w:rPr>
                      <w:rFonts w:ascii="Calibri" w:hAnsi="Calibri" w:cs="Calibri"/>
                      <w:color w:val="000000"/>
                      <w:sz w:val="16"/>
                      <w:szCs w:val="16"/>
                    </w:rPr>
                  </w:pPr>
                  <w:r>
                    <w:rPr>
                      <w:rFonts w:ascii="Calibri" w:hAnsi="Calibri" w:cs="Calibri"/>
                      <w:color w:val="000000"/>
                      <w:sz w:val="16"/>
                      <w:szCs w:val="16"/>
                    </w:rPr>
                    <w:t>DECU_NUMERO_PROTOCOLLO</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27B565C1" w14:textId="77777777">
                  <w:pPr>
                    <w:rPr>
                      <w:rFonts w:ascii="Calibri" w:hAnsi="Calibri" w:cs="Calibri"/>
                      <w:color w:val="000000"/>
                      <w:sz w:val="16"/>
                      <w:szCs w:val="16"/>
                    </w:rPr>
                  </w:pPr>
                  <w:r>
                    <w:rPr>
                      <w:rFonts w:ascii="Calibri" w:hAnsi="Calibri" w:cs="Calibri"/>
                      <w:color w:val="000000"/>
                      <w:sz w:val="16"/>
                      <w:szCs w:val="16"/>
                    </w:rPr>
                    <w:t>NumProtocollo</w:t>
                  </w:r>
                </w:p>
              </w:tc>
            </w:tr>
            <w:tr w:rsidR="00F048C7" w:rsidTr="00D85378" w14:paraId="480879E7"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1CD08BE6" w14:textId="77777777">
                  <w:pPr>
                    <w:rPr>
                      <w:rFonts w:ascii="Calibri" w:hAnsi="Calibri" w:cs="Calibri"/>
                      <w:color w:val="000000"/>
                      <w:sz w:val="16"/>
                      <w:szCs w:val="16"/>
                    </w:rPr>
                  </w:pPr>
                  <w:r>
                    <w:rPr>
                      <w:rFonts w:ascii="Calibri" w:hAnsi="Calibri" w:cs="Calibri"/>
                      <w:color w:val="000000"/>
                      <w:sz w:val="16"/>
                      <w:szCs w:val="16"/>
                    </w:rPr>
                    <w:t>DECU_DATA_PROTOCOLLO</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0793B161" w14:textId="77777777">
                  <w:pPr>
                    <w:rPr>
                      <w:rFonts w:ascii="Calibri" w:hAnsi="Calibri" w:cs="Calibri"/>
                      <w:color w:val="000000"/>
                      <w:sz w:val="16"/>
                      <w:szCs w:val="16"/>
                    </w:rPr>
                  </w:pPr>
                  <w:r>
                    <w:rPr>
                      <w:rFonts w:ascii="Calibri" w:hAnsi="Calibri" w:cs="Calibri"/>
                      <w:color w:val="000000"/>
                      <w:sz w:val="16"/>
                      <w:szCs w:val="16"/>
                    </w:rPr>
                    <w:t>DataProtocollo</w:t>
                  </w:r>
                </w:p>
              </w:tc>
            </w:tr>
            <w:tr w:rsidR="00F048C7" w:rsidTr="00D85378" w14:paraId="47DDC964"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08397E72" w14:textId="77777777">
                  <w:pPr>
                    <w:rPr>
                      <w:rFonts w:ascii="Calibri" w:hAnsi="Calibri" w:cs="Calibri"/>
                      <w:color w:val="000000"/>
                      <w:sz w:val="16"/>
                      <w:szCs w:val="16"/>
                    </w:rPr>
                  </w:pPr>
                  <w:r>
                    <w:rPr>
                      <w:rFonts w:ascii="Calibri" w:hAnsi="Calibri" w:cs="Calibri"/>
                      <w:color w:val="000000"/>
                      <w:sz w:val="16"/>
                      <w:szCs w:val="16"/>
                    </w:rPr>
                    <w:t>DECU_CREATION_USER</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20B481A1" w14:textId="77777777">
                  <w:pPr>
                    <w:rPr>
                      <w:rFonts w:ascii="Calibri" w:hAnsi="Calibri" w:cs="Calibri"/>
                      <w:color w:val="000000"/>
                      <w:sz w:val="16"/>
                      <w:szCs w:val="16"/>
                    </w:rPr>
                  </w:pPr>
                  <w:r>
                    <w:rPr>
                      <w:rFonts w:ascii="Calibri" w:hAnsi="Calibri" w:cs="Calibri"/>
                      <w:color w:val="000000"/>
                      <w:sz w:val="16"/>
                      <w:szCs w:val="16"/>
                    </w:rPr>
                    <w:t>iv-user</w:t>
                  </w:r>
                </w:p>
              </w:tc>
            </w:tr>
            <w:tr w:rsidR="00F048C7" w:rsidTr="00D85378" w14:paraId="1285CA88"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2283DB3F" w14:textId="77777777">
                  <w:pPr>
                    <w:rPr>
                      <w:rFonts w:ascii="Calibri" w:hAnsi="Calibri" w:cs="Calibri"/>
                      <w:color w:val="000000"/>
                      <w:sz w:val="16"/>
                      <w:szCs w:val="16"/>
                    </w:rPr>
                  </w:pPr>
                  <w:r>
                    <w:rPr>
                      <w:rFonts w:ascii="Calibri" w:hAnsi="Calibri" w:cs="Calibri"/>
                      <w:color w:val="000000"/>
                      <w:sz w:val="16"/>
                      <w:szCs w:val="16"/>
                    </w:rPr>
                    <w:t>DECU_CREATION_DATE</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377EB22A"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D85378" w14:paraId="5101B2B8"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31B76BA5" w14:textId="77777777">
                  <w:pPr>
                    <w:rPr>
                      <w:rFonts w:ascii="Calibri" w:hAnsi="Calibri" w:cs="Calibri"/>
                      <w:color w:val="000000"/>
                      <w:sz w:val="16"/>
                      <w:szCs w:val="16"/>
                    </w:rPr>
                  </w:pPr>
                  <w:r>
                    <w:rPr>
                      <w:rFonts w:ascii="Calibri" w:hAnsi="Calibri" w:cs="Calibri"/>
                      <w:color w:val="000000"/>
                      <w:sz w:val="16"/>
                      <w:szCs w:val="16"/>
                    </w:rPr>
                    <w:t>DECU_CONFIRMATION_USER</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64A9612C" w14:textId="77777777">
                  <w:pPr>
                    <w:rPr>
                      <w:rFonts w:ascii="Calibri" w:hAnsi="Calibri" w:cs="Calibri"/>
                      <w:color w:val="000000"/>
                      <w:sz w:val="16"/>
                      <w:szCs w:val="16"/>
                    </w:rPr>
                  </w:pPr>
                  <w:r>
                    <w:rPr>
                      <w:rFonts w:ascii="Calibri" w:hAnsi="Calibri" w:cs="Calibri"/>
                      <w:color w:val="000000"/>
                      <w:sz w:val="16"/>
                      <w:szCs w:val="16"/>
                    </w:rPr>
                    <w:t>null</w:t>
                  </w:r>
                </w:p>
              </w:tc>
            </w:tr>
            <w:tr w:rsidR="00F048C7" w:rsidTr="00D85378" w14:paraId="6333C843"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49321F99" w14:textId="77777777">
                  <w:pPr>
                    <w:rPr>
                      <w:rFonts w:ascii="Calibri" w:hAnsi="Calibri" w:cs="Calibri"/>
                      <w:color w:val="000000"/>
                      <w:sz w:val="16"/>
                      <w:szCs w:val="16"/>
                    </w:rPr>
                  </w:pPr>
                  <w:r>
                    <w:rPr>
                      <w:rFonts w:ascii="Calibri" w:hAnsi="Calibri" w:cs="Calibri"/>
                      <w:color w:val="000000"/>
                      <w:sz w:val="16"/>
                      <w:szCs w:val="16"/>
                    </w:rPr>
                    <w:t>DECU_CONFIRMATION_DATE</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22F319DC" w14:textId="77777777">
                  <w:pPr>
                    <w:rPr>
                      <w:rFonts w:ascii="Calibri" w:hAnsi="Calibri" w:cs="Calibri"/>
                      <w:color w:val="000000"/>
                      <w:sz w:val="16"/>
                      <w:szCs w:val="16"/>
                    </w:rPr>
                  </w:pPr>
                  <w:r>
                    <w:rPr>
                      <w:rFonts w:ascii="Calibri" w:hAnsi="Calibri" w:cs="Calibri"/>
                      <w:color w:val="000000"/>
                      <w:sz w:val="16"/>
                      <w:szCs w:val="16"/>
                    </w:rPr>
                    <w:t>null</w:t>
                  </w:r>
                </w:p>
              </w:tc>
            </w:tr>
            <w:tr w:rsidR="00F048C7" w:rsidTr="00D85378" w14:paraId="6ADE92E1"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5496AD25" w14:textId="77777777">
                  <w:pPr>
                    <w:rPr>
                      <w:rFonts w:ascii="Calibri" w:hAnsi="Calibri" w:cs="Calibri"/>
                      <w:color w:val="000000"/>
                      <w:sz w:val="16"/>
                      <w:szCs w:val="16"/>
                    </w:rPr>
                  </w:pPr>
                  <w:r>
                    <w:rPr>
                      <w:rFonts w:ascii="Calibri" w:hAnsi="Calibri" w:cs="Calibri"/>
                      <w:color w:val="000000"/>
                      <w:sz w:val="16"/>
                      <w:szCs w:val="16"/>
                    </w:rPr>
                    <w:t>DECU_LAST_UPDATE_USER</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337D597B" w14:textId="77777777">
                  <w:pPr>
                    <w:rPr>
                      <w:rFonts w:ascii="Calibri" w:hAnsi="Calibri" w:cs="Calibri"/>
                      <w:color w:val="000000"/>
                      <w:sz w:val="16"/>
                      <w:szCs w:val="16"/>
                    </w:rPr>
                  </w:pPr>
                  <w:r>
                    <w:rPr>
                      <w:rFonts w:ascii="Calibri" w:hAnsi="Calibri" w:cs="Calibri"/>
                      <w:color w:val="000000"/>
                      <w:sz w:val="16"/>
                      <w:szCs w:val="16"/>
                    </w:rPr>
                    <w:t>iv-user</w:t>
                  </w:r>
                </w:p>
              </w:tc>
            </w:tr>
            <w:tr w:rsidR="00F048C7" w:rsidTr="00D85378" w14:paraId="20B48280"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D85378" w:rsidP="00D85378" w:rsidRDefault="00D85378" w14:paraId="77B5C1B6" w14:textId="77777777">
                  <w:pPr>
                    <w:rPr>
                      <w:rFonts w:ascii="Calibri" w:hAnsi="Calibri" w:cs="Calibri"/>
                      <w:color w:val="000000"/>
                      <w:sz w:val="16"/>
                      <w:szCs w:val="16"/>
                    </w:rPr>
                  </w:pPr>
                  <w:r>
                    <w:rPr>
                      <w:rFonts w:ascii="Calibri" w:hAnsi="Calibri" w:cs="Calibri"/>
                      <w:color w:val="000000"/>
                      <w:sz w:val="16"/>
                      <w:szCs w:val="16"/>
                    </w:rPr>
                    <w:t>DECU_LAST_UPDATE_DATE</w:t>
                  </w:r>
                </w:p>
              </w:tc>
              <w:tc>
                <w:tcPr>
                  <w:tcW w:w="2000" w:type="dxa"/>
                  <w:tcBorders>
                    <w:top w:val="nil"/>
                    <w:left w:val="nil"/>
                    <w:bottom w:val="single" w:color="auto" w:sz="4" w:space="0"/>
                    <w:right w:val="single" w:color="auto" w:sz="4" w:space="0"/>
                  </w:tcBorders>
                  <w:noWrap/>
                  <w:vAlign w:val="bottom"/>
                  <w:hideMark/>
                </w:tcPr>
                <w:p w:rsidR="00D85378" w:rsidP="00D85378" w:rsidRDefault="00D85378" w14:paraId="12D56C9D" w14:textId="77777777">
                  <w:pPr>
                    <w:rPr>
                      <w:rFonts w:ascii="Calibri" w:hAnsi="Calibri" w:cs="Calibri"/>
                      <w:color w:val="000000"/>
                      <w:sz w:val="16"/>
                      <w:szCs w:val="16"/>
                    </w:rPr>
                  </w:pPr>
                  <w:r>
                    <w:rPr>
                      <w:rFonts w:ascii="Calibri" w:hAnsi="Calibri" w:cs="Calibri"/>
                      <w:color w:val="000000"/>
                      <w:sz w:val="16"/>
                      <w:szCs w:val="16"/>
                    </w:rPr>
                    <w:t>sysdatetime</w:t>
                  </w:r>
                </w:p>
              </w:tc>
            </w:tr>
          </w:tbl>
          <w:p w:rsidR="007F6984" w:rsidP="006F3D7B" w:rsidRDefault="00334F21" w14:paraId="4E1C05F5" w14:textId="405BC4A3">
            <w:pPr>
              <w:rPr>
                <w:rFonts w:ascii="Calibri" w:hAnsi="Calibri" w:cs="Calibri"/>
                <w:snapToGrid w:val="0"/>
                <w:color w:val="000000"/>
                <w:sz w:val="16"/>
                <w:szCs w:val="16"/>
              </w:rPr>
            </w:pPr>
            <w:r>
              <w:rPr>
                <w:rFonts w:ascii="Calibri" w:hAnsi="Calibri" w:cs="Calibri"/>
                <w:snapToGrid w:val="0"/>
                <w:color w:val="000000"/>
                <w:sz w:val="16"/>
                <w:szCs w:val="16"/>
              </w:rPr>
              <w:t>Per ogni decurtazione possono essere presenti n fattispecie</w:t>
            </w:r>
          </w:p>
          <w:tbl>
            <w:tblPr>
              <w:tblW w:w="3660" w:type="dxa"/>
              <w:tblCellMar>
                <w:left w:w="70" w:type="dxa"/>
                <w:right w:w="70" w:type="dxa"/>
              </w:tblCellMar>
              <w:tblLook w:val="04A0" w:firstRow="1" w:lastRow="0" w:firstColumn="1" w:lastColumn="0" w:noHBand="0" w:noVBand="1"/>
            </w:tblPr>
            <w:tblGrid>
              <w:gridCol w:w="2160"/>
              <w:gridCol w:w="1500"/>
            </w:tblGrid>
            <w:tr w:rsidR="00F048C7" w:rsidTr="00780708" w14:paraId="4B31EF99" w14:textId="77777777">
              <w:trPr>
                <w:trHeight w:val="310"/>
              </w:trPr>
              <w:tc>
                <w:tcPr>
                  <w:tcW w:w="3660" w:type="dxa"/>
                  <w:gridSpan w:val="2"/>
                  <w:tcBorders>
                    <w:top w:val="single" w:color="auto" w:sz="4" w:space="0"/>
                    <w:left w:val="single" w:color="auto" w:sz="4" w:space="0"/>
                    <w:bottom w:val="single" w:color="auto" w:sz="4" w:space="0"/>
                    <w:right w:val="single" w:color="auto" w:sz="4" w:space="0"/>
                  </w:tcBorders>
                  <w:shd w:val="clear" w:color="000000" w:fill="FFFFFF"/>
                  <w:vAlign w:val="center"/>
                  <w:hideMark/>
                </w:tcPr>
                <w:p w:rsidR="00780708" w:rsidP="00780708" w:rsidRDefault="00780708" w14:paraId="496F3ADC" w14:textId="77777777">
                  <w:pPr>
                    <w:jc w:val="center"/>
                    <w:rPr>
                      <w:rFonts w:ascii="Calibri" w:hAnsi="Calibri" w:cs="Calibri"/>
                      <w:color w:val="000000"/>
                      <w:sz w:val="16"/>
                      <w:szCs w:val="16"/>
                    </w:rPr>
                  </w:pPr>
                  <w:r>
                    <w:rPr>
                      <w:rFonts w:ascii="Calibri" w:hAnsi="Calibri" w:cs="Calibri"/>
                      <w:color w:val="000000"/>
                      <w:sz w:val="16"/>
                      <w:szCs w:val="16"/>
                    </w:rPr>
                    <w:t>FADE_FATTISPECIE_DECURTAZIONE_REL</w:t>
                  </w:r>
                </w:p>
              </w:tc>
            </w:tr>
            <w:tr w:rsidR="00F048C7" w:rsidTr="00780708" w14:paraId="2EE98672"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780708" w:rsidP="00780708" w:rsidRDefault="00780708" w14:paraId="55C1AD14" w14:textId="77777777">
                  <w:pPr>
                    <w:rPr>
                      <w:rFonts w:ascii="Calibri" w:hAnsi="Calibri" w:cs="Calibri"/>
                      <w:color w:val="000000"/>
                      <w:sz w:val="16"/>
                      <w:szCs w:val="16"/>
                    </w:rPr>
                  </w:pPr>
                  <w:r>
                    <w:rPr>
                      <w:rFonts w:ascii="Calibri" w:hAnsi="Calibri" w:cs="Calibri"/>
                      <w:color w:val="000000"/>
                      <w:sz w:val="16"/>
                      <w:szCs w:val="16"/>
                    </w:rPr>
                    <w:t>FADE_ID</w:t>
                  </w:r>
                </w:p>
              </w:tc>
              <w:tc>
                <w:tcPr>
                  <w:tcW w:w="1460" w:type="dxa"/>
                  <w:tcBorders>
                    <w:top w:val="nil"/>
                    <w:left w:val="nil"/>
                    <w:bottom w:val="single" w:color="auto" w:sz="4" w:space="0"/>
                    <w:right w:val="single" w:color="auto" w:sz="4" w:space="0"/>
                  </w:tcBorders>
                  <w:noWrap/>
                  <w:vAlign w:val="bottom"/>
                  <w:hideMark/>
                </w:tcPr>
                <w:p w:rsidR="00780708" w:rsidP="00780708" w:rsidRDefault="00780708" w14:paraId="0219B2B5" w14:textId="77777777">
                  <w:pPr>
                    <w:rPr>
                      <w:rFonts w:ascii="Calibri" w:hAnsi="Calibri" w:cs="Calibri"/>
                      <w:color w:val="000000"/>
                      <w:sz w:val="16"/>
                      <w:szCs w:val="16"/>
                    </w:rPr>
                  </w:pPr>
                  <w:r>
                    <w:rPr>
                      <w:rFonts w:ascii="Calibri" w:hAnsi="Calibri" w:cs="Calibri"/>
                      <w:color w:val="000000"/>
                      <w:sz w:val="16"/>
                      <w:szCs w:val="16"/>
                    </w:rPr>
                    <w:t>Identity</w:t>
                  </w:r>
                </w:p>
              </w:tc>
            </w:tr>
            <w:tr w:rsidR="00F048C7" w:rsidTr="00780708" w14:paraId="3F50C6FD"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780708" w:rsidP="00780708" w:rsidRDefault="00780708" w14:paraId="4FD7A233" w14:textId="77777777">
                  <w:pPr>
                    <w:rPr>
                      <w:rFonts w:ascii="Calibri" w:hAnsi="Calibri" w:cs="Calibri"/>
                      <w:color w:val="000000"/>
                      <w:sz w:val="16"/>
                      <w:szCs w:val="16"/>
                    </w:rPr>
                  </w:pPr>
                  <w:r>
                    <w:rPr>
                      <w:rFonts w:ascii="Calibri" w:hAnsi="Calibri" w:cs="Calibri"/>
                      <w:color w:val="000000"/>
                      <w:sz w:val="16"/>
                      <w:szCs w:val="16"/>
                    </w:rPr>
                    <w:t>FADE_FK_DECU_ID</w:t>
                  </w:r>
                </w:p>
              </w:tc>
              <w:tc>
                <w:tcPr>
                  <w:tcW w:w="1460" w:type="dxa"/>
                  <w:tcBorders>
                    <w:top w:val="nil"/>
                    <w:left w:val="nil"/>
                    <w:bottom w:val="single" w:color="auto" w:sz="4" w:space="0"/>
                    <w:right w:val="single" w:color="auto" w:sz="4" w:space="0"/>
                  </w:tcBorders>
                  <w:noWrap/>
                  <w:vAlign w:val="bottom"/>
                  <w:hideMark/>
                </w:tcPr>
                <w:p w:rsidR="00780708" w:rsidP="00780708" w:rsidRDefault="00780708" w14:paraId="1E7666C1" w14:textId="77777777">
                  <w:pPr>
                    <w:rPr>
                      <w:rFonts w:ascii="Calibri" w:hAnsi="Calibri" w:cs="Calibri"/>
                      <w:color w:val="000000"/>
                      <w:sz w:val="16"/>
                      <w:szCs w:val="16"/>
                    </w:rPr>
                  </w:pPr>
                  <w:r>
                    <w:rPr>
                      <w:rFonts w:ascii="Calibri" w:hAnsi="Calibri" w:cs="Calibri"/>
                      <w:color w:val="000000"/>
                      <w:sz w:val="16"/>
                      <w:szCs w:val="16"/>
                    </w:rPr>
                    <w:t>Identity Decurtazione</w:t>
                  </w:r>
                </w:p>
              </w:tc>
            </w:tr>
            <w:tr w:rsidR="00F048C7" w:rsidTr="00780708" w14:paraId="1FE1CC4A"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780708" w:rsidP="00780708" w:rsidRDefault="00780708" w14:paraId="18EEBFB0" w14:textId="77777777">
                  <w:pPr>
                    <w:rPr>
                      <w:rFonts w:ascii="Calibri" w:hAnsi="Calibri" w:cs="Calibri"/>
                      <w:color w:val="000000"/>
                      <w:sz w:val="16"/>
                      <w:szCs w:val="16"/>
                    </w:rPr>
                  </w:pPr>
                  <w:r>
                    <w:rPr>
                      <w:rFonts w:ascii="Calibri" w:hAnsi="Calibri" w:cs="Calibri"/>
                      <w:color w:val="000000"/>
                      <w:sz w:val="16"/>
                      <w:szCs w:val="16"/>
                    </w:rPr>
                    <w:t>FADE_FK_FATT_ID</w:t>
                  </w:r>
                </w:p>
              </w:tc>
              <w:tc>
                <w:tcPr>
                  <w:tcW w:w="1460" w:type="dxa"/>
                  <w:tcBorders>
                    <w:top w:val="nil"/>
                    <w:left w:val="nil"/>
                    <w:bottom w:val="single" w:color="auto" w:sz="4" w:space="0"/>
                    <w:right w:val="single" w:color="auto" w:sz="4" w:space="0"/>
                  </w:tcBorders>
                  <w:shd w:val="clear" w:color="000000" w:fill="FFFFFF"/>
                  <w:vAlign w:val="center"/>
                  <w:hideMark/>
                </w:tcPr>
                <w:p w:rsidR="00780708" w:rsidP="00780708" w:rsidRDefault="00780708" w14:paraId="1A3C8C5F" w14:textId="77777777">
                  <w:pPr>
                    <w:rPr>
                      <w:rFonts w:ascii="Calibri" w:hAnsi="Calibri" w:cs="Calibri"/>
                      <w:color w:val="000000"/>
                      <w:sz w:val="16"/>
                      <w:szCs w:val="16"/>
                    </w:rPr>
                  </w:pPr>
                  <w:r>
                    <w:rPr>
                      <w:rFonts w:ascii="Calibri" w:hAnsi="Calibri" w:cs="Calibri"/>
                      <w:color w:val="000000"/>
                      <w:sz w:val="16"/>
                      <w:szCs w:val="16"/>
                    </w:rPr>
                    <w:t>IdFattispecie</w:t>
                  </w:r>
                </w:p>
              </w:tc>
            </w:tr>
            <w:tr w:rsidR="00F048C7" w:rsidTr="00780708" w14:paraId="67AC205A" w14:textId="77777777">
              <w:trPr>
                <w:trHeight w:val="42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780708" w:rsidP="00780708" w:rsidRDefault="00780708" w14:paraId="3466FA11" w14:textId="77777777">
                  <w:pPr>
                    <w:rPr>
                      <w:rFonts w:ascii="Calibri" w:hAnsi="Calibri" w:cs="Calibri"/>
                      <w:color w:val="000000"/>
                      <w:sz w:val="16"/>
                      <w:szCs w:val="16"/>
                    </w:rPr>
                  </w:pPr>
                  <w:r>
                    <w:rPr>
                      <w:rFonts w:ascii="Calibri" w:hAnsi="Calibri" w:cs="Calibri"/>
                      <w:color w:val="000000"/>
                      <w:sz w:val="16"/>
                      <w:szCs w:val="16"/>
                    </w:rPr>
                    <w:t>FADE_PUNTEGGIO</w:t>
                  </w:r>
                </w:p>
              </w:tc>
              <w:tc>
                <w:tcPr>
                  <w:tcW w:w="1460" w:type="dxa"/>
                  <w:tcBorders>
                    <w:top w:val="nil"/>
                    <w:left w:val="nil"/>
                    <w:bottom w:val="single" w:color="auto" w:sz="4" w:space="0"/>
                    <w:right w:val="single" w:color="auto" w:sz="4" w:space="0"/>
                  </w:tcBorders>
                  <w:shd w:val="clear" w:color="000000" w:fill="FFFFFF"/>
                  <w:vAlign w:val="center"/>
                  <w:hideMark/>
                </w:tcPr>
                <w:p w:rsidR="00780708" w:rsidP="00780708" w:rsidRDefault="00780708" w14:paraId="6D942714" w14:textId="77777777">
                  <w:pPr>
                    <w:rPr>
                      <w:rFonts w:ascii="Calibri" w:hAnsi="Calibri" w:cs="Calibri"/>
                      <w:color w:val="000000"/>
                      <w:sz w:val="16"/>
                      <w:szCs w:val="16"/>
                    </w:rPr>
                  </w:pPr>
                  <w:r>
                    <w:rPr>
                      <w:rFonts w:ascii="Calibri" w:hAnsi="Calibri" w:cs="Calibri"/>
                      <w:color w:val="000000"/>
                      <w:sz w:val="16"/>
                      <w:szCs w:val="16"/>
                    </w:rPr>
                    <w:t>PunteggioFattispecie</w:t>
                  </w:r>
                </w:p>
              </w:tc>
            </w:tr>
            <w:tr w:rsidR="00F048C7" w:rsidTr="00780708" w14:paraId="41618492"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780708" w:rsidP="00780708" w:rsidRDefault="00780708" w14:paraId="516200B9" w14:textId="77777777">
                  <w:pPr>
                    <w:rPr>
                      <w:rFonts w:ascii="Calibri" w:hAnsi="Calibri" w:cs="Calibri"/>
                      <w:color w:val="000000"/>
                      <w:sz w:val="16"/>
                      <w:szCs w:val="16"/>
                    </w:rPr>
                  </w:pPr>
                  <w:r>
                    <w:rPr>
                      <w:rFonts w:ascii="Calibri" w:hAnsi="Calibri" w:cs="Calibri"/>
                      <w:color w:val="000000"/>
                      <w:sz w:val="16"/>
                      <w:szCs w:val="16"/>
                    </w:rPr>
                    <w:t>FADE_NUMERO_LAVORATORI</w:t>
                  </w:r>
                </w:p>
              </w:tc>
              <w:tc>
                <w:tcPr>
                  <w:tcW w:w="1460" w:type="dxa"/>
                  <w:tcBorders>
                    <w:top w:val="nil"/>
                    <w:left w:val="nil"/>
                    <w:bottom w:val="single" w:color="auto" w:sz="4" w:space="0"/>
                    <w:right w:val="single" w:color="auto" w:sz="4" w:space="0"/>
                  </w:tcBorders>
                  <w:shd w:val="clear" w:color="000000" w:fill="FFFFFF"/>
                  <w:vAlign w:val="center"/>
                  <w:hideMark/>
                </w:tcPr>
                <w:p w:rsidR="00780708" w:rsidP="00780708" w:rsidRDefault="00780708" w14:paraId="37C2A5DB" w14:textId="77777777">
                  <w:pPr>
                    <w:rPr>
                      <w:rFonts w:ascii="Calibri" w:hAnsi="Calibri" w:cs="Calibri"/>
                      <w:color w:val="000000"/>
                      <w:sz w:val="16"/>
                      <w:szCs w:val="16"/>
                    </w:rPr>
                  </w:pPr>
                  <w:r>
                    <w:rPr>
                      <w:rFonts w:ascii="Calibri" w:hAnsi="Calibri" w:cs="Calibri"/>
                      <w:color w:val="000000"/>
                      <w:sz w:val="16"/>
                      <w:szCs w:val="16"/>
                    </w:rPr>
                    <w:t>NLavoratori</w:t>
                  </w:r>
                </w:p>
              </w:tc>
            </w:tr>
            <w:tr w:rsidR="00F048C7" w:rsidTr="00780708" w14:paraId="768B591C"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780708" w:rsidP="00780708" w:rsidRDefault="00780708" w14:paraId="5527AFDA" w14:textId="77777777">
                  <w:pPr>
                    <w:rPr>
                      <w:rFonts w:ascii="Calibri" w:hAnsi="Calibri" w:cs="Calibri"/>
                      <w:color w:val="000000"/>
                      <w:sz w:val="16"/>
                      <w:szCs w:val="16"/>
                    </w:rPr>
                  </w:pPr>
                  <w:r>
                    <w:rPr>
                      <w:rFonts w:ascii="Calibri" w:hAnsi="Calibri" w:cs="Calibri"/>
                      <w:color w:val="000000"/>
                      <w:sz w:val="16"/>
                      <w:szCs w:val="16"/>
                    </w:rPr>
                    <w:t>FADE_LAST_UPDATE_USER</w:t>
                  </w:r>
                </w:p>
              </w:tc>
              <w:tc>
                <w:tcPr>
                  <w:tcW w:w="1460" w:type="dxa"/>
                  <w:tcBorders>
                    <w:top w:val="nil"/>
                    <w:left w:val="nil"/>
                    <w:bottom w:val="single" w:color="auto" w:sz="4" w:space="0"/>
                    <w:right w:val="single" w:color="auto" w:sz="4" w:space="0"/>
                  </w:tcBorders>
                  <w:noWrap/>
                  <w:vAlign w:val="bottom"/>
                  <w:hideMark/>
                </w:tcPr>
                <w:p w:rsidR="00780708" w:rsidP="00780708" w:rsidRDefault="00780708" w14:paraId="6E921DBA" w14:textId="77777777">
                  <w:pPr>
                    <w:rPr>
                      <w:rFonts w:ascii="Calibri" w:hAnsi="Calibri" w:cs="Calibri"/>
                      <w:color w:val="000000"/>
                      <w:sz w:val="16"/>
                      <w:szCs w:val="16"/>
                    </w:rPr>
                  </w:pPr>
                  <w:r>
                    <w:rPr>
                      <w:rFonts w:ascii="Calibri" w:hAnsi="Calibri" w:cs="Calibri"/>
                      <w:color w:val="000000"/>
                      <w:sz w:val="16"/>
                      <w:szCs w:val="16"/>
                    </w:rPr>
                    <w:t>iv-user</w:t>
                  </w:r>
                </w:p>
              </w:tc>
            </w:tr>
            <w:tr w:rsidR="00F048C7" w:rsidTr="00780708" w14:paraId="5F3530BD"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780708" w:rsidP="00780708" w:rsidRDefault="00780708" w14:paraId="5AE680C7" w14:textId="77777777">
                  <w:pPr>
                    <w:rPr>
                      <w:rFonts w:ascii="Calibri" w:hAnsi="Calibri" w:cs="Calibri"/>
                      <w:color w:val="000000"/>
                      <w:sz w:val="16"/>
                      <w:szCs w:val="16"/>
                    </w:rPr>
                  </w:pPr>
                  <w:r>
                    <w:rPr>
                      <w:rFonts w:ascii="Calibri" w:hAnsi="Calibri" w:cs="Calibri"/>
                      <w:color w:val="000000"/>
                      <w:sz w:val="16"/>
                      <w:szCs w:val="16"/>
                    </w:rPr>
                    <w:t>FADE_LAST_UPDATE_DATE</w:t>
                  </w:r>
                </w:p>
              </w:tc>
              <w:tc>
                <w:tcPr>
                  <w:tcW w:w="1460" w:type="dxa"/>
                  <w:tcBorders>
                    <w:top w:val="nil"/>
                    <w:left w:val="nil"/>
                    <w:bottom w:val="single" w:color="auto" w:sz="4" w:space="0"/>
                    <w:right w:val="single" w:color="auto" w:sz="4" w:space="0"/>
                  </w:tcBorders>
                  <w:noWrap/>
                  <w:vAlign w:val="bottom"/>
                  <w:hideMark/>
                </w:tcPr>
                <w:p w:rsidR="00780708" w:rsidP="00780708" w:rsidRDefault="00780708" w14:paraId="57E74B00" w14:textId="77777777">
                  <w:pPr>
                    <w:rPr>
                      <w:rFonts w:ascii="Calibri" w:hAnsi="Calibri" w:cs="Calibri"/>
                      <w:color w:val="000000"/>
                      <w:sz w:val="16"/>
                      <w:szCs w:val="16"/>
                    </w:rPr>
                  </w:pPr>
                  <w:r>
                    <w:rPr>
                      <w:rFonts w:ascii="Calibri" w:hAnsi="Calibri" w:cs="Calibri"/>
                      <w:color w:val="000000"/>
                      <w:sz w:val="16"/>
                      <w:szCs w:val="16"/>
                    </w:rPr>
                    <w:t>sysdatetime</w:t>
                  </w:r>
                </w:p>
              </w:tc>
            </w:tr>
          </w:tbl>
          <w:p w:rsidR="00780708" w:rsidP="006F3D7B" w:rsidRDefault="00334F21" w14:paraId="13434464" w14:textId="13F7EC7A">
            <w:pPr>
              <w:rPr>
                <w:rFonts w:ascii="Calibri" w:hAnsi="Calibri" w:cs="Calibri"/>
                <w:snapToGrid w:val="0"/>
                <w:color w:val="000000"/>
                <w:sz w:val="16"/>
                <w:szCs w:val="16"/>
              </w:rPr>
            </w:pPr>
            <w:r>
              <w:rPr>
                <w:rFonts w:ascii="Calibri" w:hAnsi="Calibri" w:cs="Calibri"/>
                <w:snapToGrid w:val="0"/>
                <w:color w:val="000000"/>
                <w:sz w:val="16"/>
                <w:szCs w:val="16"/>
              </w:rPr>
              <w:t xml:space="preserve">Per una fattispecie di una decurtazione possono essere presenti </w:t>
            </w:r>
            <w:r w:rsidR="00AC072B">
              <w:rPr>
                <w:rFonts w:ascii="Calibri" w:hAnsi="Calibri" w:cs="Calibri"/>
                <w:snapToGrid w:val="0"/>
                <w:color w:val="000000"/>
                <w:sz w:val="16"/>
                <w:szCs w:val="16"/>
              </w:rPr>
              <w:t>m dettagli</w:t>
            </w:r>
          </w:p>
          <w:tbl>
            <w:tblPr>
              <w:tblW w:w="4020" w:type="dxa"/>
              <w:tblCellMar>
                <w:left w:w="70" w:type="dxa"/>
                <w:right w:w="70" w:type="dxa"/>
              </w:tblCellMar>
              <w:tblLook w:val="04A0" w:firstRow="1" w:lastRow="0" w:firstColumn="1" w:lastColumn="0" w:noHBand="0" w:noVBand="1"/>
            </w:tblPr>
            <w:tblGrid>
              <w:gridCol w:w="2630"/>
              <w:gridCol w:w="1432"/>
            </w:tblGrid>
            <w:tr w:rsidR="00F048C7" w:rsidTr="00A003A9" w14:paraId="2C1889DF" w14:textId="77777777">
              <w:trPr>
                <w:trHeight w:val="310"/>
              </w:trPr>
              <w:tc>
                <w:tcPr>
                  <w:tcW w:w="4020" w:type="dxa"/>
                  <w:gridSpan w:val="2"/>
                  <w:tcBorders>
                    <w:top w:val="single" w:color="auto" w:sz="4" w:space="0"/>
                    <w:left w:val="single" w:color="auto" w:sz="4" w:space="0"/>
                    <w:bottom w:val="single" w:color="auto" w:sz="4" w:space="0"/>
                    <w:right w:val="single" w:color="000000" w:sz="4" w:space="0"/>
                  </w:tcBorders>
                  <w:noWrap/>
                  <w:vAlign w:val="bottom"/>
                  <w:hideMark/>
                </w:tcPr>
                <w:p w:rsidR="00A003A9" w:rsidP="00A003A9" w:rsidRDefault="00A003A9" w14:paraId="14A57F7D" w14:textId="77777777">
                  <w:pPr>
                    <w:jc w:val="center"/>
                    <w:rPr>
                      <w:rFonts w:ascii="Calibri" w:hAnsi="Calibri" w:cs="Calibri"/>
                      <w:color w:val="000000"/>
                      <w:sz w:val="16"/>
                      <w:szCs w:val="16"/>
                    </w:rPr>
                  </w:pPr>
                  <w:r>
                    <w:rPr>
                      <w:rFonts w:ascii="Calibri" w:hAnsi="Calibri" w:cs="Calibri"/>
                      <w:color w:val="000000"/>
                      <w:sz w:val="16"/>
                      <w:szCs w:val="16"/>
                    </w:rPr>
                    <w:t>DEFT_DETTAGLIO_FATTISPECIE_DECURTAZIONE_DAT</w:t>
                  </w:r>
                </w:p>
              </w:tc>
            </w:tr>
            <w:tr w:rsidR="00F048C7" w:rsidTr="00A003A9" w14:paraId="050D6585"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446DFC7A" w14:textId="77777777">
                  <w:pPr>
                    <w:rPr>
                      <w:rFonts w:ascii="Calibri" w:hAnsi="Calibri" w:cs="Calibri"/>
                      <w:color w:val="000000"/>
                      <w:sz w:val="16"/>
                      <w:szCs w:val="16"/>
                    </w:rPr>
                  </w:pPr>
                  <w:r>
                    <w:rPr>
                      <w:rFonts w:ascii="Calibri" w:hAnsi="Calibri" w:cs="Calibri"/>
                      <w:color w:val="000000"/>
                      <w:sz w:val="16"/>
                      <w:szCs w:val="16"/>
                    </w:rPr>
                    <w:t>DEFT_ID</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4A7BA8F4" w14:textId="77777777">
                  <w:pPr>
                    <w:rPr>
                      <w:rFonts w:ascii="Calibri" w:hAnsi="Calibri" w:cs="Calibri"/>
                      <w:color w:val="000000"/>
                      <w:sz w:val="16"/>
                      <w:szCs w:val="16"/>
                    </w:rPr>
                  </w:pPr>
                  <w:r>
                    <w:rPr>
                      <w:rFonts w:ascii="Calibri" w:hAnsi="Calibri" w:cs="Calibri"/>
                      <w:color w:val="000000"/>
                      <w:sz w:val="16"/>
                      <w:szCs w:val="16"/>
                    </w:rPr>
                    <w:t>Identity</w:t>
                  </w:r>
                </w:p>
              </w:tc>
            </w:tr>
            <w:tr w:rsidR="00F048C7" w:rsidTr="00A003A9" w14:paraId="55AF5CEC"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6DFC60BA" w14:textId="77777777">
                  <w:pPr>
                    <w:rPr>
                      <w:rFonts w:ascii="Calibri" w:hAnsi="Calibri" w:cs="Calibri"/>
                      <w:color w:val="000000"/>
                      <w:sz w:val="16"/>
                      <w:szCs w:val="16"/>
                    </w:rPr>
                  </w:pPr>
                  <w:r>
                    <w:rPr>
                      <w:rFonts w:ascii="Calibri" w:hAnsi="Calibri" w:cs="Calibri"/>
                      <w:color w:val="000000"/>
                      <w:sz w:val="16"/>
                      <w:szCs w:val="16"/>
                    </w:rPr>
                    <w:t>DEFT_FK_FADE_ID</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0617AF5E" w14:textId="77777777">
                  <w:pPr>
                    <w:rPr>
                      <w:rFonts w:ascii="Calibri" w:hAnsi="Calibri" w:cs="Calibri"/>
                      <w:color w:val="000000"/>
                      <w:sz w:val="16"/>
                      <w:szCs w:val="16"/>
                    </w:rPr>
                  </w:pPr>
                  <w:r>
                    <w:rPr>
                      <w:rFonts w:ascii="Calibri" w:hAnsi="Calibri" w:cs="Calibri"/>
                      <w:color w:val="000000"/>
                      <w:sz w:val="16"/>
                      <w:szCs w:val="16"/>
                    </w:rPr>
                    <w:t>Identity Fattispecie</w:t>
                  </w:r>
                </w:p>
              </w:tc>
            </w:tr>
            <w:tr w:rsidR="00F048C7" w:rsidTr="00A003A9" w14:paraId="68084B89"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438CB748" w14:textId="77777777">
                  <w:pPr>
                    <w:rPr>
                      <w:rFonts w:ascii="Calibri" w:hAnsi="Calibri" w:cs="Calibri"/>
                      <w:color w:val="000000"/>
                      <w:sz w:val="16"/>
                      <w:szCs w:val="16"/>
                    </w:rPr>
                  </w:pPr>
                  <w:r>
                    <w:rPr>
                      <w:rFonts w:ascii="Calibri" w:hAnsi="Calibri" w:cs="Calibri"/>
                      <w:color w:val="000000"/>
                      <w:sz w:val="16"/>
                      <w:szCs w:val="16"/>
                    </w:rPr>
                    <w:t>DEFT_FK_TIID_ID</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08600E11" w14:textId="77777777">
                  <w:pPr>
                    <w:rPr>
                      <w:rFonts w:ascii="Calibri" w:hAnsi="Calibri" w:cs="Calibri"/>
                      <w:color w:val="000000"/>
                      <w:sz w:val="16"/>
                      <w:szCs w:val="16"/>
                    </w:rPr>
                  </w:pPr>
                  <w:r>
                    <w:rPr>
                      <w:rFonts w:ascii="Calibri" w:hAnsi="Calibri" w:cs="Calibri"/>
                      <w:color w:val="000000"/>
                      <w:sz w:val="16"/>
                      <w:szCs w:val="16"/>
                    </w:rPr>
                    <w:t>IdTipoIdentificativo</w:t>
                  </w:r>
                </w:p>
              </w:tc>
            </w:tr>
            <w:tr w:rsidR="00F048C7" w:rsidTr="00A003A9" w14:paraId="10A8147E"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2146AACD" w14:textId="77777777">
                  <w:pPr>
                    <w:rPr>
                      <w:rFonts w:ascii="Calibri" w:hAnsi="Calibri" w:cs="Calibri"/>
                      <w:color w:val="000000"/>
                      <w:sz w:val="16"/>
                      <w:szCs w:val="16"/>
                    </w:rPr>
                  </w:pPr>
                  <w:r>
                    <w:rPr>
                      <w:rFonts w:ascii="Calibri" w:hAnsi="Calibri" w:cs="Calibri"/>
                      <w:color w:val="000000"/>
                      <w:sz w:val="16"/>
                      <w:szCs w:val="16"/>
                    </w:rPr>
                    <w:t>DEFT_DATA_COMMISSIONE_ILLECITO</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2F1340C2" w14:textId="77777777">
                  <w:pPr>
                    <w:rPr>
                      <w:rFonts w:ascii="Calibri" w:hAnsi="Calibri" w:cs="Calibri"/>
                      <w:color w:val="000000"/>
                      <w:sz w:val="16"/>
                      <w:szCs w:val="16"/>
                    </w:rPr>
                  </w:pPr>
                  <w:r>
                    <w:rPr>
                      <w:rFonts w:ascii="Calibri" w:hAnsi="Calibri" w:cs="Calibri"/>
                      <w:color w:val="000000"/>
                      <w:sz w:val="16"/>
                      <w:szCs w:val="16"/>
                    </w:rPr>
                    <w:t>DataCommissioneIll</w:t>
                  </w:r>
                </w:p>
              </w:tc>
            </w:tr>
            <w:tr w:rsidR="00F048C7" w:rsidTr="00A003A9" w14:paraId="460CC0B4"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1B26DA3A" w14:textId="77777777">
                  <w:pPr>
                    <w:rPr>
                      <w:rFonts w:ascii="Calibri" w:hAnsi="Calibri" w:cs="Calibri"/>
                      <w:color w:val="000000"/>
                      <w:sz w:val="16"/>
                      <w:szCs w:val="16"/>
                    </w:rPr>
                  </w:pPr>
                  <w:r>
                    <w:rPr>
                      <w:rFonts w:ascii="Calibri" w:hAnsi="Calibri" w:cs="Calibri"/>
                      <w:color w:val="000000"/>
                      <w:sz w:val="16"/>
                      <w:szCs w:val="16"/>
                    </w:rPr>
                    <w:t>DEFT_IDENTIFICATIVO_LAVORATORE</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3C8E9C3E" w14:textId="77777777">
                  <w:pPr>
                    <w:rPr>
                      <w:rFonts w:ascii="Calibri" w:hAnsi="Calibri" w:cs="Calibri"/>
                      <w:color w:val="000000"/>
                      <w:sz w:val="16"/>
                      <w:szCs w:val="16"/>
                    </w:rPr>
                  </w:pPr>
                  <w:r>
                    <w:rPr>
                      <w:rFonts w:ascii="Calibri" w:hAnsi="Calibri" w:cs="Calibri"/>
                      <w:color w:val="000000"/>
                      <w:sz w:val="16"/>
                      <w:szCs w:val="16"/>
                    </w:rPr>
                    <w:t>IdLavoratore</w:t>
                  </w:r>
                </w:p>
              </w:tc>
            </w:tr>
            <w:tr w:rsidR="00F048C7" w:rsidTr="00A003A9" w14:paraId="1E8F7B0A"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72498C7C" w14:textId="77777777">
                  <w:pPr>
                    <w:rPr>
                      <w:rFonts w:ascii="Calibri" w:hAnsi="Calibri" w:cs="Calibri"/>
                      <w:color w:val="000000"/>
                      <w:sz w:val="16"/>
                      <w:szCs w:val="16"/>
                    </w:rPr>
                  </w:pPr>
                  <w:r>
                    <w:rPr>
                      <w:rFonts w:ascii="Calibri" w:hAnsi="Calibri" w:cs="Calibri"/>
                      <w:color w:val="000000"/>
                      <w:sz w:val="16"/>
                      <w:szCs w:val="16"/>
                    </w:rPr>
                    <w:t>DEFT_CREATION_USER</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0A9F5BC0" w14:textId="77777777">
                  <w:pPr>
                    <w:rPr>
                      <w:rFonts w:ascii="Calibri" w:hAnsi="Calibri" w:cs="Calibri"/>
                      <w:color w:val="000000"/>
                      <w:sz w:val="16"/>
                      <w:szCs w:val="16"/>
                    </w:rPr>
                  </w:pPr>
                  <w:r>
                    <w:rPr>
                      <w:rFonts w:ascii="Calibri" w:hAnsi="Calibri" w:cs="Calibri"/>
                      <w:color w:val="000000"/>
                      <w:sz w:val="16"/>
                      <w:szCs w:val="16"/>
                    </w:rPr>
                    <w:t>iv-user</w:t>
                  </w:r>
                </w:p>
              </w:tc>
            </w:tr>
            <w:tr w:rsidR="00F048C7" w:rsidTr="00A003A9" w14:paraId="4CBF110C"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01700182" w14:textId="77777777">
                  <w:pPr>
                    <w:rPr>
                      <w:rFonts w:ascii="Calibri" w:hAnsi="Calibri" w:cs="Calibri"/>
                      <w:color w:val="000000"/>
                      <w:sz w:val="16"/>
                      <w:szCs w:val="16"/>
                    </w:rPr>
                  </w:pPr>
                  <w:r>
                    <w:rPr>
                      <w:rFonts w:ascii="Calibri" w:hAnsi="Calibri" w:cs="Calibri"/>
                      <w:color w:val="000000"/>
                      <w:sz w:val="16"/>
                      <w:szCs w:val="16"/>
                    </w:rPr>
                    <w:t>DEFT_CREATION_DATE</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40F687A8"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A003A9" w14:paraId="0E79A400"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58FDD692" w14:textId="77777777">
                  <w:pPr>
                    <w:rPr>
                      <w:rFonts w:ascii="Calibri" w:hAnsi="Calibri" w:cs="Calibri"/>
                      <w:color w:val="000000"/>
                      <w:sz w:val="16"/>
                      <w:szCs w:val="16"/>
                    </w:rPr>
                  </w:pPr>
                  <w:r>
                    <w:rPr>
                      <w:rFonts w:ascii="Calibri" w:hAnsi="Calibri" w:cs="Calibri"/>
                      <w:color w:val="000000"/>
                      <w:sz w:val="16"/>
                      <w:szCs w:val="16"/>
                    </w:rPr>
                    <w:t>DEFT_DELETE_USER</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1D1D7762" w14:textId="77777777">
                  <w:pPr>
                    <w:rPr>
                      <w:rFonts w:ascii="Calibri" w:hAnsi="Calibri" w:cs="Calibri"/>
                      <w:color w:val="000000"/>
                      <w:sz w:val="16"/>
                      <w:szCs w:val="16"/>
                    </w:rPr>
                  </w:pPr>
                  <w:r>
                    <w:rPr>
                      <w:rFonts w:ascii="Calibri" w:hAnsi="Calibri" w:cs="Calibri"/>
                      <w:color w:val="000000"/>
                      <w:sz w:val="16"/>
                      <w:szCs w:val="16"/>
                    </w:rPr>
                    <w:t>null</w:t>
                  </w:r>
                </w:p>
              </w:tc>
            </w:tr>
            <w:tr w:rsidR="00F048C7" w:rsidTr="00A003A9" w14:paraId="6115B202"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6B954CB8" w14:textId="77777777">
                  <w:pPr>
                    <w:rPr>
                      <w:rFonts w:ascii="Calibri" w:hAnsi="Calibri" w:cs="Calibri"/>
                      <w:color w:val="000000"/>
                      <w:sz w:val="16"/>
                      <w:szCs w:val="16"/>
                    </w:rPr>
                  </w:pPr>
                  <w:r>
                    <w:rPr>
                      <w:rFonts w:ascii="Calibri" w:hAnsi="Calibri" w:cs="Calibri"/>
                      <w:color w:val="000000"/>
                      <w:sz w:val="16"/>
                      <w:szCs w:val="16"/>
                    </w:rPr>
                    <w:t>DEFT_DELETE_DATE</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59AD1BF0" w14:textId="77777777">
                  <w:pPr>
                    <w:rPr>
                      <w:rFonts w:ascii="Calibri" w:hAnsi="Calibri" w:cs="Calibri"/>
                      <w:color w:val="000000"/>
                      <w:sz w:val="16"/>
                      <w:szCs w:val="16"/>
                    </w:rPr>
                  </w:pPr>
                  <w:r>
                    <w:rPr>
                      <w:rFonts w:ascii="Calibri" w:hAnsi="Calibri" w:cs="Calibri"/>
                      <w:color w:val="000000"/>
                      <w:sz w:val="16"/>
                      <w:szCs w:val="16"/>
                    </w:rPr>
                    <w:t>null</w:t>
                  </w:r>
                </w:p>
              </w:tc>
            </w:tr>
            <w:tr w:rsidR="00F048C7" w:rsidTr="00A003A9" w14:paraId="71EF0466"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185ADF2E" w14:textId="77777777">
                  <w:pPr>
                    <w:rPr>
                      <w:rFonts w:ascii="Calibri" w:hAnsi="Calibri" w:cs="Calibri"/>
                      <w:color w:val="000000"/>
                      <w:sz w:val="16"/>
                      <w:szCs w:val="16"/>
                    </w:rPr>
                  </w:pPr>
                  <w:r>
                    <w:rPr>
                      <w:rFonts w:ascii="Calibri" w:hAnsi="Calibri" w:cs="Calibri"/>
                      <w:color w:val="000000"/>
                      <w:sz w:val="16"/>
                      <w:szCs w:val="16"/>
                    </w:rPr>
                    <w:t>DEFT_LAST_UPDATE_USER</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7130A320" w14:textId="77777777">
                  <w:pPr>
                    <w:rPr>
                      <w:rFonts w:ascii="Calibri" w:hAnsi="Calibri" w:cs="Calibri"/>
                      <w:color w:val="000000"/>
                      <w:sz w:val="16"/>
                      <w:szCs w:val="16"/>
                    </w:rPr>
                  </w:pPr>
                  <w:r>
                    <w:rPr>
                      <w:rFonts w:ascii="Calibri" w:hAnsi="Calibri" w:cs="Calibri"/>
                      <w:color w:val="000000"/>
                      <w:sz w:val="16"/>
                      <w:szCs w:val="16"/>
                    </w:rPr>
                    <w:t>iv-user</w:t>
                  </w:r>
                </w:p>
              </w:tc>
            </w:tr>
            <w:tr w:rsidR="00F048C7" w:rsidTr="00A003A9" w14:paraId="540F5DF2" w14:textId="77777777">
              <w:trPr>
                <w:trHeight w:val="290"/>
              </w:trPr>
              <w:tc>
                <w:tcPr>
                  <w:tcW w:w="2630" w:type="dxa"/>
                  <w:tcBorders>
                    <w:top w:val="nil"/>
                    <w:left w:val="single" w:color="auto" w:sz="4" w:space="0"/>
                    <w:bottom w:val="single" w:color="auto" w:sz="4" w:space="0"/>
                    <w:right w:val="single" w:color="auto" w:sz="4" w:space="0"/>
                  </w:tcBorders>
                  <w:noWrap/>
                  <w:vAlign w:val="bottom"/>
                  <w:hideMark/>
                </w:tcPr>
                <w:p w:rsidR="00A003A9" w:rsidP="00A003A9" w:rsidRDefault="00A003A9" w14:paraId="7988ADF8" w14:textId="77777777">
                  <w:pPr>
                    <w:rPr>
                      <w:rFonts w:ascii="Calibri" w:hAnsi="Calibri" w:cs="Calibri"/>
                      <w:color w:val="000000"/>
                      <w:sz w:val="16"/>
                      <w:szCs w:val="16"/>
                    </w:rPr>
                  </w:pPr>
                  <w:r>
                    <w:rPr>
                      <w:rFonts w:ascii="Calibri" w:hAnsi="Calibri" w:cs="Calibri"/>
                      <w:color w:val="000000"/>
                      <w:sz w:val="16"/>
                      <w:szCs w:val="16"/>
                    </w:rPr>
                    <w:t>DEFT_LAST_UPDATE_DATE</w:t>
                  </w:r>
                </w:p>
              </w:tc>
              <w:tc>
                <w:tcPr>
                  <w:tcW w:w="1390" w:type="dxa"/>
                  <w:tcBorders>
                    <w:top w:val="nil"/>
                    <w:left w:val="nil"/>
                    <w:bottom w:val="single" w:color="auto" w:sz="4" w:space="0"/>
                    <w:right w:val="single" w:color="auto" w:sz="4" w:space="0"/>
                  </w:tcBorders>
                  <w:noWrap/>
                  <w:vAlign w:val="bottom"/>
                  <w:hideMark/>
                </w:tcPr>
                <w:p w:rsidR="00A003A9" w:rsidP="00A003A9" w:rsidRDefault="00A003A9" w14:paraId="0B86F91C" w14:textId="77777777">
                  <w:pPr>
                    <w:rPr>
                      <w:rFonts w:ascii="Calibri" w:hAnsi="Calibri" w:cs="Calibri"/>
                      <w:color w:val="000000"/>
                      <w:sz w:val="16"/>
                      <w:szCs w:val="16"/>
                    </w:rPr>
                  </w:pPr>
                  <w:r>
                    <w:rPr>
                      <w:rFonts w:ascii="Calibri" w:hAnsi="Calibri" w:cs="Calibri"/>
                      <w:color w:val="000000"/>
                      <w:sz w:val="16"/>
                      <w:szCs w:val="16"/>
                    </w:rPr>
                    <w:t>sysdatetime</w:t>
                  </w:r>
                </w:p>
              </w:tc>
            </w:tr>
          </w:tbl>
          <w:p w:rsidRPr="00901B25" w:rsidR="00C47BC5" w:rsidP="00901B25" w:rsidRDefault="00C47BC5" w14:paraId="1958ED71" w14:textId="3B07E868">
            <w:pPr>
              <w:rPr>
                <w:rFonts w:ascii="Calibri" w:hAnsi="Calibri" w:eastAsia="Calibri" w:cs="Calibri"/>
                <w:sz w:val="20"/>
                <w:szCs w:val="20"/>
              </w:rPr>
            </w:pPr>
          </w:p>
        </w:tc>
      </w:tr>
      <w:tr w:rsidRPr="00B60DF4" w:rsidR="00F048C7" w:rsidTr="006F3D7B" w14:paraId="1AEDEFE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3DA7859A"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3656F4" w:rsidP="006F3D7B" w:rsidRDefault="003656F4" w14:paraId="5EBD302C" w14:textId="77777777">
            <w:pPr>
              <w:rPr>
                <w:rFonts w:ascii="Calibri" w:hAnsi="Calibri" w:eastAsia="Calibri" w:cs="Calibri"/>
                <w:sz w:val="20"/>
                <w:szCs w:val="20"/>
                <w:lang w:val="en-US"/>
              </w:rPr>
            </w:pPr>
          </w:p>
        </w:tc>
      </w:tr>
      <w:tr w:rsidRPr="00E36527" w:rsidR="00F048C7" w:rsidTr="006F3D7B" w14:paraId="263362D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3519950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3656F4" w:rsidP="006F3D7B" w:rsidRDefault="003656F4" w14:paraId="317665FD" w14:textId="77777777">
            <w:pPr>
              <w:rPr>
                <w:rFonts w:ascii="Calibri" w:hAnsi="Calibri" w:eastAsia="Calibri" w:cs="Calibri"/>
                <w:sz w:val="20"/>
                <w:szCs w:val="20"/>
              </w:rPr>
            </w:pPr>
          </w:p>
        </w:tc>
      </w:tr>
      <w:tr w:rsidRPr="00E36527" w:rsidR="00F048C7" w:rsidTr="006F3D7B" w14:paraId="6E65A2E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1C63BA5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656F4" w:rsidP="006F3D7B" w:rsidRDefault="003656F4" w14:paraId="38F01BC2"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75160A1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656F4" w:rsidP="006F3D7B" w:rsidRDefault="003656F4" w14:paraId="4C26CE42"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656F4" w:rsidP="006F3D7B" w:rsidRDefault="003656F4" w14:paraId="07C3941E" w14:textId="77777777">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4-07</w:t>
            </w:r>
          </w:p>
        </w:tc>
      </w:tr>
    </w:tbl>
    <w:p w:rsidR="000039C1" w:rsidP="002B4AC0" w:rsidRDefault="00630D41" w14:paraId="42447398" w14:textId="402192EF">
      <w:pPr>
        <w:pStyle w:val="Heading3"/>
      </w:pPr>
      <w:bookmarkStart w:name="_Toc222417306" w:id="116"/>
      <w:r>
        <w:t>Annullamento</w:t>
      </w:r>
      <w:r w:rsidR="000039C1">
        <w:t xml:space="preserve"> Decurtazione - Insert</w:t>
      </w:r>
      <w:r>
        <w:t>Annullamento</w:t>
      </w:r>
      <w:bookmarkEnd w:id="116"/>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7A0238E2"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57136895"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039C1" w:rsidRDefault="000039C1" w14:paraId="1E9FF838"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14:paraId="3EBF031C"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424D2D5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039C1" w:rsidRDefault="000039C1" w14:paraId="25D02F9B"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14:paraId="406DFDD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40E70CA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039C1" w:rsidRDefault="00630D41" w14:paraId="7ADE624C" w14:textId="02DC1168">
            <w:pPr>
              <w:jc w:val="both"/>
              <w:rPr>
                <w:rFonts w:ascii="Calibri" w:hAnsi="Calibri" w:eastAsia="Calibri" w:cs="Calibri"/>
                <w:sz w:val="20"/>
                <w:szCs w:val="20"/>
              </w:rPr>
            </w:pPr>
            <w:r>
              <w:rPr>
                <w:rFonts w:ascii="Calibri" w:hAnsi="Calibri" w:eastAsia="Calibri" w:cs="Calibri"/>
                <w:sz w:val="20"/>
                <w:szCs w:val="20"/>
              </w:rPr>
              <w:t>Annullamento</w:t>
            </w:r>
            <w:r w:rsidR="000039C1">
              <w:rPr>
                <w:rFonts w:ascii="Calibri" w:hAnsi="Calibri" w:eastAsia="Calibri" w:cs="Calibri"/>
                <w:sz w:val="20"/>
                <w:szCs w:val="20"/>
              </w:rPr>
              <w:t xml:space="preserve"> </w:t>
            </w:r>
            <w:r w:rsidRPr="006D5CFF" w:rsidR="000039C1">
              <w:rPr>
                <w:rFonts w:ascii="Calibri" w:hAnsi="Calibri" w:eastAsia="Calibri" w:cs="Calibri"/>
                <w:sz w:val="20"/>
                <w:szCs w:val="20"/>
              </w:rPr>
              <w:t>Decurtazione</w:t>
            </w:r>
          </w:p>
        </w:tc>
      </w:tr>
      <w:tr w:rsidRPr="00E36527" w:rsidR="00F048C7" w14:paraId="67541A8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56AEE64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74F3" w:rsidR="00E374F3" w:rsidP="00E374F3" w:rsidRDefault="000039C1" w14:paraId="2F23211F" w14:textId="08050554">
            <w:pPr>
              <w:rPr>
                <w:rFonts w:ascii="Calibri" w:hAnsi="Calibri" w:eastAsia="Calibri" w:cs="Calibri"/>
                <w:sz w:val="20"/>
                <w:szCs w:val="20"/>
              </w:rPr>
            </w:pPr>
            <w:r>
              <w:rPr>
                <w:rFonts w:ascii="Calibri" w:hAnsi="Calibri" w:eastAsia="Calibri" w:cs="Calibri"/>
                <w:sz w:val="20"/>
                <w:szCs w:val="20"/>
              </w:rPr>
              <w:t>All’atto dell’</w:t>
            </w:r>
            <w:r w:rsidR="001A578F">
              <w:rPr>
                <w:rFonts w:ascii="Calibri" w:hAnsi="Calibri" w:eastAsia="Calibri" w:cs="Calibri"/>
                <w:sz w:val="20"/>
                <w:szCs w:val="20"/>
              </w:rPr>
              <w:t>annullamento il processo verifica ch</w:t>
            </w:r>
            <w:r w:rsidR="003C1A69">
              <w:rPr>
                <w:rFonts w:ascii="Calibri" w:hAnsi="Calibri" w:eastAsia="Calibri" w:cs="Calibri"/>
                <w:sz w:val="20"/>
                <w:szCs w:val="20"/>
              </w:rPr>
              <w:t>e</w:t>
            </w:r>
            <w:r w:rsidR="00E374F3">
              <w:rPr>
                <w:rFonts w:ascii="Calibri" w:hAnsi="Calibri" w:eastAsia="Calibri" w:cs="Calibri"/>
                <w:sz w:val="20"/>
                <w:szCs w:val="20"/>
              </w:rPr>
              <w:t xml:space="preserve"> l</w:t>
            </w:r>
            <w:r w:rsidR="003C1A69">
              <w:rPr>
                <w:rFonts w:ascii="Calibri" w:hAnsi="Calibri" w:eastAsia="Calibri" w:cs="Calibri"/>
                <w:sz w:val="20"/>
                <w:szCs w:val="20"/>
              </w:rPr>
              <w:t>’utente sia abilitato alla funzione</w:t>
            </w:r>
            <w:r>
              <w:rPr>
                <w:rFonts w:ascii="Calibri" w:hAnsi="Calibri" w:eastAsia="Calibri" w:cs="Calibri"/>
                <w:sz w:val="20"/>
                <w:szCs w:val="20"/>
              </w:rPr>
              <w:t xml:space="preserve"> decurtazione</w:t>
            </w:r>
            <w:r w:rsidRPr="00E374F3" w:rsidR="00E374F3">
              <w:rPr>
                <w:rFonts w:ascii="Calibri" w:hAnsi="Calibri" w:eastAsia="Calibri" w:cs="Calibri"/>
                <w:sz w:val="20"/>
                <w:szCs w:val="20"/>
              </w:rPr>
              <w:t>_annullamento_nazionale</w:t>
            </w:r>
            <w:r w:rsidR="00E374F3">
              <w:rPr>
                <w:rFonts w:ascii="Calibri" w:hAnsi="Calibri" w:eastAsia="Calibri" w:cs="Calibri"/>
                <w:sz w:val="20"/>
                <w:szCs w:val="20"/>
              </w:rPr>
              <w:t xml:space="preserve"> o </w:t>
            </w:r>
            <w:r w:rsidRPr="00E374F3" w:rsidR="00E374F3">
              <w:rPr>
                <w:rFonts w:ascii="Calibri" w:hAnsi="Calibri" w:eastAsia="Calibri" w:cs="Calibri"/>
                <w:sz w:val="20"/>
                <w:szCs w:val="20"/>
              </w:rPr>
              <w:t xml:space="preserve">decurtazione_annullamento_territoriale </w:t>
            </w:r>
            <w:r w:rsidR="00F97ED8">
              <w:rPr>
                <w:rFonts w:ascii="Calibri" w:hAnsi="Calibri" w:eastAsia="Calibri" w:cs="Calibri"/>
                <w:sz w:val="20"/>
                <w:szCs w:val="20"/>
              </w:rPr>
              <w:t xml:space="preserve">e che sia </w:t>
            </w:r>
            <w:r w:rsidR="00F97ED8">
              <w:rPr>
                <w:rFonts w:ascii="Calibri" w:hAnsi="Calibri" w:eastAsia="Calibri" w:cs="Calibri"/>
                <w:sz w:val="20"/>
                <w:szCs w:val="20"/>
              </w:rPr>
              <w:t>annullabile</w:t>
            </w:r>
            <w:r w:rsidR="0028236B">
              <w:rPr>
                <w:rFonts w:ascii="Calibri" w:hAnsi="Calibri" w:eastAsia="Calibri" w:cs="Calibri"/>
                <w:sz w:val="20"/>
                <w:szCs w:val="20"/>
              </w:rPr>
              <w:t xml:space="preserve">. </w:t>
            </w:r>
            <w:r w:rsidR="005C6F57">
              <w:rPr>
                <w:rFonts w:ascii="Calibri" w:hAnsi="Calibri" w:eastAsia="Calibri" w:cs="Calibri"/>
                <w:sz w:val="20"/>
                <w:szCs w:val="20"/>
              </w:rPr>
              <w:t xml:space="preserve">Se sono verificate le precedenti condizioni </w:t>
            </w:r>
            <w:r w:rsidR="00991252">
              <w:rPr>
                <w:rFonts w:ascii="Calibri" w:hAnsi="Calibri" w:eastAsia="Calibri" w:cs="Calibri"/>
                <w:sz w:val="20"/>
                <w:szCs w:val="20"/>
              </w:rPr>
              <w:t>i</w:t>
            </w:r>
            <w:r w:rsidR="0028236B">
              <w:rPr>
                <w:rFonts w:ascii="Calibri" w:hAnsi="Calibri" w:eastAsia="Calibri" w:cs="Calibri"/>
                <w:sz w:val="20"/>
                <w:szCs w:val="20"/>
              </w:rPr>
              <w:t xml:space="preserve">l processo valida i dati di input verificando che siano presenti </w:t>
            </w:r>
            <w:r w:rsidR="00835BBE">
              <w:rPr>
                <w:rFonts w:ascii="Calibri" w:hAnsi="Calibri" w:eastAsia="Calibri" w:cs="Calibri"/>
                <w:sz w:val="20"/>
                <w:szCs w:val="20"/>
              </w:rPr>
              <w:t>atto, data atto</w:t>
            </w:r>
            <w:r w:rsidR="00E23EC4">
              <w:rPr>
                <w:rFonts w:ascii="Calibri" w:hAnsi="Calibri" w:eastAsia="Calibri" w:cs="Calibri"/>
                <w:sz w:val="20"/>
                <w:szCs w:val="20"/>
              </w:rPr>
              <w:t xml:space="preserve">, ente e tipologia di atto se il motivo di annullamento è diverso da </w:t>
            </w:r>
            <w:r w:rsidR="00A915F0">
              <w:rPr>
                <w:rFonts w:ascii="Calibri" w:hAnsi="Calibri" w:eastAsia="Calibri" w:cs="Calibri"/>
                <w:sz w:val="20"/>
                <w:szCs w:val="20"/>
              </w:rPr>
              <w:t>“Errata Imputazione”</w:t>
            </w:r>
            <w:r w:rsidR="007926D7">
              <w:rPr>
                <w:rFonts w:ascii="Calibri" w:hAnsi="Calibri" w:eastAsia="Calibri" w:cs="Calibri"/>
                <w:sz w:val="20"/>
                <w:szCs w:val="20"/>
              </w:rPr>
              <w:t xml:space="preserve"> altrimenti restituisce un messaggio di </w:t>
            </w:r>
            <w:r w:rsidR="006C145C">
              <w:rPr>
                <w:rFonts w:ascii="Calibri" w:hAnsi="Calibri" w:eastAsia="Calibri" w:cs="Calibri"/>
                <w:sz w:val="20"/>
                <w:szCs w:val="20"/>
              </w:rPr>
              <w:t>errore.</w:t>
            </w:r>
          </w:p>
          <w:p w:rsidR="005401F1" w:rsidP="006F3D7B" w:rsidRDefault="00B52C22" w14:paraId="4A077FC8" w14:textId="77777777">
            <w:pPr>
              <w:rPr>
                <w:rFonts w:ascii="Calibri" w:hAnsi="Calibri" w:eastAsia="Calibri" w:cs="Calibri"/>
                <w:sz w:val="20"/>
                <w:szCs w:val="20"/>
              </w:rPr>
            </w:pPr>
            <w:r>
              <w:rPr>
                <w:rFonts w:ascii="Calibri" w:hAnsi="Calibri" w:eastAsia="Calibri" w:cs="Calibri"/>
                <w:sz w:val="20"/>
                <w:szCs w:val="20"/>
              </w:rPr>
              <w:t>Al superamento dei controlli il processo acquisisce l</w:t>
            </w:r>
            <w:r w:rsidR="005401F1">
              <w:rPr>
                <w:rFonts w:ascii="Calibri" w:hAnsi="Calibri" w:eastAsia="Calibri" w:cs="Calibri"/>
                <w:sz w:val="20"/>
                <w:szCs w:val="20"/>
              </w:rPr>
              <w:t>’atto di annullamento e pone</w:t>
            </w:r>
            <w:r w:rsidR="000039C1">
              <w:rPr>
                <w:rFonts w:ascii="Calibri" w:hAnsi="Calibri" w:eastAsia="Calibri" w:cs="Calibri"/>
                <w:sz w:val="20"/>
                <w:szCs w:val="20"/>
              </w:rPr>
              <w:t xml:space="preserve"> la decurtazione</w:t>
            </w:r>
            <w:r w:rsidR="005401F1">
              <w:rPr>
                <w:rFonts w:ascii="Calibri" w:hAnsi="Calibri" w:eastAsia="Calibri" w:cs="Calibri"/>
                <w:sz w:val="20"/>
                <w:szCs w:val="20"/>
              </w:rPr>
              <w:t xml:space="preserve"> nello stato annullata.</w:t>
            </w:r>
          </w:p>
          <w:p w:rsidRPr="00E36527" w:rsidR="000039C1" w:rsidRDefault="005401F1" w14:paraId="0EC6450F" w14:textId="4AA459D2">
            <w:pPr>
              <w:rPr>
                <w:rFonts w:ascii="Calibri" w:hAnsi="Calibri" w:eastAsia="Calibri" w:cs="Calibri"/>
                <w:sz w:val="20"/>
                <w:szCs w:val="20"/>
              </w:rPr>
            </w:pPr>
            <w:r>
              <w:rPr>
                <w:rFonts w:ascii="Calibri" w:hAnsi="Calibri" w:eastAsia="Calibri" w:cs="Calibri"/>
                <w:sz w:val="20"/>
                <w:szCs w:val="20"/>
              </w:rPr>
              <w:t>Il processo termina</w:t>
            </w:r>
          </w:p>
        </w:tc>
      </w:tr>
      <w:tr w:rsidRPr="00CF4664" w:rsidR="00F048C7" w14:paraId="3A40147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208B85B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65148" w:rsidR="000039C1" w:rsidRDefault="00AF1CBE" w14:paraId="239585F0" w14:textId="2C95D763">
            <w:pPr>
              <w:jc w:val="both"/>
              <w:rPr>
                <w:rFonts w:ascii="Calibri" w:hAnsi="Calibri" w:eastAsia="Calibri" w:cs="Calibri"/>
                <w:sz w:val="20"/>
                <w:szCs w:val="20"/>
                <w:lang w:val="en-US"/>
              </w:rPr>
            </w:pPr>
            <w:r>
              <w:rPr>
                <w:rFonts w:ascii="Calibri" w:hAnsi="Calibri" w:eastAsia="Calibri" w:cs="Calibri"/>
                <w:sz w:val="20"/>
                <w:szCs w:val="20"/>
                <w:lang w:val="en-US"/>
              </w:rPr>
              <w:t>PUT</w:t>
            </w:r>
            <w:r w:rsidRPr="00B65148" w:rsidR="000039C1">
              <w:rPr>
                <w:rFonts w:ascii="Calibri" w:hAnsi="Calibri" w:eastAsia="Calibri" w:cs="Calibri"/>
                <w:sz w:val="20"/>
                <w:szCs w:val="20"/>
                <w:lang w:val="en-US"/>
              </w:rPr>
              <w:t xml:space="preserve"> &lt;root&gt;</w:t>
            </w:r>
            <w:r>
              <w:rPr>
                <w:rFonts w:ascii="Calibri" w:hAnsi="Calibri" w:eastAsia="Calibri" w:cs="Calibri"/>
                <w:sz w:val="20"/>
                <w:szCs w:val="20"/>
                <w:lang w:val="en-US"/>
              </w:rPr>
              <w:t>/int</w:t>
            </w:r>
            <w:r w:rsidRPr="00B65148" w:rsidR="000039C1">
              <w:rPr>
                <w:rFonts w:ascii="Calibri" w:hAnsi="Calibri" w:eastAsia="Calibri" w:cs="Calibri"/>
                <w:sz w:val="20"/>
                <w:szCs w:val="20"/>
                <w:lang w:val="en-US"/>
              </w:rPr>
              <w:t>/v1/</w:t>
            </w:r>
            <w:r>
              <w:rPr>
                <w:rFonts w:ascii="Calibri" w:hAnsi="Calibri" w:eastAsia="Calibri" w:cs="Calibri"/>
                <w:sz w:val="20"/>
                <w:szCs w:val="20"/>
                <w:lang w:val="en-US"/>
              </w:rPr>
              <w:t>decurtazione</w:t>
            </w:r>
            <w:r w:rsidRPr="00B65148" w:rsidR="000039C1">
              <w:rPr>
                <w:rFonts w:ascii="Calibri" w:hAnsi="Calibri" w:eastAsia="Calibri" w:cs="Calibri"/>
                <w:sz w:val="20"/>
                <w:szCs w:val="20"/>
                <w:lang w:val="en-US"/>
              </w:rPr>
              <w:t>/</w:t>
            </w:r>
            <w:r>
              <w:rPr>
                <w:rFonts w:ascii="Calibri" w:hAnsi="Calibri" w:eastAsia="Calibri" w:cs="Calibri"/>
                <w:sz w:val="20"/>
                <w:szCs w:val="20"/>
                <w:lang w:val="en-US"/>
              </w:rPr>
              <w:t>a</w:t>
            </w:r>
            <w:r w:rsidR="00630D41">
              <w:rPr>
                <w:rFonts w:ascii="Calibri" w:hAnsi="Calibri" w:eastAsia="Calibri" w:cs="Calibri"/>
                <w:sz w:val="20"/>
                <w:szCs w:val="20"/>
                <w:lang w:val="en-US"/>
              </w:rPr>
              <w:t>nnullamento</w:t>
            </w:r>
          </w:p>
        </w:tc>
      </w:tr>
      <w:tr w:rsidRPr="00E36527" w:rsidR="00F048C7" w14:paraId="2EB22BC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475DEF9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A7B7F" w:rsidR="00DB3E50" w:rsidP="00DB3E50" w:rsidRDefault="00DB3E50" w14:paraId="519858A3" w14:textId="77777777">
            <w:pPr>
              <w:rPr>
                <w:rFonts w:ascii="Calibri" w:hAnsi="Calibri" w:eastAsia="Calibri" w:cs="Calibri"/>
                <w:sz w:val="20"/>
                <w:szCs w:val="20"/>
              </w:rPr>
            </w:pPr>
            <w:r w:rsidRPr="000A7B7F">
              <w:rPr>
                <w:rFonts w:ascii="Calibri" w:hAnsi="Calibri" w:eastAsia="Calibri" w:cs="Calibri"/>
                <w:sz w:val="20"/>
                <w:szCs w:val="20"/>
              </w:rPr>
              <w:t>Identificativo Patente</w:t>
            </w:r>
            <w:r>
              <w:rPr>
                <w:rFonts w:ascii="Calibri" w:hAnsi="Calibri" w:eastAsia="Calibri" w:cs="Calibri"/>
                <w:sz w:val="20"/>
                <w:szCs w:val="20"/>
              </w:rPr>
              <w:t xml:space="preserve"> [integer, obbligatorio]</w:t>
            </w:r>
          </w:p>
          <w:p w:rsidRPr="000A7B7F" w:rsidR="00DB3E50" w:rsidP="00DB3E50" w:rsidRDefault="00DB3E50" w14:paraId="1BF55F04" w14:textId="5986536B">
            <w:pPr>
              <w:rPr>
                <w:rFonts w:ascii="Calibri" w:hAnsi="Calibri" w:eastAsia="Calibri" w:cs="Calibri"/>
                <w:sz w:val="20"/>
                <w:szCs w:val="20"/>
              </w:rPr>
            </w:pPr>
            <w:r>
              <w:rPr>
                <w:rFonts w:ascii="Calibri" w:hAnsi="Calibri" w:eastAsia="Calibri" w:cs="Calibri"/>
                <w:sz w:val="20"/>
                <w:szCs w:val="20"/>
              </w:rPr>
              <w:t>Identificativo Decurtazione</w:t>
            </w:r>
            <w:r w:rsidRPr="000A7B7F">
              <w:rPr>
                <w:rFonts w:ascii="Calibri" w:hAnsi="Calibri" w:eastAsia="Calibri" w:cs="Calibri"/>
                <w:sz w:val="20"/>
                <w:szCs w:val="20"/>
              </w:rPr>
              <w:t xml:space="preserve"> </w:t>
            </w:r>
            <w:r>
              <w:rPr>
                <w:rFonts w:ascii="Calibri" w:hAnsi="Calibri" w:eastAsia="Calibri" w:cs="Calibri"/>
                <w:sz w:val="20"/>
                <w:szCs w:val="20"/>
              </w:rPr>
              <w:t>[integer, obbligatorio]</w:t>
            </w:r>
          </w:p>
          <w:p w:rsidRPr="000A7B7F" w:rsidR="00DB3E50" w:rsidP="00DB3E50" w:rsidRDefault="00DB3E50" w14:paraId="2F4AE403" w14:textId="3D60B3F3">
            <w:pPr>
              <w:rPr>
                <w:rFonts w:ascii="Calibri" w:hAnsi="Calibri" w:eastAsia="Calibri" w:cs="Calibri"/>
                <w:sz w:val="20"/>
                <w:szCs w:val="20"/>
              </w:rPr>
            </w:pPr>
            <w:r w:rsidRPr="000A7B7F">
              <w:rPr>
                <w:rFonts w:ascii="Calibri" w:hAnsi="Calibri" w:eastAsia="Calibri" w:cs="Calibri"/>
                <w:sz w:val="20"/>
                <w:szCs w:val="20"/>
              </w:rPr>
              <w:t>Codice Atto</w:t>
            </w:r>
            <w:r>
              <w:rPr>
                <w:rFonts w:ascii="Calibri" w:hAnsi="Calibri" w:eastAsia="Calibri" w:cs="Calibri"/>
                <w:sz w:val="20"/>
                <w:szCs w:val="20"/>
              </w:rPr>
              <w:t xml:space="preserve"> [stringa, maxlength 250]</w:t>
            </w:r>
          </w:p>
          <w:p w:rsidRPr="000A7B7F" w:rsidR="00DB3E50" w:rsidP="00DB3E50" w:rsidRDefault="00DB3E50" w14:paraId="671A0C79" w14:textId="45E308B0">
            <w:pPr>
              <w:rPr>
                <w:rFonts w:ascii="Calibri" w:hAnsi="Calibri" w:eastAsia="Calibri" w:cs="Calibri"/>
                <w:sz w:val="20"/>
                <w:szCs w:val="20"/>
              </w:rPr>
            </w:pPr>
            <w:r w:rsidRPr="000A7B7F">
              <w:rPr>
                <w:rFonts w:ascii="Calibri" w:hAnsi="Calibri" w:eastAsia="Calibri" w:cs="Calibri"/>
                <w:sz w:val="20"/>
                <w:szCs w:val="20"/>
              </w:rPr>
              <w:t>Data Atto</w:t>
            </w:r>
            <w:r>
              <w:rPr>
                <w:rFonts w:ascii="Calibri" w:hAnsi="Calibri" w:eastAsia="Calibri" w:cs="Calibri"/>
                <w:sz w:val="20"/>
                <w:szCs w:val="20"/>
              </w:rPr>
              <w:t xml:space="preserve"> [date nel formato ‘yyyy-MM-dd’]</w:t>
            </w:r>
          </w:p>
          <w:p w:rsidRPr="000A7B7F" w:rsidR="00DB3E50" w:rsidP="00DB3E50" w:rsidRDefault="00DB3E50" w14:paraId="6D5D5F70" w14:textId="3E5A48DB">
            <w:pPr>
              <w:rPr>
                <w:rFonts w:ascii="Calibri" w:hAnsi="Calibri" w:eastAsia="Calibri" w:cs="Calibri"/>
                <w:sz w:val="20"/>
                <w:szCs w:val="20"/>
              </w:rPr>
            </w:pPr>
            <w:r w:rsidRPr="000A7B7F">
              <w:rPr>
                <w:rFonts w:ascii="Calibri" w:hAnsi="Calibri" w:eastAsia="Calibri" w:cs="Calibri"/>
                <w:sz w:val="20"/>
                <w:szCs w:val="20"/>
              </w:rPr>
              <w:t>Identificativo Tipologia Atto</w:t>
            </w:r>
            <w:r>
              <w:rPr>
                <w:rFonts w:ascii="Calibri" w:hAnsi="Calibri" w:eastAsia="Calibri" w:cs="Calibri"/>
                <w:sz w:val="20"/>
                <w:szCs w:val="20"/>
              </w:rPr>
              <w:t xml:space="preserve"> [integer]</w:t>
            </w:r>
          </w:p>
          <w:p w:rsidR="00DB3E50" w:rsidP="00DB3E50" w:rsidRDefault="00DB3E50" w14:paraId="32233197" w14:textId="137C401F">
            <w:pPr>
              <w:rPr>
                <w:rFonts w:ascii="Calibri" w:hAnsi="Calibri" w:eastAsia="Calibri" w:cs="Calibri"/>
                <w:sz w:val="20"/>
                <w:szCs w:val="20"/>
              </w:rPr>
            </w:pPr>
            <w:r w:rsidRPr="000A7B7F">
              <w:rPr>
                <w:rFonts w:ascii="Calibri" w:hAnsi="Calibri" w:eastAsia="Calibri" w:cs="Calibri"/>
                <w:sz w:val="20"/>
                <w:szCs w:val="20"/>
              </w:rPr>
              <w:t>Identificativo Ente</w:t>
            </w:r>
            <w:r>
              <w:rPr>
                <w:rFonts w:ascii="Calibri" w:hAnsi="Calibri" w:eastAsia="Calibri" w:cs="Calibri"/>
                <w:sz w:val="20"/>
                <w:szCs w:val="20"/>
              </w:rPr>
              <w:t xml:space="preserve"> [integer]</w:t>
            </w:r>
          </w:p>
          <w:p w:rsidR="00DB3E50" w:rsidP="00DB3E50" w:rsidRDefault="00DB3E50" w14:paraId="37C7B716" w14:textId="1489308B">
            <w:pPr>
              <w:rPr>
                <w:rFonts w:ascii="Calibri" w:hAnsi="Calibri" w:eastAsia="Calibri" w:cs="Calibri"/>
                <w:sz w:val="20"/>
                <w:szCs w:val="20"/>
              </w:rPr>
            </w:pPr>
            <w:r w:rsidRPr="000A7B7F">
              <w:rPr>
                <w:rFonts w:ascii="Calibri" w:hAnsi="Calibri" w:eastAsia="Calibri" w:cs="Calibri"/>
                <w:sz w:val="20"/>
                <w:szCs w:val="20"/>
              </w:rPr>
              <w:t xml:space="preserve">Identificativo </w:t>
            </w:r>
            <w:r>
              <w:rPr>
                <w:rFonts w:ascii="Calibri" w:hAnsi="Calibri" w:eastAsia="Calibri" w:cs="Calibri"/>
                <w:sz w:val="20"/>
                <w:szCs w:val="20"/>
              </w:rPr>
              <w:t>motivo di annullamento [integer, obbligatorio]</w:t>
            </w:r>
          </w:p>
          <w:p w:rsidRPr="00434EA2" w:rsidR="00DB3E50" w:rsidP="00DB3E50" w:rsidRDefault="00DB3E50" w14:paraId="0B3248E6" w14:textId="0D01F5B7">
            <w:pPr>
              <w:rPr>
                <w:rFonts w:ascii="Calibri" w:hAnsi="Calibri" w:eastAsia="Calibri" w:cs="Calibri"/>
                <w:sz w:val="20"/>
                <w:szCs w:val="20"/>
              </w:rPr>
            </w:pPr>
            <w:r w:rsidRPr="00434EA2">
              <w:rPr>
                <w:rFonts w:ascii="Calibri" w:hAnsi="Calibri" w:eastAsia="Calibri" w:cs="Calibri"/>
                <w:sz w:val="20"/>
                <w:szCs w:val="20"/>
              </w:rPr>
              <w:t>Numero Protocollo Atto</w:t>
            </w:r>
            <w:r>
              <w:rPr>
                <w:rFonts w:ascii="Calibri" w:hAnsi="Calibri" w:eastAsia="Calibri" w:cs="Calibri"/>
                <w:sz w:val="20"/>
                <w:szCs w:val="20"/>
              </w:rPr>
              <w:t xml:space="preserve"> [stringa</w:t>
            </w:r>
            <w:r w:rsidR="00ED26F0">
              <w:rPr>
                <w:rFonts w:ascii="Calibri" w:hAnsi="Calibri" w:eastAsia="Calibri" w:cs="Calibri"/>
                <w:sz w:val="20"/>
                <w:szCs w:val="20"/>
              </w:rPr>
              <w:t>, maxlength 100</w:t>
            </w:r>
            <w:r>
              <w:rPr>
                <w:rFonts w:ascii="Calibri" w:hAnsi="Calibri" w:eastAsia="Calibri" w:cs="Calibri"/>
                <w:sz w:val="20"/>
                <w:szCs w:val="20"/>
              </w:rPr>
              <w:t>]</w:t>
            </w:r>
          </w:p>
          <w:p w:rsidR="00DB3E50" w:rsidP="00DB3E50" w:rsidRDefault="00DB3E50" w14:paraId="23234745" w14:textId="77777777">
            <w:pPr>
              <w:rPr>
                <w:rFonts w:ascii="Calibri" w:hAnsi="Calibri" w:eastAsia="Calibri" w:cs="Calibri"/>
                <w:sz w:val="20"/>
                <w:szCs w:val="20"/>
              </w:rPr>
            </w:pPr>
            <w:r w:rsidRPr="00434EA2">
              <w:rPr>
                <w:rFonts w:ascii="Calibri" w:hAnsi="Calibri" w:eastAsia="Calibri" w:cs="Calibri"/>
                <w:sz w:val="20"/>
                <w:szCs w:val="20"/>
              </w:rPr>
              <w:t>Data Protocollo Atto</w:t>
            </w:r>
            <w:r>
              <w:rPr>
                <w:rFonts w:ascii="Calibri" w:hAnsi="Calibri" w:eastAsia="Calibri" w:cs="Calibri"/>
                <w:sz w:val="20"/>
                <w:szCs w:val="20"/>
              </w:rPr>
              <w:t xml:space="preserve"> [date nel formato ‘yyyy-MM-dd’]</w:t>
            </w:r>
          </w:p>
          <w:p w:rsidRPr="00304B6D" w:rsidR="00866EED" w:rsidRDefault="00ED26F0" w14:paraId="1A2F96A0" w14:textId="5BA87448">
            <w:pPr>
              <w:rPr>
                <w:rFonts w:ascii="Calibri" w:hAnsi="Calibri" w:eastAsia="Calibri" w:cs="Calibri"/>
                <w:sz w:val="20"/>
                <w:szCs w:val="20"/>
              </w:rPr>
            </w:pPr>
            <w:r>
              <w:rPr>
                <w:rFonts w:ascii="Calibri" w:hAnsi="Calibri" w:eastAsia="Calibri" w:cs="Calibri"/>
                <w:sz w:val="20"/>
                <w:szCs w:val="20"/>
              </w:rPr>
              <w:t>Note [stringa, maxlength 400]</w:t>
            </w:r>
          </w:p>
        </w:tc>
      </w:tr>
      <w:tr w:rsidRPr="00E36527" w:rsidR="00F048C7" w14:paraId="203F060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0445445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039C1" w:rsidRDefault="000039C1" w14:paraId="705C4E91" w14:textId="4D68B1C7">
            <w:pPr>
              <w:rPr>
                <w:rFonts w:ascii="Calibri" w:hAnsi="Calibri" w:eastAsia="Calibri" w:cs="Calibri"/>
                <w:sz w:val="20"/>
                <w:szCs w:val="20"/>
              </w:rPr>
            </w:pPr>
            <w:r>
              <w:rPr>
                <w:rFonts w:ascii="Calibri" w:hAnsi="Calibri" w:eastAsia="Calibri" w:cs="Calibri"/>
                <w:sz w:val="20"/>
                <w:szCs w:val="20"/>
              </w:rPr>
              <w:t>Il processo effettua la validazione dei dati di input</w:t>
            </w:r>
            <w:r w:rsidR="00991252">
              <w:rPr>
                <w:rFonts w:ascii="Calibri" w:hAnsi="Calibri" w:eastAsia="Calibri" w:cs="Calibri"/>
                <w:sz w:val="20"/>
                <w:szCs w:val="20"/>
              </w:rPr>
              <w:t xml:space="preserve"> verificando che siano presenti atto, data atto, ente e tipologia di atto se il motivo di annullamento è diverso da “Errata Imputazione”</w:t>
            </w:r>
            <w:r w:rsidR="00E62191">
              <w:rPr>
                <w:rFonts w:ascii="Calibri" w:hAnsi="Calibri" w:eastAsia="Calibri" w:cs="Calibri"/>
                <w:sz w:val="20"/>
                <w:szCs w:val="20"/>
              </w:rPr>
              <w:t xml:space="preserve"> altrimenti restituisce un messaggio di errore</w:t>
            </w:r>
          </w:p>
        </w:tc>
      </w:tr>
      <w:tr w:rsidRPr="00E36527" w:rsidR="00F048C7" w14:paraId="305EBE6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2CD68C5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039C1" w:rsidRDefault="000039C1" w14:paraId="3DD1B021"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14:paraId="7AA32DA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3DBA414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0039C1" w:rsidRDefault="000039C1" w14:paraId="2D679A9C" w14:textId="180F081B">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w:t>
            </w:r>
            <w:r w:rsidRPr="007A0BB7" w:rsidR="00991252">
              <w:rPr>
                <w:rFonts w:ascii="Calibri" w:hAnsi="Calibri" w:cs="Calibri"/>
                <w:sz w:val="20"/>
                <w:szCs w:val="20"/>
              </w:rPr>
              <w:t>decurtazione_</w:t>
            </w:r>
            <w:r w:rsidRPr="00E374F3" w:rsidR="00991252">
              <w:rPr>
                <w:rFonts w:ascii="Calibri" w:hAnsi="Calibri" w:eastAsia="Calibri" w:cs="Calibri"/>
                <w:sz w:val="20"/>
                <w:szCs w:val="20"/>
              </w:rPr>
              <w:t>annullamento_nazionale</w:t>
            </w:r>
            <w:r w:rsidR="00991252">
              <w:rPr>
                <w:rFonts w:ascii="Calibri" w:hAnsi="Calibri" w:eastAsia="Calibri" w:cs="Calibri"/>
                <w:sz w:val="20"/>
                <w:szCs w:val="20"/>
              </w:rPr>
              <w:t xml:space="preserve"> o </w:t>
            </w:r>
            <w:r w:rsidRPr="00E374F3" w:rsidR="00991252">
              <w:rPr>
                <w:rFonts w:ascii="Calibri" w:hAnsi="Calibri" w:eastAsia="Calibri" w:cs="Calibri"/>
                <w:sz w:val="20"/>
                <w:szCs w:val="20"/>
              </w:rPr>
              <w:t>decurtazione_annullamento_territoriale</w:t>
            </w:r>
            <w:r w:rsidR="004F655D">
              <w:rPr>
                <w:rFonts w:ascii="Calibri" w:hAnsi="Calibri" w:eastAsia="Calibri" w:cs="Calibri"/>
                <w:sz w:val="20"/>
                <w:szCs w:val="20"/>
              </w:rPr>
              <w:t xml:space="preserve"> e che sia annullabile </w:t>
            </w:r>
            <w:r w:rsidR="00995EA3">
              <w:rPr>
                <w:rFonts w:ascii="Calibri" w:hAnsi="Calibri" w:eastAsia="Calibri" w:cs="Calibri"/>
                <w:sz w:val="20"/>
                <w:szCs w:val="20"/>
              </w:rPr>
              <w:t>attraverso il servizio getDecurtazioneAnnullabile</w:t>
            </w:r>
            <w:r w:rsidR="00787291">
              <w:rPr>
                <w:rFonts w:ascii="Calibri" w:hAnsi="Calibri" w:eastAsia="Calibri" w:cs="Calibri"/>
                <w:sz w:val="20"/>
                <w:szCs w:val="20"/>
              </w:rPr>
              <w:t xml:space="preserve"> altrimenti restituisce un messaggio di errore</w:t>
            </w:r>
          </w:p>
        </w:tc>
      </w:tr>
      <w:tr w:rsidRPr="00BA67F0" w:rsidR="00F048C7" w:rsidTr="00407A24" w14:paraId="7BB14412" w14:textId="77777777">
        <w:trPr>
          <w:trHeight w:val="3455"/>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611A8D52"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0039C1" w:rsidRDefault="000039C1" w14:paraId="4FC52CC7" w14:textId="171EA468">
            <w:pPr>
              <w:rPr>
                <w:rFonts w:ascii="Calibri" w:hAnsi="Calibri" w:eastAsia="Calibri" w:cs="Calibri"/>
                <w:sz w:val="20"/>
                <w:szCs w:val="20"/>
              </w:rPr>
            </w:pPr>
            <w:r>
              <w:rPr>
                <w:rFonts w:ascii="Calibri" w:hAnsi="Calibri" w:eastAsia="Calibri" w:cs="Calibri"/>
                <w:sz w:val="20"/>
                <w:szCs w:val="20"/>
              </w:rPr>
              <w:t xml:space="preserve">Se sono superate le verifiche il processo </w:t>
            </w:r>
            <w:r w:rsidR="005672B2">
              <w:rPr>
                <w:rFonts w:ascii="Calibri" w:hAnsi="Calibri" w:eastAsia="Calibri" w:cs="Calibri"/>
                <w:sz w:val="20"/>
                <w:szCs w:val="20"/>
              </w:rPr>
              <w:t>aggiorna</w:t>
            </w:r>
            <w:r>
              <w:rPr>
                <w:rFonts w:ascii="Calibri" w:hAnsi="Calibri" w:eastAsia="Calibri" w:cs="Calibri"/>
                <w:sz w:val="20"/>
                <w:szCs w:val="20"/>
              </w:rPr>
              <w:t xml:space="preserve"> i dati nella tabella </w:t>
            </w:r>
          </w:p>
          <w:tbl>
            <w:tblPr>
              <w:tblW w:w="6140" w:type="dxa"/>
              <w:tblCellMar>
                <w:left w:w="70" w:type="dxa"/>
                <w:right w:w="70" w:type="dxa"/>
              </w:tblCellMar>
              <w:tblLook w:val="04A0" w:firstRow="1" w:lastRow="0" w:firstColumn="1" w:lastColumn="0" w:noHBand="0" w:noVBand="1"/>
            </w:tblPr>
            <w:tblGrid>
              <w:gridCol w:w="4140"/>
              <w:gridCol w:w="2000"/>
            </w:tblGrid>
            <w:tr w:rsidR="00F048C7" w14:paraId="586B5ABE" w14:textId="77777777">
              <w:trPr>
                <w:trHeight w:val="310"/>
              </w:trPr>
              <w:tc>
                <w:tcPr>
                  <w:tcW w:w="6140" w:type="dxa"/>
                  <w:gridSpan w:val="2"/>
                  <w:tcBorders>
                    <w:top w:val="single" w:color="auto" w:sz="4" w:space="0"/>
                    <w:left w:val="single" w:color="auto" w:sz="4" w:space="0"/>
                    <w:bottom w:val="single" w:color="auto" w:sz="4" w:space="0"/>
                    <w:right w:val="single" w:color="000000" w:sz="4" w:space="0"/>
                  </w:tcBorders>
                  <w:shd w:val="clear" w:color="000000" w:fill="FFFFFF"/>
                  <w:vAlign w:val="center"/>
                  <w:hideMark/>
                </w:tcPr>
                <w:p w:rsidR="000039C1" w:rsidRDefault="000039C1" w14:paraId="5A53B59E" w14:textId="77777777">
                  <w:pPr>
                    <w:jc w:val="center"/>
                    <w:rPr>
                      <w:rFonts w:ascii="Calibri" w:hAnsi="Calibri" w:cs="Calibri"/>
                      <w:color w:val="000000"/>
                      <w:sz w:val="16"/>
                      <w:szCs w:val="16"/>
                    </w:rPr>
                  </w:pPr>
                  <w:r>
                    <w:rPr>
                      <w:rFonts w:ascii="Calibri" w:hAnsi="Calibri" w:cs="Calibri"/>
                      <w:color w:val="000000"/>
                      <w:sz w:val="16"/>
                      <w:szCs w:val="16"/>
                    </w:rPr>
                    <w:t>DECU_DECURTAZIONE_PAC_DAT</w:t>
                  </w:r>
                </w:p>
              </w:tc>
            </w:tr>
            <w:tr w:rsidR="00F048C7" w14:paraId="759DAEDF"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29851DE4" w14:textId="77777777">
                  <w:pPr>
                    <w:rPr>
                      <w:rFonts w:ascii="Calibri" w:hAnsi="Calibri" w:cs="Calibri"/>
                      <w:color w:val="000000"/>
                      <w:sz w:val="16"/>
                      <w:szCs w:val="16"/>
                    </w:rPr>
                  </w:pPr>
                  <w:r>
                    <w:rPr>
                      <w:rFonts w:ascii="Calibri" w:hAnsi="Calibri" w:cs="Calibri"/>
                      <w:color w:val="000000"/>
                      <w:sz w:val="16"/>
                      <w:szCs w:val="16"/>
                    </w:rPr>
                    <w:t>DECU_ID</w:t>
                  </w:r>
                </w:p>
              </w:tc>
              <w:tc>
                <w:tcPr>
                  <w:tcW w:w="2000" w:type="dxa"/>
                  <w:tcBorders>
                    <w:top w:val="nil"/>
                    <w:left w:val="nil"/>
                    <w:bottom w:val="single" w:color="auto" w:sz="4" w:space="0"/>
                    <w:right w:val="single" w:color="auto" w:sz="4" w:space="0"/>
                  </w:tcBorders>
                  <w:noWrap/>
                  <w:vAlign w:val="bottom"/>
                  <w:hideMark/>
                </w:tcPr>
                <w:p w:rsidR="000039C1" w:rsidRDefault="000039C1" w14:paraId="72D878C2" w14:textId="41220A57">
                  <w:pPr>
                    <w:rPr>
                      <w:rFonts w:ascii="Calibri" w:hAnsi="Calibri" w:cs="Calibri"/>
                      <w:color w:val="000000"/>
                      <w:sz w:val="16"/>
                      <w:szCs w:val="16"/>
                    </w:rPr>
                  </w:pPr>
                </w:p>
              </w:tc>
            </w:tr>
            <w:tr w:rsidR="00F048C7" w14:paraId="4BFE561D"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3D4A9FB7" w14:textId="77777777">
                  <w:pPr>
                    <w:rPr>
                      <w:rFonts w:ascii="Calibri" w:hAnsi="Calibri" w:cs="Calibri"/>
                      <w:color w:val="000000"/>
                      <w:sz w:val="16"/>
                      <w:szCs w:val="16"/>
                    </w:rPr>
                  </w:pPr>
                  <w:r>
                    <w:rPr>
                      <w:rFonts w:ascii="Calibri" w:hAnsi="Calibri" w:cs="Calibri"/>
                      <w:color w:val="000000"/>
                      <w:sz w:val="16"/>
                      <w:szCs w:val="16"/>
                    </w:rPr>
                    <w:t>DECU_COD</w:t>
                  </w:r>
                </w:p>
              </w:tc>
              <w:tc>
                <w:tcPr>
                  <w:tcW w:w="2000" w:type="dxa"/>
                  <w:tcBorders>
                    <w:top w:val="nil"/>
                    <w:left w:val="nil"/>
                    <w:bottom w:val="single" w:color="auto" w:sz="4" w:space="0"/>
                    <w:right w:val="single" w:color="auto" w:sz="4" w:space="0"/>
                  </w:tcBorders>
                  <w:noWrap/>
                  <w:vAlign w:val="bottom"/>
                  <w:hideMark/>
                </w:tcPr>
                <w:p w:rsidR="000039C1" w:rsidRDefault="000039C1" w14:paraId="72DE0F50" w14:textId="51F387EB">
                  <w:pPr>
                    <w:rPr>
                      <w:rFonts w:ascii="Calibri" w:hAnsi="Calibri" w:cs="Calibri"/>
                      <w:color w:val="000000"/>
                      <w:sz w:val="16"/>
                      <w:szCs w:val="16"/>
                    </w:rPr>
                  </w:pPr>
                </w:p>
              </w:tc>
            </w:tr>
            <w:tr w:rsidR="00F048C7" w14:paraId="2F6A0A18"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773A7FA8" w14:textId="77777777">
                  <w:pPr>
                    <w:rPr>
                      <w:rFonts w:ascii="Calibri" w:hAnsi="Calibri" w:cs="Calibri"/>
                      <w:color w:val="000000"/>
                      <w:sz w:val="16"/>
                      <w:szCs w:val="16"/>
                    </w:rPr>
                  </w:pPr>
                  <w:r>
                    <w:rPr>
                      <w:rFonts w:ascii="Calibri" w:hAnsi="Calibri" w:cs="Calibri"/>
                      <w:color w:val="000000"/>
                      <w:sz w:val="16"/>
                      <w:szCs w:val="16"/>
                    </w:rPr>
                    <w:t>DECU_FK_LICE_ID</w:t>
                  </w:r>
                </w:p>
              </w:tc>
              <w:tc>
                <w:tcPr>
                  <w:tcW w:w="2000" w:type="dxa"/>
                  <w:tcBorders>
                    <w:top w:val="nil"/>
                    <w:left w:val="nil"/>
                    <w:bottom w:val="single" w:color="auto" w:sz="4" w:space="0"/>
                    <w:right w:val="single" w:color="auto" w:sz="4" w:space="0"/>
                  </w:tcBorders>
                  <w:noWrap/>
                  <w:vAlign w:val="bottom"/>
                  <w:hideMark/>
                </w:tcPr>
                <w:p w:rsidR="000039C1" w:rsidRDefault="000039C1" w14:paraId="1A404A2B" w14:textId="0839C4A9">
                  <w:pPr>
                    <w:rPr>
                      <w:rFonts w:ascii="Calibri" w:hAnsi="Calibri" w:cs="Calibri"/>
                      <w:color w:val="000000"/>
                      <w:sz w:val="16"/>
                      <w:szCs w:val="16"/>
                    </w:rPr>
                  </w:pPr>
                </w:p>
              </w:tc>
            </w:tr>
            <w:tr w:rsidR="00F048C7" w14:paraId="22526F34" w14:textId="77777777">
              <w:trPr>
                <w:trHeight w:val="42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12121695" w14:textId="77777777">
                  <w:pPr>
                    <w:rPr>
                      <w:rFonts w:ascii="Calibri" w:hAnsi="Calibri" w:cs="Calibri"/>
                      <w:color w:val="000000"/>
                      <w:sz w:val="16"/>
                      <w:szCs w:val="16"/>
                    </w:rPr>
                  </w:pPr>
                  <w:r>
                    <w:rPr>
                      <w:rFonts w:ascii="Calibri" w:hAnsi="Calibri" w:cs="Calibri"/>
                      <w:color w:val="000000"/>
                      <w:sz w:val="16"/>
                      <w:szCs w:val="16"/>
                    </w:rPr>
                    <w:t>DECU_FK_STDE_ID</w:t>
                  </w:r>
                </w:p>
              </w:tc>
              <w:tc>
                <w:tcPr>
                  <w:tcW w:w="2000" w:type="dxa"/>
                  <w:tcBorders>
                    <w:top w:val="nil"/>
                    <w:left w:val="nil"/>
                    <w:bottom w:val="single" w:color="auto" w:sz="4" w:space="0"/>
                    <w:right w:val="single" w:color="auto" w:sz="4" w:space="0"/>
                  </w:tcBorders>
                  <w:noWrap/>
                  <w:vAlign w:val="bottom"/>
                  <w:hideMark/>
                </w:tcPr>
                <w:p w:rsidR="000039C1" w:rsidP="005672B2" w:rsidRDefault="005672B2" w14:paraId="5AF92021" w14:textId="2B3A4E6E">
                  <w:pPr>
                    <w:rPr>
                      <w:rFonts w:ascii="Calibri" w:hAnsi="Calibri" w:cs="Calibri"/>
                      <w:color w:val="000000"/>
                      <w:sz w:val="16"/>
                      <w:szCs w:val="16"/>
                    </w:rPr>
                  </w:pPr>
                  <w:r>
                    <w:rPr>
                      <w:rFonts w:ascii="Calibri" w:hAnsi="Calibri" w:cs="Calibri"/>
                      <w:color w:val="000000"/>
                      <w:sz w:val="16"/>
                      <w:szCs w:val="16"/>
                    </w:rPr>
                    <w:t>3</w:t>
                  </w:r>
                </w:p>
              </w:tc>
            </w:tr>
            <w:tr w:rsidR="00F048C7" w14:paraId="4A2D0FDD"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4F80CFDE" w14:textId="77777777">
                  <w:pPr>
                    <w:rPr>
                      <w:rFonts w:ascii="Calibri" w:hAnsi="Calibri" w:cs="Calibri"/>
                      <w:color w:val="000000"/>
                      <w:sz w:val="16"/>
                      <w:szCs w:val="16"/>
                    </w:rPr>
                  </w:pPr>
                  <w:r>
                    <w:rPr>
                      <w:rFonts w:ascii="Calibri" w:hAnsi="Calibri" w:cs="Calibri"/>
                      <w:color w:val="000000"/>
                      <w:sz w:val="16"/>
                      <w:szCs w:val="16"/>
                    </w:rPr>
                    <w:t>DECU_FK_VERB_ID</w:t>
                  </w:r>
                </w:p>
              </w:tc>
              <w:tc>
                <w:tcPr>
                  <w:tcW w:w="2000" w:type="dxa"/>
                  <w:tcBorders>
                    <w:top w:val="nil"/>
                    <w:left w:val="nil"/>
                    <w:bottom w:val="single" w:color="auto" w:sz="4" w:space="0"/>
                    <w:right w:val="single" w:color="auto" w:sz="4" w:space="0"/>
                  </w:tcBorders>
                  <w:noWrap/>
                  <w:vAlign w:val="bottom"/>
                  <w:hideMark/>
                </w:tcPr>
                <w:p w:rsidR="000039C1" w:rsidRDefault="000039C1" w14:paraId="1BB35769" w14:textId="78AF23C5">
                  <w:pPr>
                    <w:rPr>
                      <w:rFonts w:ascii="Calibri" w:hAnsi="Calibri" w:cs="Calibri"/>
                      <w:color w:val="000000"/>
                      <w:sz w:val="16"/>
                      <w:szCs w:val="16"/>
                    </w:rPr>
                  </w:pPr>
                </w:p>
              </w:tc>
            </w:tr>
            <w:tr w:rsidR="00F048C7" w14:paraId="154596E7"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3DC67E62" w14:textId="77777777">
                  <w:pPr>
                    <w:rPr>
                      <w:rFonts w:ascii="Calibri" w:hAnsi="Calibri" w:cs="Calibri"/>
                      <w:color w:val="000000"/>
                      <w:sz w:val="16"/>
                      <w:szCs w:val="16"/>
                    </w:rPr>
                  </w:pPr>
                  <w:r>
                    <w:rPr>
                      <w:rFonts w:ascii="Calibri" w:hAnsi="Calibri" w:cs="Calibri"/>
                      <w:color w:val="000000"/>
                      <w:sz w:val="16"/>
                      <w:szCs w:val="16"/>
                    </w:rPr>
                    <w:t>DECU_PUNTEGGIO</w:t>
                  </w:r>
                </w:p>
              </w:tc>
              <w:tc>
                <w:tcPr>
                  <w:tcW w:w="2000" w:type="dxa"/>
                  <w:tcBorders>
                    <w:top w:val="nil"/>
                    <w:left w:val="nil"/>
                    <w:bottom w:val="single" w:color="auto" w:sz="4" w:space="0"/>
                    <w:right w:val="single" w:color="auto" w:sz="4" w:space="0"/>
                  </w:tcBorders>
                  <w:noWrap/>
                  <w:vAlign w:val="bottom"/>
                  <w:hideMark/>
                </w:tcPr>
                <w:p w:rsidR="000039C1" w:rsidRDefault="000039C1" w14:paraId="02EB3B10" w14:textId="71FC3D84">
                  <w:pPr>
                    <w:rPr>
                      <w:rFonts w:ascii="Calibri" w:hAnsi="Calibri" w:cs="Calibri"/>
                      <w:color w:val="000000"/>
                      <w:sz w:val="16"/>
                      <w:szCs w:val="16"/>
                    </w:rPr>
                  </w:pPr>
                </w:p>
              </w:tc>
            </w:tr>
            <w:tr w:rsidR="00F048C7" w14:paraId="669444E1"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29BAD757" w14:textId="77777777">
                  <w:pPr>
                    <w:rPr>
                      <w:rFonts w:ascii="Calibri" w:hAnsi="Calibri" w:cs="Calibri"/>
                      <w:color w:val="000000"/>
                      <w:sz w:val="16"/>
                      <w:szCs w:val="16"/>
                    </w:rPr>
                  </w:pPr>
                  <w:r>
                    <w:rPr>
                      <w:rFonts w:ascii="Calibri" w:hAnsi="Calibri" w:cs="Calibri"/>
                      <w:color w:val="000000"/>
                      <w:sz w:val="16"/>
                      <w:szCs w:val="16"/>
                    </w:rPr>
                    <w:t>DECU_DATA_DECURTAZIONE_PUNTEGGIO_PATENTE</w:t>
                  </w:r>
                </w:p>
              </w:tc>
              <w:tc>
                <w:tcPr>
                  <w:tcW w:w="2000" w:type="dxa"/>
                  <w:tcBorders>
                    <w:top w:val="nil"/>
                    <w:left w:val="nil"/>
                    <w:bottom w:val="single" w:color="auto" w:sz="4" w:space="0"/>
                    <w:right w:val="single" w:color="auto" w:sz="4" w:space="0"/>
                  </w:tcBorders>
                  <w:noWrap/>
                  <w:vAlign w:val="bottom"/>
                  <w:hideMark/>
                </w:tcPr>
                <w:p w:rsidR="000039C1" w:rsidRDefault="000039C1" w14:paraId="7FE3F0A7" w14:textId="74D0E204">
                  <w:pPr>
                    <w:rPr>
                      <w:rFonts w:ascii="Calibri" w:hAnsi="Calibri" w:cs="Calibri"/>
                      <w:color w:val="000000"/>
                      <w:sz w:val="16"/>
                      <w:szCs w:val="16"/>
                    </w:rPr>
                  </w:pPr>
                </w:p>
              </w:tc>
            </w:tr>
            <w:tr w:rsidR="00F048C7" w14:paraId="1508EFA8"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612362A6" w14:textId="77777777">
                  <w:pPr>
                    <w:rPr>
                      <w:rFonts w:ascii="Calibri" w:hAnsi="Calibri" w:cs="Calibri"/>
                      <w:color w:val="000000"/>
                      <w:sz w:val="16"/>
                      <w:szCs w:val="16"/>
                    </w:rPr>
                  </w:pPr>
                  <w:r>
                    <w:rPr>
                      <w:rFonts w:ascii="Calibri" w:hAnsi="Calibri" w:cs="Calibri"/>
                      <w:color w:val="000000"/>
                      <w:sz w:val="16"/>
                      <w:szCs w:val="16"/>
                    </w:rPr>
                    <w:t>DECU_DATA_ULTIMO_CONTEGGIO_PATENTE</w:t>
                  </w:r>
                </w:p>
              </w:tc>
              <w:tc>
                <w:tcPr>
                  <w:tcW w:w="2000" w:type="dxa"/>
                  <w:tcBorders>
                    <w:top w:val="nil"/>
                    <w:left w:val="nil"/>
                    <w:bottom w:val="single" w:color="auto" w:sz="4" w:space="0"/>
                    <w:right w:val="single" w:color="auto" w:sz="4" w:space="0"/>
                  </w:tcBorders>
                  <w:noWrap/>
                  <w:vAlign w:val="bottom"/>
                  <w:hideMark/>
                </w:tcPr>
                <w:p w:rsidR="000039C1" w:rsidRDefault="000039C1" w14:paraId="258C5E43" w14:textId="0C7BB768">
                  <w:pPr>
                    <w:rPr>
                      <w:rFonts w:ascii="Calibri" w:hAnsi="Calibri" w:cs="Calibri"/>
                      <w:color w:val="000000"/>
                      <w:sz w:val="16"/>
                      <w:szCs w:val="16"/>
                    </w:rPr>
                  </w:pPr>
                </w:p>
              </w:tc>
            </w:tr>
            <w:tr w:rsidR="00F048C7" w14:paraId="4BB176B8"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12DEC62B" w14:textId="77777777">
                  <w:pPr>
                    <w:rPr>
                      <w:rFonts w:ascii="Calibri" w:hAnsi="Calibri" w:cs="Calibri"/>
                      <w:color w:val="000000"/>
                      <w:sz w:val="16"/>
                      <w:szCs w:val="16"/>
                    </w:rPr>
                  </w:pPr>
                  <w:r>
                    <w:rPr>
                      <w:rFonts w:ascii="Calibri" w:hAnsi="Calibri" w:cs="Calibri"/>
                      <w:color w:val="000000"/>
                      <w:sz w:val="16"/>
                      <w:szCs w:val="16"/>
                    </w:rPr>
                    <w:t>DECU_FK_ENTE_ID</w:t>
                  </w:r>
                </w:p>
              </w:tc>
              <w:tc>
                <w:tcPr>
                  <w:tcW w:w="2000" w:type="dxa"/>
                  <w:tcBorders>
                    <w:top w:val="nil"/>
                    <w:left w:val="nil"/>
                    <w:bottom w:val="single" w:color="auto" w:sz="4" w:space="0"/>
                    <w:right w:val="single" w:color="auto" w:sz="4" w:space="0"/>
                  </w:tcBorders>
                  <w:noWrap/>
                  <w:vAlign w:val="bottom"/>
                  <w:hideMark/>
                </w:tcPr>
                <w:p w:rsidR="000039C1" w:rsidRDefault="000039C1" w14:paraId="076513B3" w14:textId="0137BF51">
                  <w:pPr>
                    <w:rPr>
                      <w:rFonts w:ascii="Calibri" w:hAnsi="Calibri" w:cs="Calibri"/>
                      <w:color w:val="000000"/>
                      <w:sz w:val="16"/>
                      <w:szCs w:val="16"/>
                    </w:rPr>
                  </w:pPr>
                </w:p>
              </w:tc>
            </w:tr>
            <w:tr w:rsidR="00F048C7" w14:paraId="512EB00F"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72244FA0" w14:textId="77777777">
                  <w:pPr>
                    <w:rPr>
                      <w:rFonts w:ascii="Calibri" w:hAnsi="Calibri" w:cs="Calibri"/>
                      <w:color w:val="000000"/>
                      <w:sz w:val="16"/>
                      <w:szCs w:val="16"/>
                    </w:rPr>
                  </w:pPr>
                  <w:r>
                    <w:rPr>
                      <w:rFonts w:ascii="Calibri" w:hAnsi="Calibri" w:cs="Calibri"/>
                      <w:color w:val="000000"/>
                      <w:sz w:val="16"/>
                      <w:szCs w:val="16"/>
                    </w:rPr>
                    <w:t>DECU_FK_TIAT_ID</w:t>
                  </w:r>
                </w:p>
              </w:tc>
              <w:tc>
                <w:tcPr>
                  <w:tcW w:w="2000" w:type="dxa"/>
                  <w:tcBorders>
                    <w:top w:val="nil"/>
                    <w:left w:val="nil"/>
                    <w:bottom w:val="single" w:color="auto" w:sz="4" w:space="0"/>
                    <w:right w:val="single" w:color="auto" w:sz="4" w:space="0"/>
                  </w:tcBorders>
                  <w:noWrap/>
                  <w:vAlign w:val="bottom"/>
                  <w:hideMark/>
                </w:tcPr>
                <w:p w:rsidR="000039C1" w:rsidRDefault="000039C1" w14:paraId="760FA4B5" w14:textId="52B3322F">
                  <w:pPr>
                    <w:rPr>
                      <w:rFonts w:ascii="Calibri" w:hAnsi="Calibri" w:cs="Calibri"/>
                      <w:color w:val="000000"/>
                      <w:sz w:val="16"/>
                      <w:szCs w:val="16"/>
                    </w:rPr>
                  </w:pPr>
                </w:p>
              </w:tc>
            </w:tr>
            <w:tr w:rsidR="00F048C7" w14:paraId="7A6346BB"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0725167B" w14:textId="77777777">
                  <w:pPr>
                    <w:rPr>
                      <w:rFonts w:ascii="Calibri" w:hAnsi="Calibri" w:cs="Calibri"/>
                      <w:color w:val="000000"/>
                      <w:sz w:val="16"/>
                      <w:szCs w:val="16"/>
                    </w:rPr>
                  </w:pPr>
                  <w:r>
                    <w:rPr>
                      <w:rFonts w:ascii="Calibri" w:hAnsi="Calibri" w:cs="Calibri"/>
                      <w:color w:val="000000"/>
                      <w:sz w:val="16"/>
                      <w:szCs w:val="16"/>
                    </w:rPr>
                    <w:t>DECU_COD_ATTO</w:t>
                  </w:r>
                </w:p>
              </w:tc>
              <w:tc>
                <w:tcPr>
                  <w:tcW w:w="2000" w:type="dxa"/>
                  <w:tcBorders>
                    <w:top w:val="nil"/>
                    <w:left w:val="nil"/>
                    <w:bottom w:val="single" w:color="auto" w:sz="4" w:space="0"/>
                    <w:right w:val="single" w:color="auto" w:sz="4" w:space="0"/>
                  </w:tcBorders>
                  <w:noWrap/>
                  <w:vAlign w:val="bottom"/>
                  <w:hideMark/>
                </w:tcPr>
                <w:p w:rsidR="000039C1" w:rsidRDefault="000039C1" w14:paraId="34DC16CB" w14:textId="3F9911E9">
                  <w:pPr>
                    <w:rPr>
                      <w:rFonts w:ascii="Calibri" w:hAnsi="Calibri" w:cs="Calibri"/>
                      <w:color w:val="000000"/>
                      <w:sz w:val="16"/>
                      <w:szCs w:val="16"/>
                    </w:rPr>
                  </w:pPr>
                </w:p>
              </w:tc>
            </w:tr>
            <w:tr w:rsidR="00F048C7" w14:paraId="0E11E60D"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4D9D5DBB" w14:textId="77777777">
                  <w:pPr>
                    <w:rPr>
                      <w:rFonts w:ascii="Calibri" w:hAnsi="Calibri" w:cs="Calibri"/>
                      <w:color w:val="000000"/>
                      <w:sz w:val="16"/>
                      <w:szCs w:val="16"/>
                    </w:rPr>
                  </w:pPr>
                  <w:r>
                    <w:rPr>
                      <w:rFonts w:ascii="Calibri" w:hAnsi="Calibri" w:cs="Calibri"/>
                      <w:color w:val="000000"/>
                      <w:sz w:val="16"/>
                      <w:szCs w:val="16"/>
                    </w:rPr>
                    <w:t>DECU_DATA_ATTO</w:t>
                  </w:r>
                </w:p>
              </w:tc>
              <w:tc>
                <w:tcPr>
                  <w:tcW w:w="2000" w:type="dxa"/>
                  <w:tcBorders>
                    <w:top w:val="nil"/>
                    <w:left w:val="nil"/>
                    <w:bottom w:val="single" w:color="auto" w:sz="4" w:space="0"/>
                    <w:right w:val="single" w:color="auto" w:sz="4" w:space="0"/>
                  </w:tcBorders>
                  <w:noWrap/>
                  <w:vAlign w:val="bottom"/>
                  <w:hideMark/>
                </w:tcPr>
                <w:p w:rsidR="000039C1" w:rsidRDefault="000039C1" w14:paraId="2921BB0F" w14:textId="6E50FEF8">
                  <w:pPr>
                    <w:rPr>
                      <w:rFonts w:ascii="Calibri" w:hAnsi="Calibri" w:cs="Calibri"/>
                      <w:color w:val="000000"/>
                      <w:sz w:val="16"/>
                      <w:szCs w:val="16"/>
                    </w:rPr>
                  </w:pPr>
                </w:p>
              </w:tc>
            </w:tr>
            <w:tr w:rsidR="00F048C7" w14:paraId="1CC40862"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5FB32BA8" w14:textId="77777777">
                  <w:pPr>
                    <w:rPr>
                      <w:rFonts w:ascii="Calibri" w:hAnsi="Calibri" w:cs="Calibri"/>
                      <w:color w:val="000000"/>
                      <w:sz w:val="16"/>
                      <w:szCs w:val="16"/>
                    </w:rPr>
                  </w:pPr>
                  <w:r>
                    <w:rPr>
                      <w:rFonts w:ascii="Calibri" w:hAnsi="Calibri" w:cs="Calibri"/>
                      <w:color w:val="000000"/>
                      <w:sz w:val="16"/>
                      <w:szCs w:val="16"/>
                    </w:rPr>
                    <w:t>DECU_NUMERO_PROTOCOLLO</w:t>
                  </w:r>
                </w:p>
              </w:tc>
              <w:tc>
                <w:tcPr>
                  <w:tcW w:w="2000" w:type="dxa"/>
                  <w:tcBorders>
                    <w:top w:val="nil"/>
                    <w:left w:val="nil"/>
                    <w:bottom w:val="single" w:color="auto" w:sz="4" w:space="0"/>
                    <w:right w:val="single" w:color="auto" w:sz="4" w:space="0"/>
                  </w:tcBorders>
                  <w:noWrap/>
                  <w:vAlign w:val="bottom"/>
                  <w:hideMark/>
                </w:tcPr>
                <w:p w:rsidR="000039C1" w:rsidRDefault="000039C1" w14:paraId="779EA8F0" w14:textId="34525C71">
                  <w:pPr>
                    <w:rPr>
                      <w:rFonts w:ascii="Calibri" w:hAnsi="Calibri" w:cs="Calibri"/>
                      <w:color w:val="000000"/>
                      <w:sz w:val="16"/>
                      <w:szCs w:val="16"/>
                    </w:rPr>
                  </w:pPr>
                </w:p>
              </w:tc>
            </w:tr>
            <w:tr w:rsidR="00F048C7" w14:paraId="2EFF5AC7"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2782618F" w14:textId="77777777">
                  <w:pPr>
                    <w:rPr>
                      <w:rFonts w:ascii="Calibri" w:hAnsi="Calibri" w:cs="Calibri"/>
                      <w:color w:val="000000"/>
                      <w:sz w:val="16"/>
                      <w:szCs w:val="16"/>
                    </w:rPr>
                  </w:pPr>
                  <w:r>
                    <w:rPr>
                      <w:rFonts w:ascii="Calibri" w:hAnsi="Calibri" w:cs="Calibri"/>
                      <w:color w:val="000000"/>
                      <w:sz w:val="16"/>
                      <w:szCs w:val="16"/>
                    </w:rPr>
                    <w:t>DECU_DATA_PROTOCOLLO</w:t>
                  </w:r>
                </w:p>
              </w:tc>
              <w:tc>
                <w:tcPr>
                  <w:tcW w:w="2000" w:type="dxa"/>
                  <w:tcBorders>
                    <w:top w:val="nil"/>
                    <w:left w:val="nil"/>
                    <w:bottom w:val="single" w:color="auto" w:sz="4" w:space="0"/>
                    <w:right w:val="single" w:color="auto" w:sz="4" w:space="0"/>
                  </w:tcBorders>
                  <w:noWrap/>
                  <w:vAlign w:val="bottom"/>
                  <w:hideMark/>
                </w:tcPr>
                <w:p w:rsidR="000039C1" w:rsidRDefault="000039C1" w14:paraId="4FE56924" w14:textId="56B127B4">
                  <w:pPr>
                    <w:rPr>
                      <w:rFonts w:ascii="Calibri" w:hAnsi="Calibri" w:cs="Calibri"/>
                      <w:color w:val="000000"/>
                      <w:sz w:val="16"/>
                      <w:szCs w:val="16"/>
                    </w:rPr>
                  </w:pPr>
                </w:p>
              </w:tc>
            </w:tr>
            <w:tr w:rsidR="00F048C7" w14:paraId="138C8E75"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154A4FD3" w14:textId="77777777">
                  <w:pPr>
                    <w:rPr>
                      <w:rFonts w:ascii="Calibri" w:hAnsi="Calibri" w:cs="Calibri"/>
                      <w:color w:val="000000"/>
                      <w:sz w:val="16"/>
                      <w:szCs w:val="16"/>
                    </w:rPr>
                  </w:pPr>
                  <w:r>
                    <w:rPr>
                      <w:rFonts w:ascii="Calibri" w:hAnsi="Calibri" w:cs="Calibri"/>
                      <w:color w:val="000000"/>
                      <w:sz w:val="16"/>
                      <w:szCs w:val="16"/>
                    </w:rPr>
                    <w:t>DECU_CREATION_USER</w:t>
                  </w:r>
                </w:p>
              </w:tc>
              <w:tc>
                <w:tcPr>
                  <w:tcW w:w="2000" w:type="dxa"/>
                  <w:tcBorders>
                    <w:top w:val="nil"/>
                    <w:left w:val="nil"/>
                    <w:bottom w:val="single" w:color="auto" w:sz="4" w:space="0"/>
                    <w:right w:val="single" w:color="auto" w:sz="4" w:space="0"/>
                  </w:tcBorders>
                  <w:noWrap/>
                  <w:vAlign w:val="bottom"/>
                  <w:hideMark/>
                </w:tcPr>
                <w:p w:rsidR="000039C1" w:rsidRDefault="000039C1" w14:paraId="5EE508B9" w14:textId="654CF742">
                  <w:pPr>
                    <w:rPr>
                      <w:rFonts w:ascii="Calibri" w:hAnsi="Calibri" w:cs="Calibri"/>
                      <w:color w:val="000000"/>
                      <w:sz w:val="16"/>
                      <w:szCs w:val="16"/>
                    </w:rPr>
                  </w:pPr>
                </w:p>
              </w:tc>
            </w:tr>
            <w:tr w:rsidR="00F048C7" w14:paraId="4926275A"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1241CB8A" w14:textId="77777777">
                  <w:pPr>
                    <w:rPr>
                      <w:rFonts w:ascii="Calibri" w:hAnsi="Calibri" w:cs="Calibri"/>
                      <w:color w:val="000000"/>
                      <w:sz w:val="16"/>
                      <w:szCs w:val="16"/>
                    </w:rPr>
                  </w:pPr>
                  <w:r>
                    <w:rPr>
                      <w:rFonts w:ascii="Calibri" w:hAnsi="Calibri" w:cs="Calibri"/>
                      <w:color w:val="000000"/>
                      <w:sz w:val="16"/>
                      <w:szCs w:val="16"/>
                    </w:rPr>
                    <w:t>DECU_CREATION_DATE</w:t>
                  </w:r>
                </w:p>
              </w:tc>
              <w:tc>
                <w:tcPr>
                  <w:tcW w:w="2000" w:type="dxa"/>
                  <w:tcBorders>
                    <w:top w:val="nil"/>
                    <w:left w:val="nil"/>
                    <w:bottom w:val="single" w:color="auto" w:sz="4" w:space="0"/>
                    <w:right w:val="single" w:color="auto" w:sz="4" w:space="0"/>
                  </w:tcBorders>
                  <w:noWrap/>
                  <w:vAlign w:val="bottom"/>
                  <w:hideMark/>
                </w:tcPr>
                <w:p w:rsidR="000039C1" w:rsidRDefault="000039C1" w14:paraId="012A26FB" w14:textId="54B69B22">
                  <w:pPr>
                    <w:rPr>
                      <w:rFonts w:ascii="Calibri" w:hAnsi="Calibri" w:cs="Calibri"/>
                      <w:color w:val="000000"/>
                      <w:sz w:val="16"/>
                      <w:szCs w:val="16"/>
                    </w:rPr>
                  </w:pPr>
                </w:p>
              </w:tc>
            </w:tr>
            <w:tr w:rsidR="00F048C7" w14:paraId="3D7700A3"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57C07C11" w14:textId="77777777">
                  <w:pPr>
                    <w:rPr>
                      <w:rFonts w:ascii="Calibri" w:hAnsi="Calibri" w:cs="Calibri"/>
                      <w:color w:val="000000"/>
                      <w:sz w:val="16"/>
                      <w:szCs w:val="16"/>
                    </w:rPr>
                  </w:pPr>
                  <w:r>
                    <w:rPr>
                      <w:rFonts w:ascii="Calibri" w:hAnsi="Calibri" w:cs="Calibri"/>
                      <w:color w:val="000000"/>
                      <w:sz w:val="16"/>
                      <w:szCs w:val="16"/>
                    </w:rPr>
                    <w:t>DECU_CONFIRMATION_USER</w:t>
                  </w:r>
                </w:p>
              </w:tc>
              <w:tc>
                <w:tcPr>
                  <w:tcW w:w="2000" w:type="dxa"/>
                  <w:tcBorders>
                    <w:top w:val="nil"/>
                    <w:left w:val="nil"/>
                    <w:bottom w:val="single" w:color="auto" w:sz="4" w:space="0"/>
                    <w:right w:val="single" w:color="auto" w:sz="4" w:space="0"/>
                  </w:tcBorders>
                  <w:noWrap/>
                  <w:vAlign w:val="bottom"/>
                  <w:hideMark/>
                </w:tcPr>
                <w:p w:rsidR="000039C1" w:rsidRDefault="000039C1" w14:paraId="0E646B59" w14:textId="7C6A405D">
                  <w:pPr>
                    <w:rPr>
                      <w:rFonts w:ascii="Calibri" w:hAnsi="Calibri" w:cs="Calibri"/>
                      <w:color w:val="000000"/>
                      <w:sz w:val="16"/>
                      <w:szCs w:val="16"/>
                    </w:rPr>
                  </w:pPr>
                </w:p>
              </w:tc>
            </w:tr>
            <w:tr w:rsidR="00F048C7" w14:paraId="1ECA2020"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196035C0" w14:textId="77777777">
                  <w:pPr>
                    <w:rPr>
                      <w:rFonts w:ascii="Calibri" w:hAnsi="Calibri" w:cs="Calibri"/>
                      <w:color w:val="000000"/>
                      <w:sz w:val="16"/>
                      <w:szCs w:val="16"/>
                    </w:rPr>
                  </w:pPr>
                  <w:r>
                    <w:rPr>
                      <w:rFonts w:ascii="Calibri" w:hAnsi="Calibri" w:cs="Calibri"/>
                      <w:color w:val="000000"/>
                      <w:sz w:val="16"/>
                      <w:szCs w:val="16"/>
                    </w:rPr>
                    <w:t>DECU_CONFIRMATION_DATE</w:t>
                  </w:r>
                </w:p>
              </w:tc>
              <w:tc>
                <w:tcPr>
                  <w:tcW w:w="2000" w:type="dxa"/>
                  <w:tcBorders>
                    <w:top w:val="nil"/>
                    <w:left w:val="nil"/>
                    <w:bottom w:val="single" w:color="auto" w:sz="4" w:space="0"/>
                    <w:right w:val="single" w:color="auto" w:sz="4" w:space="0"/>
                  </w:tcBorders>
                  <w:noWrap/>
                  <w:vAlign w:val="bottom"/>
                  <w:hideMark/>
                </w:tcPr>
                <w:p w:rsidR="000039C1" w:rsidRDefault="000039C1" w14:paraId="1AFAB3A2" w14:textId="133427E6">
                  <w:pPr>
                    <w:rPr>
                      <w:rFonts w:ascii="Calibri" w:hAnsi="Calibri" w:cs="Calibri"/>
                      <w:color w:val="000000"/>
                      <w:sz w:val="16"/>
                      <w:szCs w:val="16"/>
                    </w:rPr>
                  </w:pPr>
                </w:p>
              </w:tc>
            </w:tr>
            <w:tr w:rsidR="00F048C7" w14:paraId="14E9A595"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4B3F3009" w14:textId="77777777">
                  <w:pPr>
                    <w:rPr>
                      <w:rFonts w:ascii="Calibri" w:hAnsi="Calibri" w:cs="Calibri"/>
                      <w:color w:val="000000"/>
                      <w:sz w:val="16"/>
                      <w:szCs w:val="16"/>
                    </w:rPr>
                  </w:pPr>
                  <w:r>
                    <w:rPr>
                      <w:rFonts w:ascii="Calibri" w:hAnsi="Calibri" w:cs="Calibri"/>
                      <w:color w:val="000000"/>
                      <w:sz w:val="16"/>
                      <w:szCs w:val="16"/>
                    </w:rPr>
                    <w:t>DECU_LAST_UPDATE_USER</w:t>
                  </w:r>
                </w:p>
              </w:tc>
              <w:tc>
                <w:tcPr>
                  <w:tcW w:w="2000" w:type="dxa"/>
                  <w:tcBorders>
                    <w:top w:val="nil"/>
                    <w:left w:val="nil"/>
                    <w:bottom w:val="single" w:color="auto" w:sz="4" w:space="0"/>
                    <w:right w:val="single" w:color="auto" w:sz="4" w:space="0"/>
                  </w:tcBorders>
                  <w:noWrap/>
                  <w:vAlign w:val="bottom"/>
                  <w:hideMark/>
                </w:tcPr>
                <w:p w:rsidR="000039C1" w:rsidRDefault="000039C1" w14:paraId="52229CE4" w14:textId="77777777">
                  <w:pPr>
                    <w:rPr>
                      <w:rFonts w:ascii="Calibri" w:hAnsi="Calibri" w:cs="Calibri"/>
                      <w:color w:val="000000"/>
                      <w:sz w:val="16"/>
                      <w:szCs w:val="16"/>
                    </w:rPr>
                  </w:pPr>
                  <w:r>
                    <w:rPr>
                      <w:rFonts w:ascii="Calibri" w:hAnsi="Calibri" w:cs="Calibri"/>
                      <w:color w:val="000000"/>
                      <w:sz w:val="16"/>
                      <w:szCs w:val="16"/>
                    </w:rPr>
                    <w:t>iv-user</w:t>
                  </w:r>
                </w:p>
              </w:tc>
            </w:tr>
            <w:tr w:rsidR="00F048C7" w14:paraId="0995E8EF"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0039C1" w:rsidRDefault="000039C1" w14:paraId="6281F4EE" w14:textId="77777777">
                  <w:pPr>
                    <w:rPr>
                      <w:rFonts w:ascii="Calibri" w:hAnsi="Calibri" w:cs="Calibri"/>
                      <w:color w:val="000000"/>
                      <w:sz w:val="16"/>
                      <w:szCs w:val="16"/>
                    </w:rPr>
                  </w:pPr>
                  <w:r>
                    <w:rPr>
                      <w:rFonts w:ascii="Calibri" w:hAnsi="Calibri" w:cs="Calibri"/>
                      <w:color w:val="000000"/>
                      <w:sz w:val="16"/>
                      <w:szCs w:val="16"/>
                    </w:rPr>
                    <w:t>DECU_LAST_UPDATE_DATE</w:t>
                  </w:r>
                </w:p>
              </w:tc>
              <w:tc>
                <w:tcPr>
                  <w:tcW w:w="2000" w:type="dxa"/>
                  <w:tcBorders>
                    <w:top w:val="nil"/>
                    <w:left w:val="nil"/>
                    <w:bottom w:val="single" w:color="auto" w:sz="4" w:space="0"/>
                    <w:right w:val="single" w:color="auto" w:sz="4" w:space="0"/>
                  </w:tcBorders>
                  <w:noWrap/>
                  <w:vAlign w:val="bottom"/>
                  <w:hideMark/>
                </w:tcPr>
                <w:p w:rsidR="000039C1" w:rsidRDefault="000039C1" w14:paraId="2E9E4A52" w14:textId="77777777">
                  <w:pPr>
                    <w:rPr>
                      <w:rFonts w:ascii="Calibri" w:hAnsi="Calibri" w:cs="Calibri"/>
                      <w:color w:val="000000"/>
                      <w:sz w:val="16"/>
                      <w:szCs w:val="16"/>
                    </w:rPr>
                  </w:pPr>
                  <w:r>
                    <w:rPr>
                      <w:rFonts w:ascii="Calibri" w:hAnsi="Calibri" w:cs="Calibri"/>
                      <w:color w:val="000000"/>
                      <w:sz w:val="16"/>
                      <w:szCs w:val="16"/>
                    </w:rPr>
                    <w:t>sysdatetime</w:t>
                  </w:r>
                </w:p>
              </w:tc>
            </w:tr>
          </w:tbl>
          <w:p w:rsidR="000039C1" w:rsidRDefault="000039C1" w14:paraId="5715D4B1" w14:textId="77777777">
            <w:pPr>
              <w:rPr>
                <w:rFonts w:ascii="Calibri" w:hAnsi="Calibri" w:cs="Calibri"/>
                <w:snapToGrid w:val="0"/>
                <w:color w:val="000000"/>
                <w:sz w:val="16"/>
                <w:szCs w:val="16"/>
              </w:rPr>
            </w:pPr>
          </w:p>
          <w:p w:rsidR="00254E19" w:rsidP="006F3D7B" w:rsidRDefault="00254E19" w14:paraId="3AAF46CD" w14:textId="768FB1BE">
            <w:pPr>
              <w:rPr>
                <w:rFonts w:ascii="Calibri" w:hAnsi="Calibri" w:cs="Calibri"/>
                <w:snapToGrid w:val="0"/>
                <w:color w:val="000000"/>
                <w:sz w:val="16"/>
                <w:szCs w:val="16"/>
              </w:rPr>
            </w:pPr>
            <w:r>
              <w:rPr>
                <w:rFonts w:ascii="Calibri" w:hAnsi="Calibri" w:eastAsia="Calibri" w:cs="Calibri"/>
                <w:sz w:val="20"/>
                <w:szCs w:val="20"/>
              </w:rPr>
              <w:t>il processo inserisce i dati nella tabella</w:t>
            </w:r>
          </w:p>
          <w:p w:rsidR="000039C1" w:rsidRDefault="000039C1" w14:paraId="179546A9" w14:textId="77777777">
            <w:pPr>
              <w:rPr>
                <w:rFonts w:ascii="Calibri" w:hAnsi="Calibri" w:cs="Calibri"/>
                <w:snapToGrid w:val="0"/>
                <w:color w:val="000000"/>
                <w:sz w:val="16"/>
                <w:szCs w:val="16"/>
              </w:rPr>
            </w:pPr>
          </w:p>
          <w:tbl>
            <w:tblPr>
              <w:tblW w:w="6126" w:type="dxa"/>
              <w:tblCellMar>
                <w:left w:w="70" w:type="dxa"/>
                <w:right w:w="70" w:type="dxa"/>
              </w:tblCellMar>
              <w:tblLook w:val="04A0" w:firstRow="1" w:lastRow="0" w:firstColumn="1" w:lastColumn="0" w:noHBand="0" w:noVBand="1"/>
            </w:tblPr>
            <w:tblGrid>
              <w:gridCol w:w="2280"/>
              <w:gridCol w:w="3846"/>
            </w:tblGrid>
            <w:tr w:rsidR="00F048C7" w:rsidTr="00480316" w14:paraId="676A139D" w14:textId="77777777">
              <w:trPr>
                <w:trHeight w:val="290"/>
              </w:trPr>
              <w:tc>
                <w:tcPr>
                  <w:tcW w:w="6126" w:type="dxa"/>
                  <w:gridSpan w:val="2"/>
                  <w:tcBorders>
                    <w:top w:val="single" w:color="auto" w:sz="4" w:space="0"/>
                    <w:left w:val="single" w:color="auto" w:sz="4" w:space="0"/>
                    <w:bottom w:val="single" w:color="auto" w:sz="4" w:space="0"/>
                    <w:right w:val="single" w:color="000000" w:sz="4" w:space="0"/>
                  </w:tcBorders>
                  <w:shd w:val="clear" w:color="000000" w:fill="FFFFFF"/>
                  <w:vAlign w:val="center"/>
                  <w:hideMark/>
                </w:tcPr>
                <w:p w:rsidR="00254E19" w:rsidP="00254E19" w:rsidRDefault="00254E19" w14:paraId="0CBA7012" w14:textId="77777777">
                  <w:pPr>
                    <w:jc w:val="center"/>
                    <w:rPr>
                      <w:rFonts w:ascii="Calibri" w:hAnsi="Calibri" w:cs="Calibri"/>
                      <w:color w:val="000000"/>
                      <w:sz w:val="16"/>
                      <w:szCs w:val="16"/>
                    </w:rPr>
                  </w:pPr>
                  <w:r>
                    <w:rPr>
                      <w:rFonts w:ascii="Calibri" w:hAnsi="Calibri" w:cs="Calibri"/>
                      <w:color w:val="000000"/>
                      <w:sz w:val="16"/>
                      <w:szCs w:val="16"/>
                    </w:rPr>
                    <w:t>ANDE_ANNULLAMENTO_DECURTAZIONE_PAC_DAT</w:t>
                  </w:r>
                </w:p>
              </w:tc>
            </w:tr>
            <w:tr w:rsidR="00F048C7" w:rsidTr="00480316" w14:paraId="2834C344"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6B7F6D43" w14:textId="77777777">
                  <w:pPr>
                    <w:rPr>
                      <w:rFonts w:ascii="Calibri" w:hAnsi="Calibri" w:cs="Calibri"/>
                      <w:color w:val="000000"/>
                      <w:sz w:val="16"/>
                      <w:szCs w:val="16"/>
                    </w:rPr>
                  </w:pPr>
                  <w:r>
                    <w:rPr>
                      <w:rFonts w:ascii="Calibri" w:hAnsi="Calibri" w:cs="Calibri"/>
                      <w:color w:val="000000"/>
                      <w:sz w:val="16"/>
                      <w:szCs w:val="16"/>
                    </w:rPr>
                    <w:t>ANDE_ID</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128F8D84" w14:textId="77777777">
                  <w:pPr>
                    <w:rPr>
                      <w:rFonts w:ascii="Calibri" w:hAnsi="Calibri" w:cs="Calibri"/>
                      <w:color w:val="000000"/>
                      <w:sz w:val="16"/>
                      <w:szCs w:val="16"/>
                    </w:rPr>
                  </w:pPr>
                  <w:r>
                    <w:rPr>
                      <w:rFonts w:ascii="Calibri" w:hAnsi="Calibri" w:cs="Calibri"/>
                      <w:color w:val="000000"/>
                      <w:sz w:val="16"/>
                      <w:szCs w:val="16"/>
                    </w:rPr>
                    <w:t>Identity</w:t>
                  </w:r>
                </w:p>
              </w:tc>
            </w:tr>
            <w:tr w:rsidR="00F048C7" w:rsidTr="00480316" w14:paraId="37DAB9E6"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0B33D808" w14:textId="77777777">
                  <w:pPr>
                    <w:rPr>
                      <w:rFonts w:ascii="Calibri" w:hAnsi="Calibri" w:cs="Calibri"/>
                      <w:color w:val="000000"/>
                      <w:sz w:val="16"/>
                      <w:szCs w:val="16"/>
                    </w:rPr>
                  </w:pPr>
                  <w:r>
                    <w:rPr>
                      <w:rFonts w:ascii="Calibri" w:hAnsi="Calibri" w:cs="Calibri"/>
                      <w:color w:val="000000"/>
                      <w:sz w:val="16"/>
                      <w:szCs w:val="16"/>
                    </w:rPr>
                    <w:t>ANDE_FK_DECU_ID</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5EF35397" w14:textId="77777777">
                  <w:pPr>
                    <w:rPr>
                      <w:rFonts w:ascii="Calibri" w:hAnsi="Calibri" w:cs="Calibri"/>
                      <w:color w:val="000000"/>
                      <w:sz w:val="16"/>
                      <w:szCs w:val="16"/>
                    </w:rPr>
                  </w:pPr>
                  <w:r>
                    <w:rPr>
                      <w:rFonts w:ascii="Calibri" w:hAnsi="Calibri" w:cs="Calibri"/>
                      <w:color w:val="000000"/>
                      <w:sz w:val="16"/>
                      <w:szCs w:val="16"/>
                    </w:rPr>
                    <w:t>IdDecurtazione</w:t>
                  </w:r>
                </w:p>
              </w:tc>
            </w:tr>
            <w:tr w:rsidR="00F048C7" w:rsidTr="00480316" w14:paraId="02C4A593"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5D1A7190" w14:textId="77777777">
                  <w:pPr>
                    <w:rPr>
                      <w:rFonts w:ascii="Calibri" w:hAnsi="Calibri" w:cs="Calibri"/>
                      <w:color w:val="000000"/>
                      <w:sz w:val="16"/>
                      <w:szCs w:val="16"/>
                    </w:rPr>
                  </w:pPr>
                  <w:r>
                    <w:rPr>
                      <w:rFonts w:ascii="Calibri" w:hAnsi="Calibri" w:cs="Calibri"/>
                      <w:color w:val="000000"/>
                      <w:sz w:val="16"/>
                      <w:szCs w:val="16"/>
                    </w:rPr>
                    <w:t>ANDE_FK_MOAN_ID</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5A838651" w14:textId="77777777">
                  <w:pPr>
                    <w:rPr>
                      <w:rFonts w:ascii="Calibri" w:hAnsi="Calibri" w:cs="Calibri"/>
                      <w:color w:val="000000"/>
                      <w:sz w:val="16"/>
                      <w:szCs w:val="16"/>
                    </w:rPr>
                  </w:pPr>
                  <w:r>
                    <w:rPr>
                      <w:rFonts w:ascii="Calibri" w:hAnsi="Calibri" w:cs="Calibri"/>
                      <w:color w:val="000000"/>
                      <w:sz w:val="16"/>
                      <w:szCs w:val="16"/>
                    </w:rPr>
                    <w:t>IdMotivoAnnullamento</w:t>
                  </w:r>
                </w:p>
              </w:tc>
            </w:tr>
            <w:tr w:rsidR="00F048C7" w:rsidTr="00480316" w14:paraId="6835FB85"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4D10AB34" w14:textId="77777777">
                  <w:pPr>
                    <w:rPr>
                      <w:rFonts w:ascii="Calibri" w:hAnsi="Calibri" w:cs="Calibri"/>
                      <w:color w:val="000000"/>
                      <w:sz w:val="16"/>
                      <w:szCs w:val="16"/>
                    </w:rPr>
                  </w:pPr>
                  <w:r>
                    <w:rPr>
                      <w:rFonts w:ascii="Calibri" w:hAnsi="Calibri" w:cs="Calibri"/>
                      <w:color w:val="000000"/>
                      <w:sz w:val="16"/>
                      <w:szCs w:val="16"/>
                    </w:rPr>
                    <w:t>ANDE_FK_ENTE_ID</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1384C994" w14:textId="77777777">
                  <w:pPr>
                    <w:rPr>
                      <w:rFonts w:ascii="Calibri" w:hAnsi="Calibri" w:cs="Calibri"/>
                      <w:color w:val="000000"/>
                      <w:sz w:val="16"/>
                      <w:szCs w:val="16"/>
                    </w:rPr>
                  </w:pPr>
                  <w:r>
                    <w:rPr>
                      <w:rFonts w:ascii="Calibri" w:hAnsi="Calibri" w:cs="Calibri"/>
                      <w:color w:val="000000"/>
                      <w:sz w:val="16"/>
                      <w:szCs w:val="16"/>
                    </w:rPr>
                    <w:t>IdEnte</w:t>
                  </w:r>
                </w:p>
              </w:tc>
            </w:tr>
            <w:tr w:rsidR="00F048C7" w:rsidTr="00480316" w14:paraId="50DE2479"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79FF0577" w14:textId="77777777">
                  <w:pPr>
                    <w:rPr>
                      <w:rFonts w:ascii="Calibri" w:hAnsi="Calibri" w:cs="Calibri"/>
                      <w:color w:val="000000"/>
                      <w:sz w:val="16"/>
                      <w:szCs w:val="16"/>
                    </w:rPr>
                  </w:pPr>
                  <w:r>
                    <w:rPr>
                      <w:rFonts w:ascii="Calibri" w:hAnsi="Calibri" w:cs="Calibri"/>
                      <w:color w:val="000000"/>
                      <w:sz w:val="16"/>
                      <w:szCs w:val="16"/>
                    </w:rPr>
                    <w:t>ANDE_FK_TIAT_ID</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47819280" w14:textId="77777777">
                  <w:pPr>
                    <w:rPr>
                      <w:rFonts w:ascii="Calibri" w:hAnsi="Calibri" w:cs="Calibri"/>
                      <w:color w:val="000000"/>
                      <w:sz w:val="16"/>
                      <w:szCs w:val="16"/>
                    </w:rPr>
                  </w:pPr>
                  <w:r>
                    <w:rPr>
                      <w:rFonts w:ascii="Calibri" w:hAnsi="Calibri" w:cs="Calibri"/>
                      <w:color w:val="000000"/>
                      <w:sz w:val="16"/>
                      <w:szCs w:val="16"/>
                    </w:rPr>
                    <w:t>IdTipoAtto</w:t>
                  </w:r>
                </w:p>
              </w:tc>
            </w:tr>
            <w:tr w:rsidR="00F048C7" w:rsidTr="00480316" w14:paraId="38B06072"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752A05FA" w14:textId="77777777">
                  <w:pPr>
                    <w:rPr>
                      <w:rFonts w:ascii="Calibri" w:hAnsi="Calibri" w:cs="Calibri"/>
                      <w:color w:val="000000"/>
                      <w:sz w:val="16"/>
                      <w:szCs w:val="16"/>
                    </w:rPr>
                  </w:pPr>
                  <w:r>
                    <w:rPr>
                      <w:rFonts w:ascii="Calibri" w:hAnsi="Calibri" w:cs="Calibri"/>
                      <w:color w:val="000000"/>
                      <w:sz w:val="16"/>
                      <w:szCs w:val="16"/>
                    </w:rPr>
                    <w:t>ANDE_COD_ATTO</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683447B9" w14:textId="77777777">
                  <w:pPr>
                    <w:rPr>
                      <w:rFonts w:ascii="Calibri" w:hAnsi="Calibri" w:cs="Calibri"/>
                      <w:color w:val="000000"/>
                      <w:sz w:val="16"/>
                      <w:szCs w:val="16"/>
                    </w:rPr>
                  </w:pPr>
                  <w:r>
                    <w:rPr>
                      <w:rFonts w:ascii="Calibri" w:hAnsi="Calibri" w:cs="Calibri"/>
                      <w:color w:val="000000"/>
                      <w:sz w:val="16"/>
                      <w:szCs w:val="16"/>
                    </w:rPr>
                    <w:t>CodAtto</w:t>
                  </w:r>
                </w:p>
              </w:tc>
            </w:tr>
            <w:tr w:rsidR="00F048C7" w:rsidTr="00480316" w14:paraId="38867853"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6170BFE4" w14:textId="77777777">
                  <w:pPr>
                    <w:rPr>
                      <w:rFonts w:ascii="Calibri" w:hAnsi="Calibri" w:cs="Calibri"/>
                      <w:color w:val="000000"/>
                      <w:sz w:val="16"/>
                      <w:szCs w:val="16"/>
                    </w:rPr>
                  </w:pPr>
                  <w:r>
                    <w:rPr>
                      <w:rFonts w:ascii="Calibri" w:hAnsi="Calibri" w:cs="Calibri"/>
                      <w:color w:val="000000"/>
                      <w:sz w:val="16"/>
                      <w:szCs w:val="16"/>
                    </w:rPr>
                    <w:t>ANDE_DATA_ATTO</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3D7E7CCC" w14:textId="77777777">
                  <w:pPr>
                    <w:rPr>
                      <w:rFonts w:ascii="Calibri" w:hAnsi="Calibri" w:cs="Calibri"/>
                      <w:color w:val="000000"/>
                      <w:sz w:val="16"/>
                      <w:szCs w:val="16"/>
                    </w:rPr>
                  </w:pPr>
                  <w:r>
                    <w:rPr>
                      <w:rFonts w:ascii="Calibri" w:hAnsi="Calibri" w:cs="Calibri"/>
                      <w:color w:val="000000"/>
                      <w:sz w:val="16"/>
                      <w:szCs w:val="16"/>
                    </w:rPr>
                    <w:t>DataAtto</w:t>
                  </w:r>
                </w:p>
              </w:tc>
            </w:tr>
            <w:tr w:rsidR="00F048C7" w:rsidTr="00480316" w14:paraId="5049FC5C"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19C2D64E" w14:textId="77777777">
                  <w:pPr>
                    <w:rPr>
                      <w:rFonts w:ascii="Calibri" w:hAnsi="Calibri" w:cs="Calibri"/>
                      <w:color w:val="000000"/>
                      <w:sz w:val="16"/>
                      <w:szCs w:val="16"/>
                    </w:rPr>
                  </w:pPr>
                  <w:r>
                    <w:rPr>
                      <w:rFonts w:ascii="Calibri" w:hAnsi="Calibri" w:cs="Calibri"/>
                      <w:color w:val="000000"/>
                      <w:sz w:val="16"/>
                      <w:szCs w:val="16"/>
                    </w:rPr>
                    <w:t>ANDE_NUMERO_PROTOCOLLO</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62A4331E" w14:textId="77777777">
                  <w:pPr>
                    <w:rPr>
                      <w:rFonts w:ascii="Calibri" w:hAnsi="Calibri" w:cs="Calibri"/>
                      <w:color w:val="000000"/>
                      <w:sz w:val="16"/>
                      <w:szCs w:val="16"/>
                    </w:rPr>
                  </w:pPr>
                  <w:r>
                    <w:rPr>
                      <w:rFonts w:ascii="Calibri" w:hAnsi="Calibri" w:cs="Calibri"/>
                      <w:color w:val="000000"/>
                      <w:sz w:val="16"/>
                      <w:szCs w:val="16"/>
                    </w:rPr>
                    <w:t>NumeroProtocollo</w:t>
                  </w:r>
                </w:p>
              </w:tc>
            </w:tr>
            <w:tr w:rsidR="00F048C7" w:rsidTr="00480316" w14:paraId="4F10EFBF"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416335EE" w14:textId="77777777">
                  <w:pPr>
                    <w:rPr>
                      <w:rFonts w:ascii="Calibri" w:hAnsi="Calibri" w:cs="Calibri"/>
                      <w:color w:val="000000"/>
                      <w:sz w:val="16"/>
                      <w:szCs w:val="16"/>
                    </w:rPr>
                  </w:pPr>
                  <w:r>
                    <w:rPr>
                      <w:rFonts w:ascii="Calibri" w:hAnsi="Calibri" w:cs="Calibri"/>
                      <w:color w:val="000000"/>
                      <w:sz w:val="16"/>
                      <w:szCs w:val="16"/>
                    </w:rPr>
                    <w:t>ANDE_DATA_PROTOCOLLO</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1618C381" w14:textId="77777777">
                  <w:pPr>
                    <w:rPr>
                      <w:rFonts w:ascii="Calibri" w:hAnsi="Calibri" w:cs="Calibri"/>
                      <w:color w:val="000000"/>
                      <w:sz w:val="16"/>
                      <w:szCs w:val="16"/>
                    </w:rPr>
                  </w:pPr>
                  <w:r>
                    <w:rPr>
                      <w:rFonts w:ascii="Calibri" w:hAnsi="Calibri" w:cs="Calibri"/>
                      <w:color w:val="000000"/>
                      <w:sz w:val="16"/>
                      <w:szCs w:val="16"/>
                    </w:rPr>
                    <w:t>DataProtocollo</w:t>
                  </w:r>
                </w:p>
              </w:tc>
            </w:tr>
            <w:tr w:rsidR="00F048C7" w:rsidTr="00480316" w14:paraId="0AFB2CB5"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57CA61F4" w14:textId="77777777">
                  <w:pPr>
                    <w:rPr>
                      <w:rFonts w:ascii="Calibri" w:hAnsi="Calibri" w:cs="Calibri"/>
                      <w:color w:val="000000"/>
                      <w:sz w:val="16"/>
                      <w:szCs w:val="16"/>
                    </w:rPr>
                  </w:pPr>
                  <w:r>
                    <w:rPr>
                      <w:rFonts w:ascii="Calibri" w:hAnsi="Calibri" w:cs="Calibri"/>
                      <w:color w:val="000000"/>
                      <w:sz w:val="16"/>
                      <w:szCs w:val="16"/>
                    </w:rPr>
                    <w:t>ANDE_NOTE</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B25079" w14:paraId="0A1CB93E" w14:textId="5D0BE026">
                  <w:pPr>
                    <w:rPr>
                      <w:rFonts w:ascii="Calibri" w:hAnsi="Calibri" w:cs="Calibri"/>
                      <w:color w:val="000000"/>
                      <w:sz w:val="16"/>
                      <w:szCs w:val="16"/>
                    </w:rPr>
                  </w:pPr>
                  <w:r w:rsidRPr="008649E8">
                    <w:rPr>
                      <w:rFonts w:ascii="Calibri" w:hAnsi="Calibri" w:eastAsia="Calibri" w:cs="Calibri"/>
                      <w:sz w:val="20"/>
                      <w:szCs w:val="20"/>
                    </w:rPr>
                    <w:t>Nota motivo di annullamento</w:t>
                  </w:r>
                </w:p>
              </w:tc>
            </w:tr>
            <w:tr w:rsidR="00F048C7" w:rsidTr="00480316" w14:paraId="40E2E991"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60EEE389" w14:textId="77777777">
                  <w:pPr>
                    <w:rPr>
                      <w:rFonts w:ascii="Calibri" w:hAnsi="Calibri" w:cs="Calibri"/>
                      <w:color w:val="000000"/>
                      <w:sz w:val="16"/>
                      <w:szCs w:val="16"/>
                    </w:rPr>
                  </w:pPr>
                  <w:r>
                    <w:rPr>
                      <w:rFonts w:ascii="Calibri" w:hAnsi="Calibri" w:cs="Calibri"/>
                      <w:color w:val="000000"/>
                      <w:sz w:val="16"/>
                      <w:szCs w:val="16"/>
                    </w:rPr>
                    <w:t>ANDE_DATA_ANNULLAMENTO</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479BD90F"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480316" w14:paraId="73FBF645" w14:textId="77777777">
              <w:trPr>
                <w:trHeight w:val="290"/>
              </w:trPr>
              <w:tc>
                <w:tcPr>
                  <w:tcW w:w="2280" w:type="dxa"/>
                  <w:tcBorders>
                    <w:top w:val="nil"/>
                    <w:left w:val="single" w:color="auto" w:sz="4" w:space="0"/>
                    <w:bottom w:val="single" w:color="auto" w:sz="4" w:space="0"/>
                    <w:right w:val="single" w:color="auto" w:sz="4" w:space="0"/>
                  </w:tcBorders>
                  <w:shd w:val="clear" w:color="000000" w:fill="FFFFFF"/>
                  <w:vAlign w:val="center"/>
                  <w:hideMark/>
                </w:tcPr>
                <w:p w:rsidR="00254E19" w:rsidP="00254E19" w:rsidRDefault="00254E19" w14:paraId="5C2746B3" w14:textId="77777777">
                  <w:pPr>
                    <w:rPr>
                      <w:rFonts w:ascii="Calibri" w:hAnsi="Calibri" w:cs="Calibri"/>
                      <w:color w:val="000000"/>
                      <w:sz w:val="16"/>
                      <w:szCs w:val="16"/>
                    </w:rPr>
                  </w:pPr>
                  <w:r>
                    <w:rPr>
                      <w:rFonts w:ascii="Calibri" w:hAnsi="Calibri" w:cs="Calibri"/>
                      <w:color w:val="000000"/>
                      <w:sz w:val="16"/>
                      <w:szCs w:val="16"/>
                    </w:rPr>
                    <w:t>ANDE_USER_ANNULLAMENTO</w:t>
                  </w:r>
                </w:p>
              </w:tc>
              <w:tc>
                <w:tcPr>
                  <w:tcW w:w="3846" w:type="dxa"/>
                  <w:tcBorders>
                    <w:top w:val="nil"/>
                    <w:left w:val="nil"/>
                    <w:bottom w:val="single" w:color="auto" w:sz="4" w:space="0"/>
                    <w:right w:val="single" w:color="auto" w:sz="4" w:space="0"/>
                  </w:tcBorders>
                  <w:shd w:val="clear" w:color="000000" w:fill="FFFFFF"/>
                  <w:vAlign w:val="center"/>
                  <w:hideMark/>
                </w:tcPr>
                <w:p w:rsidR="00254E19" w:rsidP="00254E19" w:rsidRDefault="00254E19" w14:paraId="69D037DD" w14:textId="77777777">
                  <w:pPr>
                    <w:rPr>
                      <w:rFonts w:ascii="Calibri" w:hAnsi="Calibri" w:cs="Calibri"/>
                      <w:color w:val="000000"/>
                      <w:sz w:val="16"/>
                      <w:szCs w:val="16"/>
                    </w:rPr>
                  </w:pPr>
                  <w:r>
                    <w:rPr>
                      <w:rFonts w:ascii="Calibri" w:hAnsi="Calibri" w:cs="Calibri"/>
                      <w:color w:val="000000"/>
                      <w:sz w:val="16"/>
                      <w:szCs w:val="16"/>
                    </w:rPr>
                    <w:t>iv-user</w:t>
                  </w:r>
                </w:p>
              </w:tc>
            </w:tr>
          </w:tbl>
          <w:p w:rsidR="00A07FA5" w:rsidP="00A07FA5" w:rsidRDefault="00A07FA5" w14:paraId="4214E113" w14:textId="0D6F1F16">
            <w:pPr>
              <w:rPr>
                <w:rFonts w:ascii="Calibri" w:hAnsi="Calibri" w:eastAsia="Calibri" w:cs="Calibri"/>
                <w:sz w:val="20"/>
                <w:szCs w:val="20"/>
              </w:rPr>
            </w:pPr>
            <w:r>
              <w:rPr>
                <w:rFonts w:ascii="Calibri" w:hAnsi="Calibri" w:eastAsia="Calibri" w:cs="Calibri"/>
                <w:sz w:val="20"/>
                <w:szCs w:val="20"/>
              </w:rPr>
              <w:t xml:space="preserve">Deve essere aggiornato il record relativo al requisito aggiuntivo associato alla decurtazione da </w:t>
            </w:r>
            <w:r w:rsidR="001B30A6">
              <w:rPr>
                <w:rFonts w:ascii="Calibri" w:hAnsi="Calibri" w:eastAsia="Calibri" w:cs="Calibri"/>
                <w:sz w:val="20"/>
                <w:szCs w:val="20"/>
              </w:rPr>
              <w:t>annullare</w:t>
            </w:r>
            <w:r>
              <w:rPr>
                <w:rFonts w:ascii="Calibri" w:hAnsi="Calibri" w:eastAsia="Calibri" w:cs="Calibri"/>
                <w:sz w:val="20"/>
                <w:szCs w:val="20"/>
              </w:rPr>
              <w:t xml:space="preserve"> impostando le seguenti informazioni:</w:t>
            </w:r>
          </w:p>
          <w:p w:rsidR="000039C1" w:rsidRDefault="000039C1" w14:paraId="1DC1C331" w14:textId="7F5417C3">
            <w:pPr>
              <w:rPr>
                <w:rFonts w:ascii="Calibri" w:hAnsi="Calibri" w:eastAsia="Calibri" w:cs="Calibri"/>
                <w:sz w:val="20"/>
                <w:szCs w:val="20"/>
              </w:rPr>
            </w:pPr>
          </w:p>
          <w:tbl>
            <w:tblPr>
              <w:tblW w:w="6126" w:type="dxa"/>
              <w:tblCellMar>
                <w:left w:w="70" w:type="dxa"/>
                <w:right w:w="70" w:type="dxa"/>
              </w:tblCellMar>
              <w:tblLook w:val="04A0" w:firstRow="1" w:lastRow="0" w:firstColumn="1" w:lastColumn="0" w:noHBand="0" w:noVBand="1"/>
            </w:tblPr>
            <w:tblGrid>
              <w:gridCol w:w="1480"/>
              <w:gridCol w:w="4646"/>
            </w:tblGrid>
            <w:tr w:rsidR="00F048C7" w:rsidTr="00480316" w14:paraId="796B1E2F" w14:textId="77777777">
              <w:trPr>
                <w:trHeight w:val="264"/>
              </w:trPr>
              <w:tc>
                <w:tcPr>
                  <w:tcW w:w="6126" w:type="dxa"/>
                  <w:gridSpan w:val="2"/>
                  <w:tcBorders>
                    <w:top w:val="single" w:color="auto" w:sz="4" w:space="0"/>
                    <w:left w:val="single" w:color="auto" w:sz="4" w:space="0"/>
                    <w:bottom w:val="single" w:color="auto" w:sz="4" w:space="0"/>
                    <w:right w:val="single" w:color="000000" w:sz="4" w:space="0"/>
                  </w:tcBorders>
                  <w:noWrap/>
                  <w:vAlign w:val="center"/>
                  <w:hideMark/>
                </w:tcPr>
                <w:p w:rsidR="009643BE" w:rsidP="009643BE" w:rsidRDefault="009643BE" w14:paraId="2DFDB73B" w14:textId="77777777">
                  <w:pPr>
                    <w:jc w:val="center"/>
                    <w:rPr>
                      <w:rFonts w:ascii="Calibri" w:hAnsi="Calibri" w:cs="Calibri"/>
                      <w:color w:val="000000"/>
                      <w:sz w:val="16"/>
                      <w:szCs w:val="16"/>
                    </w:rPr>
                  </w:pPr>
                  <w:r>
                    <w:rPr>
                      <w:rFonts w:ascii="Calibri" w:hAnsi="Calibri" w:cs="Calibri"/>
                      <w:color w:val="000000"/>
                      <w:sz w:val="16"/>
                      <w:szCs w:val="16"/>
                    </w:rPr>
                    <w:t>license_instance_requirement_additional</w:t>
                  </w:r>
                </w:p>
              </w:tc>
            </w:tr>
            <w:tr w:rsidR="00F048C7" w:rsidTr="00480316" w14:paraId="4988A297" w14:textId="77777777">
              <w:trPr>
                <w:trHeight w:val="264"/>
              </w:trPr>
              <w:tc>
                <w:tcPr>
                  <w:tcW w:w="1480" w:type="dxa"/>
                  <w:tcBorders>
                    <w:top w:val="nil"/>
                    <w:left w:val="single" w:color="auto" w:sz="4" w:space="0"/>
                    <w:bottom w:val="single" w:color="auto" w:sz="4" w:space="0"/>
                    <w:right w:val="single" w:color="auto" w:sz="4" w:space="0"/>
                  </w:tcBorders>
                  <w:noWrap/>
                  <w:vAlign w:val="bottom"/>
                  <w:hideMark/>
                </w:tcPr>
                <w:p w:rsidR="009643BE" w:rsidP="009643BE" w:rsidRDefault="009643BE" w14:paraId="1D71E36B" w14:textId="77777777">
                  <w:pPr>
                    <w:jc w:val="center"/>
                    <w:rPr>
                      <w:rFonts w:ascii="Calibri" w:hAnsi="Calibri" w:cs="Calibri"/>
                      <w:color w:val="000000"/>
                      <w:sz w:val="16"/>
                      <w:szCs w:val="16"/>
                    </w:rPr>
                  </w:pPr>
                  <w:r>
                    <w:rPr>
                      <w:rFonts w:ascii="Calibri" w:hAnsi="Calibri" w:cs="Calibri"/>
                      <w:color w:val="000000"/>
                      <w:sz w:val="16"/>
                      <w:szCs w:val="16"/>
                    </w:rPr>
                    <w:t>Campo</w:t>
                  </w:r>
                </w:p>
              </w:tc>
              <w:tc>
                <w:tcPr>
                  <w:tcW w:w="4646" w:type="dxa"/>
                  <w:tcBorders>
                    <w:top w:val="nil"/>
                    <w:left w:val="nil"/>
                    <w:bottom w:val="single" w:color="auto" w:sz="4" w:space="0"/>
                    <w:right w:val="single" w:color="auto" w:sz="4" w:space="0"/>
                  </w:tcBorders>
                  <w:noWrap/>
                  <w:vAlign w:val="bottom"/>
                  <w:hideMark/>
                </w:tcPr>
                <w:p w:rsidR="009643BE" w:rsidP="009643BE" w:rsidRDefault="009643BE" w14:paraId="352E3A8A" w14:textId="77777777">
                  <w:pPr>
                    <w:jc w:val="center"/>
                    <w:rPr>
                      <w:rFonts w:ascii="Calibri" w:hAnsi="Calibri" w:cs="Calibri"/>
                      <w:color w:val="000000"/>
                      <w:sz w:val="16"/>
                      <w:szCs w:val="16"/>
                    </w:rPr>
                  </w:pPr>
                  <w:r>
                    <w:rPr>
                      <w:rFonts w:ascii="Calibri" w:hAnsi="Calibri" w:cs="Calibri"/>
                      <w:color w:val="000000"/>
                      <w:sz w:val="16"/>
                      <w:szCs w:val="16"/>
                    </w:rPr>
                    <w:t>Annullamento Dec</w:t>
                  </w:r>
                </w:p>
              </w:tc>
            </w:tr>
            <w:tr w:rsidR="00F048C7" w:rsidTr="00480316" w14:paraId="0DA5CCC9"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19D24842" w14:textId="77777777">
                  <w:pPr>
                    <w:rPr>
                      <w:rFonts w:ascii="Calibri" w:hAnsi="Calibri" w:cs="Calibri"/>
                      <w:color w:val="000000"/>
                      <w:sz w:val="16"/>
                      <w:szCs w:val="16"/>
                    </w:rPr>
                  </w:pPr>
                  <w:r>
                    <w:rPr>
                      <w:rFonts w:ascii="Calibri" w:hAnsi="Calibri" w:cs="Calibri"/>
                      <w:color w:val="000000"/>
                      <w:sz w:val="16"/>
                      <w:szCs w:val="16"/>
                    </w:rPr>
                    <w:t>id</w:t>
                  </w:r>
                </w:p>
              </w:tc>
              <w:tc>
                <w:tcPr>
                  <w:tcW w:w="4646" w:type="dxa"/>
                  <w:tcBorders>
                    <w:top w:val="nil"/>
                    <w:left w:val="nil"/>
                    <w:bottom w:val="single" w:color="auto" w:sz="4" w:space="0"/>
                    <w:right w:val="single" w:color="auto" w:sz="4" w:space="0"/>
                  </w:tcBorders>
                  <w:noWrap/>
                  <w:vAlign w:val="bottom"/>
                  <w:hideMark/>
                </w:tcPr>
                <w:p w:rsidR="009643BE" w:rsidP="009643BE" w:rsidRDefault="009643BE" w14:paraId="332AD7CE" w14:textId="77777777">
                  <w:pPr>
                    <w:rPr>
                      <w:rFonts w:ascii="Aptos Narrow" w:hAnsi="Aptos Narrow"/>
                      <w:color w:val="000000"/>
                      <w:sz w:val="22"/>
                      <w:szCs w:val="22"/>
                    </w:rPr>
                  </w:pPr>
                  <w:r>
                    <w:rPr>
                      <w:rFonts w:ascii="Aptos Narrow" w:hAnsi="Aptos Narrow"/>
                      <w:color w:val="000000"/>
                      <w:sz w:val="22"/>
                      <w:szCs w:val="22"/>
                    </w:rPr>
                    <w:t> </w:t>
                  </w:r>
                </w:p>
              </w:tc>
            </w:tr>
            <w:tr w:rsidR="00F048C7" w:rsidTr="00480316" w14:paraId="0BF3B354"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2CADF16B" w14:textId="77777777">
                  <w:pPr>
                    <w:rPr>
                      <w:rFonts w:ascii="Calibri" w:hAnsi="Calibri" w:cs="Calibri"/>
                      <w:color w:val="000000"/>
                      <w:sz w:val="16"/>
                      <w:szCs w:val="16"/>
                    </w:rPr>
                  </w:pPr>
                  <w:r>
                    <w:rPr>
                      <w:rFonts w:ascii="Calibri" w:hAnsi="Calibri" w:cs="Calibri"/>
                      <w:color w:val="000000"/>
                      <w:sz w:val="16"/>
                      <w:szCs w:val="16"/>
                    </w:rPr>
                    <w:t>ext_id</w:t>
                  </w:r>
                </w:p>
              </w:tc>
              <w:tc>
                <w:tcPr>
                  <w:tcW w:w="4646" w:type="dxa"/>
                  <w:tcBorders>
                    <w:top w:val="nil"/>
                    <w:left w:val="nil"/>
                    <w:bottom w:val="single" w:color="auto" w:sz="4" w:space="0"/>
                    <w:right w:val="single" w:color="auto" w:sz="4" w:space="0"/>
                  </w:tcBorders>
                  <w:noWrap/>
                  <w:vAlign w:val="bottom"/>
                  <w:hideMark/>
                </w:tcPr>
                <w:p w:rsidR="009643BE" w:rsidP="009643BE" w:rsidRDefault="009643BE" w14:paraId="28136AC4" w14:textId="77777777">
                  <w:pPr>
                    <w:rPr>
                      <w:rFonts w:ascii="Aptos Narrow" w:hAnsi="Aptos Narrow"/>
                      <w:color w:val="000000"/>
                      <w:sz w:val="22"/>
                      <w:szCs w:val="22"/>
                    </w:rPr>
                  </w:pPr>
                  <w:r>
                    <w:rPr>
                      <w:rFonts w:ascii="Aptos Narrow" w:hAnsi="Aptos Narrow"/>
                      <w:color w:val="000000"/>
                      <w:sz w:val="22"/>
                      <w:szCs w:val="22"/>
                    </w:rPr>
                    <w:t> </w:t>
                  </w:r>
                </w:p>
              </w:tc>
            </w:tr>
            <w:tr w:rsidR="00F048C7" w:rsidTr="00480316" w14:paraId="566D35EE"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1F3353FE" w14:textId="77777777">
                  <w:pPr>
                    <w:rPr>
                      <w:rFonts w:ascii="Calibri" w:hAnsi="Calibri" w:cs="Calibri"/>
                      <w:color w:val="000000"/>
                      <w:sz w:val="16"/>
                      <w:szCs w:val="16"/>
                    </w:rPr>
                  </w:pPr>
                  <w:r>
                    <w:rPr>
                      <w:rFonts w:ascii="Calibri" w:hAnsi="Calibri" w:cs="Calibri"/>
                      <w:color w:val="000000"/>
                      <w:sz w:val="16"/>
                      <w:szCs w:val="16"/>
                    </w:rPr>
                    <w:t>license_instance_id</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0F29ECC7" w14:textId="77777777">
                  <w:pPr>
                    <w:rPr>
                      <w:rFonts w:ascii="Calibri" w:hAnsi="Calibri" w:cs="Calibri"/>
                      <w:color w:val="000000"/>
                      <w:sz w:val="16"/>
                      <w:szCs w:val="16"/>
                    </w:rPr>
                  </w:pPr>
                  <w:r>
                    <w:rPr>
                      <w:rFonts w:ascii="Calibri" w:hAnsi="Calibri" w:cs="Calibri"/>
                      <w:color w:val="000000"/>
                      <w:sz w:val="16"/>
                      <w:szCs w:val="16"/>
                    </w:rPr>
                    <w:t> </w:t>
                  </w:r>
                </w:p>
              </w:tc>
            </w:tr>
            <w:tr w:rsidR="00F048C7" w:rsidTr="00480316" w14:paraId="49F6EC69"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36BAC8AC" w14:textId="77777777">
                  <w:pPr>
                    <w:rPr>
                      <w:rFonts w:ascii="Calibri" w:hAnsi="Calibri" w:cs="Calibri"/>
                      <w:color w:val="000000"/>
                      <w:sz w:val="16"/>
                      <w:szCs w:val="16"/>
                    </w:rPr>
                  </w:pPr>
                  <w:r>
                    <w:rPr>
                      <w:rFonts w:ascii="Calibri" w:hAnsi="Calibri" w:cs="Calibri"/>
                      <w:color w:val="000000"/>
                      <w:sz w:val="16"/>
                      <w:szCs w:val="16"/>
                    </w:rPr>
                    <w:t>requirement_id</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36B146D3" w14:textId="77777777">
                  <w:pPr>
                    <w:rPr>
                      <w:rFonts w:ascii="Calibri" w:hAnsi="Calibri" w:cs="Calibri"/>
                      <w:color w:val="000000"/>
                      <w:sz w:val="16"/>
                      <w:szCs w:val="16"/>
                    </w:rPr>
                  </w:pPr>
                  <w:r>
                    <w:rPr>
                      <w:rFonts w:ascii="Calibri" w:hAnsi="Calibri" w:cs="Calibri"/>
                      <w:color w:val="000000"/>
                      <w:sz w:val="16"/>
                      <w:szCs w:val="16"/>
                    </w:rPr>
                    <w:t> </w:t>
                  </w:r>
                </w:p>
              </w:tc>
            </w:tr>
            <w:tr w:rsidR="00F048C7" w:rsidTr="00480316" w14:paraId="1278EC15"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20D8573B" w14:textId="77777777">
                  <w:pPr>
                    <w:rPr>
                      <w:rFonts w:ascii="Calibri" w:hAnsi="Calibri" w:cs="Calibri"/>
                      <w:color w:val="000000"/>
                      <w:sz w:val="16"/>
                      <w:szCs w:val="16"/>
                    </w:rPr>
                  </w:pPr>
                  <w:r>
                    <w:rPr>
                      <w:rFonts w:ascii="Calibri" w:hAnsi="Calibri" w:cs="Calibri"/>
                      <w:color w:val="000000"/>
                      <w:sz w:val="16"/>
                      <w:szCs w:val="16"/>
                    </w:rPr>
                    <w:t>state_id</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2697392B" w14:textId="77777777">
                  <w:pPr>
                    <w:rPr>
                      <w:rFonts w:ascii="Calibri" w:hAnsi="Calibri" w:cs="Calibri"/>
                      <w:color w:val="000000"/>
                      <w:sz w:val="16"/>
                      <w:szCs w:val="16"/>
                    </w:rPr>
                  </w:pPr>
                  <w:r>
                    <w:rPr>
                      <w:rFonts w:ascii="Calibri" w:hAnsi="Calibri" w:cs="Calibri"/>
                      <w:color w:val="000000"/>
                      <w:sz w:val="16"/>
                      <w:szCs w:val="16"/>
                    </w:rPr>
                    <w:t>5=INVALIDATED</w:t>
                  </w:r>
                </w:p>
              </w:tc>
            </w:tr>
            <w:tr w:rsidR="00F048C7" w:rsidTr="00480316" w14:paraId="231336C1"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4405A3B7" w14:textId="77777777">
                  <w:pPr>
                    <w:rPr>
                      <w:rFonts w:ascii="Calibri" w:hAnsi="Calibri" w:cs="Calibri"/>
                      <w:color w:val="000000"/>
                      <w:sz w:val="16"/>
                      <w:szCs w:val="16"/>
                    </w:rPr>
                  </w:pPr>
                  <w:r>
                    <w:rPr>
                      <w:rFonts w:ascii="Calibri" w:hAnsi="Calibri" w:cs="Calibri"/>
                      <w:color w:val="000000"/>
                      <w:sz w:val="16"/>
                      <w:szCs w:val="16"/>
                    </w:rPr>
                    <w:t>blocked</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27668544" w14:textId="77777777">
                  <w:pPr>
                    <w:rPr>
                      <w:rFonts w:ascii="Calibri" w:hAnsi="Calibri" w:cs="Calibri"/>
                      <w:color w:val="000000"/>
                      <w:sz w:val="16"/>
                      <w:szCs w:val="16"/>
                    </w:rPr>
                  </w:pPr>
                  <w:r>
                    <w:rPr>
                      <w:rFonts w:ascii="Calibri" w:hAnsi="Calibri" w:cs="Calibri"/>
                      <w:color w:val="000000"/>
                      <w:sz w:val="16"/>
                      <w:szCs w:val="16"/>
                    </w:rPr>
                    <w:t> </w:t>
                  </w:r>
                </w:p>
              </w:tc>
            </w:tr>
            <w:tr w:rsidR="00F048C7" w:rsidTr="00480316" w14:paraId="4945C9C2"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332854AB" w14:textId="77777777">
                  <w:pPr>
                    <w:rPr>
                      <w:rFonts w:ascii="Calibri" w:hAnsi="Calibri" w:cs="Calibri"/>
                      <w:color w:val="000000"/>
                      <w:sz w:val="16"/>
                      <w:szCs w:val="16"/>
                    </w:rPr>
                  </w:pPr>
                  <w:r>
                    <w:rPr>
                      <w:rFonts w:ascii="Calibri" w:hAnsi="Calibri" w:cs="Calibri"/>
                      <w:color w:val="000000"/>
                      <w:sz w:val="16"/>
                      <w:szCs w:val="16"/>
                    </w:rPr>
                    <w:t>proposed</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2D44F3B2" w14:textId="77777777">
                  <w:pPr>
                    <w:rPr>
                      <w:rFonts w:ascii="Calibri" w:hAnsi="Calibri" w:cs="Calibri"/>
                      <w:color w:val="000000"/>
                      <w:sz w:val="16"/>
                      <w:szCs w:val="16"/>
                    </w:rPr>
                  </w:pPr>
                  <w:r>
                    <w:rPr>
                      <w:rFonts w:ascii="Calibri" w:hAnsi="Calibri" w:cs="Calibri"/>
                      <w:color w:val="000000"/>
                      <w:sz w:val="16"/>
                      <w:szCs w:val="16"/>
                    </w:rPr>
                    <w:t> </w:t>
                  </w:r>
                </w:p>
              </w:tc>
            </w:tr>
            <w:tr w:rsidR="00F048C7" w:rsidTr="00480316" w14:paraId="15825CFC"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1559E601" w14:textId="77777777">
                  <w:pPr>
                    <w:rPr>
                      <w:rFonts w:ascii="Calibri" w:hAnsi="Calibri" w:cs="Calibri"/>
                      <w:color w:val="000000"/>
                      <w:sz w:val="16"/>
                      <w:szCs w:val="16"/>
                    </w:rPr>
                  </w:pPr>
                  <w:r>
                    <w:rPr>
                      <w:rFonts w:ascii="Calibri" w:hAnsi="Calibri" w:cs="Calibri"/>
                      <w:color w:val="000000"/>
                      <w:sz w:val="16"/>
                      <w:szCs w:val="16"/>
                    </w:rPr>
                    <w:t>created_by</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34D975A0" w14:textId="77777777">
                  <w:pPr>
                    <w:rPr>
                      <w:rFonts w:ascii="Calibri" w:hAnsi="Calibri" w:cs="Calibri"/>
                      <w:color w:val="000000"/>
                      <w:sz w:val="16"/>
                      <w:szCs w:val="16"/>
                    </w:rPr>
                  </w:pPr>
                  <w:r>
                    <w:rPr>
                      <w:rFonts w:ascii="Calibri" w:hAnsi="Calibri" w:cs="Calibri"/>
                      <w:color w:val="000000"/>
                      <w:sz w:val="16"/>
                      <w:szCs w:val="16"/>
                    </w:rPr>
                    <w:t> </w:t>
                  </w:r>
                </w:p>
              </w:tc>
            </w:tr>
            <w:tr w:rsidR="00F048C7" w:rsidTr="00480316" w14:paraId="10946220"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4535EB90" w14:textId="77777777">
                  <w:pPr>
                    <w:rPr>
                      <w:rFonts w:ascii="Calibri" w:hAnsi="Calibri" w:cs="Calibri"/>
                      <w:color w:val="000000"/>
                      <w:sz w:val="16"/>
                      <w:szCs w:val="16"/>
                    </w:rPr>
                  </w:pPr>
                  <w:r>
                    <w:rPr>
                      <w:rFonts w:ascii="Calibri" w:hAnsi="Calibri" w:cs="Calibri"/>
                      <w:color w:val="000000"/>
                      <w:sz w:val="16"/>
                      <w:szCs w:val="16"/>
                    </w:rPr>
                    <w:t>created_date</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409AE01C" w14:textId="77777777">
                  <w:pPr>
                    <w:rPr>
                      <w:rFonts w:ascii="Calibri" w:hAnsi="Calibri" w:cs="Calibri"/>
                      <w:color w:val="000000"/>
                      <w:sz w:val="16"/>
                      <w:szCs w:val="16"/>
                    </w:rPr>
                  </w:pPr>
                  <w:r>
                    <w:rPr>
                      <w:rFonts w:ascii="Calibri" w:hAnsi="Calibri" w:cs="Calibri"/>
                      <w:color w:val="000000"/>
                      <w:sz w:val="16"/>
                      <w:szCs w:val="16"/>
                    </w:rPr>
                    <w:t> </w:t>
                  </w:r>
                </w:p>
              </w:tc>
            </w:tr>
            <w:tr w:rsidR="00F048C7" w:rsidTr="00480316" w14:paraId="149554E6"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278511D6" w14:textId="77777777">
                  <w:pPr>
                    <w:rPr>
                      <w:rFonts w:ascii="Calibri" w:hAnsi="Calibri" w:cs="Calibri"/>
                      <w:color w:val="000000"/>
                      <w:sz w:val="16"/>
                      <w:szCs w:val="16"/>
                    </w:rPr>
                  </w:pPr>
                  <w:r>
                    <w:rPr>
                      <w:rFonts w:ascii="Calibri" w:hAnsi="Calibri" w:cs="Calibri"/>
                      <w:color w:val="000000"/>
                      <w:sz w:val="16"/>
                      <w:szCs w:val="16"/>
                    </w:rPr>
                    <w:t>last_modified_by</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480316" w14:paraId="3709F8AA" w14:textId="6CF390EA">
                  <w:pPr>
                    <w:rPr>
                      <w:rFonts w:ascii="Calibri" w:hAnsi="Calibri" w:cs="Calibri"/>
                      <w:color w:val="000000"/>
                      <w:sz w:val="16"/>
                      <w:szCs w:val="16"/>
                    </w:rPr>
                  </w:pPr>
                  <w:r>
                    <w:rPr>
                      <w:rFonts w:ascii="Aptos Narrow" w:hAnsi="Aptos Narrow"/>
                      <w:color w:val="000000"/>
                      <w:sz w:val="16"/>
                      <w:szCs w:val="16"/>
                    </w:rPr>
                    <w:t>cf utente INL che ha creato l’annullamento della decurtazione</w:t>
                  </w:r>
                </w:p>
              </w:tc>
            </w:tr>
            <w:tr w:rsidR="00F048C7" w:rsidTr="00480316" w14:paraId="6CEFF026"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3FE6A571"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0E65A823"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480316" w14:paraId="3AC46B63"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4BDCCCCD" w14:textId="77777777">
                  <w:pPr>
                    <w:rPr>
                      <w:rFonts w:ascii="Calibri" w:hAnsi="Calibri" w:cs="Calibri"/>
                      <w:color w:val="000000"/>
                      <w:sz w:val="16"/>
                      <w:szCs w:val="16"/>
                    </w:rPr>
                  </w:pPr>
                  <w:r>
                    <w:rPr>
                      <w:rFonts w:ascii="Calibri" w:hAnsi="Calibri" w:cs="Calibri"/>
                      <w:color w:val="000000"/>
                      <w:sz w:val="16"/>
                      <w:szCs w:val="16"/>
                    </w:rPr>
                    <w:t>deleted</w:t>
                  </w:r>
                </w:p>
              </w:tc>
              <w:tc>
                <w:tcPr>
                  <w:tcW w:w="4646" w:type="dxa"/>
                  <w:tcBorders>
                    <w:top w:val="nil"/>
                    <w:left w:val="nil"/>
                    <w:bottom w:val="single" w:color="auto" w:sz="4" w:space="0"/>
                    <w:right w:val="single" w:color="auto" w:sz="4" w:space="0"/>
                  </w:tcBorders>
                  <w:shd w:val="clear" w:color="000000" w:fill="FFFFFF"/>
                  <w:vAlign w:val="center"/>
                  <w:hideMark/>
                </w:tcPr>
                <w:p w:rsidR="009643BE" w:rsidP="00480316" w:rsidRDefault="009643BE" w14:paraId="70A9BCFF" w14:textId="77777777">
                  <w:pPr>
                    <w:rPr>
                      <w:rFonts w:ascii="Calibri" w:hAnsi="Calibri" w:cs="Calibri"/>
                      <w:color w:val="000000"/>
                      <w:sz w:val="16"/>
                      <w:szCs w:val="16"/>
                    </w:rPr>
                  </w:pPr>
                  <w:r>
                    <w:rPr>
                      <w:rFonts w:ascii="Calibri" w:hAnsi="Calibri" w:cs="Calibri"/>
                      <w:color w:val="000000"/>
                      <w:sz w:val="16"/>
                      <w:szCs w:val="16"/>
                    </w:rPr>
                    <w:t>1</w:t>
                  </w:r>
                </w:p>
              </w:tc>
            </w:tr>
            <w:tr w:rsidR="00F048C7" w:rsidTr="00480316" w14:paraId="41AF861D"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1C588C69" w14:textId="77777777">
                  <w:pPr>
                    <w:rPr>
                      <w:rFonts w:ascii="Calibri" w:hAnsi="Calibri" w:cs="Calibri"/>
                      <w:color w:val="000000"/>
                      <w:sz w:val="16"/>
                      <w:szCs w:val="16"/>
                    </w:rPr>
                  </w:pPr>
                  <w:r>
                    <w:rPr>
                      <w:rFonts w:ascii="Calibri" w:hAnsi="Calibri" w:cs="Calibri"/>
                      <w:color w:val="000000"/>
                      <w:sz w:val="16"/>
                      <w:szCs w:val="16"/>
                    </w:rPr>
                    <w:t>deleted_date</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9643BE" w14:paraId="0C0F4AA6"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480316" w14:paraId="757314B5"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9643BE" w:rsidP="009643BE" w:rsidRDefault="009643BE" w14:paraId="05B8EF24" w14:textId="77777777">
                  <w:pPr>
                    <w:rPr>
                      <w:rFonts w:ascii="Calibri" w:hAnsi="Calibri" w:cs="Calibri"/>
                      <w:color w:val="000000"/>
                      <w:sz w:val="16"/>
                      <w:szCs w:val="16"/>
                    </w:rPr>
                  </w:pPr>
                  <w:r>
                    <w:rPr>
                      <w:rFonts w:ascii="Calibri" w:hAnsi="Calibri" w:cs="Calibri"/>
                      <w:color w:val="000000"/>
                      <w:sz w:val="16"/>
                      <w:szCs w:val="16"/>
                    </w:rPr>
                    <w:t>deleted_by</w:t>
                  </w:r>
                </w:p>
              </w:tc>
              <w:tc>
                <w:tcPr>
                  <w:tcW w:w="4646" w:type="dxa"/>
                  <w:tcBorders>
                    <w:top w:val="nil"/>
                    <w:left w:val="nil"/>
                    <w:bottom w:val="single" w:color="auto" w:sz="4" w:space="0"/>
                    <w:right w:val="single" w:color="auto" w:sz="4" w:space="0"/>
                  </w:tcBorders>
                  <w:shd w:val="clear" w:color="000000" w:fill="FFFFFF"/>
                  <w:vAlign w:val="center"/>
                  <w:hideMark/>
                </w:tcPr>
                <w:p w:rsidR="009643BE" w:rsidP="009643BE" w:rsidRDefault="00FC336E" w14:paraId="22BADB12" w14:textId="778403E9">
                  <w:pPr>
                    <w:rPr>
                      <w:rFonts w:ascii="Calibri" w:hAnsi="Calibri" w:cs="Calibri"/>
                      <w:color w:val="000000"/>
                      <w:sz w:val="16"/>
                      <w:szCs w:val="16"/>
                    </w:rPr>
                  </w:pPr>
                  <w:r>
                    <w:rPr>
                      <w:rFonts w:ascii="Aptos Narrow" w:hAnsi="Aptos Narrow"/>
                      <w:color w:val="000000"/>
                      <w:sz w:val="16"/>
                      <w:szCs w:val="16"/>
                    </w:rPr>
                    <w:t>cf utente INL che ha creato l’annullamento della decurtazione</w:t>
                  </w:r>
                </w:p>
              </w:tc>
            </w:tr>
          </w:tbl>
          <w:p w:rsidR="00407A24" w:rsidRDefault="00407A24" w14:paraId="51C45358" w14:textId="77777777">
            <w:pPr>
              <w:rPr>
                <w:rFonts w:ascii="Calibri" w:hAnsi="Calibri" w:eastAsia="Calibri" w:cs="Calibri"/>
                <w:sz w:val="20"/>
                <w:szCs w:val="20"/>
              </w:rPr>
            </w:pPr>
          </w:p>
          <w:tbl>
            <w:tblPr>
              <w:tblW w:w="7538" w:type="dxa"/>
              <w:tblCellMar>
                <w:left w:w="70" w:type="dxa"/>
                <w:right w:w="70" w:type="dxa"/>
              </w:tblCellMar>
              <w:tblLook w:val="04A0" w:firstRow="1" w:lastRow="0" w:firstColumn="1" w:lastColumn="0" w:noHBand="0" w:noVBand="1"/>
            </w:tblPr>
            <w:tblGrid>
              <w:gridCol w:w="1422"/>
              <w:gridCol w:w="6116"/>
            </w:tblGrid>
            <w:tr w:rsidR="00F048C7" w:rsidTr="00BB6159" w14:paraId="1F94498C" w14:textId="77777777">
              <w:trPr>
                <w:trHeight w:val="264"/>
              </w:trPr>
              <w:tc>
                <w:tcPr>
                  <w:tcW w:w="7538" w:type="dxa"/>
                  <w:gridSpan w:val="2"/>
                  <w:tcBorders>
                    <w:top w:val="single" w:color="auto" w:sz="8" w:space="0"/>
                    <w:left w:val="single" w:color="auto" w:sz="8" w:space="0"/>
                    <w:bottom w:val="single" w:color="auto" w:sz="4" w:space="0"/>
                    <w:right w:val="single" w:color="000000" w:sz="8" w:space="0"/>
                  </w:tcBorders>
                  <w:noWrap/>
                  <w:vAlign w:val="bottom"/>
                  <w:hideMark/>
                </w:tcPr>
                <w:p w:rsidR="0042783C" w:rsidP="0042783C" w:rsidRDefault="0042783C" w14:paraId="1F9483E2" w14:textId="77777777">
                  <w:pPr>
                    <w:jc w:val="center"/>
                    <w:rPr>
                      <w:rFonts w:ascii="Calibri" w:hAnsi="Calibri" w:cs="Calibri"/>
                      <w:b/>
                      <w:bCs/>
                      <w:color w:val="000000"/>
                      <w:sz w:val="16"/>
                      <w:szCs w:val="16"/>
                    </w:rPr>
                  </w:pPr>
                  <w:r>
                    <w:rPr>
                      <w:rFonts w:ascii="Calibri" w:hAnsi="Calibri" w:cs="Calibri"/>
                      <w:b/>
                      <w:bCs/>
                      <w:color w:val="000000"/>
                      <w:sz w:val="16"/>
                      <w:szCs w:val="16"/>
                      <w:lang w:val="en-US"/>
                    </w:rPr>
                    <w:t>license_instance_event</w:t>
                  </w:r>
                </w:p>
              </w:tc>
            </w:tr>
            <w:tr w:rsidR="00F048C7" w:rsidTr="00BB6159" w14:paraId="40EB7FB5"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16D64E89" w14:textId="77777777">
                  <w:pPr>
                    <w:rPr>
                      <w:rFonts w:ascii="Calibri" w:hAnsi="Calibri" w:cs="Calibri"/>
                      <w:color w:val="000000"/>
                      <w:sz w:val="16"/>
                      <w:szCs w:val="16"/>
                    </w:rPr>
                  </w:pPr>
                  <w:r>
                    <w:rPr>
                      <w:rFonts w:ascii="Calibri" w:hAnsi="Calibri" w:cs="Calibri"/>
                      <w:color w:val="000000"/>
                      <w:sz w:val="16"/>
                      <w:szCs w:val="16"/>
                    </w:rPr>
                    <w:t>id</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368FACF8" w14:textId="77777777">
                  <w:pPr>
                    <w:rPr>
                      <w:rFonts w:ascii="Aptos Narrow" w:hAnsi="Aptos Narrow"/>
                      <w:color w:val="000000"/>
                      <w:sz w:val="16"/>
                      <w:szCs w:val="16"/>
                    </w:rPr>
                  </w:pPr>
                  <w:r>
                    <w:rPr>
                      <w:rFonts w:ascii="Aptos Narrow" w:hAnsi="Aptos Narrow"/>
                      <w:color w:val="000000"/>
                      <w:sz w:val="16"/>
                      <w:szCs w:val="16"/>
                    </w:rPr>
                    <w:t>Progressivo</w:t>
                  </w:r>
                </w:p>
              </w:tc>
            </w:tr>
            <w:tr w:rsidR="00F048C7" w:rsidTr="00BB6159" w14:paraId="32D182A9"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258F25E3" w14:textId="77777777">
                  <w:pPr>
                    <w:rPr>
                      <w:rFonts w:ascii="Calibri" w:hAnsi="Calibri" w:cs="Calibri"/>
                      <w:color w:val="000000"/>
                      <w:sz w:val="16"/>
                      <w:szCs w:val="16"/>
                    </w:rPr>
                  </w:pPr>
                  <w:r>
                    <w:rPr>
                      <w:rFonts w:ascii="Calibri" w:hAnsi="Calibri" w:cs="Calibri"/>
                      <w:color w:val="000000"/>
                      <w:sz w:val="16"/>
                      <w:szCs w:val="16"/>
                    </w:rPr>
                    <w:t>event_id</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7FAD34DA" w14:textId="77777777">
                  <w:pPr>
                    <w:rPr>
                      <w:rFonts w:ascii="Aptos Narrow" w:hAnsi="Aptos Narrow"/>
                      <w:color w:val="000000"/>
                      <w:sz w:val="16"/>
                      <w:szCs w:val="16"/>
                    </w:rPr>
                  </w:pPr>
                  <w:r>
                    <w:rPr>
                      <w:rFonts w:ascii="Aptos Narrow" w:hAnsi="Aptos Narrow"/>
                      <w:color w:val="000000"/>
                      <w:sz w:val="16"/>
                      <w:szCs w:val="16"/>
                    </w:rPr>
                    <w:t>Progressivo</w:t>
                  </w:r>
                </w:p>
              </w:tc>
            </w:tr>
            <w:tr w:rsidR="00F048C7" w:rsidTr="00BB6159" w14:paraId="42F7E003"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2A8E63CA" w14:textId="77777777">
                  <w:pPr>
                    <w:rPr>
                      <w:rFonts w:ascii="Calibri" w:hAnsi="Calibri" w:cs="Calibri"/>
                      <w:color w:val="000000"/>
                      <w:sz w:val="16"/>
                      <w:szCs w:val="16"/>
                    </w:rPr>
                  </w:pPr>
                  <w:r>
                    <w:rPr>
                      <w:rFonts w:ascii="Calibri" w:hAnsi="Calibri" w:cs="Calibri"/>
                      <w:color w:val="000000"/>
                      <w:sz w:val="16"/>
                      <w:szCs w:val="16"/>
                    </w:rPr>
                    <w:t>event_type_id</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3397006B" w14:textId="77777777">
                  <w:pPr>
                    <w:rPr>
                      <w:rFonts w:ascii="Aptos Narrow" w:hAnsi="Aptos Narrow"/>
                      <w:color w:val="000000"/>
                      <w:sz w:val="16"/>
                      <w:szCs w:val="16"/>
                    </w:rPr>
                  </w:pPr>
                  <w:r>
                    <w:rPr>
                      <w:rFonts w:ascii="Aptos Narrow" w:hAnsi="Aptos Narrow"/>
                      <w:color w:val="000000"/>
                      <w:sz w:val="16"/>
                      <w:szCs w:val="16"/>
                    </w:rPr>
                    <w:t>2</w:t>
                  </w:r>
                </w:p>
              </w:tc>
            </w:tr>
            <w:tr w:rsidR="00F048C7" w:rsidTr="00BB6159" w14:paraId="3B6991DB"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3A59B672" w14:textId="77777777">
                  <w:pPr>
                    <w:rPr>
                      <w:rFonts w:ascii="Calibri" w:hAnsi="Calibri" w:cs="Calibri"/>
                      <w:color w:val="000000"/>
                      <w:sz w:val="16"/>
                      <w:szCs w:val="16"/>
                    </w:rPr>
                  </w:pPr>
                  <w:r>
                    <w:rPr>
                      <w:rFonts w:ascii="Calibri" w:hAnsi="Calibri" w:cs="Calibri"/>
                      <w:color w:val="000000"/>
                      <w:sz w:val="16"/>
                      <w:szCs w:val="16"/>
                    </w:rPr>
                    <w:t>event_state_id</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1EB907B6" w14:textId="77777777">
                  <w:pPr>
                    <w:rPr>
                      <w:rFonts w:ascii="Aptos Narrow" w:hAnsi="Aptos Narrow"/>
                      <w:color w:val="000000"/>
                      <w:sz w:val="16"/>
                      <w:szCs w:val="16"/>
                    </w:rPr>
                  </w:pPr>
                  <w:r>
                    <w:rPr>
                      <w:rFonts w:ascii="Aptos Narrow" w:hAnsi="Aptos Narrow"/>
                      <w:color w:val="000000"/>
                      <w:sz w:val="16"/>
                      <w:szCs w:val="16"/>
                    </w:rPr>
                    <w:t xml:space="preserve">1=CREATED </w:t>
                  </w:r>
                </w:p>
              </w:tc>
            </w:tr>
            <w:tr w:rsidRPr="00CF4664" w:rsidR="00F048C7" w:rsidTr="00BB6159" w14:paraId="1FDF0676"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5C0D5600" w14:textId="77777777">
                  <w:pPr>
                    <w:rPr>
                      <w:rFonts w:ascii="Calibri" w:hAnsi="Calibri" w:cs="Calibri"/>
                      <w:color w:val="000000"/>
                      <w:sz w:val="16"/>
                      <w:szCs w:val="16"/>
                    </w:rPr>
                  </w:pPr>
                  <w:r>
                    <w:rPr>
                      <w:rFonts w:ascii="Calibri" w:hAnsi="Calibri" w:cs="Calibri"/>
                      <w:color w:val="000000"/>
                      <w:sz w:val="16"/>
                      <w:szCs w:val="16"/>
                    </w:rPr>
                    <w:t>license_instance_id</w:t>
                  </w:r>
                </w:p>
              </w:tc>
              <w:tc>
                <w:tcPr>
                  <w:tcW w:w="6116" w:type="dxa"/>
                  <w:tcBorders>
                    <w:top w:val="nil"/>
                    <w:left w:val="nil"/>
                    <w:bottom w:val="single" w:color="auto" w:sz="4" w:space="0"/>
                    <w:right w:val="single" w:color="auto" w:sz="8" w:space="0"/>
                  </w:tcBorders>
                  <w:noWrap/>
                  <w:vAlign w:val="bottom"/>
                  <w:hideMark/>
                </w:tcPr>
                <w:p w:rsidRPr="0073605B" w:rsidR="0042783C" w:rsidP="0042783C" w:rsidRDefault="0042783C" w14:paraId="06A916DE" w14:textId="77777777">
                  <w:pPr>
                    <w:rPr>
                      <w:rFonts w:ascii="Aptos Narrow" w:hAnsi="Aptos Narrow"/>
                      <w:color w:val="000000"/>
                      <w:sz w:val="16"/>
                      <w:szCs w:val="16"/>
                      <w:lang w:val="en-US"/>
                    </w:rPr>
                  </w:pPr>
                  <w:r w:rsidRPr="0073605B">
                    <w:rPr>
                      <w:rFonts w:ascii="Aptos Narrow" w:hAnsi="Aptos Narrow"/>
                      <w:color w:val="000000"/>
                      <w:sz w:val="16"/>
                      <w:szCs w:val="16"/>
                      <w:lang w:val="en-US"/>
                    </w:rPr>
                    <w:t>license_instance_requirement_additional.license_instance_id</w:t>
                  </w:r>
                </w:p>
              </w:tc>
            </w:tr>
            <w:tr w:rsidRPr="00CF4664" w:rsidR="00F048C7" w:rsidTr="00BB6159" w14:paraId="512D566D"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Pr="0073605B" w:rsidR="0042783C" w:rsidP="0042783C" w:rsidRDefault="0042783C" w14:paraId="4A079F1A"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6116" w:type="dxa"/>
                  <w:tcBorders>
                    <w:top w:val="nil"/>
                    <w:left w:val="nil"/>
                    <w:bottom w:val="single" w:color="auto" w:sz="4" w:space="0"/>
                    <w:right w:val="single" w:color="auto" w:sz="8" w:space="0"/>
                  </w:tcBorders>
                  <w:noWrap/>
                  <w:vAlign w:val="bottom"/>
                  <w:hideMark/>
                </w:tcPr>
                <w:p w:rsidRPr="0073605B" w:rsidR="0042783C" w:rsidP="0042783C" w:rsidRDefault="0042783C" w14:paraId="216F982A" w14:textId="77777777">
                  <w:pPr>
                    <w:rPr>
                      <w:rFonts w:ascii="Aptos Narrow" w:hAnsi="Aptos Narrow"/>
                      <w:color w:val="000000"/>
                      <w:sz w:val="16"/>
                      <w:szCs w:val="16"/>
                      <w:lang w:val="en-US"/>
                    </w:rPr>
                  </w:pPr>
                  <w:r w:rsidRPr="0073605B">
                    <w:rPr>
                      <w:rFonts w:ascii="Aptos Narrow" w:hAnsi="Aptos Narrow"/>
                      <w:color w:val="000000"/>
                      <w:sz w:val="16"/>
                      <w:szCs w:val="16"/>
                      <w:lang w:val="en-US"/>
                    </w:rPr>
                    <w:t>license_instance_requirement_additional.id</w:t>
                  </w:r>
                </w:p>
              </w:tc>
            </w:tr>
            <w:tr w:rsidRPr="00CF4664" w:rsidR="00F048C7" w:rsidTr="00662293" w14:paraId="1EDEB30B" w14:textId="77777777">
              <w:trPr>
                <w:trHeight w:val="895"/>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53598543" w14:textId="77777777">
                  <w:pPr>
                    <w:rPr>
                      <w:rFonts w:ascii="Calibri" w:hAnsi="Calibri" w:cs="Calibri"/>
                      <w:color w:val="000000"/>
                      <w:sz w:val="16"/>
                      <w:szCs w:val="16"/>
                    </w:rPr>
                  </w:pPr>
                  <w:r>
                    <w:rPr>
                      <w:rFonts w:ascii="Calibri" w:hAnsi="Calibri" w:cs="Calibri"/>
                      <w:color w:val="000000"/>
                      <w:sz w:val="16"/>
                      <w:szCs w:val="16"/>
                    </w:rPr>
                    <w:t>content</w:t>
                  </w:r>
                </w:p>
              </w:tc>
              <w:tc>
                <w:tcPr>
                  <w:tcW w:w="6116" w:type="dxa"/>
                  <w:tcBorders>
                    <w:top w:val="nil"/>
                    <w:left w:val="nil"/>
                    <w:bottom w:val="single" w:color="auto" w:sz="4" w:space="0"/>
                    <w:right w:val="single" w:color="auto" w:sz="8" w:space="0"/>
                  </w:tcBorders>
                  <w:vAlign w:val="bottom"/>
                  <w:hideMark/>
                </w:tcPr>
                <w:p w:rsidR="00E4743E" w:rsidP="0042783C" w:rsidRDefault="0042783C" w14:paraId="59E4CA11" w14:textId="77777777">
                  <w:pPr>
                    <w:rPr>
                      <w:rFonts w:ascii="Aptos Narrow" w:hAnsi="Aptos Narrow"/>
                      <w:color w:val="000000"/>
                      <w:sz w:val="16"/>
                      <w:szCs w:val="16"/>
                      <w:lang w:val="en-US"/>
                    </w:rPr>
                  </w:pPr>
                  <w:r w:rsidRPr="0073605B">
                    <w:rPr>
                      <w:rFonts w:ascii="Aptos Narrow" w:hAnsi="Aptos Narrow"/>
                      <w:color w:val="000000"/>
                      <w:sz w:val="16"/>
                      <w:szCs w:val="16"/>
                      <w:lang w:val="en-US"/>
                    </w:rPr>
                    <w:t>{</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"additionalRequirementsToAdd":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"additionalRequirementsToUpdate": [</w:t>
                  </w:r>
                </w:p>
                <w:p w:rsidRPr="00E4743E" w:rsidR="00E4743E" w:rsidP="00E4743E" w:rsidRDefault="00E4743E" w14:paraId="2E47334B" w14:textId="77777777">
                  <w:pPr>
                    <w:rPr>
                      <w:rFonts w:ascii="Aptos Narrow" w:hAnsi="Aptos Narrow"/>
                      <w:color w:val="000000"/>
                      <w:sz w:val="16"/>
                      <w:szCs w:val="16"/>
                      <w:lang w:val="en-US"/>
                    </w:rPr>
                  </w:pPr>
                  <w:r w:rsidRPr="00E4743E">
                    <w:rPr>
                      <w:rFonts w:ascii="Aptos Narrow" w:hAnsi="Aptos Narrow"/>
                      <w:color w:val="000000"/>
                      <w:sz w:val="16"/>
                      <w:szCs w:val="16"/>
                      <w:lang w:val="en-US"/>
                    </w:rPr>
                    <w:t xml:space="preserve">         {</w:t>
                  </w:r>
                </w:p>
                <w:p w:rsidRPr="00E4743E" w:rsidR="00E4743E" w:rsidP="00E4743E" w:rsidRDefault="00E4743E" w14:paraId="7C879278" w14:textId="77777777">
                  <w:pPr>
                    <w:rPr>
                      <w:rFonts w:ascii="Aptos Narrow" w:hAnsi="Aptos Narrow"/>
                      <w:color w:val="000000"/>
                      <w:sz w:val="16"/>
                      <w:szCs w:val="16"/>
                      <w:lang w:val="en-US"/>
                    </w:rPr>
                  </w:pPr>
                  <w:r w:rsidRPr="00E4743E">
                    <w:rPr>
                      <w:rFonts w:ascii="Aptos Narrow" w:hAnsi="Aptos Narrow"/>
                      <w:color w:val="000000"/>
                      <w:sz w:val="16"/>
                      <w:szCs w:val="16"/>
                      <w:lang w:val="en-US"/>
                    </w:rPr>
                    <w:t xml:space="preserve">            "requirementId": license_instance_requirement_additional.ext_id,</w:t>
                  </w:r>
                </w:p>
                <w:p w:rsidRPr="00E4743E" w:rsidR="00E4743E" w:rsidP="00E4743E" w:rsidRDefault="00E4743E" w14:paraId="780AF7B5" w14:textId="77777777">
                  <w:pPr>
                    <w:rPr>
                      <w:rFonts w:ascii="Aptos Narrow" w:hAnsi="Aptos Narrow"/>
                      <w:color w:val="000000"/>
                      <w:sz w:val="16"/>
                      <w:szCs w:val="16"/>
                      <w:lang w:val="en-US"/>
                    </w:rPr>
                  </w:pPr>
                  <w:r w:rsidRPr="00E4743E">
                    <w:rPr>
                      <w:rFonts w:ascii="Aptos Narrow" w:hAnsi="Aptos Narrow"/>
                      <w:color w:val="000000"/>
                      <w:sz w:val="16"/>
                      <w:szCs w:val="16"/>
                      <w:lang w:val="en-US"/>
                    </w:rPr>
                    <w:t xml:space="preserve">            "data": {</w:t>
                  </w:r>
                </w:p>
                <w:p w:rsidRPr="00E4743E" w:rsidR="00E4743E" w:rsidP="00E4743E" w:rsidRDefault="00E4743E" w14:paraId="57CDCD2B" w14:textId="77777777">
                  <w:pPr>
                    <w:rPr>
                      <w:rFonts w:ascii="Aptos Narrow" w:hAnsi="Aptos Narrow"/>
                      <w:color w:val="000000"/>
                      <w:sz w:val="16"/>
                      <w:szCs w:val="16"/>
                      <w:lang w:val="en-US"/>
                    </w:rPr>
                  </w:pPr>
                  <w:r w:rsidRPr="00E4743E">
                    <w:rPr>
                      <w:rFonts w:ascii="Aptos Narrow" w:hAnsi="Aptos Narrow"/>
                      <w:color w:val="000000"/>
                      <w:sz w:val="16"/>
                      <w:szCs w:val="16"/>
                      <w:lang w:val="en-US"/>
                    </w:rPr>
                    <w:t xml:space="preserve">                35 "startDate": additional_requirement_operation_data.value,</w:t>
                  </w:r>
                </w:p>
                <w:p w:rsidRPr="00E4743E" w:rsidR="00E4743E" w:rsidP="00E4743E" w:rsidRDefault="00E4743E" w14:paraId="0D44D28D" w14:textId="77777777">
                  <w:pPr>
                    <w:rPr>
                      <w:rFonts w:ascii="Aptos Narrow" w:hAnsi="Aptos Narrow"/>
                      <w:color w:val="000000"/>
                      <w:sz w:val="16"/>
                      <w:szCs w:val="16"/>
                      <w:lang w:val="en-US"/>
                    </w:rPr>
                  </w:pPr>
                  <w:r w:rsidRPr="00E4743E">
                    <w:rPr>
                      <w:rFonts w:ascii="Aptos Narrow" w:hAnsi="Aptos Narrow"/>
                      <w:color w:val="000000"/>
                      <w:sz w:val="16"/>
                      <w:szCs w:val="16"/>
                      <w:lang w:val="en-US"/>
                    </w:rPr>
                    <w:t xml:space="preserve">                36 "deductionCredits": additional_requirement_operation_data.value</w:t>
                  </w:r>
                </w:p>
                <w:p w:rsidRPr="00E4743E" w:rsidR="00E4743E" w:rsidP="00E4743E" w:rsidRDefault="00BB6159" w14:paraId="639DAEF7" w14:textId="216D78D2">
                  <w:pPr>
                    <w:rPr>
                      <w:rFonts w:ascii="Aptos Narrow" w:hAnsi="Aptos Narrow"/>
                      <w:color w:val="000000"/>
                      <w:sz w:val="16"/>
                      <w:szCs w:val="16"/>
                      <w:lang w:val="en-US"/>
                    </w:rPr>
                  </w:pPr>
                  <w:r>
                    <w:rPr>
                      <w:rFonts w:ascii="Aptos Narrow" w:hAnsi="Aptos Narrow"/>
                      <w:color w:val="000000"/>
                      <w:sz w:val="16"/>
                      <w:szCs w:val="16"/>
                      <w:lang w:val="en-US"/>
                    </w:rPr>
                    <w:t xml:space="preserve">                </w:t>
                  </w:r>
                  <w:r w:rsidRPr="00E4743E" w:rsidR="00E4743E">
                    <w:rPr>
                      <w:rFonts w:ascii="Aptos Narrow" w:hAnsi="Aptos Narrow"/>
                      <w:color w:val="000000"/>
                      <w:sz w:val="16"/>
                      <w:szCs w:val="16"/>
                      <w:lang w:val="en-US"/>
                    </w:rPr>
                    <w:t>39 "deductionId": additional_requirement_operation_data.value</w:t>
                  </w:r>
                  <w:r w:rsidRPr="00E4743E" w:rsidR="00E4743E">
                    <w:rPr>
                      <w:rFonts w:ascii="Aptos Narrow" w:hAnsi="Aptos Narrow"/>
                      <w:color w:val="000000"/>
                      <w:sz w:val="16"/>
                      <w:szCs w:val="16"/>
                      <w:lang w:val="en-US"/>
                    </w:rPr>
                    <w:tab/>
                  </w:r>
                  <w:r w:rsidRPr="00E4743E" w:rsidR="00E4743E">
                    <w:rPr>
                      <w:rFonts w:ascii="Aptos Narrow" w:hAnsi="Aptos Narrow"/>
                      <w:color w:val="000000"/>
                      <w:sz w:val="16"/>
                      <w:szCs w:val="16"/>
                      <w:lang w:val="en-US"/>
                    </w:rPr>
                    <w:tab/>
                  </w:r>
                </w:p>
                <w:p w:rsidRPr="0073605B" w:rsidR="0042783C" w:rsidP="0042783C" w:rsidRDefault="00E4743E" w14:paraId="2C5A4A3C" w14:textId="334E2807">
                  <w:pPr>
                    <w:rPr>
                      <w:rFonts w:ascii="Aptos Narrow" w:hAnsi="Aptos Narrow"/>
                      <w:color w:val="000000"/>
                      <w:sz w:val="16"/>
                      <w:szCs w:val="16"/>
                      <w:lang w:val="en-US"/>
                    </w:rPr>
                  </w:pPr>
                  <w:r w:rsidRPr="00E4743E">
                    <w:rPr>
                      <w:rFonts w:ascii="Aptos Narrow" w:hAnsi="Aptos Narrow"/>
                      <w:color w:val="000000"/>
                      <w:sz w:val="16"/>
                      <w:szCs w:val="16"/>
                      <w:lang w:val="en-US"/>
                    </w:rPr>
                    <w:t xml:space="preserve">            }</w:t>
                  </w:r>
                  <w:r w:rsidRPr="0073605B" w:rsidR="0042783C">
                    <w:rPr>
                      <w:rFonts w:ascii="Aptos Narrow" w:hAnsi="Aptos Narrow"/>
                      <w:color w:val="000000"/>
                      <w:sz w:val="16"/>
                      <w:szCs w:val="16"/>
                      <w:lang w:val="en-US"/>
                    </w:rPr>
                    <w:br/>
                  </w:r>
                  <w:r w:rsidRPr="0073605B" w:rsidR="0042783C">
                    <w:rPr>
                      <w:rFonts w:ascii="Aptos Narrow" w:hAnsi="Aptos Narrow"/>
                      <w:color w:val="000000"/>
                      <w:sz w:val="16"/>
                      <w:szCs w:val="16"/>
                      <w:lang w:val="en-US"/>
                    </w:rPr>
                    <w:t xml:space="preserve">    ],</w:t>
                  </w:r>
                  <w:r w:rsidRPr="0073605B" w:rsidR="0042783C">
                    <w:rPr>
                      <w:rFonts w:ascii="Aptos Narrow" w:hAnsi="Aptos Narrow"/>
                      <w:color w:val="000000"/>
                      <w:sz w:val="16"/>
                      <w:szCs w:val="16"/>
                      <w:lang w:val="en-US"/>
                    </w:rPr>
                    <w:br/>
                  </w:r>
                  <w:r w:rsidRPr="0073605B" w:rsidR="0042783C">
                    <w:rPr>
                      <w:rFonts w:ascii="Aptos Narrow" w:hAnsi="Aptos Narrow"/>
                      <w:color w:val="000000"/>
                      <w:sz w:val="16"/>
                      <w:szCs w:val="16"/>
                      <w:lang w:val="en-US"/>
                    </w:rPr>
                    <w:t xml:space="preserve">    "additionalRequirementsToDelete": [</w:t>
                  </w:r>
                  <w:r w:rsidRPr="0073605B" w:rsidR="0042783C">
                    <w:rPr>
                      <w:rFonts w:ascii="Aptos Narrow" w:hAnsi="Aptos Narrow"/>
                      <w:color w:val="000000"/>
                      <w:sz w:val="16"/>
                      <w:szCs w:val="16"/>
                      <w:lang w:val="en-US"/>
                    </w:rPr>
                    <w:br/>
                  </w:r>
                  <w:r w:rsidRPr="0073605B" w:rsidR="0042783C">
                    <w:rPr>
                      <w:rFonts w:ascii="Aptos Narrow" w:hAnsi="Aptos Narrow"/>
                      <w:color w:val="000000"/>
                      <w:sz w:val="16"/>
                      <w:szCs w:val="16"/>
                      <w:lang w:val="en-US"/>
                    </w:rPr>
                    <w:t xml:space="preserve">    ],</w:t>
                  </w:r>
                  <w:r w:rsidRPr="0073605B" w:rsidR="0042783C">
                    <w:rPr>
                      <w:rFonts w:ascii="Aptos Narrow" w:hAnsi="Aptos Narrow"/>
                      <w:color w:val="000000"/>
                      <w:sz w:val="16"/>
                      <w:szCs w:val="16"/>
                      <w:lang w:val="en-US"/>
                    </w:rPr>
                    <w:br/>
                  </w:r>
                  <w:r w:rsidRPr="0073605B" w:rsidR="0042783C">
                    <w:rPr>
                      <w:rFonts w:ascii="Aptos Narrow" w:hAnsi="Aptos Narrow"/>
                      <w:color w:val="000000"/>
                      <w:sz w:val="16"/>
                      <w:szCs w:val="16"/>
                      <w:lang w:val="en-US"/>
                    </w:rPr>
                    <w:t xml:space="preserve">    "requester": {</w:t>
                  </w:r>
                  <w:r w:rsidRPr="0073605B" w:rsidR="0042783C">
                    <w:rPr>
                      <w:rFonts w:ascii="Aptos Narrow" w:hAnsi="Aptos Narrow"/>
                      <w:color w:val="000000"/>
                      <w:sz w:val="16"/>
                      <w:szCs w:val="16"/>
                      <w:lang w:val="en-US"/>
                    </w:rPr>
                    <w:br/>
                  </w:r>
                  <w:r w:rsidRPr="0073605B" w:rsidR="0042783C">
                    <w:rPr>
                      <w:rFonts w:ascii="Aptos Narrow" w:hAnsi="Aptos Narrow"/>
                      <w:color w:val="000000"/>
                      <w:sz w:val="16"/>
                      <w:szCs w:val="16"/>
                      <w:lang w:val="en-US"/>
                    </w:rPr>
                    <w:t xml:space="preserve">        "type": "Utente INL",</w:t>
                  </w:r>
                  <w:r w:rsidRPr="0073605B" w:rsidR="0042783C">
                    <w:rPr>
                      <w:rFonts w:ascii="Aptos Narrow" w:hAnsi="Aptos Narrow"/>
                      <w:color w:val="000000"/>
                      <w:sz w:val="16"/>
                      <w:szCs w:val="16"/>
                      <w:lang w:val="en-US"/>
                    </w:rPr>
                    <w:br/>
                  </w:r>
                  <w:r w:rsidRPr="0073605B" w:rsidR="0042783C">
                    <w:rPr>
                      <w:rFonts w:ascii="Aptos Narrow" w:hAnsi="Aptos Narrow"/>
                      <w:color w:val="000000"/>
                      <w:sz w:val="16"/>
                      <w:szCs w:val="16"/>
                      <w:lang w:val="en-US"/>
                    </w:rPr>
                    <w:t xml:space="preserve">        "selfCerts": []</w:t>
                  </w:r>
                  <w:r w:rsidRPr="0073605B" w:rsidR="0042783C">
                    <w:rPr>
                      <w:rFonts w:ascii="Aptos Narrow" w:hAnsi="Aptos Narrow"/>
                      <w:color w:val="000000"/>
                      <w:sz w:val="16"/>
                      <w:szCs w:val="16"/>
                      <w:lang w:val="en-US"/>
                    </w:rPr>
                    <w:br/>
                  </w:r>
                  <w:r w:rsidRPr="0073605B" w:rsidR="0042783C">
                    <w:rPr>
                      <w:rFonts w:ascii="Aptos Narrow" w:hAnsi="Aptos Narrow"/>
                      <w:color w:val="000000"/>
                      <w:sz w:val="16"/>
                      <w:szCs w:val="16"/>
                      <w:lang w:val="en-US"/>
                    </w:rPr>
                    <w:t xml:space="preserve">    }</w:t>
                  </w:r>
                  <w:r w:rsidRPr="0073605B" w:rsidR="0042783C">
                    <w:rPr>
                      <w:rFonts w:ascii="Aptos Narrow" w:hAnsi="Aptos Narrow"/>
                      <w:color w:val="000000"/>
                      <w:sz w:val="16"/>
                      <w:szCs w:val="16"/>
                      <w:lang w:val="en-US"/>
                    </w:rPr>
                    <w:br/>
                  </w:r>
                  <w:r w:rsidRPr="0073605B" w:rsidR="0042783C">
                    <w:rPr>
                      <w:rFonts w:ascii="Aptos Narrow" w:hAnsi="Aptos Narrow"/>
                      <w:color w:val="000000"/>
                      <w:sz w:val="16"/>
                      <w:szCs w:val="16"/>
                      <w:lang w:val="en-US"/>
                    </w:rPr>
                    <w:t>}</w:t>
                  </w:r>
                </w:p>
              </w:tc>
            </w:tr>
            <w:tr w:rsidR="00F048C7" w:rsidTr="00BB6159" w14:paraId="74ABA1F0"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60877F44" w14:textId="77777777">
                  <w:pPr>
                    <w:rPr>
                      <w:rFonts w:ascii="Calibri" w:hAnsi="Calibri" w:cs="Calibri"/>
                      <w:color w:val="000000"/>
                      <w:sz w:val="16"/>
                      <w:szCs w:val="16"/>
                    </w:rPr>
                  </w:pPr>
                  <w:r>
                    <w:rPr>
                      <w:rFonts w:ascii="Calibri" w:hAnsi="Calibri" w:cs="Calibri"/>
                      <w:color w:val="000000"/>
                      <w:sz w:val="16"/>
                      <w:szCs w:val="16"/>
                    </w:rPr>
                    <w:t>created_by</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492A3E7A" w14:textId="77777777">
                  <w:pPr>
                    <w:rPr>
                      <w:rFonts w:ascii="Aptos Narrow" w:hAnsi="Aptos Narrow"/>
                      <w:color w:val="000000"/>
                      <w:sz w:val="16"/>
                      <w:szCs w:val="16"/>
                    </w:rPr>
                  </w:pPr>
                  <w:r>
                    <w:rPr>
                      <w:rFonts w:ascii="Aptos Narrow" w:hAnsi="Aptos Narrow"/>
                      <w:color w:val="000000"/>
                      <w:sz w:val="16"/>
                      <w:szCs w:val="16"/>
                    </w:rPr>
                    <w:t>cf utente INL che ha creato la decurtazione</w:t>
                  </w:r>
                </w:p>
              </w:tc>
            </w:tr>
            <w:tr w:rsidR="00F048C7" w:rsidTr="00BB6159" w14:paraId="2CF76B85"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7770694C" w14:textId="77777777">
                  <w:pPr>
                    <w:rPr>
                      <w:rFonts w:ascii="Calibri" w:hAnsi="Calibri" w:cs="Calibri"/>
                      <w:color w:val="000000"/>
                      <w:sz w:val="16"/>
                      <w:szCs w:val="16"/>
                    </w:rPr>
                  </w:pPr>
                  <w:r>
                    <w:rPr>
                      <w:rFonts w:ascii="Calibri" w:hAnsi="Calibri" w:cs="Calibri"/>
                      <w:color w:val="000000"/>
                      <w:sz w:val="16"/>
                      <w:szCs w:val="16"/>
                    </w:rPr>
                    <w:t>created_date</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2E848537" w14:textId="77777777">
                  <w:pPr>
                    <w:rPr>
                      <w:rFonts w:ascii="Aptos Narrow" w:hAnsi="Aptos Narrow"/>
                      <w:color w:val="000000"/>
                      <w:sz w:val="16"/>
                      <w:szCs w:val="16"/>
                    </w:rPr>
                  </w:pPr>
                  <w:r>
                    <w:rPr>
                      <w:rFonts w:ascii="Aptos Narrow" w:hAnsi="Aptos Narrow"/>
                      <w:color w:val="000000"/>
                      <w:sz w:val="16"/>
                      <w:szCs w:val="16"/>
                    </w:rPr>
                    <w:t>sysdatetime</w:t>
                  </w:r>
                </w:p>
              </w:tc>
            </w:tr>
            <w:tr w:rsidR="00F048C7" w:rsidTr="00BB6159" w14:paraId="34B79F01"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2AE48D4F" w14:textId="77777777">
                  <w:pPr>
                    <w:rPr>
                      <w:rFonts w:ascii="Calibri" w:hAnsi="Calibri" w:cs="Calibri"/>
                      <w:color w:val="000000"/>
                      <w:sz w:val="16"/>
                      <w:szCs w:val="16"/>
                    </w:rPr>
                  </w:pPr>
                  <w:r>
                    <w:rPr>
                      <w:rFonts w:ascii="Calibri" w:hAnsi="Calibri" w:cs="Calibri"/>
                      <w:color w:val="000000"/>
                      <w:sz w:val="16"/>
                      <w:szCs w:val="16"/>
                    </w:rPr>
                    <w:t>last_modified_by</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1D0DC7D3" w14:textId="77777777">
                  <w:pPr>
                    <w:rPr>
                      <w:rFonts w:ascii="Aptos Narrow" w:hAnsi="Aptos Narrow"/>
                      <w:color w:val="000000"/>
                      <w:sz w:val="16"/>
                      <w:szCs w:val="16"/>
                    </w:rPr>
                  </w:pPr>
                  <w:r>
                    <w:rPr>
                      <w:rFonts w:ascii="Aptos Narrow" w:hAnsi="Aptos Narrow"/>
                      <w:color w:val="000000"/>
                      <w:sz w:val="16"/>
                      <w:szCs w:val="16"/>
                    </w:rPr>
                    <w:t>cf utente INL che ha creato la decurtazione</w:t>
                  </w:r>
                </w:p>
              </w:tc>
            </w:tr>
            <w:tr w:rsidR="00F048C7" w:rsidTr="00BB6159" w14:paraId="312BEA51"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035BA96E"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6E7FA00C" w14:textId="77777777">
                  <w:pPr>
                    <w:rPr>
                      <w:rFonts w:ascii="Aptos Narrow" w:hAnsi="Aptos Narrow"/>
                      <w:color w:val="000000"/>
                      <w:sz w:val="16"/>
                      <w:szCs w:val="16"/>
                    </w:rPr>
                  </w:pPr>
                  <w:r>
                    <w:rPr>
                      <w:rFonts w:ascii="Aptos Narrow" w:hAnsi="Aptos Narrow"/>
                      <w:color w:val="000000"/>
                      <w:sz w:val="16"/>
                      <w:szCs w:val="16"/>
                    </w:rPr>
                    <w:t>sysdatetime</w:t>
                  </w:r>
                </w:p>
              </w:tc>
            </w:tr>
            <w:tr w:rsidR="00F048C7" w:rsidTr="00BB6159" w14:paraId="62DE5E38"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7CC8E5F0" w14:textId="77777777">
                  <w:pPr>
                    <w:rPr>
                      <w:rFonts w:ascii="Calibri" w:hAnsi="Calibri" w:cs="Calibri"/>
                      <w:color w:val="000000"/>
                      <w:sz w:val="16"/>
                      <w:szCs w:val="16"/>
                    </w:rPr>
                  </w:pPr>
                  <w:r>
                    <w:rPr>
                      <w:rFonts w:ascii="Calibri" w:hAnsi="Calibri" w:cs="Calibri"/>
                      <w:color w:val="000000"/>
                      <w:sz w:val="16"/>
                      <w:szCs w:val="16"/>
                    </w:rPr>
                    <w:t>deleted</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422A1116" w14:textId="77777777">
                  <w:pPr>
                    <w:rPr>
                      <w:rFonts w:ascii="Aptos Narrow" w:hAnsi="Aptos Narrow"/>
                      <w:color w:val="000000"/>
                      <w:sz w:val="16"/>
                      <w:szCs w:val="16"/>
                    </w:rPr>
                  </w:pPr>
                  <w:r>
                    <w:rPr>
                      <w:rFonts w:ascii="Aptos Narrow" w:hAnsi="Aptos Narrow"/>
                      <w:color w:val="000000"/>
                      <w:sz w:val="16"/>
                      <w:szCs w:val="16"/>
                    </w:rPr>
                    <w:t>0</w:t>
                  </w:r>
                </w:p>
              </w:tc>
            </w:tr>
            <w:tr w:rsidR="00F048C7" w:rsidTr="00BB6159" w14:paraId="2C19E095"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2783C" w:rsidP="0042783C" w:rsidRDefault="0042783C" w14:paraId="07D17366" w14:textId="77777777">
                  <w:pPr>
                    <w:rPr>
                      <w:rFonts w:ascii="Calibri" w:hAnsi="Calibri" w:cs="Calibri"/>
                      <w:color w:val="000000"/>
                      <w:sz w:val="16"/>
                      <w:szCs w:val="16"/>
                    </w:rPr>
                  </w:pPr>
                  <w:r>
                    <w:rPr>
                      <w:rFonts w:ascii="Calibri" w:hAnsi="Calibri" w:cs="Calibri"/>
                      <w:color w:val="000000"/>
                      <w:sz w:val="16"/>
                      <w:szCs w:val="16"/>
                    </w:rPr>
                    <w:t>deleted_date</w:t>
                  </w:r>
                </w:p>
              </w:tc>
              <w:tc>
                <w:tcPr>
                  <w:tcW w:w="6116" w:type="dxa"/>
                  <w:tcBorders>
                    <w:top w:val="nil"/>
                    <w:left w:val="nil"/>
                    <w:bottom w:val="single" w:color="auto" w:sz="4" w:space="0"/>
                    <w:right w:val="single" w:color="auto" w:sz="8" w:space="0"/>
                  </w:tcBorders>
                  <w:noWrap/>
                  <w:vAlign w:val="bottom"/>
                  <w:hideMark/>
                </w:tcPr>
                <w:p w:rsidR="0042783C" w:rsidP="0042783C" w:rsidRDefault="0042783C" w14:paraId="0944B67F" w14:textId="77777777">
                  <w:pPr>
                    <w:rPr>
                      <w:rFonts w:ascii="Aptos Narrow" w:hAnsi="Aptos Narrow"/>
                      <w:color w:val="000000"/>
                      <w:sz w:val="16"/>
                      <w:szCs w:val="16"/>
                    </w:rPr>
                  </w:pPr>
                  <w:r>
                    <w:rPr>
                      <w:rFonts w:ascii="Aptos Narrow" w:hAnsi="Aptos Narrow"/>
                      <w:color w:val="000000"/>
                      <w:sz w:val="16"/>
                      <w:szCs w:val="16"/>
                    </w:rPr>
                    <w:t>null</w:t>
                  </w:r>
                </w:p>
              </w:tc>
            </w:tr>
            <w:tr w:rsidR="00F048C7" w:rsidTr="00BB6159" w14:paraId="4FD146AC" w14:textId="77777777">
              <w:trPr>
                <w:trHeight w:val="264"/>
              </w:trPr>
              <w:tc>
                <w:tcPr>
                  <w:tcW w:w="1422" w:type="dxa"/>
                  <w:tcBorders>
                    <w:top w:val="nil"/>
                    <w:left w:val="single" w:color="auto" w:sz="8" w:space="0"/>
                    <w:bottom w:val="single" w:color="auto" w:sz="8" w:space="0"/>
                    <w:right w:val="single" w:color="auto" w:sz="4" w:space="0"/>
                  </w:tcBorders>
                  <w:shd w:val="clear" w:color="000000" w:fill="FFFFFF"/>
                  <w:vAlign w:val="center"/>
                  <w:hideMark/>
                </w:tcPr>
                <w:p w:rsidR="0042783C" w:rsidP="0042783C" w:rsidRDefault="0042783C" w14:paraId="77C981AD" w14:textId="77777777">
                  <w:pPr>
                    <w:rPr>
                      <w:rFonts w:ascii="Calibri" w:hAnsi="Calibri" w:cs="Calibri"/>
                      <w:color w:val="000000"/>
                      <w:sz w:val="16"/>
                      <w:szCs w:val="16"/>
                    </w:rPr>
                  </w:pPr>
                  <w:r>
                    <w:rPr>
                      <w:rFonts w:ascii="Calibri" w:hAnsi="Calibri" w:cs="Calibri"/>
                      <w:color w:val="000000"/>
                      <w:sz w:val="16"/>
                      <w:szCs w:val="16"/>
                    </w:rPr>
                    <w:t>deleted_by</w:t>
                  </w:r>
                </w:p>
              </w:tc>
              <w:tc>
                <w:tcPr>
                  <w:tcW w:w="6116" w:type="dxa"/>
                  <w:tcBorders>
                    <w:top w:val="nil"/>
                    <w:left w:val="nil"/>
                    <w:bottom w:val="single" w:color="auto" w:sz="8" w:space="0"/>
                    <w:right w:val="single" w:color="auto" w:sz="8" w:space="0"/>
                  </w:tcBorders>
                  <w:noWrap/>
                  <w:vAlign w:val="bottom"/>
                  <w:hideMark/>
                </w:tcPr>
                <w:p w:rsidR="0042783C" w:rsidP="0042783C" w:rsidRDefault="0042783C" w14:paraId="0880C9FB" w14:textId="77777777">
                  <w:pPr>
                    <w:rPr>
                      <w:rFonts w:ascii="Aptos Narrow" w:hAnsi="Aptos Narrow"/>
                      <w:color w:val="000000"/>
                      <w:sz w:val="16"/>
                      <w:szCs w:val="16"/>
                    </w:rPr>
                  </w:pPr>
                  <w:r>
                    <w:rPr>
                      <w:rFonts w:ascii="Aptos Narrow" w:hAnsi="Aptos Narrow"/>
                      <w:color w:val="000000"/>
                      <w:sz w:val="16"/>
                      <w:szCs w:val="16"/>
                    </w:rPr>
                    <w:t>null</w:t>
                  </w:r>
                </w:p>
              </w:tc>
            </w:tr>
          </w:tbl>
          <w:p w:rsidR="00407A24" w:rsidRDefault="00407A24" w14:paraId="6399B8E7" w14:textId="77777777">
            <w:pPr>
              <w:rPr>
                <w:rFonts w:ascii="Calibri" w:hAnsi="Calibri" w:eastAsia="Calibri" w:cs="Calibri"/>
                <w:sz w:val="20"/>
                <w:szCs w:val="20"/>
              </w:rPr>
            </w:pPr>
          </w:p>
          <w:p w:rsidRPr="00901B25" w:rsidR="000039C1" w:rsidRDefault="000039C1" w14:paraId="10111DCF" w14:textId="77777777">
            <w:pPr>
              <w:rPr>
                <w:rFonts w:ascii="Calibri" w:hAnsi="Calibri" w:eastAsia="Calibri" w:cs="Calibri"/>
                <w:sz w:val="20"/>
                <w:szCs w:val="20"/>
              </w:rPr>
            </w:pPr>
          </w:p>
        </w:tc>
      </w:tr>
      <w:tr w:rsidRPr="00B60DF4" w:rsidR="00F048C7" w14:paraId="6319723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5A8D5761"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0039C1" w:rsidRDefault="000039C1" w14:paraId="7B5E135B" w14:textId="77777777">
            <w:pPr>
              <w:rPr>
                <w:rFonts w:ascii="Calibri" w:hAnsi="Calibri" w:eastAsia="Calibri" w:cs="Calibri"/>
                <w:sz w:val="20"/>
                <w:szCs w:val="20"/>
                <w:lang w:val="en-US"/>
              </w:rPr>
            </w:pPr>
          </w:p>
        </w:tc>
      </w:tr>
      <w:tr w:rsidRPr="00E36527" w:rsidR="00F048C7" w14:paraId="0CC6899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623F47A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0039C1" w:rsidRDefault="000039C1" w14:paraId="30AD8B52" w14:textId="77777777">
            <w:pPr>
              <w:rPr>
                <w:rFonts w:ascii="Calibri" w:hAnsi="Calibri" w:eastAsia="Calibri" w:cs="Calibri"/>
                <w:sz w:val="20"/>
                <w:szCs w:val="20"/>
              </w:rPr>
            </w:pPr>
          </w:p>
        </w:tc>
      </w:tr>
      <w:tr w:rsidRPr="00E36527" w:rsidR="00F048C7" w14:paraId="0E3E8D0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3799B75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039C1" w:rsidRDefault="000039C1" w14:paraId="1F1BF2CE"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03EE066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0039C1" w:rsidRDefault="000039C1" w14:paraId="10B4DDE6"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0039C1" w:rsidRDefault="000039C1" w14:paraId="05B1754F" w14:textId="365C222A">
            <w:pPr>
              <w:rPr>
                <w:rFonts w:ascii="Calibri" w:hAnsi="Calibri" w:eastAsia="Calibri" w:cs="Calibri"/>
                <w:sz w:val="20"/>
                <w:szCs w:val="20"/>
              </w:rPr>
            </w:pPr>
            <w:r w:rsidRPr="00E36527">
              <w:rPr>
                <w:rFonts w:ascii="Calibri" w:hAnsi="Calibri" w:eastAsia="Calibri" w:cs="Calibri"/>
                <w:sz w:val="20"/>
                <w:szCs w:val="20"/>
              </w:rPr>
              <w:t>RF01-</w:t>
            </w:r>
            <w:r w:rsidRPr="00D26AA2" w:rsidR="00D26AA2">
              <w:rPr>
                <w:rFonts w:ascii="Calibri" w:hAnsi="Calibri" w:eastAsia="Calibri" w:cs="Calibri"/>
                <w:sz w:val="20"/>
                <w:szCs w:val="20"/>
              </w:rPr>
              <w:t>05-03</w:t>
            </w:r>
          </w:p>
        </w:tc>
      </w:tr>
    </w:tbl>
    <w:p w:rsidR="002516AE" w:rsidP="002B4AC0" w:rsidRDefault="006F75DD" w14:paraId="33E411C7" w14:textId="6493F08D">
      <w:pPr>
        <w:pStyle w:val="Heading3"/>
      </w:pPr>
      <w:bookmarkStart w:name="_Toc222417307" w:id="117"/>
      <w:r>
        <w:t xml:space="preserve">Cancellazione </w:t>
      </w:r>
      <w:r w:rsidR="002516AE">
        <w:t xml:space="preserve">Decurtazione </w:t>
      </w:r>
      <w:r>
        <w:t>–</w:t>
      </w:r>
      <w:r w:rsidR="002516AE">
        <w:t xml:space="preserve"> </w:t>
      </w:r>
      <w:r>
        <w:t>DeleteDecurtazione</w:t>
      </w:r>
      <w:bookmarkEnd w:id="117"/>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5D8D5386"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4F8ABFCE"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516AE" w:rsidRDefault="002516AE" w14:paraId="18ED2ABD"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14:paraId="18739B1B"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11CA24B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516AE" w:rsidRDefault="002516AE" w14:paraId="12EFE6BD"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14:paraId="0BBC9B2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2612285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516AE" w:rsidRDefault="006F75DD" w14:paraId="21A32B30" w14:textId="74B85785">
            <w:pPr>
              <w:jc w:val="both"/>
              <w:rPr>
                <w:rFonts w:ascii="Calibri" w:hAnsi="Calibri" w:eastAsia="Calibri" w:cs="Calibri"/>
                <w:sz w:val="20"/>
                <w:szCs w:val="20"/>
              </w:rPr>
            </w:pPr>
            <w:r>
              <w:rPr>
                <w:rFonts w:ascii="Calibri" w:hAnsi="Calibri" w:eastAsia="Calibri" w:cs="Calibri"/>
                <w:sz w:val="20"/>
                <w:szCs w:val="20"/>
              </w:rPr>
              <w:t>Cancellazione Fisica di una decurtazione in bozza</w:t>
            </w:r>
          </w:p>
        </w:tc>
      </w:tr>
      <w:tr w:rsidRPr="00E36527" w:rsidR="00F048C7" w14:paraId="6AA2F1A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5D98919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74F3" w:rsidR="002516AE" w:rsidRDefault="002516AE" w14:paraId="41161BB5" w14:textId="566FD42B">
            <w:pPr>
              <w:rPr>
                <w:rFonts w:ascii="Calibri" w:hAnsi="Calibri" w:eastAsia="Calibri" w:cs="Calibri"/>
                <w:sz w:val="20"/>
                <w:szCs w:val="20"/>
              </w:rPr>
            </w:pPr>
            <w:r>
              <w:rPr>
                <w:rFonts w:ascii="Calibri" w:hAnsi="Calibri" w:eastAsia="Calibri" w:cs="Calibri"/>
                <w:sz w:val="20"/>
                <w:szCs w:val="20"/>
              </w:rPr>
              <w:t>All’atto dell</w:t>
            </w:r>
            <w:r w:rsidR="000A04CF">
              <w:rPr>
                <w:rFonts w:ascii="Calibri" w:hAnsi="Calibri" w:eastAsia="Calibri" w:cs="Calibri"/>
                <w:sz w:val="20"/>
                <w:szCs w:val="20"/>
              </w:rPr>
              <w:t>a cancellazione</w:t>
            </w:r>
            <w:r>
              <w:rPr>
                <w:rFonts w:ascii="Calibri" w:hAnsi="Calibri" w:eastAsia="Calibri" w:cs="Calibri"/>
                <w:sz w:val="20"/>
                <w:szCs w:val="20"/>
              </w:rPr>
              <w:t xml:space="preserve"> il processo verifica che </w:t>
            </w:r>
            <w:r w:rsidR="000A04CF">
              <w:rPr>
                <w:rFonts w:ascii="Calibri" w:hAnsi="Calibri" w:eastAsia="Calibri" w:cs="Calibri"/>
                <w:sz w:val="20"/>
                <w:szCs w:val="20"/>
              </w:rPr>
              <w:t xml:space="preserve">la decurtazione sia in bozza, che </w:t>
            </w:r>
            <w:r>
              <w:rPr>
                <w:rFonts w:ascii="Calibri" w:hAnsi="Calibri" w:eastAsia="Calibri" w:cs="Calibri"/>
                <w:sz w:val="20"/>
                <w:szCs w:val="20"/>
              </w:rPr>
              <w:t>l’utente sia abilitato alla funzione decurtazione</w:t>
            </w:r>
            <w:r w:rsidRPr="00E374F3">
              <w:rPr>
                <w:rFonts w:ascii="Calibri" w:hAnsi="Calibri" w:eastAsia="Calibri" w:cs="Calibri"/>
                <w:sz w:val="20"/>
                <w:szCs w:val="20"/>
              </w:rPr>
              <w:t>_</w:t>
            </w:r>
            <w:r w:rsidR="000A04CF">
              <w:rPr>
                <w:rFonts w:ascii="Calibri" w:hAnsi="Calibri" w:eastAsia="Calibri" w:cs="Calibri"/>
                <w:sz w:val="20"/>
                <w:szCs w:val="20"/>
              </w:rPr>
              <w:t>inserimento</w:t>
            </w:r>
            <w:r w:rsidRPr="00E374F3">
              <w:rPr>
                <w:rFonts w:ascii="Calibri" w:hAnsi="Calibri" w:eastAsia="Calibri" w:cs="Calibri"/>
                <w:sz w:val="20"/>
                <w:szCs w:val="20"/>
              </w:rPr>
              <w:t xml:space="preserve"> </w:t>
            </w:r>
            <w:r>
              <w:rPr>
                <w:rFonts w:ascii="Calibri" w:hAnsi="Calibri" w:eastAsia="Calibri" w:cs="Calibri"/>
                <w:sz w:val="20"/>
                <w:szCs w:val="20"/>
              </w:rPr>
              <w:t xml:space="preserve">e che </w:t>
            </w:r>
            <w:r w:rsidR="000A04CF">
              <w:rPr>
                <w:rFonts w:ascii="Calibri" w:hAnsi="Calibri" w:eastAsia="Calibri" w:cs="Calibri"/>
                <w:sz w:val="20"/>
                <w:szCs w:val="20"/>
              </w:rPr>
              <w:t>coincida con l’utente creatore della decurtazione in bozza, che</w:t>
            </w:r>
            <w:r>
              <w:rPr>
                <w:rFonts w:ascii="Calibri" w:hAnsi="Calibri" w:eastAsia="Calibri" w:cs="Calibri"/>
                <w:sz w:val="20"/>
                <w:szCs w:val="20"/>
              </w:rPr>
              <w:t xml:space="preserve"> </w:t>
            </w:r>
            <w:r w:rsidR="000A04CF">
              <w:rPr>
                <w:rFonts w:ascii="Calibri" w:hAnsi="Calibri" w:eastAsia="Calibri" w:cs="Calibri"/>
                <w:sz w:val="20"/>
                <w:szCs w:val="20"/>
              </w:rPr>
              <w:t xml:space="preserve">la decurtazione </w:t>
            </w:r>
            <w:r>
              <w:rPr>
                <w:rFonts w:ascii="Calibri" w:hAnsi="Calibri" w:eastAsia="Calibri" w:cs="Calibri"/>
                <w:sz w:val="20"/>
                <w:szCs w:val="20"/>
              </w:rPr>
              <w:t xml:space="preserve">sia </w:t>
            </w:r>
            <w:r w:rsidR="000A04CF">
              <w:rPr>
                <w:rFonts w:ascii="Calibri" w:hAnsi="Calibri" w:eastAsia="Calibri" w:cs="Calibri"/>
                <w:sz w:val="20"/>
                <w:szCs w:val="20"/>
              </w:rPr>
              <w:t>cancellabile attraverso il servizio “getDecurtazioneCancellabile”</w:t>
            </w:r>
            <w:r>
              <w:rPr>
                <w:rFonts w:ascii="Calibri" w:hAnsi="Calibri" w:eastAsia="Calibri" w:cs="Calibri"/>
                <w:sz w:val="20"/>
                <w:szCs w:val="20"/>
              </w:rPr>
              <w:t xml:space="preserve">. Se sono verificate le precedenti condizioni il processo valida i dati di input verificando che sia presenti </w:t>
            </w:r>
            <w:r w:rsidR="000A04CF">
              <w:rPr>
                <w:rFonts w:ascii="Calibri" w:hAnsi="Calibri" w:eastAsia="Calibri" w:cs="Calibri"/>
                <w:sz w:val="20"/>
                <w:szCs w:val="20"/>
              </w:rPr>
              <w:t>idDecurtazione</w:t>
            </w:r>
            <w:r>
              <w:rPr>
                <w:rFonts w:ascii="Calibri" w:hAnsi="Calibri" w:eastAsia="Calibri" w:cs="Calibri"/>
                <w:sz w:val="20"/>
                <w:szCs w:val="20"/>
              </w:rPr>
              <w:t>.</w:t>
            </w:r>
          </w:p>
          <w:p w:rsidR="002516AE" w:rsidRDefault="002516AE" w14:paraId="0831BE08" w14:textId="0C8A84EC">
            <w:pPr>
              <w:rPr>
                <w:rFonts w:ascii="Calibri" w:hAnsi="Calibri" w:eastAsia="Calibri" w:cs="Calibri"/>
                <w:sz w:val="20"/>
                <w:szCs w:val="20"/>
              </w:rPr>
            </w:pPr>
            <w:r>
              <w:rPr>
                <w:rFonts w:ascii="Calibri" w:hAnsi="Calibri" w:eastAsia="Calibri" w:cs="Calibri"/>
                <w:sz w:val="20"/>
                <w:szCs w:val="20"/>
              </w:rPr>
              <w:t xml:space="preserve">Al superamento dei controlli il processo </w:t>
            </w:r>
            <w:r w:rsidR="000A04CF">
              <w:rPr>
                <w:rFonts w:ascii="Calibri" w:hAnsi="Calibri" w:eastAsia="Calibri" w:cs="Calibri"/>
                <w:sz w:val="20"/>
                <w:szCs w:val="20"/>
              </w:rPr>
              <w:t>cancella fisicamente</w:t>
            </w:r>
            <w:r>
              <w:rPr>
                <w:rFonts w:ascii="Calibri" w:hAnsi="Calibri" w:eastAsia="Calibri" w:cs="Calibri"/>
                <w:sz w:val="20"/>
                <w:szCs w:val="20"/>
              </w:rPr>
              <w:t xml:space="preserve"> la decurtazione </w:t>
            </w:r>
            <w:r w:rsidR="000A04CF">
              <w:rPr>
                <w:rFonts w:ascii="Calibri" w:hAnsi="Calibri" w:eastAsia="Calibri" w:cs="Calibri"/>
                <w:sz w:val="20"/>
                <w:szCs w:val="20"/>
              </w:rPr>
              <w:t>in bozza</w:t>
            </w:r>
            <w:r>
              <w:rPr>
                <w:rFonts w:ascii="Calibri" w:hAnsi="Calibri" w:eastAsia="Calibri" w:cs="Calibri"/>
                <w:sz w:val="20"/>
                <w:szCs w:val="20"/>
              </w:rPr>
              <w:t>.</w:t>
            </w:r>
          </w:p>
          <w:p w:rsidRPr="00E36527" w:rsidR="002516AE" w:rsidRDefault="002516AE" w14:paraId="7753F31F" w14:textId="77777777">
            <w:pPr>
              <w:rPr>
                <w:rFonts w:ascii="Calibri" w:hAnsi="Calibri" w:eastAsia="Calibri" w:cs="Calibri"/>
                <w:sz w:val="20"/>
                <w:szCs w:val="20"/>
              </w:rPr>
            </w:pPr>
            <w:r>
              <w:rPr>
                <w:rFonts w:ascii="Calibri" w:hAnsi="Calibri" w:eastAsia="Calibri" w:cs="Calibri"/>
                <w:sz w:val="20"/>
                <w:szCs w:val="20"/>
              </w:rPr>
              <w:t>Il processo termina</w:t>
            </w:r>
          </w:p>
        </w:tc>
      </w:tr>
      <w:tr w:rsidRPr="00586063" w:rsidR="00F048C7" w14:paraId="11BF6FE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081CB9F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65148" w:rsidR="002516AE" w:rsidRDefault="002516AE" w14:paraId="51179BC3" w14:textId="39C1C0AA">
            <w:pPr>
              <w:jc w:val="both"/>
              <w:rPr>
                <w:rFonts w:ascii="Calibri" w:hAnsi="Calibri" w:eastAsia="Calibri" w:cs="Calibri"/>
                <w:sz w:val="20"/>
                <w:szCs w:val="20"/>
                <w:lang w:val="en-US"/>
              </w:rPr>
            </w:pPr>
            <w:r>
              <w:rPr>
                <w:rFonts w:ascii="Calibri" w:hAnsi="Calibri" w:eastAsia="Calibri" w:cs="Calibri"/>
                <w:sz w:val="20"/>
                <w:szCs w:val="20"/>
                <w:lang w:val="en-US"/>
              </w:rPr>
              <w:t>PUT</w:t>
            </w:r>
            <w:r w:rsidRPr="00B65148">
              <w:rPr>
                <w:rFonts w:ascii="Calibri" w:hAnsi="Calibri" w:eastAsia="Calibri" w:cs="Calibri"/>
                <w:sz w:val="20"/>
                <w:szCs w:val="20"/>
                <w:lang w:val="en-US"/>
              </w:rPr>
              <w:t xml:space="preserve"> &lt;root&gt;</w:t>
            </w:r>
            <w:r>
              <w:rPr>
                <w:rFonts w:ascii="Calibri" w:hAnsi="Calibri" w:eastAsia="Calibri" w:cs="Calibri"/>
                <w:sz w:val="20"/>
                <w:szCs w:val="20"/>
                <w:lang w:val="en-US"/>
              </w:rPr>
              <w:t>/int</w:t>
            </w:r>
            <w:r w:rsidRPr="00B65148">
              <w:rPr>
                <w:rFonts w:ascii="Calibri" w:hAnsi="Calibri" w:eastAsia="Calibri" w:cs="Calibri"/>
                <w:sz w:val="20"/>
                <w:szCs w:val="20"/>
                <w:lang w:val="en-US"/>
              </w:rPr>
              <w:t>/v1/</w:t>
            </w:r>
            <w:r>
              <w:rPr>
                <w:rFonts w:ascii="Calibri" w:hAnsi="Calibri" w:eastAsia="Calibri" w:cs="Calibri"/>
                <w:sz w:val="20"/>
                <w:szCs w:val="20"/>
                <w:lang w:val="en-US"/>
              </w:rPr>
              <w:t>decurtazione</w:t>
            </w:r>
            <w:r w:rsidRPr="00B65148">
              <w:rPr>
                <w:rFonts w:ascii="Calibri" w:hAnsi="Calibri" w:eastAsia="Calibri" w:cs="Calibri"/>
                <w:sz w:val="20"/>
                <w:szCs w:val="20"/>
                <w:lang w:val="en-US"/>
              </w:rPr>
              <w:t>/</w:t>
            </w:r>
            <w:r w:rsidR="000A04CF">
              <w:rPr>
                <w:rFonts w:ascii="Calibri" w:hAnsi="Calibri" w:eastAsia="Calibri" w:cs="Calibri"/>
                <w:sz w:val="20"/>
                <w:szCs w:val="20"/>
                <w:lang w:val="en-US"/>
              </w:rPr>
              <w:t>cancellazione</w:t>
            </w:r>
          </w:p>
        </w:tc>
      </w:tr>
      <w:tr w:rsidRPr="00E36527" w:rsidR="00F048C7" w14:paraId="45C0D91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7835494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04B6D" w:rsidR="002516AE" w:rsidRDefault="002516AE" w14:paraId="76A8D358" w14:textId="0B2BCCB3">
            <w:pPr>
              <w:rPr>
                <w:rFonts w:ascii="Calibri" w:hAnsi="Calibri" w:eastAsia="Calibri" w:cs="Calibri"/>
                <w:sz w:val="20"/>
                <w:szCs w:val="20"/>
              </w:rPr>
            </w:pPr>
            <w:r>
              <w:rPr>
                <w:rFonts w:ascii="Calibri" w:hAnsi="Calibri" w:eastAsia="Calibri" w:cs="Calibri"/>
                <w:sz w:val="20"/>
                <w:szCs w:val="20"/>
              </w:rPr>
              <w:t>Identificativo decurtazione</w:t>
            </w:r>
            <w:r w:rsidR="00DE362F">
              <w:rPr>
                <w:rFonts w:ascii="Calibri" w:hAnsi="Calibri" w:eastAsia="Calibri" w:cs="Calibri"/>
                <w:sz w:val="20"/>
                <w:szCs w:val="20"/>
              </w:rPr>
              <w:t xml:space="preserve"> [integer,</w:t>
            </w:r>
            <w:r w:rsidRPr="000A7B7F">
              <w:rPr>
                <w:rFonts w:ascii="Calibri" w:hAnsi="Calibri" w:eastAsia="Calibri" w:cs="Calibri"/>
                <w:sz w:val="20"/>
                <w:szCs w:val="20"/>
              </w:rPr>
              <w:t xml:space="preserve"> obbligatorio</w:t>
            </w:r>
            <w:r w:rsidR="00DE362F">
              <w:rPr>
                <w:rFonts w:ascii="Calibri" w:hAnsi="Calibri" w:eastAsia="Calibri" w:cs="Calibri"/>
                <w:sz w:val="20"/>
                <w:szCs w:val="20"/>
              </w:rPr>
              <w:t>]</w:t>
            </w:r>
          </w:p>
        </w:tc>
      </w:tr>
      <w:tr w:rsidRPr="00E36527" w:rsidR="00F048C7" w14:paraId="08565EA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1256415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0A04CF" w:rsidRDefault="002516AE" w14:paraId="29C673CA"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 verificando che sia present</w:t>
            </w:r>
            <w:r w:rsidR="000A04CF">
              <w:rPr>
                <w:rFonts w:ascii="Calibri" w:hAnsi="Calibri" w:eastAsia="Calibri" w:cs="Calibri"/>
                <w:sz w:val="20"/>
                <w:szCs w:val="20"/>
              </w:rPr>
              <w:t>e idDecurtazione</w:t>
            </w:r>
          </w:p>
          <w:p w:rsidRPr="00E36527" w:rsidR="002516AE" w:rsidRDefault="002516AE" w14:paraId="12169B74" w14:textId="3D54CC99">
            <w:pPr>
              <w:rPr>
                <w:rFonts w:ascii="Calibri" w:hAnsi="Calibri" w:eastAsia="Calibri" w:cs="Calibri"/>
                <w:sz w:val="20"/>
                <w:szCs w:val="20"/>
              </w:rPr>
            </w:pPr>
            <w:r>
              <w:rPr>
                <w:rFonts w:ascii="Calibri" w:hAnsi="Calibri" w:eastAsia="Calibri" w:cs="Calibri"/>
                <w:sz w:val="20"/>
                <w:szCs w:val="20"/>
              </w:rPr>
              <w:t>altrimenti restituisce un messaggio di errore</w:t>
            </w:r>
          </w:p>
        </w:tc>
      </w:tr>
      <w:tr w:rsidRPr="00E36527" w:rsidR="00F048C7" w14:paraId="4CD9928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7478DD6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516AE" w:rsidRDefault="002516AE" w14:paraId="5BD31BAD"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14:paraId="68E97F8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51D7980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0A04CF" w:rsidRDefault="002516AE" w14:paraId="4FCBEA52" w14:textId="77777777">
            <w:pPr>
              <w:rPr>
                <w:rFonts w:ascii="Calibri" w:hAnsi="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w:t>
            </w:r>
            <w:r w:rsidR="000A04CF">
              <w:rPr>
                <w:rFonts w:ascii="Calibri" w:hAnsi="Calibri" w:cs="Calibri"/>
                <w:sz w:val="20"/>
                <w:szCs w:val="20"/>
              </w:rPr>
              <w:t>che:</w:t>
            </w:r>
          </w:p>
          <w:p w:rsidRPr="007B0D77" w:rsidR="000A04CF" w:rsidP="00842DA3" w:rsidRDefault="002516AE" w14:paraId="64F57542" w14:textId="77777777">
            <w:pPr>
              <w:pStyle w:val="ListParagraph"/>
              <w:numPr>
                <w:ilvl w:val="0"/>
                <w:numId w:val="73"/>
              </w:numPr>
              <w:rPr>
                <w:rFonts w:ascii="Calibri" w:hAnsi="Calibri" w:eastAsia="Calibri" w:cs="Calibri"/>
                <w:sz w:val="20"/>
                <w:szCs w:val="20"/>
              </w:rPr>
            </w:pPr>
            <w:r w:rsidRPr="00E36527">
              <w:rPr>
                <w:rFonts w:ascii="Calibri" w:hAnsi="Calibri" w:cs="Calibri"/>
                <w:sz w:val="20"/>
                <w:szCs w:val="20"/>
              </w:rPr>
              <w:t>l’utente</w:t>
            </w:r>
            <w:r w:rsidRPr="007A0BB7">
              <w:rPr>
                <w:rFonts w:ascii="Calibri" w:hAnsi="Calibri" w:cs="Calibri"/>
                <w:sz w:val="20"/>
                <w:szCs w:val="20"/>
              </w:rPr>
              <w:t xml:space="preserve"> è abilitato alla funzione decurtazione_</w:t>
            </w:r>
            <w:r w:rsidRPr="007B0D77" w:rsidR="000A04CF">
              <w:rPr>
                <w:rFonts w:ascii="Calibri" w:hAnsi="Calibri" w:eastAsia="Calibri" w:cs="Calibri"/>
                <w:sz w:val="20"/>
                <w:szCs w:val="20"/>
              </w:rPr>
              <w:t>inserimento</w:t>
            </w:r>
          </w:p>
          <w:p w:rsidRPr="007A0BB7" w:rsidR="002516AE" w:rsidP="00842DA3" w:rsidRDefault="000A04CF" w14:paraId="56F0A4A7" w14:textId="4DED73AF">
            <w:pPr>
              <w:pStyle w:val="ListParagraph"/>
              <w:numPr>
                <w:ilvl w:val="0"/>
                <w:numId w:val="73"/>
              </w:numPr>
              <w:rPr>
                <w:rFonts w:ascii="Calibri" w:hAnsi="Calibri" w:eastAsia="Calibri" w:cs="Calibri"/>
                <w:sz w:val="20"/>
                <w:szCs w:val="20"/>
              </w:rPr>
            </w:pPr>
            <w:r w:rsidRPr="007B0D77">
              <w:rPr>
                <w:rFonts w:ascii="Calibri" w:hAnsi="Calibri" w:eastAsia="Calibri" w:cs="Calibri"/>
                <w:sz w:val="20"/>
                <w:szCs w:val="20"/>
              </w:rPr>
              <w:t>la</w:t>
            </w:r>
            <w:r w:rsidR="002516AE">
              <w:rPr>
                <w:rFonts w:ascii="Calibri" w:hAnsi="Calibri" w:eastAsia="Calibri" w:cs="Calibri"/>
                <w:sz w:val="20"/>
                <w:szCs w:val="20"/>
              </w:rPr>
              <w:t xml:space="preserve"> </w:t>
            </w:r>
            <w:r w:rsidRPr="00E374F3" w:rsidR="002516AE">
              <w:rPr>
                <w:rFonts w:ascii="Calibri" w:hAnsi="Calibri" w:eastAsia="Calibri" w:cs="Calibri"/>
                <w:sz w:val="20"/>
                <w:szCs w:val="20"/>
              </w:rPr>
              <w:t>decurtazione</w:t>
            </w:r>
            <w:r w:rsidR="002516AE">
              <w:rPr>
                <w:rFonts w:ascii="Calibri" w:hAnsi="Calibri" w:eastAsia="Calibri" w:cs="Calibri"/>
                <w:sz w:val="20"/>
                <w:szCs w:val="20"/>
              </w:rPr>
              <w:t xml:space="preserve"> sia </w:t>
            </w:r>
            <w:r w:rsidRPr="007B0D77">
              <w:rPr>
                <w:rFonts w:ascii="Calibri" w:hAnsi="Calibri" w:eastAsia="Calibri" w:cs="Calibri"/>
                <w:sz w:val="20"/>
                <w:szCs w:val="20"/>
              </w:rPr>
              <w:t xml:space="preserve">cancellabile </w:t>
            </w:r>
            <w:r w:rsidR="002516AE">
              <w:rPr>
                <w:rFonts w:ascii="Calibri" w:hAnsi="Calibri" w:eastAsia="Calibri" w:cs="Calibri"/>
                <w:sz w:val="20"/>
                <w:szCs w:val="20"/>
              </w:rPr>
              <w:t xml:space="preserve"> attraverso il servizio </w:t>
            </w:r>
            <w:r w:rsidRPr="007B0D77" w:rsidR="002516AE">
              <w:rPr>
                <w:rFonts w:ascii="Calibri" w:hAnsi="Calibri" w:eastAsia="Calibri" w:cs="Calibri"/>
                <w:sz w:val="20"/>
                <w:szCs w:val="20"/>
              </w:rPr>
              <w:t>getDecurtazione</w:t>
            </w:r>
            <w:r w:rsidRPr="007B0D77">
              <w:rPr>
                <w:rFonts w:ascii="Calibri" w:hAnsi="Calibri" w:eastAsia="Calibri" w:cs="Calibri"/>
                <w:sz w:val="20"/>
                <w:szCs w:val="20"/>
              </w:rPr>
              <w:t>Cancellabile</w:t>
            </w:r>
            <w:r w:rsidR="002516AE">
              <w:rPr>
                <w:rFonts w:ascii="Calibri" w:hAnsi="Calibri" w:eastAsia="Calibri" w:cs="Calibri"/>
                <w:sz w:val="20"/>
                <w:szCs w:val="20"/>
              </w:rPr>
              <w:t xml:space="preserve"> altrimenti restituisce un messaggio di errore</w:t>
            </w:r>
          </w:p>
        </w:tc>
      </w:tr>
      <w:tr w:rsidRPr="00BA67F0" w:rsidR="00F048C7" w:rsidTr="006F75DD" w14:paraId="7BEE38B0" w14:textId="77777777">
        <w:trPr>
          <w:trHeight w:val="68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60CDFDE3"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1B25" w:rsidR="002516AE" w:rsidRDefault="002516AE" w14:paraId="07C717F1" w14:textId="77777777">
            <w:pPr>
              <w:rPr>
                <w:rFonts w:ascii="Calibri" w:hAnsi="Calibri" w:eastAsia="Calibri" w:cs="Calibri"/>
                <w:sz w:val="20"/>
                <w:szCs w:val="20"/>
              </w:rPr>
            </w:pPr>
          </w:p>
        </w:tc>
      </w:tr>
      <w:tr w:rsidRPr="00B60DF4" w:rsidR="00F048C7" w14:paraId="1F6261F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7D01A45B"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2516AE" w:rsidRDefault="002516AE" w14:paraId="430B30F8" w14:textId="77777777">
            <w:pPr>
              <w:rPr>
                <w:rFonts w:ascii="Calibri" w:hAnsi="Calibri" w:eastAsia="Calibri" w:cs="Calibri"/>
                <w:sz w:val="20"/>
                <w:szCs w:val="20"/>
                <w:lang w:val="en-US"/>
              </w:rPr>
            </w:pPr>
          </w:p>
        </w:tc>
      </w:tr>
      <w:tr w:rsidRPr="00E36527" w:rsidR="00F048C7" w14:paraId="081E069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1C54888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2516AE" w:rsidRDefault="002516AE" w14:paraId="7206C0C4" w14:textId="77777777">
            <w:pPr>
              <w:rPr>
                <w:rFonts w:ascii="Calibri" w:hAnsi="Calibri" w:eastAsia="Calibri" w:cs="Calibri"/>
                <w:sz w:val="20"/>
                <w:szCs w:val="20"/>
              </w:rPr>
            </w:pPr>
          </w:p>
        </w:tc>
      </w:tr>
      <w:tr w:rsidRPr="00E36527" w:rsidR="00F048C7" w14:paraId="0659658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02F0354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516AE" w:rsidRDefault="002516AE" w14:paraId="543813B8"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3BED22B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516AE" w:rsidRDefault="002516AE" w14:paraId="2E986A79"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516AE" w:rsidRDefault="002516AE" w14:paraId="28395E8E" w14:textId="3876CB2E">
            <w:pPr>
              <w:rPr>
                <w:rFonts w:ascii="Calibri" w:hAnsi="Calibri" w:eastAsia="Calibri" w:cs="Calibri"/>
                <w:sz w:val="20"/>
                <w:szCs w:val="20"/>
              </w:rPr>
            </w:pPr>
            <w:r w:rsidRPr="00E36527">
              <w:rPr>
                <w:rFonts w:ascii="Calibri" w:hAnsi="Calibri" w:eastAsia="Calibri" w:cs="Calibri"/>
                <w:sz w:val="20"/>
                <w:szCs w:val="20"/>
              </w:rPr>
              <w:t>RF01-</w:t>
            </w:r>
            <w:r w:rsidRPr="000A04CF" w:rsidR="000A04CF">
              <w:rPr>
                <w:rFonts w:ascii="Calibri" w:hAnsi="Calibri" w:eastAsia="Calibri" w:cs="Calibri"/>
                <w:sz w:val="20"/>
                <w:szCs w:val="20"/>
              </w:rPr>
              <w:t>04-08</w:t>
            </w:r>
          </w:p>
        </w:tc>
      </w:tr>
    </w:tbl>
    <w:p w:rsidR="00922E2D" w:rsidP="002B4AC0" w:rsidRDefault="00922E2D" w14:paraId="7718FF56" w14:textId="2A213A3A">
      <w:pPr>
        <w:pStyle w:val="Heading3"/>
      </w:pPr>
      <w:bookmarkStart w:name="_Toc222417308" w:id="118"/>
      <w:r>
        <w:t>Univocità Decurtazione - check</w:t>
      </w:r>
      <w:r w:rsidRPr="002B6E68">
        <w:t>Univocit</w:t>
      </w:r>
      <w:r>
        <w:t>aD</w:t>
      </w:r>
      <w:r w:rsidRPr="002B6E68">
        <w:t>e</w:t>
      </w:r>
      <w:r>
        <w:t>curtazione</w:t>
      </w:r>
      <w:bookmarkEnd w:id="118"/>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D02F67" w:rsidR="00EA374D" w:rsidTr="097528C3" w14:paraId="032AA0F9"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15086D32" w14:textId="77777777">
            <w:pPr>
              <w:spacing w:line="360" w:lineRule="auto"/>
              <w:rPr>
                <w:rFonts w:ascii="Calibri" w:hAnsi="Calibri" w:eastAsia="Calibri" w:cs="Calibri"/>
                <w:b/>
                <w:sz w:val="20"/>
                <w:szCs w:val="20"/>
              </w:rPr>
            </w:pPr>
            <w:r w:rsidRPr="001300B2">
              <w:rPr>
                <w:sz w:val="20"/>
                <w:szCs w:val="20"/>
              </w:rPr>
              <w:br w:type="page"/>
            </w:r>
            <w:r w:rsidRPr="001300B2">
              <w:rPr>
                <w:rFonts w:ascii="Calibri" w:hAnsi="Calibri" w:eastAsia="Calibri" w:cs="Calibri"/>
                <w:b/>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7F51E0D1" w14:textId="77777777">
            <w:pPr>
              <w:rPr>
                <w:rFonts w:ascii="Calibri" w:hAnsi="Calibri" w:eastAsia="Calibri" w:cs="Calibri"/>
                <w:sz w:val="20"/>
                <w:szCs w:val="20"/>
              </w:rPr>
            </w:pPr>
            <w:r w:rsidRPr="001300B2">
              <w:rPr>
                <w:rFonts w:ascii="Calibri" w:hAnsi="Calibri" w:cs="Calibri"/>
                <w:sz w:val="20"/>
                <w:szCs w:val="20"/>
              </w:rPr>
              <w:t>OPERATION</w:t>
            </w:r>
          </w:p>
        </w:tc>
      </w:tr>
      <w:tr w:rsidRPr="00D02F67" w:rsidR="00EA374D" w:rsidTr="097528C3" w14:paraId="07A8AA99"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156E2B6E"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3E84CC91" w14:textId="77777777">
            <w:pPr>
              <w:rPr>
                <w:rFonts w:ascii="Calibri" w:hAnsi="Calibri" w:eastAsia="Calibri" w:cs="Calibri"/>
                <w:sz w:val="20"/>
                <w:szCs w:val="20"/>
              </w:rPr>
            </w:pPr>
            <w:r w:rsidRPr="001300B2">
              <w:rPr>
                <w:rFonts w:ascii="Calibri" w:hAnsi="Calibri" w:eastAsia="Calibri" w:cs="Calibri"/>
                <w:sz w:val="20"/>
                <w:szCs w:val="20"/>
              </w:rPr>
              <w:t>CROSS-java-be_decurtazione-patente-crediti-api</w:t>
            </w:r>
          </w:p>
        </w:tc>
      </w:tr>
      <w:tr w:rsidRPr="00D02F67" w:rsidR="00EA374D" w:rsidTr="097528C3" w14:paraId="6E9F0E4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6CA573D7"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2259EB27" w14:textId="5B7E3528">
            <w:pPr>
              <w:jc w:val="both"/>
              <w:rPr>
                <w:rFonts w:ascii="Calibri" w:hAnsi="Calibri" w:eastAsia="Calibri" w:cs="Calibri"/>
                <w:sz w:val="20"/>
                <w:szCs w:val="20"/>
              </w:rPr>
            </w:pPr>
            <w:r w:rsidRPr="001300B2">
              <w:rPr>
                <w:rFonts w:ascii="Calibri" w:hAnsi="Calibri" w:eastAsia="Calibri" w:cs="Calibri"/>
                <w:sz w:val="20"/>
                <w:szCs w:val="20"/>
              </w:rPr>
              <w:t>Controllo Univocità Decurtazione</w:t>
            </w:r>
          </w:p>
        </w:tc>
      </w:tr>
      <w:tr w:rsidRPr="00D02F67" w:rsidR="00EA374D" w:rsidTr="097528C3" w14:paraId="6A82991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66F4D00D"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FB2318" w:rsidP="00AE7697" w:rsidRDefault="00922E2D" w14:paraId="04D4FA6D" w14:textId="77777777">
            <w:pPr>
              <w:rPr>
                <w:rFonts w:ascii="Calibri" w:hAnsi="Calibri" w:eastAsia="Calibri" w:cs="Calibri"/>
                <w:sz w:val="20"/>
                <w:szCs w:val="20"/>
              </w:rPr>
            </w:pPr>
            <w:r w:rsidRPr="001300B2">
              <w:rPr>
                <w:rFonts w:ascii="Calibri" w:hAnsi="Calibri" w:eastAsia="Calibri" w:cs="Calibri"/>
                <w:sz w:val="20"/>
                <w:szCs w:val="20"/>
              </w:rPr>
              <w:t>In fase di acquisizione di una decurtazione il processo deve verificare</w:t>
            </w:r>
          </w:p>
          <w:p w:rsidRPr="001300B2" w:rsidR="00FB2318" w:rsidP="00842DA3" w:rsidRDefault="00FB2318" w14:paraId="51E477C3" w14:textId="4D95DBCD">
            <w:pPr>
              <w:pStyle w:val="ListParagraph"/>
              <w:numPr>
                <w:ilvl w:val="0"/>
                <w:numId w:val="80"/>
              </w:numPr>
              <w:rPr>
                <w:rFonts w:ascii="Calibri" w:hAnsi="Calibri" w:eastAsia="Calibri" w:cs="Calibri"/>
                <w:sz w:val="20"/>
                <w:szCs w:val="20"/>
              </w:rPr>
            </w:pPr>
            <w:r w:rsidRPr="001300B2">
              <w:rPr>
                <w:rFonts w:ascii="Calibri" w:hAnsi="Calibri" w:eastAsia="Calibri" w:cs="Calibri"/>
                <w:sz w:val="20"/>
                <w:szCs w:val="20"/>
              </w:rPr>
              <w:t>non sia già presente una decurtazione con lo stesso atto (</w:t>
            </w:r>
            <w:r w:rsidRPr="001300B2" w:rsidR="000B1BD2">
              <w:rPr>
                <w:rFonts w:ascii="Calibri" w:hAnsi="Calibri" w:eastAsia="Calibri" w:cs="Calibri"/>
                <w:sz w:val="20"/>
                <w:szCs w:val="20"/>
              </w:rPr>
              <w:t>Identificativo Patente, Codice Atto, Data Atto, Identificativo Ente, Identificativo Tipologia Atto)</w:t>
            </w:r>
            <w:r w:rsidRPr="001300B2">
              <w:rPr>
                <w:rFonts w:ascii="Calibri" w:hAnsi="Calibri" w:eastAsia="Calibri" w:cs="Calibri"/>
                <w:sz w:val="20"/>
                <w:szCs w:val="20"/>
              </w:rPr>
              <w:t xml:space="preserve"> che non sia stata annullata per errata imputazione. Ciò implica che solo gli atti annullati per errata imputazione possono essere presenti più di una volta</w:t>
            </w:r>
            <w:r w:rsidRPr="001300B2" w:rsidR="000B1BD2">
              <w:rPr>
                <w:rFonts w:ascii="Calibri" w:hAnsi="Calibri" w:eastAsia="Calibri" w:cs="Calibri"/>
                <w:sz w:val="20"/>
                <w:szCs w:val="20"/>
              </w:rPr>
              <w:t>;</w:t>
            </w:r>
          </w:p>
          <w:p w:rsidRPr="001300B2" w:rsidR="00922E2D" w:rsidP="00842DA3" w:rsidRDefault="00922E2D" w14:paraId="58DE7D87" w14:textId="4F47F190">
            <w:pPr>
              <w:pStyle w:val="ListParagraph"/>
              <w:numPr>
                <w:ilvl w:val="0"/>
                <w:numId w:val="80"/>
              </w:numPr>
              <w:rPr>
                <w:rFonts w:ascii="Calibri" w:hAnsi="Calibri" w:eastAsia="Calibri" w:cs="Calibri"/>
                <w:sz w:val="20"/>
                <w:szCs w:val="20"/>
              </w:rPr>
            </w:pPr>
            <w:r w:rsidRPr="001300B2">
              <w:rPr>
                <w:rFonts w:ascii="Calibri" w:hAnsi="Calibri" w:eastAsia="Calibri" w:cs="Calibri"/>
                <w:sz w:val="20"/>
                <w:szCs w:val="20"/>
              </w:rPr>
              <w:t xml:space="preserve">non sia già presente una decurtazione non annullata con stessa fattispecie, </w:t>
            </w:r>
            <w:r w:rsidRPr="001300B2" w:rsidR="00807967">
              <w:rPr>
                <w:rFonts w:ascii="Calibri" w:hAnsi="Calibri" w:eastAsia="Calibri" w:cs="Calibri"/>
                <w:sz w:val="20"/>
                <w:szCs w:val="20"/>
              </w:rPr>
              <w:t xml:space="preserve">ed eventuale </w:t>
            </w:r>
            <w:r w:rsidRPr="001300B2">
              <w:rPr>
                <w:rFonts w:ascii="Calibri" w:hAnsi="Calibri" w:eastAsia="Calibri" w:cs="Calibri"/>
                <w:sz w:val="20"/>
                <w:szCs w:val="20"/>
              </w:rPr>
              <w:t>lavoratore e data commissione illecito</w:t>
            </w:r>
          </w:p>
        </w:tc>
      </w:tr>
      <w:tr w:rsidRPr="00CF4664" w:rsidR="00EA374D" w:rsidTr="097528C3" w14:paraId="638DFA9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2F3789D4"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00AF63A2" w14:textId="50DA2304">
            <w:pPr>
              <w:jc w:val="both"/>
              <w:rPr>
                <w:rFonts w:ascii="Calibri" w:hAnsi="Calibri" w:eastAsia="Calibri" w:cs="Calibri"/>
                <w:sz w:val="20"/>
                <w:szCs w:val="20"/>
                <w:lang w:val="en-US"/>
              </w:rPr>
            </w:pPr>
            <w:r w:rsidRPr="001300B2">
              <w:rPr>
                <w:rFonts w:ascii="Calibri" w:hAnsi="Calibri" w:eastAsia="Calibri" w:cs="Calibri"/>
                <w:sz w:val="20"/>
                <w:szCs w:val="20"/>
                <w:lang w:val="en-US"/>
              </w:rPr>
              <w:t>POST &lt;root&gt;/int/v1/check/univocita-decurtazione</w:t>
            </w:r>
          </w:p>
        </w:tc>
      </w:tr>
      <w:tr w:rsidRPr="00D02F67" w:rsidR="00EA374D" w:rsidTr="097528C3" w14:paraId="10C3A47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58D46527"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0B75CB" w:rsidR="007F6E85" w:rsidP="007F6E85" w:rsidRDefault="007F6E85" w14:paraId="0447E0A9" w14:textId="77777777">
            <w:pPr>
              <w:rPr>
                <w:rFonts w:ascii="Calibri" w:hAnsi="Calibri" w:eastAsia="Calibri" w:cs="Calibri"/>
                <w:sz w:val="20"/>
                <w:szCs w:val="20"/>
              </w:rPr>
            </w:pPr>
            <w:r w:rsidRPr="000B75CB">
              <w:rPr>
                <w:rFonts w:ascii="Calibri" w:hAnsi="Calibri" w:eastAsia="Calibri" w:cs="Calibri"/>
                <w:sz w:val="20"/>
                <w:szCs w:val="20"/>
              </w:rPr>
              <w:t>Identificativo Patente [integer, obbligatorio]</w:t>
            </w:r>
          </w:p>
          <w:p w:rsidRPr="000B75CB" w:rsidR="007F6E85" w:rsidP="007F6E85" w:rsidRDefault="007F6E85" w14:paraId="548275C8" w14:textId="77777777">
            <w:pPr>
              <w:rPr>
                <w:rFonts w:ascii="Calibri" w:hAnsi="Calibri" w:eastAsia="Calibri" w:cs="Calibri"/>
                <w:sz w:val="20"/>
                <w:szCs w:val="20"/>
              </w:rPr>
            </w:pPr>
            <w:r w:rsidRPr="000B75CB">
              <w:rPr>
                <w:rFonts w:ascii="Calibri" w:hAnsi="Calibri" w:eastAsia="Calibri" w:cs="Calibri"/>
                <w:sz w:val="20"/>
                <w:szCs w:val="20"/>
              </w:rPr>
              <w:t xml:space="preserve">Codice Atto [stringa, obbligatorio] </w:t>
            </w:r>
          </w:p>
          <w:p w:rsidRPr="000B75CB" w:rsidR="007F6E85" w:rsidP="007F6E85" w:rsidRDefault="007F6E85" w14:paraId="2BED50F3" w14:textId="77777777">
            <w:pPr>
              <w:rPr>
                <w:rFonts w:ascii="Calibri" w:hAnsi="Calibri" w:eastAsia="Calibri" w:cs="Calibri"/>
                <w:sz w:val="20"/>
                <w:szCs w:val="20"/>
              </w:rPr>
            </w:pPr>
            <w:r w:rsidRPr="000B75CB">
              <w:rPr>
                <w:rFonts w:ascii="Calibri" w:hAnsi="Calibri" w:eastAsia="Calibri" w:cs="Calibri"/>
                <w:sz w:val="20"/>
                <w:szCs w:val="20"/>
              </w:rPr>
              <w:t>Data Atto [date nel formato ‘yyyy-MM-dd’, obbligatorio]</w:t>
            </w:r>
          </w:p>
          <w:p w:rsidRPr="000B75CB" w:rsidR="007F6E85" w:rsidP="007F6E85" w:rsidRDefault="007F6E85" w14:paraId="4A474535" w14:textId="77777777">
            <w:pPr>
              <w:rPr>
                <w:rFonts w:ascii="Calibri" w:hAnsi="Calibri" w:eastAsia="Calibri" w:cs="Calibri"/>
                <w:sz w:val="20"/>
                <w:szCs w:val="20"/>
              </w:rPr>
            </w:pPr>
            <w:r w:rsidRPr="000B75CB">
              <w:rPr>
                <w:rFonts w:ascii="Calibri" w:hAnsi="Calibri" w:eastAsia="Calibri" w:cs="Calibri"/>
                <w:sz w:val="20"/>
                <w:szCs w:val="20"/>
              </w:rPr>
              <w:t>Identificativo Ente [integer, obbligatorio]</w:t>
            </w:r>
          </w:p>
          <w:p w:rsidR="007F6E85" w:rsidP="007F6E85" w:rsidRDefault="007F6E85" w14:paraId="131C3F1F" w14:textId="2B36CE4F">
            <w:pPr>
              <w:rPr>
                <w:rFonts w:ascii="Calibri" w:hAnsi="Calibri" w:eastAsia="Calibri" w:cs="Calibri"/>
                <w:sz w:val="20"/>
                <w:szCs w:val="20"/>
              </w:rPr>
            </w:pPr>
            <w:r w:rsidRPr="000B75CB">
              <w:rPr>
                <w:rFonts w:ascii="Calibri" w:hAnsi="Calibri" w:eastAsia="Calibri" w:cs="Calibri"/>
                <w:sz w:val="20"/>
                <w:szCs w:val="20"/>
              </w:rPr>
              <w:t>Identificativo Tipologia Atto [integer, obbligatorio]</w:t>
            </w:r>
          </w:p>
          <w:p w:rsidRPr="001300B2" w:rsidR="006F4238" w:rsidP="006F4238" w:rsidRDefault="006F4238" w14:paraId="358ECE10" w14:textId="77E2393E">
            <w:pPr>
              <w:rPr>
                <w:rFonts w:ascii="Calibri" w:hAnsi="Calibri" w:eastAsia="Calibri" w:cs="Calibri"/>
                <w:sz w:val="20"/>
                <w:szCs w:val="20"/>
              </w:rPr>
            </w:pPr>
            <w:r w:rsidRPr="001300B2">
              <w:rPr>
                <w:rFonts w:ascii="Calibri" w:hAnsi="Calibri" w:eastAsia="Calibri" w:cs="Calibri"/>
                <w:sz w:val="20"/>
                <w:szCs w:val="20"/>
              </w:rPr>
              <w:t>Identificativo Tipologia Identificativo Lavoratore</w:t>
            </w:r>
            <w:r>
              <w:rPr>
                <w:rFonts w:ascii="Calibri" w:hAnsi="Calibri" w:eastAsia="Calibri" w:cs="Calibri"/>
                <w:sz w:val="20"/>
                <w:szCs w:val="20"/>
              </w:rPr>
              <w:t xml:space="preserve"> [integer]</w:t>
            </w:r>
            <w:r w:rsidRPr="001300B2">
              <w:rPr>
                <w:rFonts w:ascii="Calibri" w:hAnsi="Calibri" w:eastAsia="Calibri" w:cs="Calibri"/>
                <w:sz w:val="20"/>
                <w:szCs w:val="20"/>
              </w:rPr>
              <w:t xml:space="preserve"> </w:t>
            </w:r>
            <w:r>
              <w:rPr>
                <w:rFonts w:ascii="Calibri" w:hAnsi="Calibri" w:eastAsia="Calibri" w:cs="Calibri"/>
                <w:sz w:val="20"/>
                <w:szCs w:val="20"/>
              </w:rPr>
              <w:t xml:space="preserve">(valore </w:t>
            </w:r>
            <w:r w:rsidRPr="001300B2">
              <w:rPr>
                <w:rFonts w:ascii="Calibri" w:hAnsi="Calibri" w:eastAsia="Calibri" w:cs="Calibri"/>
                <w:sz w:val="20"/>
                <w:szCs w:val="20"/>
              </w:rPr>
              <w:t>default 1</w:t>
            </w:r>
            <w:r>
              <w:rPr>
                <w:rFonts w:ascii="Calibri" w:hAnsi="Calibri" w:eastAsia="Calibri" w:cs="Calibri"/>
                <w:sz w:val="20"/>
                <w:szCs w:val="20"/>
              </w:rPr>
              <w:t xml:space="preserve"> </w:t>
            </w:r>
            <w:r w:rsidRPr="001300B2">
              <w:rPr>
                <w:rFonts w:ascii="Calibri" w:hAnsi="Calibri" w:eastAsia="Calibri" w:cs="Calibri"/>
                <w:sz w:val="20"/>
                <w:szCs w:val="20"/>
              </w:rPr>
              <w:t>= Codice fiscale</w:t>
            </w:r>
            <w:r>
              <w:rPr>
                <w:rFonts w:ascii="Calibri" w:hAnsi="Calibri" w:eastAsia="Calibri" w:cs="Calibri"/>
                <w:sz w:val="20"/>
                <w:szCs w:val="20"/>
              </w:rPr>
              <w:t>]</w:t>
            </w:r>
          </w:p>
          <w:p w:rsidRPr="001300B2" w:rsidR="006F4238" w:rsidP="006F4238" w:rsidRDefault="006F4238" w14:paraId="2DB0719A" w14:textId="79E478A1">
            <w:pPr>
              <w:rPr>
                <w:rFonts w:ascii="Calibri" w:hAnsi="Calibri" w:eastAsia="Calibri" w:cs="Calibri"/>
                <w:sz w:val="20"/>
                <w:szCs w:val="20"/>
              </w:rPr>
            </w:pPr>
            <w:r w:rsidRPr="001300B2">
              <w:rPr>
                <w:rFonts w:ascii="Calibri" w:hAnsi="Calibri" w:eastAsia="Calibri" w:cs="Calibri"/>
                <w:sz w:val="20"/>
                <w:szCs w:val="20"/>
              </w:rPr>
              <w:t>Identificativo Lavoratore</w:t>
            </w:r>
            <w:r>
              <w:rPr>
                <w:rFonts w:ascii="Calibri" w:hAnsi="Calibri" w:eastAsia="Calibri" w:cs="Calibri"/>
                <w:sz w:val="20"/>
                <w:szCs w:val="20"/>
              </w:rPr>
              <w:t xml:space="preserve"> [stringa]</w:t>
            </w:r>
          </w:p>
          <w:p w:rsidR="006F4238" w:rsidP="006F4238" w:rsidRDefault="00922E2D" w14:paraId="077A5089" w14:textId="77777777">
            <w:pPr>
              <w:rPr>
                <w:rFonts w:ascii="Calibri" w:hAnsi="Calibri" w:eastAsia="Calibri" w:cs="Calibri"/>
                <w:sz w:val="20"/>
                <w:szCs w:val="20"/>
              </w:rPr>
            </w:pPr>
            <w:r w:rsidRPr="001300B2">
              <w:rPr>
                <w:rFonts w:ascii="Calibri" w:hAnsi="Calibri" w:eastAsia="Calibri" w:cs="Calibri"/>
                <w:sz w:val="20"/>
                <w:szCs w:val="20"/>
              </w:rPr>
              <w:t>Data di inizio del periodo in cui è stato commesso l’illecito</w:t>
            </w:r>
            <w:r w:rsidR="006F4238">
              <w:rPr>
                <w:rFonts w:ascii="Calibri" w:hAnsi="Calibri" w:eastAsia="Calibri" w:cs="Calibri"/>
                <w:sz w:val="20"/>
                <w:szCs w:val="20"/>
              </w:rPr>
              <w:t xml:space="preserve"> [</w:t>
            </w:r>
            <w:r w:rsidRPr="000B75CB" w:rsidR="006F4238">
              <w:rPr>
                <w:rFonts w:ascii="Calibri" w:hAnsi="Calibri" w:eastAsia="Calibri" w:cs="Calibri"/>
                <w:sz w:val="20"/>
                <w:szCs w:val="20"/>
              </w:rPr>
              <w:t>date nel formato ‘yyyy-MM-dd’</w:t>
            </w:r>
            <w:r w:rsidR="006F4238">
              <w:rPr>
                <w:rFonts w:ascii="Calibri" w:hAnsi="Calibri" w:eastAsia="Calibri" w:cs="Calibri"/>
                <w:sz w:val="20"/>
                <w:szCs w:val="20"/>
              </w:rPr>
              <w:t>]</w:t>
            </w:r>
          </w:p>
          <w:p w:rsidRPr="001300B2" w:rsidR="00922E2D" w:rsidP="00AE7697" w:rsidRDefault="00EF4DF9" w14:paraId="1D95A40F" w14:textId="1E760DAF">
            <w:pPr>
              <w:rPr>
                <w:rFonts w:ascii="Calibri" w:hAnsi="Calibri" w:eastAsia="Calibri" w:cs="Calibri"/>
                <w:sz w:val="20"/>
                <w:szCs w:val="20"/>
              </w:rPr>
            </w:pPr>
            <w:r w:rsidRPr="001300B2">
              <w:rPr>
                <w:rFonts w:ascii="Calibri" w:hAnsi="Calibri" w:eastAsia="Calibri" w:cs="Calibri"/>
                <w:sz w:val="20"/>
                <w:szCs w:val="20"/>
              </w:rPr>
              <w:t>Identificativo Fattispecie</w:t>
            </w:r>
            <w:r w:rsidR="006F4238">
              <w:rPr>
                <w:rFonts w:ascii="Calibri" w:hAnsi="Calibri" w:eastAsia="Calibri" w:cs="Calibri"/>
                <w:sz w:val="20"/>
                <w:szCs w:val="20"/>
              </w:rPr>
              <w:t xml:space="preserve"> [lista di integer]</w:t>
            </w:r>
          </w:p>
        </w:tc>
      </w:tr>
      <w:tr w:rsidRPr="00D02F67" w:rsidR="00EA374D" w:rsidTr="097528C3" w14:paraId="5032761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3C8890D1"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5E286EE0" w14:textId="77777777">
            <w:pPr>
              <w:rPr>
                <w:rFonts w:ascii="Calibri" w:hAnsi="Calibri" w:eastAsia="Calibri" w:cs="Calibri"/>
                <w:sz w:val="20"/>
                <w:szCs w:val="20"/>
              </w:rPr>
            </w:pPr>
            <w:r w:rsidRPr="001300B2">
              <w:rPr>
                <w:rFonts w:ascii="Calibri" w:hAnsi="Calibri" w:eastAsia="Calibri" w:cs="Calibri"/>
                <w:sz w:val="20"/>
                <w:szCs w:val="20"/>
              </w:rPr>
              <w:t>Il processo effettua la validazione dei dati di input</w:t>
            </w:r>
          </w:p>
        </w:tc>
      </w:tr>
      <w:tr w:rsidRPr="00D02F67" w:rsidR="00EA374D" w:rsidTr="097528C3" w14:paraId="0F9C824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3AEA4892"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48EEE38D" w14:textId="77777777">
            <w:pPr>
              <w:rPr>
                <w:rFonts w:ascii="Calibri" w:hAnsi="Calibri" w:eastAsia="Calibri" w:cs="Calibri"/>
                <w:sz w:val="20"/>
                <w:szCs w:val="20"/>
              </w:rPr>
            </w:pPr>
            <w:r w:rsidRPr="001300B2">
              <w:rPr>
                <w:rFonts w:ascii="Calibri" w:hAnsi="Calibri" w:cs="Calibri"/>
                <w:sz w:val="20"/>
                <w:szCs w:val="20"/>
              </w:rPr>
              <w:t>Il processo estrae l’utente richiedente da IV-User</w:t>
            </w:r>
          </w:p>
        </w:tc>
      </w:tr>
      <w:tr w:rsidRPr="00D02F67" w:rsidR="00EA374D" w:rsidTr="097528C3" w14:paraId="68EBA1B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023D858E"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0D3943D3" w14:textId="77777777">
            <w:pPr>
              <w:rPr>
                <w:rFonts w:ascii="Calibri" w:hAnsi="Calibri" w:eastAsia="Calibri" w:cs="Calibri"/>
                <w:sz w:val="20"/>
                <w:szCs w:val="20"/>
              </w:rPr>
            </w:pPr>
            <w:r w:rsidRPr="001300B2">
              <w:rPr>
                <w:rFonts w:ascii="Calibri" w:hAnsi="Calibri" w:eastAsia="Calibri" w:cs="Calibri"/>
                <w:sz w:val="20"/>
                <w:szCs w:val="20"/>
              </w:rPr>
              <w:t xml:space="preserve">Il processo </w:t>
            </w:r>
            <w:r w:rsidRPr="001300B2">
              <w:rPr>
                <w:rFonts w:ascii="Calibri" w:hAnsi="Calibri" w:cs="Calibri"/>
                <w:sz w:val="20"/>
                <w:szCs w:val="20"/>
              </w:rPr>
              <w:t>verifica se l’utente è abilitato alla funzione decurtazione_inserimento</w:t>
            </w:r>
          </w:p>
        </w:tc>
      </w:tr>
      <w:tr w:rsidRPr="00D02F67" w:rsidR="00EA374D" w:rsidTr="097528C3" w14:paraId="066F721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32A7AC75" w14:textId="77777777">
            <w:pPr>
              <w:rPr>
                <w:rFonts w:ascii="Calibri" w:hAnsi="Calibri" w:eastAsia="Calibri" w:cs="Calibri"/>
                <w:b/>
                <w:sz w:val="20"/>
                <w:szCs w:val="20"/>
              </w:rPr>
            </w:pPr>
            <w:r w:rsidRPr="001300B2">
              <w:rPr>
                <w:rFonts w:ascii="Calibri" w:hAnsi="Calibri" w:eastAsia="Calibri" w:cs="Calibri"/>
                <w:b/>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E2676E" w:rsidP="00AE7697" w:rsidRDefault="003D6660" w14:paraId="40EEAAEE" w14:textId="5E9734FC">
            <w:pPr>
              <w:rPr>
                <w:rFonts w:ascii="Calibri" w:hAnsi="Calibri" w:eastAsia="Calibri" w:cs="Calibri"/>
                <w:sz w:val="20"/>
                <w:szCs w:val="20"/>
              </w:rPr>
            </w:pPr>
            <w:r w:rsidRPr="001300B2">
              <w:rPr>
                <w:rFonts w:ascii="Calibri" w:hAnsi="Calibri" w:eastAsia="Calibri" w:cs="Calibri"/>
                <w:sz w:val="20"/>
                <w:szCs w:val="20"/>
              </w:rPr>
              <w:t xml:space="preserve">Il processo estrae tutte le decurtazioni non annullate per errata imputazione in cui </w:t>
            </w:r>
            <w:r w:rsidRPr="001300B2" w:rsidR="00E2676E">
              <w:rPr>
                <w:rFonts w:ascii="Calibri" w:hAnsi="Calibri" w:eastAsia="Calibri" w:cs="Calibri"/>
                <w:sz w:val="20"/>
                <w:szCs w:val="20"/>
              </w:rPr>
              <w:t>coincidono i seguenti parametri di input:</w:t>
            </w:r>
          </w:p>
          <w:p w:rsidRPr="001300B2" w:rsidR="000A2BDF" w:rsidP="00842DA3" w:rsidRDefault="000A2BDF" w14:paraId="11C56286" w14:textId="77777777">
            <w:pPr>
              <w:pStyle w:val="ListParagraph"/>
              <w:numPr>
                <w:ilvl w:val="0"/>
                <w:numId w:val="82"/>
              </w:numPr>
              <w:rPr>
                <w:rFonts w:ascii="Calibri" w:hAnsi="Calibri" w:eastAsia="Calibri" w:cs="Calibri"/>
                <w:sz w:val="20"/>
                <w:szCs w:val="20"/>
              </w:rPr>
            </w:pPr>
            <w:r w:rsidRPr="001300B2">
              <w:rPr>
                <w:rFonts w:ascii="Calibri" w:hAnsi="Calibri" w:eastAsia="Calibri" w:cs="Calibri"/>
                <w:sz w:val="20"/>
                <w:szCs w:val="20"/>
              </w:rPr>
              <w:t xml:space="preserve">Identificativo Patente:  obbligatorio, numero intero </w:t>
            </w:r>
          </w:p>
          <w:p w:rsidRPr="001300B2" w:rsidR="00E2676E" w:rsidP="00842DA3" w:rsidRDefault="00E2676E" w14:paraId="5E995789" w14:textId="77777777">
            <w:pPr>
              <w:pStyle w:val="ListParagraph"/>
              <w:numPr>
                <w:ilvl w:val="0"/>
                <w:numId w:val="81"/>
              </w:numPr>
              <w:rPr>
                <w:rFonts w:ascii="Calibri" w:hAnsi="Calibri" w:eastAsia="Calibri" w:cs="Calibri"/>
                <w:sz w:val="20"/>
                <w:szCs w:val="20"/>
              </w:rPr>
            </w:pPr>
            <w:r w:rsidRPr="001300B2">
              <w:rPr>
                <w:rFonts w:ascii="Calibri" w:hAnsi="Calibri" w:eastAsia="Calibri" w:cs="Calibri"/>
                <w:sz w:val="20"/>
                <w:szCs w:val="20"/>
              </w:rPr>
              <w:t xml:space="preserve">Codice Atto: obbligatorio, stringa </w:t>
            </w:r>
          </w:p>
          <w:p w:rsidRPr="001300B2" w:rsidR="00E2676E" w:rsidP="00842DA3" w:rsidRDefault="00E2676E" w14:paraId="3BC01795" w14:textId="77777777">
            <w:pPr>
              <w:pStyle w:val="ListParagraph"/>
              <w:numPr>
                <w:ilvl w:val="0"/>
                <w:numId w:val="81"/>
              </w:numPr>
              <w:rPr>
                <w:rFonts w:ascii="Calibri" w:hAnsi="Calibri" w:eastAsia="Calibri" w:cs="Calibri"/>
                <w:sz w:val="20"/>
                <w:szCs w:val="20"/>
              </w:rPr>
            </w:pPr>
            <w:r w:rsidRPr="001300B2">
              <w:rPr>
                <w:rFonts w:ascii="Calibri" w:hAnsi="Calibri" w:eastAsia="Calibri" w:cs="Calibri"/>
                <w:sz w:val="20"/>
                <w:szCs w:val="20"/>
              </w:rPr>
              <w:t>Data Atto, obbligatorio, data</w:t>
            </w:r>
          </w:p>
          <w:p w:rsidRPr="001300B2" w:rsidR="00E2676E" w:rsidP="00842DA3" w:rsidRDefault="00E2676E" w14:paraId="53558FC9" w14:textId="77777777">
            <w:pPr>
              <w:pStyle w:val="ListParagraph"/>
              <w:numPr>
                <w:ilvl w:val="0"/>
                <w:numId w:val="81"/>
              </w:numPr>
              <w:rPr>
                <w:rFonts w:ascii="Calibri" w:hAnsi="Calibri" w:eastAsia="Calibri" w:cs="Calibri"/>
                <w:sz w:val="20"/>
                <w:szCs w:val="20"/>
              </w:rPr>
            </w:pPr>
            <w:r w:rsidRPr="001300B2">
              <w:rPr>
                <w:rFonts w:ascii="Calibri" w:hAnsi="Calibri" w:eastAsia="Calibri" w:cs="Calibri"/>
                <w:sz w:val="20"/>
                <w:szCs w:val="20"/>
              </w:rPr>
              <w:t>Identificativo Ente: obbligatorio, numero intero</w:t>
            </w:r>
          </w:p>
          <w:p w:rsidRPr="001300B2" w:rsidR="00E2676E" w:rsidP="00842DA3" w:rsidRDefault="00E2676E" w14:paraId="1479F800" w14:textId="77777777">
            <w:pPr>
              <w:pStyle w:val="ListParagraph"/>
              <w:numPr>
                <w:ilvl w:val="0"/>
                <w:numId w:val="81"/>
              </w:numPr>
              <w:rPr>
                <w:rFonts w:ascii="Calibri" w:hAnsi="Calibri" w:eastAsia="Calibri" w:cs="Calibri"/>
                <w:sz w:val="20"/>
                <w:szCs w:val="20"/>
              </w:rPr>
            </w:pPr>
            <w:r w:rsidRPr="001300B2">
              <w:rPr>
                <w:rFonts w:ascii="Calibri" w:hAnsi="Calibri" w:eastAsia="Calibri" w:cs="Calibri"/>
                <w:sz w:val="20"/>
                <w:szCs w:val="20"/>
              </w:rPr>
              <w:t>Identificativo Tipologia Atto: obbligatorio, numero intero</w:t>
            </w:r>
          </w:p>
          <w:p w:rsidRPr="001300B2" w:rsidR="00E2676E" w:rsidP="00AE7697" w:rsidRDefault="00E2676E" w14:paraId="093F5B2C" w14:textId="77777777">
            <w:pPr>
              <w:rPr>
                <w:rFonts w:ascii="Calibri" w:hAnsi="Calibri" w:eastAsia="Calibri" w:cs="Calibri"/>
                <w:sz w:val="20"/>
                <w:szCs w:val="20"/>
              </w:rPr>
            </w:pPr>
          </w:p>
          <w:p w:rsidRPr="001300B2" w:rsidR="00891E52" w:rsidP="00F67C42" w:rsidRDefault="00E2676E" w14:paraId="2DA1C506" w14:textId="3A7338CD">
            <w:pPr>
              <w:rPr>
                <w:rFonts w:ascii="Calibri" w:hAnsi="Calibri" w:eastAsia="Calibri" w:cs="Calibri"/>
                <w:sz w:val="20"/>
                <w:szCs w:val="20"/>
              </w:rPr>
            </w:pPr>
            <w:r w:rsidRPr="001300B2">
              <w:rPr>
                <w:rFonts w:ascii="Calibri" w:hAnsi="Calibri" w:eastAsia="Calibri" w:cs="Calibri"/>
                <w:sz w:val="20"/>
                <w:szCs w:val="20"/>
              </w:rPr>
              <w:t>Inoltre, i</w:t>
            </w:r>
            <w:r w:rsidRPr="001300B2" w:rsidR="00922E2D">
              <w:rPr>
                <w:rFonts w:ascii="Calibri" w:hAnsi="Calibri" w:eastAsia="Calibri" w:cs="Calibri"/>
                <w:sz w:val="20"/>
                <w:szCs w:val="20"/>
              </w:rPr>
              <w:t>l processo estrae tutte le decurtazioni non annullate che verificano</w:t>
            </w:r>
            <w:r w:rsidRPr="001300B2" w:rsidR="007F0716">
              <w:rPr>
                <w:rFonts w:ascii="Calibri" w:hAnsi="Calibri" w:eastAsia="Calibri" w:cs="Calibri"/>
                <w:sz w:val="20"/>
                <w:szCs w:val="20"/>
              </w:rPr>
              <w:t xml:space="preserve"> i seguenti parametri di input</w:t>
            </w:r>
            <w:r w:rsidR="00F67C42">
              <w:rPr>
                <w:rFonts w:ascii="Calibri" w:hAnsi="Calibri" w:eastAsia="Calibri" w:cs="Calibri"/>
                <w:sz w:val="20"/>
                <w:szCs w:val="20"/>
              </w:rPr>
              <w:t xml:space="preserve"> </w:t>
            </w:r>
            <w:r w:rsidRPr="001300B2" w:rsidR="00891E52">
              <w:rPr>
                <w:rFonts w:ascii="Calibri" w:hAnsi="Calibri" w:eastAsia="Calibri" w:cs="Calibri"/>
                <w:sz w:val="20"/>
                <w:szCs w:val="20"/>
              </w:rPr>
              <w:t>Identificativo Patente</w:t>
            </w:r>
            <w:r w:rsidR="00F67C42">
              <w:rPr>
                <w:rFonts w:ascii="Calibri" w:hAnsi="Calibri" w:eastAsia="Calibri" w:cs="Calibri"/>
                <w:sz w:val="20"/>
                <w:szCs w:val="20"/>
              </w:rPr>
              <w:t xml:space="preserve">, Lista di </w:t>
            </w:r>
            <w:r w:rsidRPr="001300B2" w:rsidR="00891E52">
              <w:rPr>
                <w:rFonts w:ascii="Calibri" w:hAnsi="Calibri" w:eastAsia="Calibri" w:cs="Calibri"/>
                <w:sz w:val="20"/>
                <w:szCs w:val="20"/>
              </w:rPr>
              <w:t>Identificativo Fattispecie</w:t>
            </w:r>
            <w:r w:rsidR="00F67C42">
              <w:rPr>
                <w:rFonts w:ascii="Calibri" w:hAnsi="Calibri" w:eastAsia="Calibri" w:cs="Calibri"/>
                <w:sz w:val="20"/>
                <w:szCs w:val="20"/>
              </w:rPr>
              <w:t xml:space="preserve">, </w:t>
            </w:r>
            <w:r w:rsidRPr="001300B2" w:rsidR="00891E52">
              <w:rPr>
                <w:rFonts w:ascii="Calibri" w:hAnsi="Calibri" w:eastAsia="Calibri" w:cs="Calibri"/>
                <w:sz w:val="20"/>
                <w:szCs w:val="20"/>
              </w:rPr>
              <w:t>Identificativo Tipologia</w:t>
            </w:r>
            <w:r w:rsidR="00F67C42">
              <w:rPr>
                <w:rFonts w:ascii="Calibri" w:hAnsi="Calibri" w:eastAsia="Calibri" w:cs="Calibri"/>
                <w:sz w:val="20"/>
                <w:szCs w:val="20"/>
              </w:rPr>
              <w:t>,</w:t>
            </w:r>
            <w:r w:rsidRPr="001300B2" w:rsidR="00891E52">
              <w:rPr>
                <w:rFonts w:ascii="Calibri" w:hAnsi="Calibri" w:eastAsia="Calibri" w:cs="Calibri"/>
                <w:sz w:val="20"/>
                <w:szCs w:val="20"/>
              </w:rPr>
              <w:t xml:space="preserve"> Identificativo Lavoratore</w:t>
            </w:r>
            <w:r w:rsidR="00F67C42">
              <w:rPr>
                <w:rFonts w:ascii="Calibri" w:hAnsi="Calibri" w:eastAsia="Calibri" w:cs="Calibri"/>
                <w:sz w:val="20"/>
                <w:szCs w:val="20"/>
              </w:rPr>
              <w:t xml:space="preserve">, </w:t>
            </w:r>
            <w:r w:rsidRPr="001300B2" w:rsidR="00891E52">
              <w:rPr>
                <w:rFonts w:ascii="Calibri" w:hAnsi="Calibri" w:eastAsia="Calibri" w:cs="Calibri"/>
                <w:sz w:val="20"/>
                <w:szCs w:val="20"/>
              </w:rPr>
              <w:t>Data di inizio del periodo in cui è stato commesso l’illecito</w:t>
            </w:r>
            <w:r w:rsidR="00F67C42">
              <w:rPr>
                <w:rFonts w:ascii="Calibri" w:hAnsi="Calibri" w:eastAsia="Calibri" w:cs="Calibri"/>
                <w:sz w:val="20"/>
                <w:szCs w:val="20"/>
              </w:rPr>
              <w:t>.</w:t>
            </w:r>
          </w:p>
          <w:p w:rsidRPr="001300B2" w:rsidR="00F67C42" w:rsidP="00F67C42" w:rsidRDefault="00F67C42" w14:paraId="2E1D1419" w14:textId="77777777">
            <w:pPr>
              <w:rPr>
                <w:rFonts w:ascii="Calibri" w:hAnsi="Calibri" w:eastAsia="Calibri" w:cs="Calibri"/>
                <w:sz w:val="20"/>
                <w:szCs w:val="20"/>
              </w:rPr>
            </w:pPr>
          </w:p>
          <w:p w:rsidRPr="001300B2" w:rsidR="00922E2D" w:rsidP="00AE7697" w:rsidRDefault="00891E52" w14:paraId="658FDDE4" w14:textId="2C98D488">
            <w:pPr>
              <w:rPr>
                <w:rFonts w:ascii="Calibri" w:hAnsi="Calibri" w:eastAsia="Calibri" w:cs="Calibri"/>
                <w:sz w:val="20"/>
                <w:szCs w:val="20"/>
              </w:rPr>
            </w:pPr>
            <w:r w:rsidRPr="001300B2">
              <w:rPr>
                <w:rFonts w:ascii="Calibri" w:hAnsi="Calibri" w:eastAsia="Calibri" w:cs="Calibri"/>
                <w:sz w:val="20"/>
                <w:szCs w:val="20"/>
              </w:rPr>
              <w:t>I</w:t>
            </w:r>
            <w:r w:rsidRPr="001300B2" w:rsidR="00922E2D">
              <w:rPr>
                <w:rFonts w:ascii="Calibri" w:hAnsi="Calibri" w:eastAsia="Calibri" w:cs="Calibri"/>
                <w:sz w:val="20"/>
                <w:szCs w:val="20"/>
              </w:rPr>
              <w:t>l servizio</w:t>
            </w:r>
            <w:r w:rsidRPr="001300B2" w:rsidR="00DB2920">
              <w:rPr>
                <w:rFonts w:ascii="Calibri" w:hAnsi="Calibri" w:eastAsia="Calibri" w:cs="Calibri"/>
                <w:sz w:val="20"/>
                <w:szCs w:val="20"/>
              </w:rPr>
              <w:t xml:space="preserve"> restituisce</w:t>
            </w:r>
          </w:p>
          <w:p w:rsidRPr="001300B2" w:rsidR="00922E2D" w:rsidP="00842DA3" w:rsidRDefault="00922E2D" w14:paraId="5B40686A" w14:textId="69A0F821">
            <w:pPr>
              <w:pStyle w:val="ListParagraph"/>
              <w:numPr>
                <w:ilvl w:val="0"/>
                <w:numId w:val="83"/>
              </w:numPr>
              <w:rPr>
                <w:rFonts w:ascii="Calibri" w:hAnsi="Calibri" w:eastAsia="Calibri" w:cs="Calibri"/>
                <w:sz w:val="20"/>
                <w:szCs w:val="20"/>
              </w:rPr>
            </w:pPr>
            <w:r w:rsidRPr="001300B2">
              <w:rPr>
                <w:rFonts w:ascii="Calibri" w:hAnsi="Calibri" w:eastAsia="Calibri" w:cs="Calibri"/>
                <w:sz w:val="20"/>
                <w:szCs w:val="20"/>
              </w:rPr>
              <w:t>una lista vuota se non viene estratto nulla</w:t>
            </w:r>
          </w:p>
          <w:p w:rsidRPr="001300B2" w:rsidR="00E34471" w:rsidP="00842DA3" w:rsidRDefault="00922E2D" w14:paraId="4B2A13F9" w14:textId="062F8846">
            <w:pPr>
              <w:pStyle w:val="ListParagraph"/>
              <w:numPr>
                <w:ilvl w:val="0"/>
                <w:numId w:val="83"/>
              </w:numPr>
              <w:rPr>
                <w:rFonts w:ascii="Calibri" w:hAnsi="Calibri" w:eastAsia="Calibri" w:cs="Calibri"/>
                <w:sz w:val="20"/>
                <w:szCs w:val="20"/>
              </w:rPr>
            </w:pPr>
            <w:r w:rsidRPr="001300B2">
              <w:rPr>
                <w:rFonts w:ascii="Calibri" w:hAnsi="Calibri" w:eastAsia="Calibri" w:cs="Calibri"/>
                <w:sz w:val="20"/>
                <w:szCs w:val="20"/>
              </w:rPr>
              <w:t>Altrimenti restituisce una lista contenente</w:t>
            </w:r>
            <w:r w:rsidRPr="001300B2" w:rsidR="00DB2920">
              <w:rPr>
                <w:rFonts w:ascii="Calibri" w:hAnsi="Calibri" w:eastAsia="Calibri" w:cs="Calibri"/>
                <w:sz w:val="20"/>
                <w:szCs w:val="20"/>
              </w:rPr>
              <w:t xml:space="preserve"> un oggetto complesso</w:t>
            </w:r>
            <w:r w:rsidRPr="001300B2" w:rsidR="00E34471">
              <w:rPr>
                <w:rFonts w:ascii="Calibri" w:hAnsi="Calibri" w:eastAsia="Calibri" w:cs="Calibri"/>
                <w:sz w:val="20"/>
                <w:szCs w:val="20"/>
              </w:rPr>
              <w:t xml:space="preserve"> costituito da più layer</w:t>
            </w:r>
            <w:r w:rsidRPr="001300B2" w:rsidR="004674CF">
              <w:rPr>
                <w:rFonts w:ascii="Calibri" w:hAnsi="Calibri" w:eastAsia="Calibri" w:cs="Calibri"/>
                <w:sz w:val="20"/>
                <w:szCs w:val="20"/>
              </w:rPr>
              <w:t>:</w:t>
            </w:r>
          </w:p>
          <w:p w:rsidRPr="001300B2" w:rsidR="00922E2D" w:rsidP="004674CF" w:rsidRDefault="00922E2D" w14:paraId="50F29C9F" w14:textId="3101D23F">
            <w:pPr>
              <w:ind w:left="720"/>
              <w:rPr>
                <w:rFonts w:ascii="Calibri" w:hAnsi="Calibri" w:eastAsia="Calibri" w:cs="Calibri"/>
                <w:sz w:val="20"/>
                <w:szCs w:val="20"/>
              </w:rPr>
            </w:pPr>
            <w:r w:rsidRPr="001300B2">
              <w:rPr>
                <w:rFonts w:ascii="Calibri" w:hAnsi="Calibri" w:eastAsia="Calibri" w:cs="Calibri"/>
                <w:sz w:val="20"/>
                <w:szCs w:val="20"/>
              </w:rPr>
              <w:t>IdDecurtazione, Codice Decurtazione, Utente Creatore, Data Creazione e per ogni decurtazione una lista contenente il codice fattispecie, il lavoratore e la data di inizio commissione illecito</w:t>
            </w:r>
          </w:p>
        </w:tc>
      </w:tr>
      <w:tr w:rsidRPr="00D02F67" w:rsidR="00EA374D" w:rsidTr="097528C3" w14:paraId="3CC2BDE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7C793053" w14:textId="77777777">
            <w:pPr>
              <w:rPr>
                <w:rFonts w:ascii="Calibri" w:hAnsi="Calibri" w:eastAsia="Calibri" w:cs="Calibri"/>
                <w:b/>
                <w:sz w:val="20"/>
                <w:szCs w:val="20"/>
              </w:rPr>
            </w:pPr>
            <w:r w:rsidRPr="001300B2">
              <w:rPr>
                <w:rFonts w:ascii="Calibri" w:hAnsi="Calibri" w:eastAsia="Calibri" w:cs="Calibri"/>
                <w:b/>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302C5C" w14:paraId="503FDB09" w14:textId="302C4BAC">
            <w:pPr>
              <w:rPr>
                <w:rFonts w:ascii="Calibri" w:hAnsi="Calibri" w:eastAsia="Calibri" w:cs="Calibri"/>
                <w:sz w:val="20"/>
                <w:szCs w:val="20"/>
                <w:lang w:val="en-US"/>
              </w:rPr>
            </w:pPr>
            <w:r w:rsidRPr="001300B2">
              <w:rPr>
                <w:rFonts w:ascii="Calibri" w:hAnsi="Calibri" w:eastAsia="Calibri" w:cs="Calibri"/>
                <w:sz w:val="20"/>
                <w:szCs w:val="20"/>
                <w:lang w:val="en-US"/>
              </w:rPr>
              <w:object w:dxaOrig="1376" w:dyaOrig="893" w14:anchorId="3824CEA9">
                <v:shape id="_x0000_i1035" style="width:68.9pt;height:45.05pt" o:ole="" type="#_x0000_t75">
                  <v:imagedata o:title="" r:id="rId28"/>
                </v:shape>
                <o:OLEObject Type="Embed" ProgID="Package" ShapeID="_x0000_i1035" DrawAspect="Icon" ObjectID="_1837756468" r:id="rId30"/>
              </w:object>
            </w:r>
          </w:p>
        </w:tc>
      </w:tr>
      <w:tr w:rsidRPr="00D02F67" w:rsidR="00EA374D" w:rsidTr="097528C3" w14:paraId="42035AC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15FC8517"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138A76FC" w14:textId="77777777">
            <w:pPr>
              <w:rPr>
                <w:rFonts w:ascii="Calibri" w:hAnsi="Calibri" w:eastAsia="Calibri" w:cs="Calibri"/>
                <w:sz w:val="20"/>
                <w:szCs w:val="20"/>
              </w:rPr>
            </w:pPr>
          </w:p>
        </w:tc>
      </w:tr>
      <w:tr w:rsidRPr="00D02F67" w:rsidR="00EA374D" w:rsidTr="097528C3" w14:paraId="1490B45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15BEEEE5" w14:textId="77777777">
            <w:pPr>
              <w:spacing w:line="360" w:lineRule="auto"/>
              <w:rPr>
                <w:rFonts w:ascii="Calibri" w:hAnsi="Calibri" w:eastAsia="Calibri" w:cs="Calibri"/>
                <w:b/>
                <w:sz w:val="20"/>
                <w:szCs w:val="20"/>
              </w:rPr>
            </w:pPr>
            <w:r w:rsidRPr="001300B2">
              <w:rPr>
                <w:rFonts w:ascii="Calibri" w:hAnsi="Calibri" w:eastAsia="Calibri" w:cs="Calibri"/>
                <w:b/>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58DF962A" w14:textId="77777777">
            <w:pPr>
              <w:rPr>
                <w:rFonts w:ascii="Calibri" w:hAnsi="Calibri" w:eastAsia="Calibri" w:cs="Calibri"/>
                <w:sz w:val="20"/>
                <w:szCs w:val="20"/>
              </w:rPr>
            </w:pPr>
            <w:r w:rsidRPr="001300B2">
              <w:rPr>
                <w:rFonts w:ascii="Calibri" w:hAnsi="Calibri" w:eastAsia="Calibri" w:cs="Calibri"/>
                <w:sz w:val="20"/>
                <w:szCs w:val="20"/>
              </w:rPr>
              <w:t>Vedi tabella Esiti</w:t>
            </w:r>
          </w:p>
        </w:tc>
      </w:tr>
      <w:tr w:rsidRPr="00D02F67" w:rsidR="00EA374D" w:rsidTr="097528C3" w14:paraId="4C9701B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1300B2" w:rsidR="00922E2D" w:rsidP="00AE7697" w:rsidRDefault="00922E2D" w14:paraId="0E62EA03" w14:textId="77777777">
            <w:pPr>
              <w:spacing w:line="240" w:lineRule="exact"/>
              <w:rPr>
                <w:rFonts w:ascii="Calibri" w:hAnsi="Calibri" w:eastAsia="Calibri" w:cs="Calibri"/>
                <w:b/>
                <w:sz w:val="20"/>
                <w:szCs w:val="20"/>
              </w:rPr>
            </w:pPr>
            <w:r w:rsidRPr="001300B2">
              <w:rPr>
                <w:rFonts w:ascii="Calibri" w:hAnsi="Calibri" w:eastAsia="Calibri" w:cs="Calibri"/>
                <w:b/>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300B2" w:rsidR="00922E2D" w:rsidP="00AE7697" w:rsidRDefault="00922E2D" w14:paraId="03B8335C" w14:textId="77777777">
            <w:pPr>
              <w:rPr>
                <w:rFonts w:ascii="Calibri" w:hAnsi="Calibri" w:eastAsia="Calibri" w:cs="Calibri"/>
                <w:sz w:val="20"/>
                <w:szCs w:val="20"/>
              </w:rPr>
            </w:pPr>
            <w:r w:rsidRPr="001300B2">
              <w:rPr>
                <w:rFonts w:ascii="Calibri" w:hAnsi="Calibri" w:eastAsia="Calibri" w:cs="Calibri"/>
                <w:sz w:val="20"/>
                <w:szCs w:val="20"/>
              </w:rPr>
              <w:t>RF01-04-05</w:t>
            </w:r>
          </w:p>
        </w:tc>
      </w:tr>
    </w:tbl>
    <w:p w:rsidR="00FC1811" w:rsidP="00FC1811" w:rsidRDefault="00FC1811" w14:paraId="2B3E2F35" w14:textId="77777777">
      <w:pPr>
        <w:rPr>
          <w:rStyle w:val="CarattereNormal"/>
        </w:rPr>
      </w:pPr>
    </w:p>
    <w:p w:rsidR="00FC1811" w:rsidP="00FC1811" w:rsidRDefault="00FC1811" w14:paraId="7831D866" w14:textId="77777777">
      <w:pPr>
        <w:rPr>
          <w:rFonts w:eastAsia="Calibri"/>
          <w:lang w:eastAsia="en-US"/>
        </w:rPr>
      </w:pPr>
    </w:p>
    <w:p w:rsidR="00FC1811" w:rsidP="002B4AC0" w:rsidRDefault="00FC1811" w14:paraId="2B47BB7A" w14:textId="4E22134D">
      <w:pPr>
        <w:pStyle w:val="Heading3"/>
      </w:pPr>
      <w:bookmarkStart w:name="_Toc222417309" w:id="119"/>
      <w:r>
        <w:t xml:space="preserve">Elenco </w:t>
      </w:r>
      <w:r w:rsidR="00DF33A7">
        <w:t>Tipo Identificativo</w:t>
      </w:r>
      <w:r>
        <w:t xml:space="preserve"> - getTipo</w:t>
      </w:r>
      <w:r w:rsidR="00DF33A7">
        <w:t>Identificativo</w:t>
      </w:r>
      <w:bookmarkEnd w:id="119"/>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AE7697" w14:paraId="06E85B76"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79EFF2BC"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05401814"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AE7697" w14:paraId="4DE5D7F2"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1B09671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52C4405B"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rsidTr="00AE7697" w14:paraId="776CB54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059A468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0A90FDFE" w14:textId="0248FB7D">
            <w:pPr>
              <w:jc w:val="both"/>
              <w:rPr>
                <w:rFonts w:ascii="Calibri" w:hAnsi="Calibri" w:eastAsia="Calibri" w:cs="Calibri"/>
                <w:sz w:val="20"/>
                <w:szCs w:val="20"/>
              </w:rPr>
            </w:pPr>
            <w:r w:rsidRPr="00E36527">
              <w:rPr>
                <w:rFonts w:ascii="Calibri" w:hAnsi="Calibri" w:eastAsia="Calibri" w:cs="Calibri"/>
                <w:sz w:val="20"/>
                <w:szCs w:val="20"/>
              </w:rPr>
              <w:t xml:space="preserve">Elenco </w:t>
            </w:r>
            <w:r>
              <w:rPr>
                <w:rFonts w:ascii="Calibri" w:hAnsi="Calibri" w:eastAsia="Calibri" w:cs="Calibri"/>
                <w:sz w:val="20"/>
                <w:szCs w:val="20"/>
              </w:rPr>
              <w:t xml:space="preserve">Tipologie Identificativo </w:t>
            </w:r>
            <w:r w:rsidR="0090575E">
              <w:rPr>
                <w:rFonts w:ascii="Calibri" w:hAnsi="Calibri" w:eastAsia="Calibri" w:cs="Calibri"/>
                <w:sz w:val="20"/>
                <w:szCs w:val="20"/>
              </w:rPr>
              <w:t>Lavoratore</w:t>
            </w:r>
          </w:p>
        </w:tc>
      </w:tr>
      <w:tr w:rsidRPr="00E36527" w:rsidR="00F048C7" w:rsidTr="00AE7697" w14:paraId="6C7E527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2073C4A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144D172A" w14:textId="648B7458">
            <w:pPr>
              <w:rPr>
                <w:rFonts w:ascii="Calibri" w:hAnsi="Calibri" w:eastAsia="Calibri" w:cs="Calibri"/>
                <w:sz w:val="20"/>
                <w:szCs w:val="20"/>
              </w:rPr>
            </w:pPr>
            <w:r w:rsidRPr="00E36527">
              <w:rPr>
                <w:rFonts w:ascii="Calibri" w:hAnsi="Calibri" w:eastAsia="Calibri" w:cs="Calibri"/>
                <w:sz w:val="20"/>
                <w:szCs w:val="20"/>
              </w:rPr>
              <w:t xml:space="preserve">Operation per l’estrazione dell’elenco </w:t>
            </w:r>
            <w:r>
              <w:rPr>
                <w:rFonts w:ascii="Calibri" w:hAnsi="Calibri" w:eastAsia="Calibri" w:cs="Calibri"/>
                <w:sz w:val="20"/>
                <w:szCs w:val="20"/>
              </w:rPr>
              <w:t xml:space="preserve">delle tipologie di </w:t>
            </w:r>
            <w:r w:rsidR="0090575E">
              <w:rPr>
                <w:rFonts w:ascii="Calibri" w:hAnsi="Calibri" w:eastAsia="Calibri" w:cs="Calibri"/>
                <w:sz w:val="20"/>
                <w:szCs w:val="20"/>
              </w:rPr>
              <w:t>identificativo del lavoratore</w:t>
            </w:r>
          </w:p>
        </w:tc>
      </w:tr>
      <w:tr w:rsidRPr="005F71AC" w:rsidR="00F048C7" w:rsidTr="00AE7697" w14:paraId="30CC587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452E7F8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575E" w:rsidR="00FC1811" w:rsidP="00AE7697" w:rsidRDefault="00FC1811" w14:paraId="23DEAE2A" w14:textId="57CC55B6">
            <w:pPr>
              <w:jc w:val="both"/>
              <w:rPr>
                <w:rFonts w:ascii="Calibri" w:hAnsi="Calibri" w:eastAsia="Calibri" w:cs="Calibri"/>
                <w:sz w:val="20"/>
                <w:szCs w:val="20"/>
              </w:rPr>
            </w:pPr>
            <w:r w:rsidRPr="0090575E">
              <w:rPr>
                <w:rFonts w:ascii="Calibri" w:hAnsi="Calibri" w:eastAsia="Calibri" w:cs="Calibri"/>
                <w:sz w:val="20"/>
                <w:szCs w:val="20"/>
              </w:rPr>
              <w:t>POST &lt;root&gt;/int/v1/tipo/elenco-tipo-</w:t>
            </w:r>
            <w:r w:rsidRPr="0090575E" w:rsidR="0090575E">
              <w:rPr>
                <w:rFonts w:ascii="Calibri" w:hAnsi="Calibri" w:eastAsia="Calibri" w:cs="Calibri"/>
                <w:sz w:val="20"/>
                <w:szCs w:val="20"/>
              </w:rPr>
              <w:t>identificativo-lavoratore</w:t>
            </w:r>
          </w:p>
        </w:tc>
      </w:tr>
      <w:tr w:rsidRPr="00E36527" w:rsidR="00F048C7" w:rsidTr="00AE7697" w14:paraId="7B75816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2A6B044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F85968" w:rsidR="00FC1811" w:rsidP="00AE7697" w:rsidRDefault="00FC1811" w14:paraId="0F744B32" w14:textId="59A3F072">
            <w:pPr>
              <w:rPr>
                <w:rFonts w:ascii="Calibri" w:hAnsi="Calibri" w:eastAsia="Calibri" w:cs="Calibri"/>
                <w:sz w:val="20"/>
                <w:szCs w:val="20"/>
              </w:rPr>
            </w:pPr>
            <w:r w:rsidRPr="006A1391">
              <w:rPr>
                <w:rFonts w:ascii="Calibri" w:hAnsi="Calibri" w:eastAsia="Calibri" w:cs="Calibri"/>
                <w:sz w:val="20"/>
                <w:szCs w:val="20"/>
              </w:rPr>
              <w:t>IdTipo</w:t>
            </w:r>
            <w:r w:rsidR="0090575E">
              <w:rPr>
                <w:rFonts w:ascii="Calibri" w:hAnsi="Calibri" w:eastAsia="Calibri" w:cs="Calibri"/>
                <w:sz w:val="20"/>
                <w:szCs w:val="20"/>
              </w:rPr>
              <w:t>Identificativo</w:t>
            </w:r>
            <w:r w:rsidR="001D6639">
              <w:rPr>
                <w:rFonts w:ascii="Calibri" w:hAnsi="Calibri" w:eastAsia="Calibri" w:cs="Calibri"/>
                <w:sz w:val="20"/>
                <w:szCs w:val="20"/>
              </w:rPr>
              <w:t xml:space="preserve"> [integer]</w:t>
            </w:r>
          </w:p>
        </w:tc>
      </w:tr>
      <w:tr w:rsidRPr="00E36527" w:rsidR="00F048C7" w:rsidTr="00AE7697" w14:paraId="69707BF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65F2F84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352BB94D" w14:textId="77777777">
            <w:pPr>
              <w:rPr>
                <w:rFonts w:ascii="Calibri" w:hAnsi="Calibri" w:eastAsia="Calibri" w:cs="Calibri"/>
                <w:sz w:val="20"/>
                <w:szCs w:val="20"/>
              </w:rPr>
            </w:pPr>
            <w:r>
              <w:rPr>
                <w:rFonts w:ascii="Calibri" w:hAnsi="Calibri" w:eastAsia="Calibri" w:cs="Calibri"/>
                <w:sz w:val="20"/>
                <w:szCs w:val="20"/>
              </w:rPr>
              <w:t>Il processo non effettua controlli</w:t>
            </w:r>
          </w:p>
        </w:tc>
      </w:tr>
      <w:tr w:rsidRPr="00E36527" w:rsidR="00F048C7" w:rsidTr="00AE7697" w14:paraId="1A6E199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1B50870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7B58D847"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AE7697" w14:paraId="60CE070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0CD8DB8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766A6E75" w14:textId="77777777">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p>
          <w:p w:rsidRPr="00E36527" w:rsidR="00FC1811" w:rsidP="00842DA3" w:rsidRDefault="00FC1811" w14:paraId="6C1C62FB"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decurtazione_visualizzazione</w:t>
            </w:r>
          </w:p>
          <w:p w:rsidRPr="00E36527" w:rsidR="00FC1811" w:rsidP="00842DA3" w:rsidRDefault="00FC1811" w14:paraId="180E275B"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decurtazione_inserimento</w:t>
            </w:r>
          </w:p>
          <w:p w:rsidRPr="00E36527" w:rsidR="00FC1811" w:rsidP="00842DA3" w:rsidRDefault="00FC1811" w14:paraId="72087E62"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decurtazione_annullamento_nazionale</w:t>
            </w:r>
          </w:p>
          <w:p w:rsidR="00FC1811" w:rsidP="00842DA3" w:rsidRDefault="00FC1811" w14:paraId="66924B50"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decurtazione_annullamento_territoriale (utenti target)</w:t>
            </w:r>
          </w:p>
          <w:p w:rsidRPr="001300B2" w:rsidR="00DF33A7" w:rsidP="00842DA3" w:rsidRDefault="00DF33A7" w14:paraId="02262B8A" w14:textId="77777777">
            <w:pPr>
              <w:pStyle w:val="ListParagraph"/>
              <w:numPr>
                <w:ilvl w:val="0"/>
                <w:numId w:val="48"/>
              </w:numPr>
              <w:rPr>
                <w:rFonts w:ascii="Calibri" w:hAnsi="Calibri" w:eastAsia="Calibri" w:cs="Calibri"/>
                <w:sz w:val="20"/>
                <w:szCs w:val="20"/>
              </w:rPr>
            </w:pPr>
            <w:r w:rsidRPr="001300B2">
              <w:rPr>
                <w:rFonts w:ascii="Calibri" w:hAnsi="Calibri" w:eastAsia="Calibri" w:cs="Calibri"/>
                <w:sz w:val="20"/>
                <w:szCs w:val="20"/>
              </w:rPr>
              <w:t>recupero_visualizzazione</w:t>
            </w:r>
          </w:p>
          <w:p w:rsidRPr="001300B2" w:rsidR="00DF33A7" w:rsidP="00842DA3" w:rsidRDefault="00DF33A7" w14:paraId="0D6110B9" w14:textId="77777777">
            <w:pPr>
              <w:pStyle w:val="ListParagraph"/>
              <w:numPr>
                <w:ilvl w:val="0"/>
                <w:numId w:val="48"/>
              </w:numPr>
              <w:rPr>
                <w:rFonts w:ascii="Calibri" w:hAnsi="Calibri" w:eastAsia="Calibri" w:cs="Calibri"/>
                <w:sz w:val="20"/>
                <w:szCs w:val="20"/>
              </w:rPr>
            </w:pPr>
            <w:r w:rsidRPr="001300B2">
              <w:rPr>
                <w:rFonts w:ascii="Calibri" w:hAnsi="Calibri" w:eastAsia="Calibri" w:cs="Calibri"/>
                <w:sz w:val="20"/>
                <w:szCs w:val="20"/>
              </w:rPr>
              <w:t>recupero_inserimento</w:t>
            </w:r>
          </w:p>
          <w:p w:rsidRPr="001300B2" w:rsidR="00DF33A7" w:rsidP="00842DA3" w:rsidRDefault="00DF33A7" w14:paraId="155AA9BA" w14:textId="77777777">
            <w:pPr>
              <w:pStyle w:val="ListParagraph"/>
              <w:numPr>
                <w:ilvl w:val="0"/>
                <w:numId w:val="48"/>
              </w:numPr>
              <w:rPr>
                <w:rFonts w:ascii="Calibri" w:hAnsi="Calibri" w:eastAsia="Calibri" w:cs="Calibri"/>
                <w:sz w:val="20"/>
                <w:szCs w:val="20"/>
              </w:rPr>
            </w:pPr>
            <w:r w:rsidRPr="001300B2">
              <w:rPr>
                <w:rFonts w:ascii="Calibri" w:hAnsi="Calibri" w:eastAsia="Calibri" w:cs="Calibri"/>
                <w:sz w:val="20"/>
                <w:szCs w:val="20"/>
              </w:rPr>
              <w:t>recupero_annullamento_nazionale</w:t>
            </w:r>
          </w:p>
          <w:p w:rsidRPr="00DF33A7" w:rsidR="00DF33A7" w:rsidP="00842DA3" w:rsidRDefault="00DF33A7" w14:paraId="4AE57BDF" w14:textId="38725604">
            <w:pPr>
              <w:pStyle w:val="ListParagraph"/>
              <w:numPr>
                <w:ilvl w:val="0"/>
                <w:numId w:val="48"/>
              </w:numPr>
              <w:rPr>
                <w:rFonts w:ascii="Calibri" w:hAnsi="Calibri" w:eastAsia="Calibri" w:cs="Calibri"/>
                <w:color w:val="EE0000"/>
                <w:sz w:val="20"/>
                <w:szCs w:val="20"/>
              </w:rPr>
            </w:pPr>
            <w:r w:rsidRPr="001300B2">
              <w:rPr>
                <w:rFonts w:ascii="Calibri" w:hAnsi="Calibri" w:eastAsia="Calibri" w:cs="Calibri"/>
                <w:sz w:val="20"/>
                <w:szCs w:val="20"/>
              </w:rPr>
              <w:t>recupero_annullamento_territoriale</w:t>
            </w:r>
          </w:p>
        </w:tc>
      </w:tr>
      <w:tr w:rsidRPr="00E36527" w:rsidR="00F048C7" w:rsidTr="00AE7697" w14:paraId="3989B5E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5AF0A2C2"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FC1811" w:rsidP="00AE7697" w:rsidRDefault="00FC1811" w14:paraId="5CA0D90C" w14:textId="77777777">
            <w:pPr>
              <w:rPr>
                <w:rFonts w:ascii="Calibri" w:hAnsi="Calibri" w:eastAsia="Calibri" w:cs="Calibri"/>
                <w:sz w:val="20"/>
                <w:szCs w:val="20"/>
              </w:rPr>
            </w:pPr>
            <w:r>
              <w:rPr>
                <w:rFonts w:ascii="Calibri" w:hAnsi="Calibri" w:eastAsia="Calibri" w:cs="Calibri"/>
                <w:sz w:val="20"/>
                <w:szCs w:val="20"/>
              </w:rPr>
              <w:t>Il processo estrae:</w:t>
            </w:r>
          </w:p>
          <w:p w:rsidRPr="00E36527" w:rsidR="00FC1811" w:rsidP="00D85832" w:rsidRDefault="00FC1811" w14:paraId="7EAC7822" w14:textId="1BD464A4">
            <w:pPr>
              <w:rPr>
                <w:rFonts w:ascii="Calibri" w:hAnsi="Calibri" w:eastAsia="Calibri" w:cs="Calibri"/>
                <w:sz w:val="20"/>
                <w:szCs w:val="20"/>
              </w:rPr>
            </w:pPr>
            <w:r>
              <w:rPr>
                <w:rFonts w:ascii="Calibri" w:hAnsi="Calibri" w:eastAsia="Calibri" w:cs="Calibri"/>
                <w:sz w:val="20"/>
                <w:szCs w:val="20"/>
              </w:rPr>
              <w:t xml:space="preserve">tutte le tipologie di </w:t>
            </w:r>
            <w:r w:rsidR="00D85832">
              <w:rPr>
                <w:rFonts w:ascii="Calibri" w:hAnsi="Calibri" w:eastAsia="Calibri" w:cs="Calibri"/>
                <w:sz w:val="20"/>
                <w:szCs w:val="20"/>
              </w:rPr>
              <w:t>identificativo lavoratore che corrispondono al parametro di input, se non è valorizzato restituisce la lista di tutte le tipologie</w:t>
            </w:r>
            <w:r w:rsidR="0081125E">
              <w:rPr>
                <w:rFonts w:ascii="Calibri" w:hAnsi="Calibri" w:eastAsia="Calibri" w:cs="Calibri"/>
                <w:sz w:val="20"/>
                <w:szCs w:val="20"/>
              </w:rPr>
              <w:t xml:space="preserve"> visibili</w:t>
            </w:r>
            <w:r w:rsidR="00D85832">
              <w:rPr>
                <w:rFonts w:ascii="Calibri" w:hAnsi="Calibri" w:eastAsia="Calibri" w:cs="Calibri"/>
                <w:sz w:val="20"/>
                <w:szCs w:val="20"/>
              </w:rPr>
              <w:t xml:space="preserve">, il risultato ottenuto viene </w:t>
            </w:r>
            <w:r>
              <w:rPr>
                <w:rFonts w:ascii="Calibri" w:hAnsi="Calibri" w:eastAsia="Calibri" w:cs="Calibri"/>
                <w:sz w:val="20"/>
                <w:szCs w:val="20"/>
              </w:rPr>
              <w:t>salva</w:t>
            </w:r>
            <w:r w:rsidR="00D85832">
              <w:rPr>
                <w:rFonts w:ascii="Calibri" w:hAnsi="Calibri" w:eastAsia="Calibri" w:cs="Calibri"/>
                <w:sz w:val="20"/>
                <w:szCs w:val="20"/>
              </w:rPr>
              <w:t>to</w:t>
            </w:r>
            <w:r>
              <w:rPr>
                <w:rFonts w:ascii="Calibri" w:hAnsi="Calibri" w:eastAsia="Calibri" w:cs="Calibri"/>
                <w:sz w:val="20"/>
                <w:szCs w:val="20"/>
              </w:rPr>
              <w:t xml:space="preserve"> nella cache per 24 ore</w:t>
            </w:r>
          </w:p>
        </w:tc>
      </w:tr>
      <w:tr w:rsidRPr="00CF4664" w:rsidR="00F048C7" w:rsidTr="00AE7697" w14:paraId="05C0AFF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73132039"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D38B2" w:rsidR="009D38B2" w:rsidP="009D38B2" w:rsidRDefault="00FC1811" w14:paraId="3FC82058" w14:textId="5B7CFC52">
            <w:pPr>
              <w:rPr>
                <w:rFonts w:ascii="Calibri" w:hAnsi="Calibri" w:eastAsia="Calibri" w:cs="Calibri"/>
                <w:sz w:val="20"/>
                <w:szCs w:val="20"/>
                <w:lang w:val="en-US"/>
              </w:rPr>
            </w:pPr>
            <w:r w:rsidRPr="00CE6376">
              <w:rPr>
                <w:rFonts w:ascii="Calibri" w:hAnsi="Calibri" w:eastAsia="Calibri" w:cs="Calibri"/>
                <w:sz w:val="20"/>
                <w:szCs w:val="20"/>
                <w:lang w:val="en-US"/>
              </w:rPr>
              <w:t>Select * from dbo</w:t>
            </w:r>
            <w:r w:rsidR="009D38B2">
              <w:rPr>
                <w:rFonts w:ascii="Calibri" w:hAnsi="Calibri" w:eastAsia="Calibri" w:cs="Calibri"/>
                <w:sz w:val="20"/>
                <w:szCs w:val="20"/>
                <w:lang w:val="en-US"/>
              </w:rPr>
              <w:t>.</w:t>
            </w:r>
            <w:r w:rsidRPr="009D38B2" w:rsidR="009D38B2">
              <w:rPr>
                <w:lang w:val="en-US"/>
              </w:rPr>
              <w:t xml:space="preserve"> </w:t>
            </w:r>
            <w:r w:rsidRPr="009D38B2" w:rsidR="009D38B2">
              <w:rPr>
                <w:rFonts w:ascii="Calibri" w:hAnsi="Calibri" w:eastAsia="Calibri" w:cs="Calibri"/>
                <w:sz w:val="20"/>
                <w:szCs w:val="20"/>
                <w:lang w:val="en-US"/>
              </w:rPr>
              <w:t>TIID_TIPO_IDENTIFICATIVO_TYP</w:t>
            </w:r>
            <w:r w:rsidRPr="009D38B2">
              <w:rPr>
                <w:rFonts w:ascii="Calibri" w:hAnsi="Calibri" w:eastAsia="Calibri" w:cs="Calibri"/>
                <w:sz w:val="20"/>
                <w:szCs w:val="20"/>
                <w:lang w:val="en-US"/>
              </w:rPr>
              <w:t xml:space="preserve"> where </w:t>
            </w:r>
            <w:r w:rsidRPr="009D38B2" w:rsidR="009D38B2">
              <w:rPr>
                <w:rFonts w:ascii="Calibri" w:hAnsi="Calibri" w:eastAsia="Calibri" w:cs="Calibri"/>
                <w:sz w:val="20"/>
                <w:szCs w:val="20"/>
                <w:lang w:val="en-US"/>
              </w:rPr>
              <w:t>TIID_ID=NULL OR</w:t>
            </w:r>
            <w:r w:rsidR="009D38B2">
              <w:rPr>
                <w:rFonts w:ascii="Calibri" w:hAnsi="Calibri" w:eastAsia="Calibri" w:cs="Calibri"/>
                <w:sz w:val="20"/>
                <w:szCs w:val="20"/>
                <w:lang w:val="en-US"/>
              </w:rPr>
              <w:t xml:space="preserve"> </w:t>
            </w:r>
            <w:r w:rsidRPr="009D38B2" w:rsidR="009D38B2">
              <w:rPr>
                <w:rFonts w:ascii="Calibri" w:hAnsi="Calibri" w:eastAsia="Calibri" w:cs="Calibri"/>
                <w:sz w:val="20"/>
                <w:szCs w:val="20"/>
                <w:lang w:val="en-US"/>
              </w:rPr>
              <w:t>TIID_ID=</w:t>
            </w:r>
            <w:r w:rsidR="009D38B2">
              <w:rPr>
                <w:rFonts w:ascii="Calibri" w:hAnsi="Calibri" w:eastAsia="Calibri" w:cs="Calibri"/>
                <w:sz w:val="20"/>
                <w:szCs w:val="20"/>
                <w:lang w:val="en-US"/>
              </w:rPr>
              <w:t>:</w:t>
            </w:r>
            <w:r w:rsidRPr="009D38B2" w:rsidR="009D38B2">
              <w:rPr>
                <w:rFonts w:ascii="Calibri" w:hAnsi="Calibri" w:eastAsia="Calibri" w:cs="Calibri"/>
                <w:sz w:val="20"/>
                <w:szCs w:val="20"/>
                <w:lang w:val="en-US"/>
              </w:rPr>
              <w:t>IdTipoIdentificativo</w:t>
            </w:r>
          </w:p>
          <w:p w:rsidRPr="009D38B2" w:rsidR="00FC1811" w:rsidP="00AE7697" w:rsidRDefault="00FC1811" w14:paraId="7B8DB0B3" w14:textId="5984607C">
            <w:pPr>
              <w:rPr>
                <w:rFonts w:ascii="Calibri" w:hAnsi="Calibri" w:eastAsia="Calibri" w:cs="Calibri"/>
                <w:sz w:val="20"/>
                <w:szCs w:val="20"/>
                <w:lang w:val="en-US"/>
              </w:rPr>
            </w:pPr>
          </w:p>
        </w:tc>
      </w:tr>
      <w:tr w:rsidRPr="00E36527" w:rsidR="00F048C7" w:rsidTr="00AE7697" w14:paraId="4BE28A6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4C2BC17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67581" w:rsidR="00FC1811" w:rsidP="00AE7697" w:rsidRDefault="00FC1811" w14:paraId="45AAD70A" w14:textId="77777777">
            <w:pPr>
              <w:rPr>
                <w:rFonts w:ascii="Calibri" w:hAnsi="Calibri" w:eastAsia="Calibri" w:cs="Calibri"/>
                <w:sz w:val="20"/>
                <w:szCs w:val="20"/>
              </w:rPr>
            </w:pPr>
            <w:r>
              <w:rPr>
                <w:rFonts w:ascii="Calibri" w:hAnsi="Calibri" w:eastAsia="Calibri" w:cs="Calibri"/>
                <w:sz w:val="20"/>
                <w:szCs w:val="20"/>
              </w:rPr>
              <w:t>Una lista contenente le seguenti informazioni:</w:t>
            </w:r>
          </w:p>
          <w:p w:rsidRPr="00367581" w:rsidR="00FC1811" w:rsidP="00842DA3" w:rsidRDefault="00FC1811" w14:paraId="4608736C" w14:textId="1AFE3DAF">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 xml:space="preserve">Identificativo </w:t>
            </w:r>
            <w:r>
              <w:rPr>
                <w:rFonts w:ascii="Calibri" w:hAnsi="Calibri" w:eastAsia="Calibri" w:cs="Calibri"/>
                <w:sz w:val="20"/>
                <w:szCs w:val="20"/>
              </w:rPr>
              <w:t xml:space="preserve">Tipo </w:t>
            </w:r>
            <w:r w:rsidR="009D38B2">
              <w:rPr>
                <w:rFonts w:ascii="Calibri" w:hAnsi="Calibri" w:eastAsia="Calibri" w:cs="Calibri"/>
                <w:sz w:val="20"/>
                <w:szCs w:val="20"/>
              </w:rPr>
              <w:t>Identificativo Lavoratore</w:t>
            </w:r>
            <w:r w:rsidRPr="00367581">
              <w:rPr>
                <w:rFonts w:ascii="Calibri" w:hAnsi="Calibri" w:eastAsia="Calibri" w:cs="Calibri"/>
                <w:sz w:val="20"/>
                <w:szCs w:val="20"/>
              </w:rPr>
              <w:t xml:space="preserve">: obbligatorio , Numero Intero </w:t>
            </w:r>
          </w:p>
          <w:p w:rsidRPr="00E36527" w:rsidR="00FC1811" w:rsidP="00842DA3" w:rsidRDefault="00FC1811" w14:paraId="4D40D970" w14:textId="5E93F042">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De</w:t>
            </w:r>
            <w:r>
              <w:rPr>
                <w:rFonts w:ascii="Calibri" w:hAnsi="Calibri" w:eastAsia="Calibri" w:cs="Calibri"/>
                <w:sz w:val="20"/>
                <w:szCs w:val="20"/>
              </w:rPr>
              <w:t xml:space="preserve">scrizione </w:t>
            </w:r>
            <w:r w:rsidR="009D38B2">
              <w:rPr>
                <w:rFonts w:ascii="Calibri" w:hAnsi="Calibri" w:eastAsia="Calibri" w:cs="Calibri"/>
                <w:sz w:val="20"/>
                <w:szCs w:val="20"/>
              </w:rPr>
              <w:t>Identificativo Lavoratore</w:t>
            </w:r>
            <w:r w:rsidRPr="00367581">
              <w:rPr>
                <w:rFonts w:ascii="Calibri" w:hAnsi="Calibri" w:eastAsia="Calibri" w:cs="Calibri"/>
                <w:sz w:val="20"/>
                <w:szCs w:val="20"/>
              </w:rPr>
              <w:t xml:space="preserve">: obbligatorio, stringa </w:t>
            </w:r>
            <w:r w:rsidR="009D38B2">
              <w:rPr>
                <w:rFonts w:ascii="Calibri" w:hAnsi="Calibri" w:eastAsia="Calibri" w:cs="Calibri"/>
                <w:sz w:val="20"/>
                <w:szCs w:val="20"/>
              </w:rPr>
              <w:t>2</w:t>
            </w:r>
            <w:r w:rsidRPr="00367581">
              <w:rPr>
                <w:rFonts w:ascii="Calibri" w:hAnsi="Calibri" w:eastAsia="Calibri" w:cs="Calibri"/>
                <w:sz w:val="20"/>
                <w:szCs w:val="20"/>
              </w:rPr>
              <w:t>50</w:t>
            </w:r>
          </w:p>
        </w:tc>
      </w:tr>
      <w:tr w:rsidRPr="00E36527" w:rsidR="00F048C7" w:rsidTr="00AE7697" w14:paraId="565EFC5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4CE4A72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7AEC4D50"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AE7697" w14:paraId="3C54DD1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C1811" w:rsidP="00AE7697" w:rsidRDefault="00FC1811" w14:paraId="150335E7"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C1811" w:rsidP="00AE7697" w:rsidRDefault="00FC1811" w14:paraId="6B9E8B5A" w14:textId="308C6426">
            <w:pPr>
              <w:rPr>
                <w:rFonts w:ascii="Calibri" w:hAnsi="Calibri" w:eastAsia="Calibri" w:cs="Calibri"/>
                <w:sz w:val="20"/>
                <w:szCs w:val="20"/>
              </w:rPr>
            </w:pPr>
            <w:r w:rsidRPr="00E36527">
              <w:rPr>
                <w:rFonts w:ascii="Calibri" w:hAnsi="Calibri" w:eastAsia="Calibri" w:cs="Calibri"/>
                <w:sz w:val="20"/>
                <w:szCs w:val="20"/>
              </w:rPr>
              <w:t>RF01-04</w:t>
            </w:r>
          </w:p>
        </w:tc>
      </w:tr>
    </w:tbl>
    <w:p w:rsidRPr="00FC1811" w:rsidR="00FC1811" w:rsidP="00FC1811" w:rsidRDefault="00FC1811" w14:paraId="06835A74" w14:textId="77777777">
      <w:pPr>
        <w:rPr>
          <w:rStyle w:val="CarattereNormal"/>
        </w:rPr>
      </w:pPr>
    </w:p>
    <w:p w:rsidR="00AD63B8" w:rsidP="002B4AC0" w:rsidRDefault="00AD63B8" w14:paraId="7AF1190F" w14:textId="6F4DB09B">
      <w:pPr>
        <w:pStyle w:val="Heading3"/>
      </w:pPr>
      <w:bookmarkStart w:name="_Toc222417310" w:id="120"/>
      <w:r>
        <w:t xml:space="preserve">Elenco Fattispecie per Tipo </w:t>
      </w:r>
      <w:r w:rsidR="002A10BE">
        <w:t>Atto</w:t>
      </w:r>
      <w:r>
        <w:t xml:space="preserve"> - get</w:t>
      </w:r>
      <w:r w:rsidR="002A10BE">
        <w:t>Fattispecie</w:t>
      </w:r>
      <w:r>
        <w:t>Tipo</w:t>
      </w:r>
      <w:r w:rsidR="002A10BE">
        <w:t>Atto</w:t>
      </w:r>
      <w:bookmarkEnd w:id="120"/>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18789247"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0E5B45E5"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AD63B8" w14:paraId="5E9515F7"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14:paraId="012629C9"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649076B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AD63B8" w14:paraId="152680C1"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14:paraId="029978A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301DA3F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AD63B8" w14:paraId="7C27168F" w14:textId="31FFF78F">
            <w:pPr>
              <w:jc w:val="both"/>
              <w:rPr>
                <w:rFonts w:ascii="Calibri" w:hAnsi="Calibri" w:eastAsia="Calibri" w:cs="Calibri"/>
                <w:sz w:val="20"/>
                <w:szCs w:val="20"/>
              </w:rPr>
            </w:pPr>
            <w:r w:rsidRPr="00E36527">
              <w:rPr>
                <w:rFonts w:ascii="Calibri" w:hAnsi="Calibri" w:eastAsia="Calibri" w:cs="Calibri"/>
                <w:sz w:val="20"/>
                <w:szCs w:val="20"/>
              </w:rPr>
              <w:t xml:space="preserve">Elenco </w:t>
            </w:r>
            <w:r w:rsidR="002A10BE">
              <w:rPr>
                <w:rFonts w:ascii="Calibri" w:hAnsi="Calibri" w:eastAsia="Calibri" w:cs="Calibri"/>
                <w:sz w:val="20"/>
                <w:szCs w:val="20"/>
              </w:rPr>
              <w:t>Fattispecie per tipologia di Atto</w:t>
            </w:r>
          </w:p>
        </w:tc>
      </w:tr>
      <w:tr w:rsidRPr="00E36527" w:rsidR="00F048C7" w14:paraId="5415461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54B5805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2A10BE" w14:paraId="5209913A" w14:textId="4BFC606D">
            <w:pPr>
              <w:rPr>
                <w:rFonts w:ascii="Calibri" w:hAnsi="Calibri" w:eastAsia="Calibri" w:cs="Calibri"/>
                <w:sz w:val="20"/>
                <w:szCs w:val="20"/>
              </w:rPr>
            </w:pPr>
            <w:r>
              <w:rPr>
                <w:rFonts w:ascii="Calibri" w:hAnsi="Calibri" w:eastAsia="Calibri" w:cs="Calibri"/>
                <w:sz w:val="20"/>
                <w:szCs w:val="20"/>
              </w:rPr>
              <w:t>L’o</w:t>
            </w:r>
            <w:r w:rsidRPr="00E36527" w:rsidR="00AD63B8">
              <w:rPr>
                <w:rFonts w:ascii="Calibri" w:hAnsi="Calibri" w:eastAsia="Calibri" w:cs="Calibri"/>
                <w:sz w:val="20"/>
                <w:szCs w:val="20"/>
              </w:rPr>
              <w:t>peration estra</w:t>
            </w:r>
            <w:r>
              <w:rPr>
                <w:rFonts w:ascii="Calibri" w:hAnsi="Calibri" w:eastAsia="Calibri" w:cs="Calibri"/>
                <w:sz w:val="20"/>
                <w:szCs w:val="20"/>
              </w:rPr>
              <w:t xml:space="preserve">e </w:t>
            </w:r>
            <w:r w:rsidR="00240E85">
              <w:rPr>
                <w:rFonts w:ascii="Calibri" w:hAnsi="Calibri" w:eastAsia="Calibri" w:cs="Calibri"/>
                <w:sz w:val="20"/>
                <w:szCs w:val="20"/>
              </w:rPr>
              <w:t>per ogni tipologia di atto l’elenco delle fattispecie</w:t>
            </w:r>
          </w:p>
        </w:tc>
      </w:tr>
      <w:tr w:rsidRPr="00CF4664" w:rsidR="00F048C7" w14:paraId="7EA7917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4F2DFEE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240E85" w:rsidR="00AD63B8" w:rsidRDefault="004C6ACC" w14:paraId="3297A527" w14:textId="6D98179F">
            <w:pPr>
              <w:jc w:val="both"/>
              <w:rPr>
                <w:rFonts w:ascii="Calibri" w:hAnsi="Calibri" w:eastAsia="Calibri" w:cs="Calibri"/>
                <w:sz w:val="20"/>
                <w:szCs w:val="20"/>
                <w:lang w:val="en-US"/>
              </w:rPr>
            </w:pPr>
            <w:bookmarkStart w:name="_Hlk219124087" w:id="121"/>
            <w:r>
              <w:rPr>
                <w:rFonts w:ascii="Calibri" w:hAnsi="Calibri" w:eastAsia="Calibri" w:cs="Calibri"/>
                <w:sz w:val="20"/>
                <w:szCs w:val="20"/>
                <w:lang w:val="en-US"/>
              </w:rPr>
              <w:t>GET</w:t>
            </w:r>
            <w:r w:rsidRPr="00240E85" w:rsidR="00AD63B8">
              <w:rPr>
                <w:rFonts w:ascii="Calibri" w:hAnsi="Calibri" w:eastAsia="Calibri" w:cs="Calibri"/>
                <w:sz w:val="20"/>
                <w:szCs w:val="20"/>
                <w:lang w:val="en-US"/>
              </w:rPr>
              <w:t xml:space="preserve"> &lt;root&gt;/int/v1/tipo/</w:t>
            </w:r>
            <w:r w:rsidR="008C7E3D">
              <w:rPr>
                <w:rFonts w:ascii="Calibri" w:hAnsi="Calibri" w:eastAsia="Calibri" w:cs="Calibri"/>
                <w:sz w:val="20"/>
                <w:szCs w:val="20"/>
                <w:lang w:val="en-US"/>
              </w:rPr>
              <w:t>elenco-fattispecie-by-atto</w:t>
            </w:r>
            <w:bookmarkEnd w:id="121"/>
          </w:p>
        </w:tc>
      </w:tr>
      <w:tr w:rsidRPr="00E36527" w:rsidR="00F048C7" w14:paraId="35B1AB4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7D84B3A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F85968" w:rsidR="00AD63B8" w:rsidRDefault="006F1D23" w14:paraId="66ED3907" w14:textId="4E3C5417">
            <w:pPr>
              <w:rPr>
                <w:rFonts w:ascii="Calibri" w:hAnsi="Calibri" w:eastAsia="Calibri" w:cs="Calibri"/>
                <w:sz w:val="20"/>
                <w:szCs w:val="20"/>
              </w:rPr>
            </w:pPr>
            <w:r>
              <w:rPr>
                <w:rFonts w:ascii="Calibri" w:hAnsi="Calibri" w:eastAsia="Calibri" w:cs="Calibri"/>
                <w:sz w:val="20"/>
                <w:szCs w:val="20"/>
              </w:rPr>
              <w:t>Nessuno</w:t>
            </w:r>
          </w:p>
        </w:tc>
      </w:tr>
      <w:tr w:rsidRPr="00E36527" w:rsidR="00F048C7" w14:paraId="09023F9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7C0434D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AD63B8" w14:paraId="486C97A4" w14:textId="77777777">
            <w:pPr>
              <w:rPr>
                <w:rFonts w:ascii="Calibri" w:hAnsi="Calibri" w:eastAsia="Calibri" w:cs="Calibri"/>
                <w:sz w:val="20"/>
                <w:szCs w:val="20"/>
              </w:rPr>
            </w:pPr>
            <w:r>
              <w:rPr>
                <w:rFonts w:ascii="Calibri" w:hAnsi="Calibri" w:eastAsia="Calibri" w:cs="Calibri"/>
                <w:sz w:val="20"/>
                <w:szCs w:val="20"/>
              </w:rPr>
              <w:t>Il processo non effettua controlli</w:t>
            </w:r>
          </w:p>
        </w:tc>
      </w:tr>
      <w:tr w:rsidRPr="00E36527" w:rsidR="00F048C7" w14:paraId="7AD045C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364DD1C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AD63B8" w14:paraId="627698C9"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14:paraId="1E6BD41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2311358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AD63B8" w14:paraId="663EBD2D" w14:textId="77777777">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p>
          <w:p w:rsidRPr="00E36527" w:rsidR="00AD63B8" w:rsidP="00842DA3" w:rsidRDefault="00AD63B8" w14:paraId="0FEC5858"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decurtazione_visualizzazione</w:t>
            </w:r>
          </w:p>
          <w:p w:rsidRPr="00E36527" w:rsidR="00AD63B8" w:rsidP="00842DA3" w:rsidRDefault="00AD63B8" w14:paraId="7905D825"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decurtazione_inserimento</w:t>
            </w:r>
          </w:p>
          <w:p w:rsidRPr="00E36527" w:rsidR="00AD63B8" w:rsidP="00842DA3" w:rsidRDefault="00AD63B8" w14:paraId="7041FBC6"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decurtazione_annullamento_nazionale</w:t>
            </w:r>
          </w:p>
          <w:p w:rsidR="00AD63B8" w:rsidP="00842DA3" w:rsidRDefault="00AD63B8" w14:paraId="2E64D058" w14:textId="77777777">
            <w:pPr>
              <w:pStyle w:val="ListParagraph"/>
              <w:numPr>
                <w:ilvl w:val="0"/>
                <w:numId w:val="48"/>
              </w:numPr>
              <w:rPr>
                <w:rFonts w:ascii="Calibri" w:hAnsi="Calibri" w:eastAsia="Calibri" w:cs="Calibri"/>
                <w:sz w:val="20"/>
                <w:szCs w:val="20"/>
              </w:rPr>
            </w:pPr>
            <w:r w:rsidRPr="00E36527">
              <w:rPr>
                <w:rFonts w:ascii="Calibri" w:hAnsi="Calibri" w:eastAsia="Calibri" w:cs="Calibri"/>
                <w:sz w:val="20"/>
                <w:szCs w:val="20"/>
              </w:rPr>
              <w:t>decurtazione_annullamento_territoriale (utenti target)</w:t>
            </w:r>
          </w:p>
          <w:p w:rsidRPr="001300B2" w:rsidR="00AD63B8" w:rsidP="00842DA3" w:rsidRDefault="00AD63B8" w14:paraId="6C998BB8" w14:textId="77777777">
            <w:pPr>
              <w:pStyle w:val="ListParagraph"/>
              <w:numPr>
                <w:ilvl w:val="0"/>
                <w:numId w:val="48"/>
              </w:numPr>
              <w:rPr>
                <w:rFonts w:ascii="Calibri" w:hAnsi="Calibri" w:eastAsia="Calibri" w:cs="Calibri"/>
                <w:sz w:val="20"/>
                <w:szCs w:val="20"/>
              </w:rPr>
            </w:pPr>
            <w:r w:rsidRPr="001300B2">
              <w:rPr>
                <w:rFonts w:ascii="Calibri" w:hAnsi="Calibri" w:eastAsia="Calibri" w:cs="Calibri"/>
                <w:sz w:val="20"/>
                <w:szCs w:val="20"/>
              </w:rPr>
              <w:t>recupero_visualizzazione</w:t>
            </w:r>
          </w:p>
          <w:p w:rsidRPr="001300B2" w:rsidR="00AD63B8" w:rsidP="00842DA3" w:rsidRDefault="00AD63B8" w14:paraId="5992042F" w14:textId="77777777">
            <w:pPr>
              <w:pStyle w:val="ListParagraph"/>
              <w:numPr>
                <w:ilvl w:val="0"/>
                <w:numId w:val="48"/>
              </w:numPr>
              <w:rPr>
                <w:rFonts w:ascii="Calibri" w:hAnsi="Calibri" w:eastAsia="Calibri" w:cs="Calibri"/>
                <w:sz w:val="20"/>
                <w:szCs w:val="20"/>
              </w:rPr>
            </w:pPr>
            <w:r w:rsidRPr="001300B2">
              <w:rPr>
                <w:rFonts w:ascii="Calibri" w:hAnsi="Calibri" w:eastAsia="Calibri" w:cs="Calibri"/>
                <w:sz w:val="20"/>
                <w:szCs w:val="20"/>
              </w:rPr>
              <w:t>recupero_inserimento</w:t>
            </w:r>
          </w:p>
          <w:p w:rsidRPr="001300B2" w:rsidR="00AD63B8" w:rsidP="00842DA3" w:rsidRDefault="00AD63B8" w14:paraId="51B7601B" w14:textId="77777777">
            <w:pPr>
              <w:pStyle w:val="ListParagraph"/>
              <w:numPr>
                <w:ilvl w:val="0"/>
                <w:numId w:val="48"/>
              </w:numPr>
              <w:rPr>
                <w:rFonts w:ascii="Calibri" w:hAnsi="Calibri" w:eastAsia="Calibri" w:cs="Calibri"/>
                <w:sz w:val="20"/>
                <w:szCs w:val="20"/>
              </w:rPr>
            </w:pPr>
            <w:r w:rsidRPr="001300B2">
              <w:rPr>
                <w:rFonts w:ascii="Calibri" w:hAnsi="Calibri" w:eastAsia="Calibri" w:cs="Calibri"/>
                <w:sz w:val="20"/>
                <w:szCs w:val="20"/>
              </w:rPr>
              <w:t>recupero_annullamento_nazionale</w:t>
            </w:r>
          </w:p>
          <w:p w:rsidRPr="00DF33A7" w:rsidR="00AD63B8" w:rsidP="00842DA3" w:rsidRDefault="00AD63B8" w14:paraId="02EECE45" w14:textId="77777777">
            <w:pPr>
              <w:pStyle w:val="ListParagraph"/>
              <w:numPr>
                <w:ilvl w:val="0"/>
                <w:numId w:val="48"/>
              </w:numPr>
              <w:rPr>
                <w:rFonts w:ascii="Calibri" w:hAnsi="Calibri" w:eastAsia="Calibri" w:cs="Calibri"/>
                <w:color w:val="EE0000"/>
                <w:sz w:val="20"/>
                <w:szCs w:val="20"/>
              </w:rPr>
            </w:pPr>
            <w:r w:rsidRPr="001300B2">
              <w:rPr>
                <w:rFonts w:ascii="Calibri" w:hAnsi="Calibri" w:eastAsia="Calibri" w:cs="Calibri"/>
                <w:sz w:val="20"/>
                <w:szCs w:val="20"/>
              </w:rPr>
              <w:t>recupero_annullamento_territoriale</w:t>
            </w:r>
          </w:p>
        </w:tc>
      </w:tr>
      <w:tr w:rsidRPr="00E36527" w:rsidR="00F048C7" w14:paraId="2EC3E25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29B4DBA4"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AD63B8" w:rsidRDefault="00AD63B8" w14:paraId="1A5AE62B" w14:textId="77777777">
            <w:pPr>
              <w:rPr>
                <w:rFonts w:ascii="Calibri" w:hAnsi="Calibri" w:eastAsia="Calibri" w:cs="Calibri"/>
                <w:sz w:val="20"/>
                <w:szCs w:val="20"/>
              </w:rPr>
            </w:pPr>
            <w:r>
              <w:rPr>
                <w:rFonts w:ascii="Calibri" w:hAnsi="Calibri" w:eastAsia="Calibri" w:cs="Calibri"/>
                <w:sz w:val="20"/>
                <w:szCs w:val="20"/>
              </w:rPr>
              <w:t>Il processo estrae:</w:t>
            </w:r>
          </w:p>
          <w:p w:rsidRPr="00E36527" w:rsidR="00AD63B8" w:rsidRDefault="003C0B6F" w14:paraId="2C3CACF4" w14:textId="667F251A">
            <w:pPr>
              <w:rPr>
                <w:rFonts w:ascii="Calibri" w:hAnsi="Calibri" w:eastAsia="Calibri" w:cs="Calibri"/>
                <w:sz w:val="20"/>
                <w:szCs w:val="20"/>
              </w:rPr>
            </w:pPr>
            <w:r>
              <w:rPr>
                <w:rFonts w:ascii="Calibri" w:hAnsi="Calibri" w:eastAsia="Calibri" w:cs="Calibri"/>
                <w:sz w:val="20"/>
                <w:szCs w:val="20"/>
              </w:rPr>
              <w:t>per ogni tipologia di atto l’elenco delle fattispecie applicabili</w:t>
            </w:r>
            <w:r w:rsidR="00AD63B8">
              <w:rPr>
                <w:rFonts w:ascii="Calibri" w:hAnsi="Calibri" w:eastAsia="Calibri" w:cs="Calibri"/>
                <w:sz w:val="20"/>
                <w:szCs w:val="20"/>
              </w:rPr>
              <w:t>, il risultato ottenuto viene salvato nella cache per 24 ore</w:t>
            </w:r>
          </w:p>
        </w:tc>
      </w:tr>
      <w:tr w:rsidRPr="00517F95" w:rsidR="00F048C7" w14:paraId="4850B0D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2BCFB578"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517F95" w:rsidR="00AD63B8" w:rsidP="002006D2" w:rsidRDefault="00517F95" w14:paraId="520C98D9" w14:textId="0024C6C1">
            <w:pPr>
              <w:rPr>
                <w:rFonts w:ascii="Calibri" w:hAnsi="Calibri" w:eastAsia="Calibri" w:cs="Calibri"/>
                <w:sz w:val="20"/>
                <w:szCs w:val="20"/>
              </w:rPr>
            </w:pPr>
            <w:r w:rsidRPr="00517F95">
              <w:rPr>
                <w:rFonts w:ascii="Calibri" w:hAnsi="Calibri" w:eastAsia="Calibri" w:cs="Calibri"/>
                <w:sz w:val="20"/>
                <w:szCs w:val="20"/>
              </w:rPr>
              <w:t>select TIAT_ID, TIAT_DESCR,</w:t>
            </w:r>
            <w:r w:rsidRPr="00517F95">
              <w:rPr>
                <w:rFonts w:ascii="Calibri" w:hAnsi="Calibri" w:eastAsia="Calibri" w:cs="Calibri"/>
                <w:sz w:val="20"/>
                <w:szCs w:val="20"/>
              </w:rPr>
              <w:br/>
            </w:r>
            <w:r w:rsidRPr="00517F95">
              <w:rPr>
                <w:rFonts w:ascii="Calibri" w:hAnsi="Calibri" w:eastAsia="Calibri" w:cs="Calibri"/>
                <w:sz w:val="20"/>
                <w:szCs w:val="20"/>
              </w:rPr>
              <w:t>FATA_DATA_INIZIO_VALIDITA, FATA_DATA_FINE_VALIDITA</w:t>
            </w:r>
            <w:r w:rsidRPr="00517F95">
              <w:rPr>
                <w:rFonts w:ascii="Calibri" w:hAnsi="Calibri" w:eastAsia="Calibri" w:cs="Calibri"/>
                <w:sz w:val="20"/>
                <w:szCs w:val="20"/>
              </w:rPr>
              <w:br/>
            </w:r>
            <w:r w:rsidRPr="00517F95">
              <w:rPr>
                <w:rFonts w:ascii="Calibri" w:hAnsi="Calibri" w:eastAsia="Calibri" w:cs="Calibri"/>
                <w:sz w:val="20"/>
                <w:szCs w:val="20"/>
              </w:rPr>
              <w:t>FATT_ID, FATT_COD, FATT_DESCR,</w:t>
            </w:r>
            <w:r w:rsidRPr="00517F95">
              <w:rPr>
                <w:rFonts w:ascii="Calibri" w:hAnsi="Calibri" w:eastAsia="Calibri" w:cs="Calibri"/>
                <w:sz w:val="20"/>
                <w:szCs w:val="20"/>
              </w:rPr>
              <w:br/>
            </w:r>
            <w:r w:rsidRPr="00517F95">
              <w:rPr>
                <w:rFonts w:ascii="Calibri" w:hAnsi="Calibri" w:eastAsia="Calibri" w:cs="Calibri"/>
                <w:sz w:val="20"/>
                <w:szCs w:val="20"/>
              </w:rPr>
              <w:t>FATT_FLAG_DATA_COMMISSIONE_ILLECITO, FATT_FLAG_LAVORATORE,</w:t>
            </w:r>
            <w:r w:rsidRPr="00517F95">
              <w:rPr>
                <w:rFonts w:ascii="Calibri" w:hAnsi="Calibri" w:eastAsia="Calibri" w:cs="Calibri"/>
                <w:sz w:val="20"/>
                <w:szCs w:val="20"/>
              </w:rPr>
              <w:br/>
            </w:r>
            <w:r w:rsidRPr="00517F95">
              <w:rPr>
                <w:rFonts w:ascii="Calibri" w:hAnsi="Calibri" w:eastAsia="Calibri" w:cs="Calibri"/>
                <w:sz w:val="20"/>
                <w:szCs w:val="20"/>
              </w:rPr>
              <w:t>FATT_DATA_INIZIO_VALIDITA, FATT_DATA_FINE_VALIDITA</w:t>
            </w:r>
            <w:r w:rsidR="00D632B0">
              <w:rPr>
                <w:rFonts w:ascii="Calibri" w:hAnsi="Calibri" w:eastAsia="Calibri" w:cs="Calibri"/>
                <w:sz w:val="20"/>
                <w:szCs w:val="20"/>
              </w:rPr>
              <w:t xml:space="preserve">, </w:t>
            </w:r>
            <w:r w:rsidRPr="008F0D39" w:rsidR="008F0D39">
              <w:rPr>
                <w:rFonts w:ascii="Calibri" w:hAnsi="Calibri" w:eastAsia="Calibri" w:cs="Calibri"/>
                <w:sz w:val="20"/>
                <w:szCs w:val="20"/>
              </w:rPr>
              <w:t>FATT_PUNTEGGIO</w:t>
            </w:r>
            <w:r w:rsidRPr="00517F95">
              <w:rPr>
                <w:rFonts w:ascii="Calibri" w:hAnsi="Calibri" w:eastAsia="Calibri" w:cs="Calibri"/>
                <w:sz w:val="20"/>
                <w:szCs w:val="20"/>
              </w:rPr>
              <w:br/>
            </w:r>
            <w:r w:rsidRPr="00517F95">
              <w:rPr>
                <w:rFonts w:ascii="Calibri" w:hAnsi="Calibri" w:eastAsia="Calibri" w:cs="Calibri"/>
                <w:sz w:val="20"/>
                <w:szCs w:val="20"/>
              </w:rPr>
              <w:t>from dbo.TIAT_TIPO_ATTO_TYP</w:t>
            </w:r>
            <w:r w:rsidRPr="00517F95">
              <w:rPr>
                <w:rFonts w:ascii="Calibri" w:hAnsi="Calibri" w:eastAsia="Calibri" w:cs="Calibri"/>
                <w:sz w:val="20"/>
                <w:szCs w:val="20"/>
              </w:rPr>
              <w:br/>
            </w:r>
            <w:r w:rsidRPr="00517F95">
              <w:rPr>
                <w:rFonts w:ascii="Calibri" w:hAnsi="Calibri" w:eastAsia="Calibri" w:cs="Calibri"/>
                <w:sz w:val="20"/>
                <w:szCs w:val="20"/>
              </w:rPr>
              <w:t>join dbo.FATA_FATTISPECIE_PER_TIPO_ATTO_CNF on FATA_FK_TIAT_ID = TIAT_ID</w:t>
            </w:r>
            <w:r w:rsidRPr="00517F95">
              <w:rPr>
                <w:rFonts w:ascii="Calibri" w:hAnsi="Calibri" w:eastAsia="Calibri" w:cs="Calibri"/>
                <w:sz w:val="20"/>
                <w:szCs w:val="20"/>
              </w:rPr>
              <w:br/>
            </w:r>
            <w:r w:rsidRPr="00517F95">
              <w:rPr>
                <w:rFonts w:ascii="Calibri" w:hAnsi="Calibri" w:eastAsia="Calibri" w:cs="Calibri"/>
                <w:sz w:val="20"/>
                <w:szCs w:val="20"/>
              </w:rPr>
              <w:t>join dbo.FATT_FATTISPECIE_ANA on FATT_ID = FATA_FK_FATT_ID</w:t>
            </w:r>
          </w:p>
        </w:tc>
      </w:tr>
      <w:tr w:rsidRPr="00E36527" w:rsidR="00F048C7" w14:paraId="46EEF89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5A9C490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67581" w:rsidR="00AD63B8" w:rsidRDefault="00AD63B8" w14:paraId="38AA31C3" w14:textId="77777777">
            <w:pPr>
              <w:rPr>
                <w:rFonts w:ascii="Calibri" w:hAnsi="Calibri" w:eastAsia="Calibri" w:cs="Calibri"/>
                <w:sz w:val="20"/>
                <w:szCs w:val="20"/>
              </w:rPr>
            </w:pPr>
            <w:r>
              <w:rPr>
                <w:rFonts w:ascii="Calibri" w:hAnsi="Calibri" w:eastAsia="Calibri" w:cs="Calibri"/>
                <w:sz w:val="20"/>
                <w:szCs w:val="20"/>
              </w:rPr>
              <w:t>Una lista contenente le seguenti informazioni:</w:t>
            </w:r>
          </w:p>
          <w:p w:rsidR="00B4344A" w:rsidP="00842DA3" w:rsidRDefault="00AD63B8" w14:paraId="5F1973B1" w14:textId="77777777">
            <w:pPr>
              <w:pStyle w:val="ListParagraph"/>
              <w:numPr>
                <w:ilvl w:val="0"/>
                <w:numId w:val="48"/>
              </w:numPr>
              <w:rPr>
                <w:rFonts w:ascii="Calibri" w:hAnsi="Calibri" w:eastAsia="Calibri" w:cs="Calibri"/>
                <w:sz w:val="20"/>
                <w:szCs w:val="20"/>
              </w:rPr>
            </w:pPr>
            <w:r w:rsidRPr="00367581">
              <w:rPr>
                <w:rFonts w:ascii="Calibri" w:hAnsi="Calibri" w:eastAsia="Calibri" w:cs="Calibri"/>
                <w:sz w:val="20"/>
                <w:szCs w:val="20"/>
              </w:rPr>
              <w:t xml:space="preserve">Identificativo </w:t>
            </w:r>
            <w:r>
              <w:rPr>
                <w:rFonts w:ascii="Calibri" w:hAnsi="Calibri" w:eastAsia="Calibri" w:cs="Calibri"/>
                <w:sz w:val="20"/>
                <w:szCs w:val="20"/>
              </w:rPr>
              <w:t xml:space="preserve">Tipo </w:t>
            </w:r>
            <w:r w:rsidR="002006D2">
              <w:rPr>
                <w:rFonts w:ascii="Calibri" w:hAnsi="Calibri" w:eastAsia="Calibri" w:cs="Calibri"/>
                <w:sz w:val="20"/>
                <w:szCs w:val="20"/>
              </w:rPr>
              <w:t>Atto, Descrizione Atto</w:t>
            </w:r>
          </w:p>
          <w:p w:rsidR="00B4344A" w:rsidP="00842DA3" w:rsidRDefault="00B4344A" w14:paraId="00516AA4" w14:textId="4E74BDD0">
            <w:pPr>
              <w:pStyle w:val="ListParagraph"/>
              <w:numPr>
                <w:ilvl w:val="0"/>
                <w:numId w:val="48"/>
              </w:numPr>
              <w:rPr>
                <w:rFonts w:ascii="Calibri" w:hAnsi="Calibri" w:eastAsia="Calibri" w:cs="Calibri"/>
                <w:sz w:val="20"/>
                <w:szCs w:val="20"/>
              </w:rPr>
            </w:pPr>
            <w:r>
              <w:rPr>
                <w:rFonts w:ascii="Calibri" w:hAnsi="Calibri" w:eastAsia="Calibri" w:cs="Calibri"/>
                <w:sz w:val="20"/>
                <w:szCs w:val="20"/>
              </w:rPr>
              <w:t>Per ciascun atto una lista contenente:</w:t>
            </w:r>
          </w:p>
          <w:p w:rsidR="00B4344A" w:rsidP="00842DA3" w:rsidRDefault="00B4344A" w14:paraId="044AE20F" w14:textId="77777777">
            <w:pPr>
              <w:pStyle w:val="ListParagraph"/>
              <w:numPr>
                <w:ilvl w:val="1"/>
                <w:numId w:val="48"/>
              </w:numPr>
              <w:rPr>
                <w:rFonts w:ascii="Calibri" w:hAnsi="Calibri" w:eastAsia="Calibri" w:cs="Calibri"/>
                <w:sz w:val="20"/>
                <w:szCs w:val="20"/>
              </w:rPr>
            </w:pPr>
            <w:r>
              <w:rPr>
                <w:rFonts w:ascii="Calibri" w:hAnsi="Calibri" w:eastAsia="Calibri" w:cs="Calibri"/>
                <w:sz w:val="20"/>
                <w:szCs w:val="20"/>
              </w:rPr>
              <w:t>Data inizio e fine validità relazione</w:t>
            </w:r>
          </w:p>
          <w:p w:rsidR="00D465CA" w:rsidP="00842DA3" w:rsidRDefault="00B4344A" w14:paraId="26B259EE" w14:textId="77777777">
            <w:pPr>
              <w:pStyle w:val="ListParagraph"/>
              <w:numPr>
                <w:ilvl w:val="1"/>
                <w:numId w:val="48"/>
              </w:numPr>
              <w:rPr>
                <w:rFonts w:ascii="Calibri" w:hAnsi="Calibri" w:eastAsia="Calibri" w:cs="Calibri"/>
                <w:sz w:val="20"/>
                <w:szCs w:val="20"/>
              </w:rPr>
            </w:pPr>
            <w:r>
              <w:rPr>
                <w:rFonts w:ascii="Calibri" w:hAnsi="Calibri" w:eastAsia="Calibri" w:cs="Calibri"/>
                <w:sz w:val="20"/>
                <w:szCs w:val="20"/>
              </w:rPr>
              <w:t>Identificativo, codice e descrizione della fattispecie</w:t>
            </w:r>
            <w:r w:rsidR="00D465CA">
              <w:rPr>
                <w:rFonts w:ascii="Calibri" w:hAnsi="Calibri" w:eastAsia="Calibri" w:cs="Calibri"/>
                <w:sz w:val="20"/>
                <w:szCs w:val="20"/>
              </w:rPr>
              <w:t>,</w:t>
            </w:r>
          </w:p>
          <w:p w:rsidR="00D465CA" w:rsidP="00842DA3" w:rsidRDefault="00D465CA" w14:paraId="5BEE6589" w14:textId="77777777">
            <w:pPr>
              <w:pStyle w:val="ListParagraph"/>
              <w:numPr>
                <w:ilvl w:val="1"/>
                <w:numId w:val="48"/>
              </w:numPr>
              <w:rPr>
                <w:rFonts w:ascii="Calibri" w:hAnsi="Calibri" w:eastAsia="Calibri" w:cs="Calibri"/>
                <w:sz w:val="20"/>
                <w:szCs w:val="20"/>
              </w:rPr>
            </w:pPr>
            <w:r>
              <w:rPr>
                <w:rFonts w:ascii="Calibri" w:hAnsi="Calibri" w:eastAsia="Calibri" w:cs="Calibri"/>
                <w:sz w:val="20"/>
                <w:szCs w:val="20"/>
              </w:rPr>
              <w:t>Data inizio e fine validi fattispecie</w:t>
            </w:r>
          </w:p>
          <w:p w:rsidRPr="00E34AB3" w:rsidR="00D27C84" w:rsidP="00842DA3" w:rsidRDefault="00D27C84" w14:paraId="376E3D3E" w14:textId="3819D9BE">
            <w:pPr>
              <w:pStyle w:val="ListParagraph"/>
              <w:numPr>
                <w:ilvl w:val="1"/>
                <w:numId w:val="48"/>
              </w:numPr>
              <w:rPr>
                <w:rFonts w:ascii="Calibri" w:hAnsi="Calibri" w:eastAsia="Calibri" w:cs="Calibri"/>
                <w:sz w:val="20"/>
                <w:szCs w:val="20"/>
              </w:rPr>
            </w:pPr>
            <w:r w:rsidRPr="00E34AB3">
              <w:rPr>
                <w:rFonts w:ascii="Calibri" w:hAnsi="Calibri" w:eastAsia="Calibri" w:cs="Calibri"/>
                <w:sz w:val="20"/>
                <w:szCs w:val="20"/>
              </w:rPr>
              <w:t>Punteggio della fattispecie</w:t>
            </w:r>
          </w:p>
          <w:p w:rsidR="00D465CA" w:rsidP="00842DA3" w:rsidRDefault="00D465CA" w14:paraId="56DFEDF0" w14:textId="0382956B">
            <w:pPr>
              <w:pStyle w:val="ListParagraph"/>
              <w:numPr>
                <w:ilvl w:val="1"/>
                <w:numId w:val="48"/>
              </w:numPr>
              <w:rPr>
                <w:rFonts w:ascii="Calibri" w:hAnsi="Calibri" w:eastAsia="Calibri" w:cs="Calibri"/>
                <w:sz w:val="20"/>
                <w:szCs w:val="20"/>
              </w:rPr>
            </w:pPr>
            <w:r>
              <w:rPr>
                <w:rFonts w:ascii="Calibri" w:hAnsi="Calibri" w:eastAsia="Calibri" w:cs="Calibri"/>
                <w:sz w:val="20"/>
                <w:szCs w:val="20"/>
              </w:rPr>
              <w:t>Flag lavoratori</w:t>
            </w:r>
          </w:p>
          <w:p w:rsidRPr="00D465CA" w:rsidR="00AD63B8" w:rsidP="00842DA3" w:rsidRDefault="00D465CA" w14:paraId="6B8420E6" w14:textId="1E176B78">
            <w:pPr>
              <w:pStyle w:val="ListParagraph"/>
              <w:numPr>
                <w:ilvl w:val="1"/>
                <w:numId w:val="48"/>
              </w:numPr>
              <w:rPr>
                <w:rFonts w:ascii="Calibri" w:hAnsi="Calibri" w:eastAsia="Calibri" w:cs="Calibri"/>
                <w:sz w:val="20"/>
                <w:szCs w:val="20"/>
              </w:rPr>
            </w:pPr>
            <w:r>
              <w:rPr>
                <w:rFonts w:ascii="Calibri" w:hAnsi="Calibri" w:eastAsia="Calibri" w:cs="Calibri"/>
                <w:sz w:val="20"/>
                <w:szCs w:val="20"/>
              </w:rPr>
              <w:t>Flag data commissione illecito</w:t>
            </w:r>
          </w:p>
        </w:tc>
      </w:tr>
      <w:tr w:rsidRPr="00E36527" w:rsidR="00F048C7" w14:paraId="429257E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58C3750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AD63B8" w14:paraId="5D6D3B8C"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12F1FCD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AD63B8" w:rsidRDefault="00AD63B8" w14:paraId="034418C9"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AD63B8" w:rsidRDefault="00AD63B8" w14:paraId="667789E5" w14:textId="77777777">
            <w:pPr>
              <w:rPr>
                <w:rFonts w:ascii="Calibri" w:hAnsi="Calibri" w:eastAsia="Calibri" w:cs="Calibri"/>
                <w:sz w:val="20"/>
                <w:szCs w:val="20"/>
              </w:rPr>
            </w:pPr>
            <w:r w:rsidRPr="00E36527">
              <w:rPr>
                <w:rFonts w:ascii="Calibri" w:hAnsi="Calibri" w:eastAsia="Calibri" w:cs="Calibri"/>
                <w:sz w:val="20"/>
                <w:szCs w:val="20"/>
              </w:rPr>
              <w:t>RF01-04</w:t>
            </w:r>
          </w:p>
        </w:tc>
      </w:tr>
    </w:tbl>
    <w:p w:rsidR="00AD63B8" w:rsidP="00FC1811" w:rsidRDefault="00AD63B8" w14:paraId="0B7CF1F9" w14:textId="77777777">
      <w:pPr>
        <w:rPr>
          <w:rStyle w:val="CarattereNormal"/>
        </w:rPr>
      </w:pPr>
    </w:p>
    <w:p w:rsidR="003257E5" w:rsidP="003257E5" w:rsidRDefault="0055755B" w14:paraId="6BA0E4AF" w14:textId="1392F82D">
      <w:pPr>
        <w:pStyle w:val="Heading3"/>
      </w:pPr>
      <w:bookmarkStart w:name="_Toc222417311" w:id="122"/>
      <w:r>
        <w:t>LavoratoriFattispecie</w:t>
      </w:r>
      <w:r w:rsidR="003257E5">
        <w:t xml:space="preserve"> - check</w:t>
      </w:r>
      <w:r w:rsidRPr="002B6E68" w:rsidR="003257E5">
        <w:t>Univocit</w:t>
      </w:r>
      <w:r w:rsidR="003257E5">
        <w:t>a</w:t>
      </w:r>
      <w:r>
        <w:t>LavoratoriFattispecie</w:t>
      </w:r>
      <w:bookmarkEnd w:id="122"/>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7FF49115"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1671F654"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257E5" w:rsidRDefault="003257E5" w14:paraId="2D03A598"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538F9B20"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646EBCC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257E5" w:rsidRDefault="003257E5" w14:paraId="074DED27"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EA374D" w:rsidTr="097528C3" w14:paraId="7DBF911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473F100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257E5" w:rsidRDefault="0055755B" w14:paraId="59571B4F" w14:textId="527F04CE">
            <w:pPr>
              <w:jc w:val="both"/>
              <w:rPr>
                <w:rFonts w:ascii="Calibri" w:hAnsi="Calibri" w:eastAsia="Calibri" w:cs="Calibri"/>
                <w:sz w:val="20"/>
                <w:szCs w:val="20"/>
              </w:rPr>
            </w:pPr>
            <w:r>
              <w:rPr>
                <w:rFonts w:ascii="Calibri" w:hAnsi="Calibri" w:eastAsia="Calibri" w:cs="Calibri"/>
                <w:sz w:val="20"/>
                <w:szCs w:val="20"/>
              </w:rPr>
              <w:t>Elenco lavoratori per fattispecie</w:t>
            </w:r>
          </w:p>
        </w:tc>
      </w:tr>
      <w:tr w:rsidRPr="00E36527" w:rsidR="00EA374D" w:rsidTr="097528C3" w14:paraId="010DD8B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392D448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257E5" w:rsidRDefault="0055755B" w14:paraId="18AB5CA5" w14:textId="77791BA1">
            <w:pPr>
              <w:rPr>
                <w:rFonts w:ascii="Calibri" w:hAnsi="Calibri" w:eastAsia="Calibri" w:cs="Calibri"/>
                <w:sz w:val="20"/>
                <w:szCs w:val="20"/>
              </w:rPr>
            </w:pPr>
            <w:r>
              <w:rPr>
                <w:rFonts w:ascii="Calibri" w:hAnsi="Calibri" w:eastAsia="Calibri" w:cs="Calibri"/>
                <w:sz w:val="20"/>
                <w:szCs w:val="20"/>
              </w:rPr>
              <w:t xml:space="preserve">Il servizio restituisce l’elenco dei lavoratori già presenti in altre decurtazioni a parità di </w:t>
            </w:r>
            <w:r w:rsidR="00AF2504">
              <w:rPr>
                <w:rFonts w:ascii="Calibri" w:hAnsi="Calibri" w:eastAsia="Calibri" w:cs="Calibri"/>
                <w:sz w:val="20"/>
                <w:szCs w:val="20"/>
              </w:rPr>
              <w:t xml:space="preserve">patente, </w:t>
            </w:r>
            <w:r>
              <w:rPr>
                <w:rFonts w:ascii="Calibri" w:hAnsi="Calibri" w:eastAsia="Calibri" w:cs="Calibri"/>
                <w:sz w:val="20"/>
                <w:szCs w:val="20"/>
              </w:rPr>
              <w:t xml:space="preserve">fattispecie, lavoratore, tipologia di identificativo lavoratore e data commissione illecito. Il </w:t>
            </w:r>
            <w:r>
              <w:rPr>
                <w:rFonts w:ascii="Calibri" w:hAnsi="Calibri" w:eastAsia="Calibri" w:cs="Calibri"/>
                <w:sz w:val="20"/>
                <w:szCs w:val="20"/>
              </w:rPr>
              <w:t>controllo deve essere effettuato solo per le decurtazioni associate a fattispecie che hanno i flag data commissioni illecito e presenza lavoratori impostato a true</w:t>
            </w:r>
          </w:p>
        </w:tc>
      </w:tr>
      <w:tr w:rsidRPr="0055755B" w:rsidR="00EA374D" w:rsidTr="097528C3" w14:paraId="46D04C5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0B40D0B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55755B" w:rsidR="003257E5" w:rsidRDefault="003257E5" w14:paraId="509387DF" w14:textId="41F83B2E">
            <w:pPr>
              <w:jc w:val="both"/>
              <w:rPr>
                <w:rFonts w:ascii="Calibri" w:hAnsi="Calibri" w:eastAsia="Calibri" w:cs="Calibri"/>
                <w:sz w:val="20"/>
                <w:szCs w:val="20"/>
                <w:lang w:val="en-US"/>
              </w:rPr>
            </w:pPr>
            <w:r w:rsidRPr="0055755B">
              <w:rPr>
                <w:rFonts w:ascii="Calibri" w:hAnsi="Calibri" w:eastAsia="Calibri" w:cs="Calibri"/>
                <w:sz w:val="20"/>
                <w:szCs w:val="20"/>
                <w:lang w:val="en-US"/>
              </w:rPr>
              <w:t>POST &lt;root&gt;/int/v1/check/univocita-</w:t>
            </w:r>
            <w:r w:rsidRPr="0055755B" w:rsidR="0055755B">
              <w:rPr>
                <w:rFonts w:ascii="Calibri" w:hAnsi="Calibri" w:eastAsia="Calibri" w:cs="Calibri"/>
                <w:sz w:val="20"/>
                <w:szCs w:val="20"/>
                <w:lang w:val="en-US"/>
              </w:rPr>
              <w:t>lavoratori-fattispecie</w:t>
            </w:r>
          </w:p>
        </w:tc>
      </w:tr>
      <w:tr w:rsidRPr="00E36527" w:rsidR="00EA374D" w:rsidTr="097528C3" w14:paraId="23DC777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400E85E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3257E5" w:rsidRDefault="003257E5" w14:paraId="08346510" w14:textId="77777777">
            <w:pPr>
              <w:rPr>
                <w:rFonts w:ascii="Calibri" w:hAnsi="Calibri" w:eastAsia="Calibri" w:cs="Calibri"/>
                <w:sz w:val="20"/>
                <w:szCs w:val="20"/>
              </w:rPr>
            </w:pPr>
            <w:r w:rsidRPr="00C807C8">
              <w:rPr>
                <w:rFonts w:ascii="Calibri" w:hAnsi="Calibri" w:eastAsia="Calibri" w:cs="Calibri"/>
                <w:sz w:val="20"/>
                <w:szCs w:val="20"/>
              </w:rPr>
              <w:t>Identificativo Patente</w:t>
            </w:r>
            <w:r>
              <w:rPr>
                <w:rFonts w:ascii="Calibri" w:hAnsi="Calibri" w:eastAsia="Calibri" w:cs="Calibri"/>
                <w:sz w:val="20"/>
                <w:szCs w:val="20"/>
              </w:rPr>
              <w:t xml:space="preserve"> [integer,</w:t>
            </w:r>
            <w:r w:rsidRPr="00C807C8">
              <w:rPr>
                <w:rFonts w:ascii="Calibri" w:hAnsi="Calibri" w:eastAsia="Calibri" w:cs="Calibri"/>
                <w:sz w:val="20"/>
                <w:szCs w:val="20"/>
              </w:rPr>
              <w:t xml:space="preserve"> obbligatorio</w:t>
            </w:r>
            <w:r>
              <w:rPr>
                <w:rFonts w:ascii="Calibri" w:hAnsi="Calibri" w:eastAsia="Calibri" w:cs="Calibri"/>
                <w:sz w:val="20"/>
                <w:szCs w:val="20"/>
              </w:rPr>
              <w:t>]</w:t>
            </w:r>
          </w:p>
          <w:p w:rsidRPr="00C807C8" w:rsidR="007C585E" w:rsidRDefault="007C585E" w14:paraId="12ED8B33" w14:textId="3E01D189">
            <w:pPr>
              <w:rPr>
                <w:rFonts w:ascii="Calibri" w:hAnsi="Calibri" w:eastAsia="Calibri" w:cs="Calibri"/>
                <w:sz w:val="20"/>
                <w:szCs w:val="20"/>
              </w:rPr>
            </w:pPr>
            <w:r w:rsidRPr="00304B6D">
              <w:rPr>
                <w:rFonts w:ascii="Calibri" w:hAnsi="Calibri" w:eastAsia="Calibri" w:cs="Calibri"/>
                <w:sz w:val="20"/>
                <w:szCs w:val="20"/>
              </w:rPr>
              <w:t>Identificativo Fattispecie</w:t>
            </w:r>
            <w:r>
              <w:rPr>
                <w:rFonts w:ascii="Calibri" w:hAnsi="Calibri" w:eastAsia="Calibri" w:cs="Calibri"/>
                <w:sz w:val="20"/>
                <w:szCs w:val="20"/>
              </w:rPr>
              <w:t xml:space="preserve"> [integer,</w:t>
            </w:r>
            <w:r w:rsidRPr="00C807C8">
              <w:rPr>
                <w:rFonts w:ascii="Calibri" w:hAnsi="Calibri" w:eastAsia="Calibri" w:cs="Calibri"/>
                <w:sz w:val="20"/>
                <w:szCs w:val="20"/>
              </w:rPr>
              <w:t xml:space="preserve"> obbligatorio</w:t>
            </w:r>
            <w:r>
              <w:rPr>
                <w:rFonts w:ascii="Calibri" w:hAnsi="Calibri" w:eastAsia="Calibri" w:cs="Calibri"/>
                <w:sz w:val="20"/>
                <w:szCs w:val="20"/>
              </w:rPr>
              <w:t>]</w:t>
            </w:r>
          </w:p>
          <w:p w:rsidR="00D073C9" w:rsidRDefault="007C585E" w14:paraId="16613BEF" w14:textId="77777777">
            <w:pPr>
              <w:rPr>
                <w:rFonts w:ascii="Calibri" w:hAnsi="Calibri" w:eastAsia="Calibri" w:cs="Calibri"/>
                <w:sz w:val="20"/>
                <w:szCs w:val="20"/>
              </w:rPr>
            </w:pPr>
            <w:r>
              <w:rPr>
                <w:rFonts w:ascii="Calibri" w:hAnsi="Calibri" w:eastAsia="Calibri" w:cs="Calibri"/>
                <w:sz w:val="20"/>
                <w:szCs w:val="20"/>
              </w:rPr>
              <w:t>Lista lavoratori contene</w:t>
            </w:r>
            <w:r w:rsidR="00D073C9">
              <w:rPr>
                <w:rFonts w:ascii="Calibri" w:hAnsi="Calibri" w:eastAsia="Calibri" w:cs="Calibri"/>
                <w:sz w:val="20"/>
                <w:szCs w:val="20"/>
              </w:rPr>
              <w:t>nte</w:t>
            </w:r>
          </w:p>
          <w:p w:rsidRPr="00304B6D" w:rsidR="00D073C9" w:rsidP="00617813" w:rsidRDefault="00D073C9" w14:paraId="3D8DF8E7" w14:textId="72F50BC6">
            <w:pPr>
              <w:ind w:left="1134"/>
              <w:rPr>
                <w:rFonts w:ascii="Calibri" w:hAnsi="Calibri" w:eastAsia="Calibri" w:cs="Calibri"/>
                <w:sz w:val="20"/>
                <w:szCs w:val="20"/>
              </w:rPr>
            </w:pPr>
            <w:r>
              <w:rPr>
                <w:rFonts w:ascii="Calibri" w:hAnsi="Calibri" w:eastAsia="Calibri" w:cs="Calibri"/>
                <w:sz w:val="20"/>
                <w:szCs w:val="20"/>
              </w:rPr>
              <w:t xml:space="preserve">Tipo </w:t>
            </w:r>
            <w:r w:rsidRPr="00304B6D">
              <w:rPr>
                <w:rFonts w:ascii="Calibri" w:hAnsi="Calibri" w:eastAsia="Calibri" w:cs="Calibri"/>
                <w:sz w:val="20"/>
                <w:szCs w:val="20"/>
              </w:rPr>
              <w:t>Identificativo Lavoratore</w:t>
            </w:r>
            <w:r>
              <w:rPr>
                <w:rFonts w:ascii="Calibri" w:hAnsi="Calibri" w:eastAsia="Calibri" w:cs="Calibri"/>
                <w:sz w:val="20"/>
                <w:szCs w:val="20"/>
              </w:rPr>
              <w:t xml:space="preserve"> [</w:t>
            </w:r>
            <w:r w:rsidR="00B02724">
              <w:rPr>
                <w:rFonts w:ascii="Calibri" w:hAnsi="Calibri" w:eastAsia="Calibri" w:cs="Calibri"/>
                <w:sz w:val="20"/>
                <w:szCs w:val="20"/>
              </w:rPr>
              <w:t>integer</w:t>
            </w:r>
            <w:r>
              <w:rPr>
                <w:rFonts w:ascii="Calibri" w:hAnsi="Calibri" w:eastAsia="Calibri" w:cs="Calibri"/>
                <w:sz w:val="20"/>
                <w:szCs w:val="20"/>
              </w:rPr>
              <w:t xml:space="preserve">] </w:t>
            </w:r>
          </w:p>
          <w:p w:rsidRPr="00304B6D" w:rsidR="003257E5" w:rsidP="00617813" w:rsidRDefault="003257E5" w14:paraId="26353F1F" w14:textId="3B1B037A">
            <w:pPr>
              <w:ind w:left="1134"/>
              <w:rPr>
                <w:rFonts w:ascii="Calibri" w:hAnsi="Calibri" w:eastAsia="Calibri" w:cs="Calibri"/>
                <w:sz w:val="20"/>
                <w:szCs w:val="20"/>
              </w:rPr>
            </w:pPr>
            <w:r w:rsidRPr="00304B6D">
              <w:rPr>
                <w:rFonts w:ascii="Calibri" w:hAnsi="Calibri" w:eastAsia="Calibri" w:cs="Calibri"/>
                <w:sz w:val="20"/>
                <w:szCs w:val="20"/>
              </w:rPr>
              <w:t>Identificativo Lavoratore</w:t>
            </w:r>
            <w:r>
              <w:rPr>
                <w:rFonts w:ascii="Calibri" w:hAnsi="Calibri" w:eastAsia="Calibri" w:cs="Calibri"/>
                <w:sz w:val="20"/>
                <w:szCs w:val="20"/>
              </w:rPr>
              <w:t xml:space="preserve"> [</w:t>
            </w:r>
            <w:r w:rsidRPr="00304B6D">
              <w:rPr>
                <w:rFonts w:ascii="Calibri" w:hAnsi="Calibri" w:eastAsia="Calibri" w:cs="Calibri"/>
                <w:sz w:val="20"/>
                <w:szCs w:val="20"/>
              </w:rPr>
              <w:t>stringa</w:t>
            </w:r>
            <w:r>
              <w:rPr>
                <w:rFonts w:ascii="Calibri" w:hAnsi="Calibri" w:eastAsia="Calibri" w:cs="Calibri"/>
                <w:sz w:val="20"/>
                <w:szCs w:val="20"/>
              </w:rPr>
              <w:t>]</w:t>
            </w:r>
          </w:p>
          <w:p w:rsidRPr="00C807C8" w:rsidR="003257E5" w:rsidP="00617813" w:rsidRDefault="003257E5" w14:paraId="543C2ECE" w14:textId="4D7B1CA1">
            <w:pPr>
              <w:ind w:left="1134"/>
              <w:rPr>
                <w:rFonts w:ascii="Calibri" w:hAnsi="Calibri" w:eastAsia="Calibri" w:cs="Calibri"/>
                <w:sz w:val="20"/>
                <w:szCs w:val="20"/>
              </w:rPr>
            </w:pPr>
            <w:r w:rsidRPr="00304B6D">
              <w:rPr>
                <w:rFonts w:ascii="Calibri" w:hAnsi="Calibri" w:eastAsia="Calibri" w:cs="Calibri"/>
                <w:sz w:val="20"/>
                <w:szCs w:val="20"/>
              </w:rPr>
              <w:t>Data di inizio del periodo in cui è stato commesso l’illecito</w:t>
            </w:r>
            <w:r>
              <w:rPr>
                <w:rFonts w:ascii="Calibri" w:hAnsi="Calibri" w:eastAsia="Calibri" w:cs="Calibri"/>
                <w:sz w:val="20"/>
                <w:szCs w:val="20"/>
              </w:rPr>
              <w:t xml:space="preserve"> [date nel formato ‘yyyy-MM-dd’]</w:t>
            </w:r>
          </w:p>
        </w:tc>
      </w:tr>
      <w:tr w:rsidRPr="00E36527" w:rsidR="00EA374D" w:rsidTr="097528C3" w14:paraId="166A34B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5BDF056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257E5" w:rsidRDefault="003257E5" w14:paraId="15DE90EB"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EA374D" w:rsidTr="097528C3" w14:paraId="62A3393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0374B31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257E5" w:rsidRDefault="003257E5" w14:paraId="2F080B38"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EA374D" w:rsidTr="097528C3" w14:paraId="3E1A8AC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2AD6AC9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3257E5" w:rsidRDefault="003257E5" w14:paraId="08A85D93" w14:textId="77777777">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decurtazione_</w:t>
            </w:r>
            <w:r>
              <w:rPr>
                <w:rFonts w:ascii="Calibri" w:hAnsi="Calibri" w:cs="Calibri"/>
                <w:sz w:val="20"/>
                <w:szCs w:val="20"/>
              </w:rPr>
              <w:t>inserimento</w:t>
            </w:r>
          </w:p>
        </w:tc>
      </w:tr>
      <w:tr w:rsidRPr="00BA67F0" w:rsidR="00EA374D" w:rsidTr="097528C3" w14:paraId="1D6F53B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1B4A9484"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E67D5D" w:rsidP="00EB77C6" w:rsidRDefault="003257E5" w14:paraId="1F758E86" w14:textId="77777777">
            <w:pPr>
              <w:rPr>
                <w:rFonts w:ascii="Calibri" w:hAnsi="Calibri" w:eastAsia="Calibri" w:cs="Calibri"/>
                <w:sz w:val="20"/>
                <w:szCs w:val="20"/>
              </w:rPr>
            </w:pPr>
            <w:r>
              <w:rPr>
                <w:rFonts w:ascii="Calibri" w:hAnsi="Calibri" w:eastAsia="Calibri" w:cs="Calibri"/>
                <w:sz w:val="20"/>
                <w:szCs w:val="20"/>
              </w:rPr>
              <w:t>Il processo estrae tutte le decurtazioni non annullate che verificano le condizioni di input</w:t>
            </w:r>
            <w:r w:rsidR="00BA424E">
              <w:rPr>
                <w:rFonts w:ascii="Calibri" w:hAnsi="Calibri" w:eastAsia="Calibri" w:cs="Calibri"/>
                <w:sz w:val="20"/>
                <w:szCs w:val="20"/>
              </w:rPr>
              <w:t xml:space="preserve"> in cui il Tipo </w:t>
            </w:r>
            <w:r w:rsidRPr="00304B6D" w:rsidR="00BA424E">
              <w:rPr>
                <w:rFonts w:ascii="Calibri" w:hAnsi="Calibri" w:eastAsia="Calibri" w:cs="Calibri"/>
                <w:sz w:val="20"/>
                <w:szCs w:val="20"/>
              </w:rPr>
              <w:t>Identificativo Lavoratore</w:t>
            </w:r>
            <w:r w:rsidR="00BA424E">
              <w:rPr>
                <w:rFonts w:ascii="Calibri" w:hAnsi="Calibri" w:eastAsia="Calibri" w:cs="Calibri"/>
                <w:sz w:val="20"/>
                <w:szCs w:val="20"/>
              </w:rPr>
              <w:t xml:space="preserve"> 1 e 8 sono considerati equivalenti (1=codice fiscale, 8=codicefiscale calcolato)</w:t>
            </w:r>
            <w:r w:rsidR="00E67D5D">
              <w:rPr>
                <w:rFonts w:ascii="Calibri" w:hAnsi="Calibri" w:eastAsia="Calibri" w:cs="Calibri"/>
                <w:sz w:val="20"/>
                <w:szCs w:val="20"/>
              </w:rPr>
              <w:t>.</w:t>
            </w:r>
          </w:p>
          <w:p w:rsidRPr="005A2596" w:rsidR="003257E5" w:rsidP="00E67D5D" w:rsidRDefault="00E67D5D" w14:paraId="6576E656" w14:textId="0449A2B2">
            <w:pPr>
              <w:rPr>
                <w:rFonts w:ascii="Calibri" w:hAnsi="Calibri" w:eastAsia="Calibri" w:cs="Calibri"/>
                <w:sz w:val="20"/>
                <w:szCs w:val="20"/>
              </w:rPr>
            </w:pPr>
            <w:r>
              <w:rPr>
                <w:rFonts w:ascii="Calibri" w:hAnsi="Calibri" w:eastAsia="Calibri" w:cs="Calibri"/>
                <w:sz w:val="20"/>
                <w:szCs w:val="20"/>
              </w:rPr>
              <w:t>I</w:t>
            </w:r>
            <w:r w:rsidR="003257E5">
              <w:rPr>
                <w:rFonts w:ascii="Calibri" w:hAnsi="Calibri" w:eastAsia="Calibri" w:cs="Calibri"/>
                <w:sz w:val="20"/>
                <w:szCs w:val="20"/>
              </w:rPr>
              <w:t>l servizio</w:t>
            </w:r>
            <w:r>
              <w:rPr>
                <w:rFonts w:ascii="Calibri" w:hAnsi="Calibri" w:eastAsia="Calibri" w:cs="Calibri"/>
                <w:sz w:val="20"/>
                <w:szCs w:val="20"/>
              </w:rPr>
              <w:t xml:space="preserve"> r</w:t>
            </w:r>
            <w:r w:rsidRPr="00E67D5D" w:rsidR="003257E5">
              <w:rPr>
                <w:rFonts w:ascii="Calibri" w:hAnsi="Calibri" w:eastAsia="Calibri" w:cs="Calibri"/>
                <w:sz w:val="20"/>
                <w:szCs w:val="20"/>
              </w:rPr>
              <w:t xml:space="preserve">estituisce una lista </w:t>
            </w:r>
            <w:r w:rsidR="003257E5">
              <w:rPr>
                <w:rFonts w:ascii="Calibri" w:hAnsi="Calibri" w:eastAsia="Calibri" w:cs="Calibri"/>
                <w:sz w:val="20"/>
                <w:szCs w:val="20"/>
              </w:rPr>
              <w:t>vuota se non viene estratto nulla</w:t>
            </w:r>
            <w:r>
              <w:rPr>
                <w:rFonts w:ascii="Calibri" w:hAnsi="Calibri" w:eastAsia="Calibri" w:cs="Calibri"/>
                <w:sz w:val="20"/>
                <w:szCs w:val="20"/>
              </w:rPr>
              <w:t xml:space="preserve">. </w:t>
            </w:r>
            <w:r w:rsidR="003257E5">
              <w:rPr>
                <w:rFonts w:ascii="Calibri" w:hAnsi="Calibri" w:eastAsia="Calibri" w:cs="Calibri"/>
                <w:sz w:val="20"/>
                <w:szCs w:val="20"/>
              </w:rPr>
              <w:t xml:space="preserve">Altrimenti restituisce una lista contenente: IdDecurtazione, </w:t>
            </w:r>
            <w:r w:rsidRPr="005A2596" w:rsidR="003257E5">
              <w:rPr>
                <w:rFonts w:ascii="Calibri" w:hAnsi="Calibri" w:eastAsia="Calibri" w:cs="Calibri"/>
                <w:sz w:val="20"/>
                <w:szCs w:val="20"/>
              </w:rPr>
              <w:t xml:space="preserve">Codice </w:t>
            </w:r>
            <w:r w:rsidR="00617813">
              <w:rPr>
                <w:rFonts w:ascii="Calibri" w:hAnsi="Calibri" w:eastAsia="Calibri" w:cs="Calibri"/>
                <w:sz w:val="20"/>
                <w:szCs w:val="20"/>
              </w:rPr>
              <w:t>Atto</w:t>
            </w:r>
            <w:r w:rsidRPr="005A2596" w:rsidR="003257E5">
              <w:rPr>
                <w:rFonts w:ascii="Calibri" w:hAnsi="Calibri" w:eastAsia="Calibri" w:cs="Calibri"/>
                <w:sz w:val="20"/>
                <w:szCs w:val="20"/>
              </w:rPr>
              <w:t>,</w:t>
            </w:r>
            <w:r w:rsidR="00617813">
              <w:rPr>
                <w:rFonts w:ascii="Calibri" w:hAnsi="Calibri" w:eastAsia="Calibri" w:cs="Calibri"/>
                <w:sz w:val="20"/>
                <w:szCs w:val="20"/>
              </w:rPr>
              <w:t xml:space="preserve"> </w:t>
            </w:r>
            <w:r w:rsidR="004B47E3">
              <w:rPr>
                <w:rFonts w:ascii="Calibri" w:hAnsi="Calibri" w:eastAsia="Calibri" w:cs="Calibri"/>
                <w:sz w:val="20"/>
                <w:szCs w:val="20"/>
              </w:rPr>
              <w:t xml:space="preserve">Data Atto, </w:t>
            </w:r>
            <w:r w:rsidR="00617813">
              <w:rPr>
                <w:rFonts w:ascii="Calibri" w:hAnsi="Calibri" w:eastAsia="Calibri" w:cs="Calibri"/>
                <w:sz w:val="20"/>
                <w:szCs w:val="20"/>
              </w:rPr>
              <w:t>Tipo Atto,</w:t>
            </w:r>
            <w:r w:rsidRPr="005A2596" w:rsidR="003257E5">
              <w:rPr>
                <w:rFonts w:ascii="Calibri" w:hAnsi="Calibri" w:eastAsia="Calibri" w:cs="Calibri"/>
                <w:sz w:val="20"/>
                <w:szCs w:val="20"/>
              </w:rPr>
              <w:t xml:space="preserve"> </w:t>
            </w:r>
            <w:r w:rsidR="004B47E3">
              <w:rPr>
                <w:rFonts w:ascii="Calibri" w:hAnsi="Calibri" w:eastAsia="Calibri" w:cs="Calibri"/>
                <w:sz w:val="20"/>
                <w:szCs w:val="20"/>
              </w:rPr>
              <w:t xml:space="preserve">Ente, Numero Protocollo, Data protocollo, </w:t>
            </w:r>
            <w:r w:rsidRPr="005A2596" w:rsidR="003257E5">
              <w:rPr>
                <w:rFonts w:ascii="Calibri" w:hAnsi="Calibri" w:eastAsia="Calibri" w:cs="Calibri"/>
                <w:sz w:val="20"/>
                <w:szCs w:val="20"/>
              </w:rPr>
              <w:t>Utente Creatore</w:t>
            </w:r>
            <w:r w:rsidR="003257E5">
              <w:rPr>
                <w:rFonts w:ascii="Calibri" w:hAnsi="Calibri" w:eastAsia="Calibri" w:cs="Calibri"/>
                <w:sz w:val="20"/>
                <w:szCs w:val="20"/>
              </w:rPr>
              <w:t>, Data Creazione e per ogni decurtazione una lista contenente il codice fattispecie, il lavoratore e la data commissione illecito</w:t>
            </w:r>
            <w:r w:rsidR="004B47E3">
              <w:rPr>
                <w:rFonts w:ascii="Calibri" w:hAnsi="Calibri" w:eastAsia="Calibri" w:cs="Calibri"/>
                <w:sz w:val="20"/>
                <w:szCs w:val="20"/>
              </w:rPr>
              <w:t xml:space="preserve"> </w:t>
            </w:r>
          </w:p>
        </w:tc>
      </w:tr>
      <w:tr w:rsidRPr="00B60DF4" w:rsidR="00EA374D" w:rsidTr="097528C3" w14:paraId="3599225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52EAC76D"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3257E5" w:rsidRDefault="008B0DA3" w14:paraId="13F192CB" w14:textId="759D2A0F">
            <w:pPr>
              <w:rPr>
                <w:rFonts w:ascii="Calibri" w:hAnsi="Calibri" w:eastAsia="Calibri" w:cs="Calibri"/>
                <w:sz w:val="20"/>
                <w:szCs w:val="20"/>
                <w:lang w:val="en-US"/>
              </w:rPr>
            </w:pPr>
            <w:r>
              <w:rPr>
                <w:rFonts w:ascii="Calibri" w:hAnsi="Calibri" w:eastAsia="Calibri" w:cs="Calibri"/>
                <w:sz w:val="20"/>
                <w:szCs w:val="20"/>
                <w:lang w:val="en-US"/>
              </w:rPr>
              <w:object w:dxaOrig="1141" w:dyaOrig="760" w14:anchorId="69D28C36">
                <v:shape id="_x0000_i1036" style="width:57pt;height:38.1pt" o:ole="" type="#_x0000_t75">
                  <v:imagedata o:title="" r:id="rId31"/>
                </v:shape>
                <o:OLEObject Type="Embed" ProgID="Package" ShapeID="_x0000_i1036" DrawAspect="Icon" ObjectID="_1837756469" r:id="rId32"/>
              </w:object>
            </w:r>
          </w:p>
        </w:tc>
      </w:tr>
      <w:tr w:rsidRPr="00E36527" w:rsidR="00EA374D" w:rsidTr="097528C3" w14:paraId="00EDBF1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4EC6CD4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3257E5" w:rsidRDefault="003257E5" w14:paraId="3BBDF1B0" w14:textId="77777777">
            <w:pPr>
              <w:rPr>
                <w:rFonts w:ascii="Calibri" w:hAnsi="Calibri" w:eastAsia="Calibri" w:cs="Calibri"/>
                <w:sz w:val="20"/>
                <w:szCs w:val="20"/>
              </w:rPr>
            </w:pPr>
          </w:p>
        </w:tc>
      </w:tr>
      <w:tr w:rsidRPr="00E36527" w:rsidR="00EA374D" w:rsidTr="097528C3" w14:paraId="746E5C1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3BC77F4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257E5" w:rsidRDefault="003257E5" w14:paraId="6F6AEF61"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1DC2747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257E5" w:rsidRDefault="003257E5" w14:paraId="48CECD85"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257E5" w:rsidRDefault="003257E5" w14:paraId="40AF3CF6" w14:textId="77777777">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4-05</w:t>
            </w:r>
          </w:p>
        </w:tc>
      </w:tr>
    </w:tbl>
    <w:p w:rsidRPr="00FC1811" w:rsidR="003257E5" w:rsidP="00FC1811" w:rsidRDefault="003257E5" w14:paraId="75E41078" w14:textId="77777777">
      <w:pPr>
        <w:rPr>
          <w:rStyle w:val="CarattereNormal"/>
        </w:rPr>
      </w:pPr>
    </w:p>
    <w:p w:rsidRPr="005A154A" w:rsidR="00A53269" w:rsidP="00A53269" w:rsidRDefault="00A53269" w14:paraId="02C255F1" w14:textId="4241CD1D">
      <w:pPr>
        <w:pStyle w:val="Heading2"/>
        <w:tabs>
          <w:tab w:val="clear" w:pos="1003"/>
          <w:tab w:val="num" w:pos="851"/>
        </w:tabs>
        <w:rPr>
          <w:rFonts w:asciiTheme="minorHAnsi" w:hAnsiTheme="minorHAnsi" w:cstheme="minorHAnsi"/>
          <w:lang w:val="en-US"/>
        </w:rPr>
      </w:pPr>
      <w:bookmarkStart w:name="_Toc222417312" w:id="123"/>
      <w:r w:rsidRPr="005A154A">
        <w:rPr>
          <w:rFonts w:asciiTheme="minorHAnsi" w:hAnsiTheme="minorHAnsi" w:cstheme="minorHAnsi"/>
          <w:lang w:val="en-US"/>
        </w:rPr>
        <w:t xml:space="preserve">Processi Back-End – Gestione </w:t>
      </w:r>
      <w:r w:rsidRPr="005A154A" w:rsidR="005A154A">
        <w:rPr>
          <w:rFonts w:asciiTheme="minorHAnsi" w:hAnsiTheme="minorHAnsi" w:cstheme="minorHAnsi"/>
          <w:lang w:val="en-US"/>
        </w:rPr>
        <w:t>R</w:t>
      </w:r>
      <w:r w:rsidR="005A154A">
        <w:rPr>
          <w:rFonts w:asciiTheme="minorHAnsi" w:hAnsiTheme="minorHAnsi" w:cstheme="minorHAnsi"/>
          <w:lang w:val="en-US"/>
        </w:rPr>
        <w:t>ecuperi</w:t>
      </w:r>
      <w:bookmarkEnd w:id="123"/>
    </w:p>
    <w:p w:rsidR="00855EE0" w:rsidP="002B4AC0" w:rsidRDefault="00855EE0" w14:paraId="2ADDC343" w14:textId="3AC3C0C2">
      <w:pPr>
        <w:pStyle w:val="Heading3"/>
      </w:pPr>
      <w:bookmarkStart w:name="_Toc222417313" w:id="124"/>
      <w:r>
        <w:t>Parametri di configurazione - getParametri</w:t>
      </w:r>
      <w:r w:rsidR="00C017EA">
        <w:t>Recuperi</w:t>
      </w:r>
      <w:bookmarkEnd w:id="124"/>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2C562062"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1898BDA7"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36B0811E"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08A9A682"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7F252A3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4FD0646E" w14:textId="5F832553">
            <w:pPr>
              <w:rPr>
                <w:rFonts w:ascii="Calibri" w:hAnsi="Calibri" w:eastAsia="Calibri" w:cs="Calibri"/>
                <w:sz w:val="20"/>
                <w:szCs w:val="20"/>
              </w:rPr>
            </w:pPr>
            <w:r w:rsidRPr="00E36527">
              <w:rPr>
                <w:rFonts w:ascii="Calibri" w:hAnsi="Calibri" w:eastAsia="Calibri" w:cs="Calibri"/>
                <w:sz w:val="20"/>
                <w:szCs w:val="20"/>
              </w:rPr>
              <w:t>CROSS-java-be_</w:t>
            </w:r>
            <w:r w:rsidR="00E344EF">
              <w:rPr>
                <w:rFonts w:ascii="Calibri" w:hAnsi="Calibri" w:eastAsia="Calibri" w:cs="Calibri"/>
                <w:sz w:val="20"/>
                <w:szCs w:val="20"/>
              </w:rPr>
              <w:t>recupero</w:t>
            </w:r>
            <w:r w:rsidRPr="00E36527">
              <w:rPr>
                <w:rFonts w:ascii="Calibri" w:hAnsi="Calibri" w:eastAsia="Calibri" w:cs="Calibri"/>
                <w:sz w:val="20"/>
                <w:szCs w:val="20"/>
              </w:rPr>
              <w:t>-patente-crediti-api</w:t>
            </w:r>
          </w:p>
        </w:tc>
      </w:tr>
      <w:tr w:rsidRPr="00E36527" w:rsidR="00F048C7" w:rsidTr="006F3D7B" w14:paraId="0CFEEBC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6F6574D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224004A5" w14:textId="2270B345">
            <w:pPr>
              <w:jc w:val="both"/>
              <w:rPr>
                <w:rFonts w:ascii="Calibri" w:hAnsi="Calibri" w:eastAsia="Calibri" w:cs="Calibri"/>
                <w:sz w:val="20"/>
                <w:szCs w:val="20"/>
              </w:rPr>
            </w:pPr>
            <w:r w:rsidRPr="00E36527">
              <w:rPr>
                <w:rFonts w:ascii="Calibri" w:hAnsi="Calibri" w:eastAsia="Calibri" w:cs="Calibri"/>
                <w:sz w:val="20"/>
                <w:szCs w:val="20"/>
              </w:rPr>
              <w:t xml:space="preserve">Elenco </w:t>
            </w:r>
            <w:r>
              <w:rPr>
                <w:rFonts w:ascii="Calibri" w:hAnsi="Calibri" w:eastAsia="Calibri" w:cs="Calibri"/>
                <w:sz w:val="20"/>
                <w:szCs w:val="20"/>
              </w:rPr>
              <w:t>dei parametri di configurazione del</w:t>
            </w:r>
            <w:r w:rsidR="00C017EA">
              <w:rPr>
                <w:rFonts w:ascii="Calibri" w:hAnsi="Calibri" w:eastAsia="Calibri" w:cs="Calibri"/>
                <w:sz w:val="20"/>
                <w:szCs w:val="20"/>
              </w:rPr>
              <w:t xml:space="preserve"> recupero crediti</w:t>
            </w:r>
          </w:p>
        </w:tc>
      </w:tr>
      <w:tr w:rsidRPr="00E36527" w:rsidR="00F048C7" w:rsidTr="006F3D7B" w14:paraId="4D9776A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2AA745B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6E299DCB" w14:textId="5ABB4442">
            <w:pPr>
              <w:rPr>
                <w:rFonts w:ascii="Calibri" w:hAnsi="Calibri" w:eastAsia="Calibri" w:cs="Calibri"/>
                <w:sz w:val="20"/>
                <w:szCs w:val="20"/>
              </w:rPr>
            </w:pPr>
            <w:r w:rsidRPr="00E36527">
              <w:rPr>
                <w:rFonts w:ascii="Calibri" w:hAnsi="Calibri" w:eastAsia="Calibri" w:cs="Calibri"/>
                <w:sz w:val="20"/>
                <w:szCs w:val="20"/>
              </w:rPr>
              <w:t>Operation per l’estrazione de</w:t>
            </w:r>
            <w:r w:rsidR="00C017EA">
              <w:rPr>
                <w:rFonts w:ascii="Calibri" w:hAnsi="Calibri" w:eastAsia="Calibri" w:cs="Calibri"/>
                <w:sz w:val="20"/>
                <w:szCs w:val="20"/>
              </w:rPr>
              <w:t>i parametri di configurazione de</w:t>
            </w:r>
            <w:r w:rsidR="006200B8">
              <w:rPr>
                <w:rFonts w:ascii="Calibri" w:hAnsi="Calibri" w:eastAsia="Calibri" w:cs="Calibri"/>
                <w:sz w:val="20"/>
                <w:szCs w:val="20"/>
              </w:rPr>
              <w:t>l Recupero Crediti</w:t>
            </w:r>
          </w:p>
        </w:tc>
      </w:tr>
      <w:tr w:rsidRPr="00CF4664" w:rsidR="00F048C7" w:rsidTr="006F3D7B" w14:paraId="1E3164C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46B07D2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37392" w:rsidR="00855EE0" w:rsidP="006F3D7B" w:rsidRDefault="00855EE0" w14:paraId="7BBD09E4" w14:textId="4EC3D35A">
            <w:pPr>
              <w:jc w:val="both"/>
              <w:rPr>
                <w:rFonts w:ascii="Calibri" w:hAnsi="Calibri" w:eastAsia="Calibri" w:cs="Calibri"/>
                <w:sz w:val="20"/>
                <w:szCs w:val="20"/>
                <w:lang w:val="en-US"/>
              </w:rPr>
            </w:pPr>
            <w:r w:rsidRPr="00437392">
              <w:rPr>
                <w:rFonts w:ascii="Calibri" w:hAnsi="Calibri" w:eastAsia="Calibri" w:cs="Calibri"/>
                <w:sz w:val="20"/>
                <w:szCs w:val="20"/>
                <w:lang w:val="en-US"/>
              </w:rPr>
              <w:t>GET &lt;root&gt;</w:t>
            </w:r>
            <w:r w:rsidRPr="00437392" w:rsidR="00AF1CBE">
              <w:rPr>
                <w:rFonts w:ascii="Calibri" w:hAnsi="Calibri" w:eastAsia="Calibri" w:cs="Calibri"/>
                <w:sz w:val="20"/>
                <w:szCs w:val="20"/>
                <w:lang w:val="en-US"/>
              </w:rPr>
              <w:t>/int</w:t>
            </w:r>
            <w:r w:rsidRPr="00437392">
              <w:rPr>
                <w:rFonts w:ascii="Calibri" w:hAnsi="Calibri" w:eastAsia="Calibri" w:cs="Calibri"/>
                <w:sz w:val="20"/>
                <w:szCs w:val="20"/>
                <w:lang w:val="en-US"/>
              </w:rPr>
              <w:t>/v1/</w:t>
            </w:r>
            <w:r w:rsidRPr="00437392" w:rsidR="00437392">
              <w:rPr>
                <w:rFonts w:ascii="Calibri" w:hAnsi="Calibri" w:eastAsia="Calibri" w:cs="Calibri"/>
                <w:sz w:val="20"/>
                <w:szCs w:val="20"/>
                <w:lang w:val="en-US"/>
              </w:rPr>
              <w:t>configurazione</w:t>
            </w:r>
          </w:p>
        </w:tc>
      </w:tr>
      <w:tr w:rsidRPr="00E36527" w:rsidR="00F048C7" w:rsidTr="006F3D7B" w14:paraId="42D2173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67F4880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15D85" w:rsidR="00855EE0" w:rsidP="006F3D7B" w:rsidRDefault="00855EE0" w14:paraId="2B143F6E" w14:textId="77777777">
            <w:pPr>
              <w:rPr>
                <w:rFonts w:ascii="Calibri" w:hAnsi="Calibri" w:eastAsia="Calibri" w:cs="Calibri"/>
                <w:sz w:val="20"/>
                <w:szCs w:val="20"/>
              </w:rPr>
            </w:pPr>
          </w:p>
        </w:tc>
      </w:tr>
      <w:tr w:rsidRPr="00E36527" w:rsidR="00F048C7" w:rsidTr="006F3D7B" w14:paraId="081324C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10D21C16"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678C2FD0" w14:textId="77777777">
            <w:pPr>
              <w:rPr>
                <w:rFonts w:ascii="Calibri" w:hAnsi="Calibri" w:eastAsia="Calibri" w:cs="Calibri"/>
                <w:sz w:val="20"/>
                <w:szCs w:val="20"/>
              </w:rPr>
            </w:pPr>
            <w:r>
              <w:rPr>
                <w:rFonts w:ascii="Calibri" w:hAnsi="Calibri" w:eastAsia="Calibri" w:cs="Calibri"/>
                <w:sz w:val="20"/>
                <w:szCs w:val="20"/>
              </w:rPr>
              <w:t>Il processo non effettua controlli</w:t>
            </w:r>
          </w:p>
        </w:tc>
      </w:tr>
      <w:tr w:rsidRPr="00E36527" w:rsidR="00F048C7" w:rsidTr="006F3D7B" w14:paraId="7AB1DF1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617643C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111200B5"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475321D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14C77BA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43E04FEC" w14:textId="77777777">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p>
          <w:p w:rsidRPr="000C0733" w:rsidR="000C0733" w:rsidP="00842DA3" w:rsidRDefault="000C0733" w14:paraId="4B8742CD" w14:textId="77777777">
            <w:pPr>
              <w:pStyle w:val="ListParagraph"/>
              <w:numPr>
                <w:ilvl w:val="0"/>
                <w:numId w:val="48"/>
              </w:numPr>
              <w:rPr>
                <w:rFonts w:ascii="Calibri" w:hAnsi="Calibri" w:eastAsia="Calibri" w:cs="Calibri"/>
                <w:sz w:val="20"/>
                <w:szCs w:val="20"/>
              </w:rPr>
            </w:pPr>
            <w:r w:rsidRPr="000C0733">
              <w:rPr>
                <w:rFonts w:ascii="Calibri" w:hAnsi="Calibri" w:eastAsia="Calibri" w:cs="Calibri"/>
                <w:sz w:val="20"/>
                <w:szCs w:val="20"/>
              </w:rPr>
              <w:t>recupero_visualizzazione</w:t>
            </w:r>
          </w:p>
          <w:p w:rsidRPr="000C0733" w:rsidR="000C0733" w:rsidP="00842DA3" w:rsidRDefault="000C0733" w14:paraId="1F1A8D83" w14:textId="77777777">
            <w:pPr>
              <w:pStyle w:val="ListParagraph"/>
              <w:numPr>
                <w:ilvl w:val="0"/>
                <w:numId w:val="48"/>
              </w:numPr>
              <w:rPr>
                <w:rFonts w:ascii="Calibri" w:hAnsi="Calibri" w:eastAsia="Calibri" w:cs="Calibri"/>
                <w:sz w:val="20"/>
                <w:szCs w:val="20"/>
              </w:rPr>
            </w:pPr>
            <w:r w:rsidRPr="000C0733">
              <w:rPr>
                <w:rFonts w:ascii="Calibri" w:hAnsi="Calibri" w:eastAsia="Calibri" w:cs="Calibri"/>
                <w:sz w:val="20"/>
                <w:szCs w:val="20"/>
              </w:rPr>
              <w:t>recupero_inserimento</w:t>
            </w:r>
          </w:p>
          <w:p w:rsidRPr="000C0733" w:rsidR="000C0733" w:rsidP="00842DA3" w:rsidRDefault="000C0733" w14:paraId="58B3A8AA" w14:textId="77777777">
            <w:pPr>
              <w:pStyle w:val="ListParagraph"/>
              <w:numPr>
                <w:ilvl w:val="0"/>
                <w:numId w:val="48"/>
              </w:numPr>
              <w:rPr>
                <w:rFonts w:ascii="Calibri" w:hAnsi="Calibri" w:eastAsia="Calibri" w:cs="Calibri"/>
                <w:sz w:val="20"/>
                <w:szCs w:val="20"/>
              </w:rPr>
            </w:pPr>
            <w:r w:rsidRPr="000C0733">
              <w:rPr>
                <w:rFonts w:ascii="Calibri" w:hAnsi="Calibri" w:eastAsia="Calibri" w:cs="Calibri"/>
                <w:sz w:val="20"/>
                <w:szCs w:val="20"/>
              </w:rPr>
              <w:t>recupero_annullamento_nazionale</w:t>
            </w:r>
          </w:p>
          <w:p w:rsidRPr="000C0733" w:rsidR="00855EE0" w:rsidP="00842DA3" w:rsidRDefault="000C0733" w14:paraId="7BA36B2A" w14:textId="2A7446F4">
            <w:pPr>
              <w:pStyle w:val="ListParagraph"/>
              <w:numPr>
                <w:ilvl w:val="0"/>
                <w:numId w:val="48"/>
              </w:numPr>
              <w:rPr>
                <w:rFonts w:ascii="Calibri" w:hAnsi="Calibri" w:eastAsia="Calibri" w:cs="Calibri"/>
                <w:sz w:val="20"/>
                <w:szCs w:val="20"/>
              </w:rPr>
            </w:pPr>
            <w:r w:rsidRPr="000C0733">
              <w:rPr>
                <w:rFonts w:ascii="Calibri" w:hAnsi="Calibri" w:eastAsia="Calibri" w:cs="Calibri"/>
                <w:sz w:val="20"/>
                <w:szCs w:val="20"/>
              </w:rPr>
              <w:t>recupero_annullamento_territoriale (utenti target)</w:t>
            </w:r>
          </w:p>
        </w:tc>
      </w:tr>
      <w:tr w:rsidRPr="00E36527" w:rsidR="00F048C7" w:rsidTr="006F3D7B" w14:paraId="3FF3389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5B463169"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2EE27019" w14:textId="5DD05126">
            <w:pPr>
              <w:rPr>
                <w:rFonts w:ascii="Calibri" w:hAnsi="Calibri" w:eastAsia="Calibri" w:cs="Calibri"/>
                <w:sz w:val="20"/>
                <w:szCs w:val="20"/>
              </w:rPr>
            </w:pPr>
            <w:r>
              <w:rPr>
                <w:rFonts w:ascii="Calibri" w:hAnsi="Calibri" w:eastAsia="Calibri" w:cs="Calibri"/>
                <w:sz w:val="20"/>
                <w:szCs w:val="20"/>
              </w:rPr>
              <w:t>Il processo estrae i dati presenti nel</w:t>
            </w:r>
            <w:r w:rsidR="000C0733">
              <w:rPr>
                <w:rFonts w:ascii="Calibri" w:hAnsi="Calibri" w:eastAsia="Calibri" w:cs="Calibri"/>
                <w:sz w:val="20"/>
                <w:szCs w:val="20"/>
              </w:rPr>
              <w:t xml:space="preserve"> file di configurazione </w:t>
            </w:r>
            <w:r w:rsidR="00D34900">
              <w:rPr>
                <w:rFonts w:ascii="Calibri" w:hAnsi="Calibri" w:eastAsia="Calibri" w:cs="Calibri"/>
                <w:sz w:val="20"/>
                <w:szCs w:val="20"/>
              </w:rPr>
              <w:t>application.yaml</w:t>
            </w:r>
          </w:p>
        </w:tc>
      </w:tr>
      <w:tr w:rsidRPr="00B60DF4" w:rsidR="00F048C7" w:rsidTr="006F3D7B" w14:paraId="026DBC1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70CEB399"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855EE0" w:rsidP="006F3D7B" w:rsidRDefault="00855EE0" w14:paraId="44CCDE02" w14:textId="75D77E12">
            <w:pPr>
              <w:rPr>
                <w:rFonts w:ascii="Calibri" w:hAnsi="Calibri" w:eastAsia="Calibri" w:cs="Calibri"/>
                <w:sz w:val="20"/>
                <w:szCs w:val="20"/>
                <w:lang w:val="en-US"/>
              </w:rPr>
            </w:pPr>
          </w:p>
        </w:tc>
      </w:tr>
      <w:tr w:rsidRPr="00E36527" w:rsidR="00F048C7" w:rsidTr="006F3D7B" w14:paraId="215D302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46D544C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67581" w:rsidR="00855EE0" w:rsidP="006F3D7B" w:rsidRDefault="00F1671E" w14:paraId="7EBD37C6" w14:textId="50AC4779">
            <w:pPr>
              <w:rPr>
                <w:rFonts w:ascii="Calibri" w:hAnsi="Calibri" w:eastAsia="Calibri" w:cs="Calibri"/>
                <w:sz w:val="20"/>
                <w:szCs w:val="20"/>
              </w:rPr>
            </w:pPr>
            <w:r>
              <w:rPr>
                <w:rFonts w:ascii="Calibri" w:hAnsi="Calibri" w:eastAsia="Calibri" w:cs="Calibri"/>
                <w:sz w:val="20"/>
                <w:szCs w:val="20"/>
              </w:rPr>
              <w:t xml:space="preserve">Il processo restituisce </w:t>
            </w:r>
            <w:r w:rsidR="00855EE0">
              <w:rPr>
                <w:rFonts w:ascii="Calibri" w:hAnsi="Calibri" w:eastAsia="Calibri" w:cs="Calibri"/>
                <w:sz w:val="20"/>
                <w:szCs w:val="20"/>
              </w:rPr>
              <w:t>le seguenti informazioni:</w:t>
            </w:r>
          </w:p>
          <w:p w:rsidRPr="00C45985" w:rsidR="00C45985" w:rsidP="00842DA3" w:rsidRDefault="006D307F" w14:paraId="5403BA73" w14:textId="0D96BA1E">
            <w:pPr>
              <w:pStyle w:val="ListParagraph"/>
              <w:numPr>
                <w:ilvl w:val="0"/>
                <w:numId w:val="48"/>
              </w:numPr>
              <w:rPr>
                <w:rFonts w:ascii="Calibri" w:hAnsi="Calibri" w:eastAsia="Calibri" w:cs="Calibri"/>
                <w:sz w:val="20"/>
                <w:szCs w:val="20"/>
              </w:rPr>
            </w:pPr>
            <w:r>
              <w:rPr>
                <w:rFonts w:ascii="Calibri" w:hAnsi="Calibri" w:eastAsia="Calibri" w:cs="Calibri"/>
                <w:sz w:val="20"/>
                <w:szCs w:val="20"/>
              </w:rPr>
              <w:t>Punteggio</w:t>
            </w:r>
            <w:r w:rsidR="00E6270D">
              <w:rPr>
                <w:rFonts w:ascii="Calibri" w:hAnsi="Calibri" w:eastAsia="Calibri" w:cs="Calibri"/>
                <w:sz w:val="20"/>
                <w:szCs w:val="20"/>
              </w:rPr>
              <w:t>Min</w:t>
            </w:r>
            <w:r w:rsidR="007F7BB2">
              <w:rPr>
                <w:rFonts w:ascii="Calibri" w:hAnsi="Calibri" w:eastAsia="Calibri" w:cs="Calibri"/>
                <w:sz w:val="20"/>
                <w:szCs w:val="20"/>
              </w:rPr>
              <w:t>PAC</w:t>
            </w:r>
            <w:r w:rsidR="00F7348A">
              <w:rPr>
                <w:rFonts w:ascii="Calibri" w:hAnsi="Calibri" w:eastAsia="Calibri" w:cs="Calibri"/>
                <w:sz w:val="20"/>
                <w:szCs w:val="20"/>
              </w:rPr>
              <w:t>=</w:t>
            </w:r>
            <w:r w:rsidRPr="00C45985" w:rsidR="00C45985">
              <w:rPr>
                <w:rFonts w:ascii="Calibri" w:hAnsi="Calibri" w:eastAsia="Calibri" w:cs="Calibri"/>
                <w:sz w:val="20"/>
                <w:szCs w:val="20"/>
              </w:rPr>
              <w:t>punteggio del valore soglia della patente: obbligatorio, numero intero</w:t>
            </w:r>
            <w:r w:rsidR="00E6270D">
              <w:rPr>
                <w:rFonts w:ascii="Calibri" w:hAnsi="Calibri" w:eastAsia="Calibri" w:cs="Calibri"/>
                <w:sz w:val="20"/>
                <w:szCs w:val="20"/>
              </w:rPr>
              <w:t xml:space="preserve"> (15)</w:t>
            </w:r>
          </w:p>
          <w:p w:rsidRPr="00E6270D" w:rsidR="00E6270D" w:rsidP="00842DA3" w:rsidRDefault="00E6270D" w14:paraId="606A5E41" w14:textId="59DA3649">
            <w:pPr>
              <w:pStyle w:val="ListParagraph"/>
              <w:numPr>
                <w:ilvl w:val="0"/>
                <w:numId w:val="48"/>
              </w:numPr>
              <w:rPr>
                <w:rFonts w:ascii="Calibri" w:hAnsi="Calibri" w:eastAsia="Calibri" w:cs="Calibri"/>
                <w:sz w:val="20"/>
                <w:szCs w:val="20"/>
              </w:rPr>
            </w:pPr>
            <w:r>
              <w:rPr>
                <w:rFonts w:ascii="Calibri" w:hAnsi="Calibri" w:eastAsia="Calibri" w:cs="Calibri"/>
                <w:sz w:val="20"/>
                <w:szCs w:val="20"/>
              </w:rPr>
              <w:t>PunteggioMaxPAC=</w:t>
            </w:r>
            <w:r w:rsidRPr="00C45985">
              <w:rPr>
                <w:rFonts w:ascii="Calibri" w:hAnsi="Calibri" w:eastAsia="Calibri" w:cs="Calibri"/>
                <w:sz w:val="20"/>
                <w:szCs w:val="20"/>
              </w:rPr>
              <w:t>punteggio del valore soglia della patente: obbligatorio, numero intero</w:t>
            </w:r>
            <w:r>
              <w:rPr>
                <w:rFonts w:ascii="Calibri" w:hAnsi="Calibri" w:eastAsia="Calibri" w:cs="Calibri"/>
                <w:sz w:val="20"/>
                <w:szCs w:val="20"/>
              </w:rPr>
              <w:t xml:space="preserve"> (100)</w:t>
            </w:r>
          </w:p>
          <w:p w:rsidRPr="00C45985" w:rsidR="00C45985" w:rsidP="00842DA3" w:rsidRDefault="00F7348A" w14:paraId="6C4522D9" w14:textId="6CA89E95">
            <w:pPr>
              <w:pStyle w:val="ListParagraph"/>
              <w:numPr>
                <w:ilvl w:val="0"/>
                <w:numId w:val="48"/>
              </w:numPr>
              <w:rPr>
                <w:rFonts w:ascii="Calibri" w:hAnsi="Calibri" w:eastAsia="Calibri" w:cs="Calibri"/>
                <w:sz w:val="20"/>
                <w:szCs w:val="20"/>
              </w:rPr>
            </w:pPr>
            <w:r>
              <w:rPr>
                <w:rFonts w:ascii="Calibri" w:hAnsi="Calibri" w:eastAsia="Calibri" w:cs="Calibri"/>
                <w:sz w:val="20"/>
                <w:szCs w:val="20"/>
              </w:rPr>
              <w:t>MinPunteggio=</w:t>
            </w:r>
            <w:r w:rsidRPr="00C45985" w:rsidR="00C45985">
              <w:rPr>
                <w:rFonts w:ascii="Calibri" w:hAnsi="Calibri" w:eastAsia="Calibri" w:cs="Calibri"/>
                <w:sz w:val="20"/>
                <w:szCs w:val="20"/>
              </w:rPr>
              <w:t xml:space="preserve">valore minimo del recupero credito: obbligatorio, numero intero </w:t>
            </w:r>
            <w:r w:rsidR="00E6270D">
              <w:rPr>
                <w:rFonts w:ascii="Calibri" w:hAnsi="Calibri" w:eastAsia="Calibri" w:cs="Calibri"/>
                <w:sz w:val="20"/>
                <w:szCs w:val="20"/>
              </w:rPr>
              <w:t>(1)</w:t>
            </w:r>
          </w:p>
          <w:p w:rsidRPr="00C45985" w:rsidR="00855EE0" w:rsidP="00842DA3" w:rsidRDefault="00F7348A" w14:paraId="0D200B46" w14:textId="49325324">
            <w:pPr>
              <w:pStyle w:val="ListParagraph"/>
              <w:numPr>
                <w:ilvl w:val="0"/>
                <w:numId w:val="48"/>
              </w:numPr>
              <w:rPr>
                <w:rFonts w:ascii="Calibri" w:hAnsi="Calibri" w:eastAsia="Calibri" w:cs="Calibri"/>
                <w:sz w:val="20"/>
                <w:szCs w:val="20"/>
              </w:rPr>
            </w:pPr>
            <w:r>
              <w:rPr>
                <w:rFonts w:ascii="Calibri" w:hAnsi="Calibri" w:eastAsia="Calibri" w:cs="Calibri"/>
                <w:sz w:val="20"/>
                <w:szCs w:val="20"/>
              </w:rPr>
              <w:t>MaxPunteggio=</w:t>
            </w:r>
            <w:r w:rsidRPr="00C45985" w:rsidR="00C45985">
              <w:rPr>
                <w:rFonts w:ascii="Calibri" w:hAnsi="Calibri" w:eastAsia="Calibri" w:cs="Calibri"/>
                <w:sz w:val="20"/>
                <w:szCs w:val="20"/>
              </w:rPr>
              <w:t xml:space="preserve">valore massimo del recupero credito: obbligatorio, numero intero </w:t>
            </w:r>
            <w:r w:rsidR="00E6270D">
              <w:rPr>
                <w:rFonts w:ascii="Calibri" w:hAnsi="Calibri" w:eastAsia="Calibri" w:cs="Calibri"/>
                <w:sz w:val="20"/>
                <w:szCs w:val="20"/>
              </w:rPr>
              <w:t>(15)</w:t>
            </w:r>
          </w:p>
        </w:tc>
      </w:tr>
      <w:tr w:rsidRPr="00E36527" w:rsidR="00F048C7" w:rsidTr="006F3D7B" w14:paraId="30895BB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0F0C489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6548AFB3"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599F765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855EE0" w:rsidP="006F3D7B" w:rsidRDefault="00855EE0" w14:paraId="20914937"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855EE0" w:rsidP="006F3D7B" w:rsidRDefault="00855EE0" w14:paraId="00B27782" w14:textId="2165C4A1">
            <w:pPr>
              <w:rPr>
                <w:rFonts w:ascii="Calibri" w:hAnsi="Calibri" w:eastAsia="Calibri" w:cs="Calibri"/>
                <w:sz w:val="20"/>
                <w:szCs w:val="20"/>
              </w:rPr>
            </w:pPr>
            <w:r w:rsidRPr="00E36527">
              <w:rPr>
                <w:rFonts w:ascii="Calibri" w:hAnsi="Calibri" w:eastAsia="Calibri" w:cs="Calibri"/>
                <w:sz w:val="20"/>
                <w:szCs w:val="20"/>
              </w:rPr>
              <w:t>RF0</w:t>
            </w:r>
            <w:r w:rsidR="000663D0">
              <w:rPr>
                <w:rFonts w:ascii="Calibri" w:hAnsi="Calibri" w:eastAsia="Calibri" w:cs="Calibri"/>
                <w:sz w:val="20"/>
                <w:szCs w:val="20"/>
              </w:rPr>
              <w:t>2</w:t>
            </w:r>
            <w:r w:rsidRPr="00E36527">
              <w:rPr>
                <w:rFonts w:ascii="Calibri" w:hAnsi="Calibri" w:eastAsia="Calibri" w:cs="Calibri"/>
                <w:sz w:val="20"/>
                <w:szCs w:val="20"/>
              </w:rPr>
              <w:t>-0</w:t>
            </w:r>
            <w:r w:rsidR="000663D0">
              <w:rPr>
                <w:rFonts w:ascii="Calibri" w:hAnsi="Calibri" w:eastAsia="Calibri" w:cs="Calibri"/>
                <w:sz w:val="20"/>
                <w:szCs w:val="20"/>
              </w:rPr>
              <w:t>2</w:t>
            </w:r>
            <w:r w:rsidRPr="00E36527">
              <w:rPr>
                <w:rFonts w:ascii="Calibri" w:hAnsi="Calibri" w:eastAsia="Calibri" w:cs="Calibri"/>
                <w:sz w:val="20"/>
                <w:szCs w:val="20"/>
              </w:rPr>
              <w:t>-0</w:t>
            </w:r>
            <w:r w:rsidR="000663D0">
              <w:rPr>
                <w:rFonts w:ascii="Calibri" w:hAnsi="Calibri" w:eastAsia="Calibri" w:cs="Calibri"/>
                <w:sz w:val="20"/>
                <w:szCs w:val="20"/>
              </w:rPr>
              <w:t>3</w:t>
            </w:r>
          </w:p>
        </w:tc>
      </w:tr>
    </w:tbl>
    <w:p w:rsidR="00855EE0" w:rsidP="0020262D" w:rsidRDefault="00855EE0" w14:paraId="29A144EB" w14:textId="77777777">
      <w:pPr>
        <w:rPr>
          <w:rFonts w:eastAsia="Calibri"/>
        </w:rPr>
      </w:pPr>
    </w:p>
    <w:p w:rsidR="0033553C" w:rsidP="002B4AC0" w:rsidRDefault="0033553C" w14:paraId="0FA0E18A" w14:textId="47DDB136">
      <w:pPr>
        <w:pStyle w:val="Heading3"/>
      </w:pPr>
      <w:bookmarkStart w:name="_Toc222417314" w:id="125"/>
      <w:r>
        <w:t>Elenco Storico</w:t>
      </w:r>
      <w:r w:rsidR="007E7898">
        <w:t xml:space="preserve"> Recuperi</w:t>
      </w:r>
      <w:r>
        <w:t xml:space="preserve"> - get</w:t>
      </w:r>
      <w:r w:rsidR="007E7898">
        <w:t>Recuperi</w:t>
      </w:r>
      <w:bookmarkEnd w:id="125"/>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EA374D" w:rsidTr="097528C3" w14:paraId="7EB843AB"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29F92282"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33553C" w14:paraId="55AD919E"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EA374D" w:rsidTr="097528C3" w14:paraId="4A4572A3"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7E08FF3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6D307F" w14:paraId="3A32CF3F" w14:textId="1CFB91EC">
            <w:pPr>
              <w:rPr>
                <w:rFonts w:ascii="Calibri" w:hAnsi="Calibri" w:eastAsia="Calibri" w:cs="Calibri"/>
                <w:sz w:val="20"/>
                <w:szCs w:val="20"/>
              </w:rPr>
            </w:pPr>
            <w:r w:rsidRPr="00E36527">
              <w:rPr>
                <w:rFonts w:ascii="Calibri" w:hAnsi="Calibri" w:eastAsia="Calibri" w:cs="Calibri"/>
                <w:sz w:val="20"/>
                <w:szCs w:val="20"/>
              </w:rPr>
              <w:t>CROSS-java-be_</w:t>
            </w:r>
            <w:r>
              <w:rPr>
                <w:rFonts w:ascii="Calibri" w:hAnsi="Calibri" w:eastAsia="Calibri" w:cs="Calibri"/>
                <w:sz w:val="20"/>
                <w:szCs w:val="20"/>
              </w:rPr>
              <w:t>recupero</w:t>
            </w:r>
            <w:r w:rsidRPr="00E36527">
              <w:rPr>
                <w:rFonts w:ascii="Calibri" w:hAnsi="Calibri" w:eastAsia="Calibri" w:cs="Calibri"/>
                <w:sz w:val="20"/>
                <w:szCs w:val="20"/>
              </w:rPr>
              <w:t>-patente-crediti-api</w:t>
            </w:r>
          </w:p>
        </w:tc>
      </w:tr>
      <w:tr w:rsidRPr="00E36527" w:rsidR="00EA374D" w:rsidTr="097528C3" w14:paraId="03F1A23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654BAD6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33553C" w14:paraId="23475E19" w14:textId="75447525">
            <w:pPr>
              <w:jc w:val="both"/>
              <w:rPr>
                <w:rFonts w:ascii="Calibri" w:hAnsi="Calibri" w:eastAsia="Calibri" w:cs="Calibri"/>
                <w:sz w:val="20"/>
                <w:szCs w:val="20"/>
              </w:rPr>
            </w:pPr>
            <w:r>
              <w:rPr>
                <w:rFonts w:ascii="Calibri" w:hAnsi="Calibri" w:eastAsia="Calibri" w:cs="Calibri"/>
                <w:sz w:val="20"/>
                <w:szCs w:val="20"/>
              </w:rPr>
              <w:t xml:space="preserve">Storico </w:t>
            </w:r>
            <w:r w:rsidR="006D307F">
              <w:rPr>
                <w:rFonts w:ascii="Calibri" w:hAnsi="Calibri" w:eastAsia="Calibri" w:cs="Calibri"/>
                <w:sz w:val="20"/>
                <w:szCs w:val="20"/>
              </w:rPr>
              <w:t>Recuperi</w:t>
            </w:r>
          </w:p>
        </w:tc>
      </w:tr>
      <w:tr w:rsidRPr="00E36527" w:rsidR="00EA374D" w:rsidTr="097528C3" w14:paraId="4466588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67E946F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33553C" w14:paraId="7B53440B" w14:textId="263A1AEF">
            <w:pPr>
              <w:rPr>
                <w:rFonts w:ascii="Calibri" w:hAnsi="Calibri" w:eastAsia="Calibri" w:cs="Calibri"/>
                <w:sz w:val="20"/>
                <w:szCs w:val="20"/>
              </w:rPr>
            </w:pPr>
            <w:r w:rsidRPr="00E36527">
              <w:rPr>
                <w:rFonts w:ascii="Calibri" w:hAnsi="Calibri" w:eastAsia="Calibri" w:cs="Calibri"/>
                <w:sz w:val="20"/>
                <w:szCs w:val="20"/>
              </w:rPr>
              <w:t xml:space="preserve">Operation per l’estrazione dell’elenco </w:t>
            </w:r>
            <w:r>
              <w:rPr>
                <w:rFonts w:ascii="Calibri" w:hAnsi="Calibri" w:eastAsia="Calibri" w:cs="Calibri"/>
                <w:sz w:val="20"/>
                <w:szCs w:val="20"/>
              </w:rPr>
              <w:t>de</w:t>
            </w:r>
            <w:r w:rsidR="00BB645F">
              <w:rPr>
                <w:rFonts w:ascii="Calibri" w:hAnsi="Calibri" w:eastAsia="Calibri" w:cs="Calibri"/>
                <w:sz w:val="20"/>
                <w:szCs w:val="20"/>
              </w:rPr>
              <w:t>i recuperi</w:t>
            </w:r>
          </w:p>
        </w:tc>
      </w:tr>
      <w:tr w:rsidRPr="00CF4664" w:rsidR="00EA374D" w:rsidTr="097528C3" w14:paraId="04655C0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255FEB1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10461" w:rsidR="0033553C" w:rsidP="006F3D7B" w:rsidRDefault="00437392" w14:paraId="6BCBCC31" w14:textId="5D28B486">
            <w:pPr>
              <w:jc w:val="both"/>
              <w:rPr>
                <w:rFonts w:ascii="Calibri" w:hAnsi="Calibri" w:eastAsia="Calibri" w:cs="Calibri"/>
                <w:sz w:val="20"/>
                <w:szCs w:val="20"/>
                <w:lang w:val="en-US"/>
              </w:rPr>
            </w:pPr>
            <w:r>
              <w:rPr>
                <w:rFonts w:ascii="Calibri" w:hAnsi="Calibri" w:eastAsia="Calibri" w:cs="Calibri"/>
                <w:sz w:val="20"/>
                <w:szCs w:val="20"/>
                <w:lang w:val="en-US"/>
              </w:rPr>
              <w:t>POST</w:t>
            </w:r>
            <w:r w:rsidRPr="00E10461" w:rsidR="0033553C">
              <w:rPr>
                <w:rFonts w:ascii="Calibri" w:hAnsi="Calibri" w:eastAsia="Calibri" w:cs="Calibri"/>
                <w:sz w:val="20"/>
                <w:szCs w:val="20"/>
                <w:lang w:val="en-US"/>
              </w:rPr>
              <w:t xml:space="preserve"> &lt;root&gt;/</w:t>
            </w:r>
            <w:r>
              <w:rPr>
                <w:rFonts w:ascii="Calibri" w:hAnsi="Calibri" w:eastAsia="Calibri" w:cs="Calibri"/>
                <w:sz w:val="20"/>
                <w:szCs w:val="20"/>
                <w:lang w:val="en-US"/>
              </w:rPr>
              <w:t>int</w:t>
            </w:r>
            <w:r w:rsidRPr="00E10461" w:rsidR="0033553C">
              <w:rPr>
                <w:rFonts w:ascii="Calibri" w:hAnsi="Calibri" w:eastAsia="Calibri" w:cs="Calibri"/>
                <w:sz w:val="20"/>
                <w:szCs w:val="20"/>
                <w:lang w:val="en-US"/>
              </w:rPr>
              <w:t>/v1/</w:t>
            </w:r>
            <w:r>
              <w:rPr>
                <w:rFonts w:ascii="Calibri" w:hAnsi="Calibri" w:eastAsia="Calibri" w:cs="Calibri"/>
                <w:sz w:val="20"/>
                <w:szCs w:val="20"/>
                <w:lang w:val="en-US"/>
              </w:rPr>
              <w:t>recuper</w:t>
            </w:r>
            <w:r w:rsidR="007000E7">
              <w:rPr>
                <w:rFonts w:ascii="Calibri" w:hAnsi="Calibri" w:eastAsia="Calibri" w:cs="Calibri"/>
                <w:sz w:val="20"/>
                <w:szCs w:val="20"/>
                <w:lang w:val="en-US"/>
              </w:rPr>
              <w:t>o</w:t>
            </w:r>
            <w:r w:rsidRPr="00E10461" w:rsidR="0033553C">
              <w:rPr>
                <w:rFonts w:ascii="Calibri" w:hAnsi="Calibri" w:eastAsia="Calibri" w:cs="Calibri"/>
                <w:sz w:val="20"/>
                <w:szCs w:val="20"/>
                <w:lang w:val="en-US"/>
              </w:rPr>
              <w:t>/</w:t>
            </w:r>
            <w:r w:rsidR="005603D4">
              <w:rPr>
                <w:rFonts w:ascii="Calibri" w:hAnsi="Calibri" w:eastAsia="Calibri" w:cs="Calibri"/>
                <w:sz w:val="20"/>
                <w:szCs w:val="20"/>
                <w:lang w:val="en-US"/>
              </w:rPr>
              <w:t>storico</w:t>
            </w:r>
          </w:p>
        </w:tc>
      </w:tr>
      <w:tr w:rsidRPr="00E36527" w:rsidR="00EA374D" w:rsidTr="097528C3" w14:paraId="267E70A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3F88457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15D85" w:rsidR="0033553C" w:rsidP="006F3D7B" w:rsidRDefault="0033553C" w14:paraId="69DEE184" w14:textId="5E6E9508">
            <w:pPr>
              <w:rPr>
                <w:rFonts w:ascii="Calibri" w:hAnsi="Calibri" w:eastAsia="Calibri" w:cs="Calibri"/>
                <w:sz w:val="20"/>
                <w:szCs w:val="20"/>
              </w:rPr>
            </w:pPr>
            <w:r>
              <w:rPr>
                <w:rFonts w:ascii="Calibri" w:hAnsi="Calibri" w:eastAsia="Calibri" w:cs="Calibri"/>
                <w:sz w:val="20"/>
                <w:szCs w:val="20"/>
              </w:rPr>
              <w:t xml:space="preserve">IdPatente </w:t>
            </w:r>
            <w:r w:rsidR="00C233EE">
              <w:rPr>
                <w:rFonts w:ascii="Calibri" w:hAnsi="Calibri" w:eastAsia="Calibri" w:cs="Calibri"/>
                <w:sz w:val="20"/>
                <w:szCs w:val="20"/>
              </w:rPr>
              <w:t xml:space="preserve">[integer, </w:t>
            </w:r>
            <w:r>
              <w:rPr>
                <w:rFonts w:ascii="Calibri" w:hAnsi="Calibri" w:eastAsia="Calibri" w:cs="Calibri"/>
                <w:sz w:val="20"/>
                <w:szCs w:val="20"/>
              </w:rPr>
              <w:t>obbligatorio</w:t>
            </w:r>
            <w:r w:rsidR="00C233EE">
              <w:rPr>
                <w:rFonts w:ascii="Calibri" w:hAnsi="Calibri" w:eastAsia="Calibri" w:cs="Calibri"/>
                <w:sz w:val="20"/>
                <w:szCs w:val="20"/>
              </w:rPr>
              <w:t>]</w:t>
            </w:r>
          </w:p>
        </w:tc>
      </w:tr>
      <w:tr w:rsidRPr="00E36527" w:rsidR="00EA374D" w:rsidTr="097528C3" w14:paraId="06F73DD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5BB384A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33553C" w14:paraId="10F44B3E"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EA374D" w:rsidTr="097528C3" w14:paraId="0BF0DED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560B994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33553C" w14:paraId="1602FEAD"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EA374D" w:rsidTr="097528C3" w14:paraId="2BFE013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32A15CC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33553C" w14:paraId="73704DF9" w14:textId="3181AA45">
            <w:pPr>
              <w:rPr>
                <w:rFonts w:ascii="Calibri" w:hAnsi="Calibri" w:eastAsia="Calibri" w:cs="Calibri"/>
                <w:sz w:val="20"/>
                <w:szCs w:val="20"/>
              </w:rPr>
            </w:pPr>
            <w:r w:rsidRPr="00E36527">
              <w:rPr>
                <w:rFonts w:ascii="Calibri" w:hAnsi="Calibri" w:eastAsia="Calibri" w:cs="Calibri"/>
                <w:sz w:val="20"/>
                <w:szCs w:val="20"/>
              </w:rPr>
              <w:t>Il processo verifica che l’utente sia abilitato ad una delle funzioni IAM</w:t>
            </w:r>
            <w:r w:rsidR="0026635B">
              <w:rPr>
                <w:rFonts w:ascii="Calibri" w:hAnsi="Calibri" w:eastAsia="Calibri" w:cs="Calibri"/>
                <w:sz w:val="20"/>
                <w:szCs w:val="20"/>
              </w:rPr>
              <w:t xml:space="preserve">, altrimenti restituisce un messaggio </w:t>
            </w:r>
          </w:p>
          <w:p w:rsidRPr="000C0733" w:rsidR="004903CF" w:rsidP="00842DA3" w:rsidRDefault="004903CF" w14:paraId="3280BDF2" w14:textId="77777777">
            <w:pPr>
              <w:pStyle w:val="ListParagraph"/>
              <w:numPr>
                <w:ilvl w:val="0"/>
                <w:numId w:val="48"/>
              </w:numPr>
              <w:rPr>
                <w:rFonts w:ascii="Calibri" w:hAnsi="Calibri" w:eastAsia="Calibri" w:cs="Calibri"/>
                <w:sz w:val="20"/>
                <w:szCs w:val="20"/>
              </w:rPr>
            </w:pPr>
            <w:r w:rsidRPr="000C0733">
              <w:rPr>
                <w:rFonts w:ascii="Calibri" w:hAnsi="Calibri" w:eastAsia="Calibri" w:cs="Calibri"/>
                <w:sz w:val="20"/>
                <w:szCs w:val="20"/>
              </w:rPr>
              <w:t>recupero_visualizzazione</w:t>
            </w:r>
          </w:p>
          <w:p w:rsidRPr="00AD23D8" w:rsidR="0033553C" w:rsidP="00842DA3" w:rsidRDefault="00AD23D8" w14:paraId="71B79C8F" w14:textId="560EDF46">
            <w:pPr>
              <w:pStyle w:val="ListParagraph"/>
              <w:numPr>
                <w:ilvl w:val="0"/>
                <w:numId w:val="48"/>
              </w:numPr>
              <w:rPr>
                <w:rFonts w:ascii="Calibri" w:hAnsi="Calibri" w:eastAsia="Calibri" w:cs="Calibri"/>
                <w:sz w:val="20"/>
                <w:szCs w:val="20"/>
              </w:rPr>
            </w:pPr>
            <w:r w:rsidRPr="00AD23D8">
              <w:rPr>
                <w:rFonts w:ascii="Calibri" w:hAnsi="Calibri" w:eastAsia="Calibri" w:cs="Calibri"/>
                <w:sz w:val="20"/>
                <w:szCs w:val="20"/>
              </w:rPr>
              <w:t xml:space="preserve">gestione_patente.visualizzazione </w:t>
            </w:r>
          </w:p>
        </w:tc>
      </w:tr>
      <w:tr w:rsidRPr="00E36527" w:rsidR="00EA374D" w:rsidTr="097528C3" w14:paraId="0DF4D87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4A80E70E"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4029B" w:rsidR="004903CF" w:rsidP="006F3D7B" w:rsidRDefault="0033553C" w14:paraId="2C030909" w14:textId="7DB219EC">
            <w:pPr>
              <w:rPr>
                <w:rFonts w:ascii="Calibri" w:hAnsi="Calibri" w:eastAsia="Calibri" w:cs="Calibri"/>
                <w:sz w:val="20"/>
                <w:szCs w:val="20"/>
              </w:rPr>
            </w:pPr>
            <w:r w:rsidRPr="00B4029B">
              <w:rPr>
                <w:rFonts w:ascii="Calibri" w:hAnsi="Calibri" w:eastAsia="Calibri" w:cs="Calibri"/>
                <w:sz w:val="20"/>
                <w:szCs w:val="20"/>
              </w:rPr>
              <w:t xml:space="preserve">Il processo estrae </w:t>
            </w:r>
            <w:r w:rsidRPr="00B4029B" w:rsidR="004903CF">
              <w:rPr>
                <w:rFonts w:ascii="Calibri" w:hAnsi="Calibri" w:eastAsia="Calibri" w:cs="Calibri"/>
                <w:sz w:val="20"/>
                <w:szCs w:val="20"/>
              </w:rPr>
              <w:t>i recuperi ed eventuali annullamenti</w:t>
            </w:r>
            <w:r w:rsidRPr="00B4029B" w:rsidR="00BD0370">
              <w:rPr>
                <w:rFonts w:ascii="Calibri" w:hAnsi="Calibri" w:eastAsia="Calibri" w:cs="Calibri"/>
                <w:sz w:val="20"/>
                <w:szCs w:val="20"/>
              </w:rPr>
              <w:t xml:space="preserve"> (vedi query estrazione)</w:t>
            </w:r>
          </w:p>
          <w:p w:rsidRPr="00E36527" w:rsidR="0033553C" w:rsidP="006F3D7B" w:rsidRDefault="0033553C" w14:paraId="408D7601" w14:textId="05BB8FC2">
            <w:pPr>
              <w:rPr>
                <w:rFonts w:ascii="Calibri" w:hAnsi="Calibri" w:eastAsia="Calibri" w:cs="Calibri"/>
                <w:sz w:val="20"/>
                <w:szCs w:val="20"/>
              </w:rPr>
            </w:pPr>
            <w:r>
              <w:rPr>
                <w:rFonts w:ascii="Calibri" w:hAnsi="Calibri" w:eastAsia="Calibri" w:cs="Calibri"/>
                <w:sz w:val="20"/>
                <w:szCs w:val="20"/>
              </w:rPr>
              <w:t xml:space="preserve">Per ogni </w:t>
            </w:r>
            <w:r w:rsidR="001D1687">
              <w:rPr>
                <w:rFonts w:ascii="Calibri" w:hAnsi="Calibri" w:eastAsia="Calibri" w:cs="Calibri"/>
                <w:sz w:val="20"/>
                <w:szCs w:val="20"/>
              </w:rPr>
              <w:t>recupero</w:t>
            </w:r>
            <w:r>
              <w:rPr>
                <w:rFonts w:ascii="Calibri" w:hAnsi="Calibri" w:eastAsia="Calibri" w:cs="Calibri"/>
                <w:sz w:val="20"/>
                <w:szCs w:val="20"/>
              </w:rPr>
              <w:t xml:space="preserve"> aggiungere il flag (True o False) </w:t>
            </w:r>
            <w:r w:rsidR="001D1687">
              <w:rPr>
                <w:rFonts w:ascii="Calibri" w:hAnsi="Calibri" w:eastAsia="Calibri" w:cs="Calibri"/>
                <w:sz w:val="20"/>
                <w:szCs w:val="20"/>
              </w:rPr>
              <w:t>recupero</w:t>
            </w:r>
            <w:r>
              <w:rPr>
                <w:rFonts w:ascii="Calibri" w:hAnsi="Calibri" w:eastAsia="Calibri" w:cs="Calibri"/>
                <w:sz w:val="20"/>
                <w:szCs w:val="20"/>
              </w:rPr>
              <w:t xml:space="preserve"> annullabile </w:t>
            </w:r>
          </w:p>
        </w:tc>
      </w:tr>
      <w:tr w:rsidRPr="00B60DF4" w:rsidR="00EA374D" w:rsidTr="097528C3" w14:paraId="0076130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051FEC86"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33553C" w:rsidP="006F3D7B" w:rsidRDefault="00D505E9" w14:paraId="34C18E1F" w14:textId="3B98991D">
            <w:pPr>
              <w:rPr>
                <w:rFonts w:ascii="Calibri" w:hAnsi="Calibri" w:eastAsia="Calibri" w:cs="Calibri"/>
                <w:sz w:val="20"/>
                <w:szCs w:val="20"/>
                <w:lang w:val="en-US"/>
              </w:rPr>
            </w:pPr>
            <w:r>
              <w:rPr>
                <w:rFonts w:ascii="Calibri" w:hAnsi="Calibri" w:eastAsia="Calibri" w:cs="Calibri"/>
                <w:sz w:val="20"/>
                <w:szCs w:val="20"/>
                <w:lang w:val="en-US"/>
              </w:rPr>
              <w:object w:dxaOrig="1155" w:dyaOrig="747" w14:anchorId="580DF326">
                <v:shape id="_x0000_i1037" style="width:57.75pt;height:37.35pt" o:ole="" type="#_x0000_t75">
                  <v:imagedata o:title="" r:id="rId33"/>
                </v:shape>
                <o:OLEObject Type="Embed" ProgID="Package" ShapeID="_x0000_i1037" DrawAspect="Icon" ObjectID="_1837756470" r:id="rId34"/>
              </w:object>
            </w:r>
          </w:p>
        </w:tc>
      </w:tr>
      <w:tr w:rsidRPr="00E36527" w:rsidR="00EA374D" w:rsidTr="097528C3" w14:paraId="590D3AE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4CC3DBB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33553C" w:rsidP="006F3D7B" w:rsidRDefault="0033553C" w14:paraId="10D1BB5B" w14:textId="77777777">
            <w:pPr>
              <w:ind w:left="720" w:hanging="360"/>
              <w:rPr>
                <w:rFonts w:ascii="Calibri" w:hAnsi="Calibri" w:eastAsia="Calibri" w:cs="Calibri"/>
                <w:sz w:val="20"/>
                <w:szCs w:val="20"/>
              </w:rPr>
            </w:pPr>
          </w:p>
        </w:tc>
      </w:tr>
      <w:tr w:rsidRPr="00E36527" w:rsidR="00EA374D" w:rsidTr="097528C3" w14:paraId="5959228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6B993CC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33553C" w14:paraId="70BE8DF7"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EA374D" w:rsidTr="097528C3" w14:paraId="1EDB46C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3553C" w:rsidP="006F3D7B" w:rsidRDefault="0033553C" w14:paraId="4B8F9C18"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3553C" w:rsidP="006F3D7B" w:rsidRDefault="0033553C" w14:paraId="5F641DE2" w14:textId="498F6BAB">
            <w:pPr>
              <w:rPr>
                <w:rFonts w:ascii="Calibri" w:hAnsi="Calibri" w:eastAsia="Calibri" w:cs="Calibri"/>
                <w:sz w:val="20"/>
                <w:szCs w:val="20"/>
              </w:rPr>
            </w:pPr>
            <w:r w:rsidRPr="00E36527">
              <w:rPr>
                <w:rFonts w:ascii="Calibri" w:hAnsi="Calibri" w:eastAsia="Calibri" w:cs="Calibri"/>
                <w:sz w:val="20"/>
                <w:szCs w:val="20"/>
              </w:rPr>
              <w:t>RF0</w:t>
            </w:r>
            <w:r w:rsidR="001D1687">
              <w:rPr>
                <w:rFonts w:ascii="Calibri" w:hAnsi="Calibri" w:eastAsia="Calibri" w:cs="Calibri"/>
                <w:sz w:val="20"/>
                <w:szCs w:val="20"/>
              </w:rPr>
              <w:t>2</w:t>
            </w:r>
            <w:r w:rsidRPr="00E36527">
              <w:rPr>
                <w:rFonts w:ascii="Calibri" w:hAnsi="Calibri" w:eastAsia="Calibri" w:cs="Calibri"/>
                <w:sz w:val="20"/>
                <w:szCs w:val="20"/>
              </w:rPr>
              <w:t>-0</w:t>
            </w:r>
            <w:r w:rsidR="001D1687">
              <w:rPr>
                <w:rFonts w:ascii="Calibri" w:hAnsi="Calibri" w:eastAsia="Calibri" w:cs="Calibri"/>
                <w:sz w:val="20"/>
                <w:szCs w:val="20"/>
              </w:rPr>
              <w:t>2</w:t>
            </w:r>
            <w:r>
              <w:rPr>
                <w:rFonts w:ascii="Calibri" w:hAnsi="Calibri" w:eastAsia="Calibri" w:cs="Calibri"/>
                <w:sz w:val="20"/>
                <w:szCs w:val="20"/>
              </w:rPr>
              <w:t>-01</w:t>
            </w:r>
            <w:r w:rsidR="00350353">
              <w:rPr>
                <w:rFonts w:ascii="Calibri" w:hAnsi="Calibri" w:eastAsia="Calibri" w:cs="Calibri"/>
                <w:sz w:val="20"/>
                <w:szCs w:val="20"/>
              </w:rPr>
              <w:t>, RF06-02-01,</w:t>
            </w:r>
          </w:p>
        </w:tc>
      </w:tr>
    </w:tbl>
    <w:p w:rsidR="00EB0ABD" w:rsidP="002B4AC0" w:rsidRDefault="00EB0ABD" w14:paraId="2ED0AD44" w14:textId="021249AD">
      <w:pPr>
        <w:pStyle w:val="Heading3"/>
      </w:pPr>
      <w:bookmarkStart w:name="_Toc222417315" w:id="126"/>
      <w:r>
        <w:t>Univocità Recupero - checkUnivocitaRecupero</w:t>
      </w:r>
      <w:bookmarkEnd w:id="126"/>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389ED2D7"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1693E5B8"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ABD" w:rsidP="006F3D7B" w:rsidRDefault="00EB0ABD" w14:paraId="42E0796B"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066F44FB"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400B5B3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ABD" w:rsidP="006F3D7B" w:rsidRDefault="00EC5C24" w14:paraId="0EB665E2" w14:textId="13081C39">
            <w:pPr>
              <w:rPr>
                <w:rFonts w:ascii="Calibri" w:hAnsi="Calibri" w:eastAsia="Calibri" w:cs="Calibri"/>
                <w:sz w:val="20"/>
                <w:szCs w:val="20"/>
              </w:rPr>
            </w:pPr>
            <w:r w:rsidRPr="00E36527">
              <w:rPr>
                <w:rFonts w:ascii="Calibri" w:hAnsi="Calibri" w:eastAsia="Calibri" w:cs="Calibri"/>
                <w:sz w:val="20"/>
                <w:szCs w:val="20"/>
              </w:rPr>
              <w:t>CROSS-java-be_</w:t>
            </w:r>
            <w:r>
              <w:rPr>
                <w:rFonts w:ascii="Calibri" w:hAnsi="Calibri" w:eastAsia="Calibri" w:cs="Calibri"/>
                <w:sz w:val="20"/>
                <w:szCs w:val="20"/>
              </w:rPr>
              <w:t>recupero</w:t>
            </w:r>
            <w:r w:rsidRPr="00E36527">
              <w:rPr>
                <w:rFonts w:ascii="Calibri" w:hAnsi="Calibri" w:eastAsia="Calibri" w:cs="Calibri"/>
                <w:sz w:val="20"/>
                <w:szCs w:val="20"/>
              </w:rPr>
              <w:t>-patente-crediti-api</w:t>
            </w:r>
          </w:p>
        </w:tc>
      </w:tr>
      <w:tr w:rsidRPr="00E36527" w:rsidR="00F048C7" w:rsidTr="006F3D7B" w14:paraId="1BE32F0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75B5F54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ABD" w:rsidP="006F3D7B" w:rsidRDefault="00EB0ABD" w14:paraId="60905394" w14:textId="135ACEB8">
            <w:pPr>
              <w:jc w:val="both"/>
              <w:rPr>
                <w:rFonts w:ascii="Calibri" w:hAnsi="Calibri" w:eastAsia="Calibri" w:cs="Calibri"/>
                <w:sz w:val="20"/>
                <w:szCs w:val="20"/>
              </w:rPr>
            </w:pPr>
            <w:r>
              <w:rPr>
                <w:rFonts w:ascii="Calibri" w:hAnsi="Calibri" w:eastAsia="Calibri" w:cs="Calibri"/>
                <w:sz w:val="20"/>
                <w:szCs w:val="20"/>
              </w:rPr>
              <w:t xml:space="preserve">Controllo Univocità </w:t>
            </w:r>
            <w:r w:rsidR="00EC5C24">
              <w:rPr>
                <w:rFonts w:ascii="Calibri" w:hAnsi="Calibri" w:eastAsia="Calibri" w:cs="Calibri"/>
                <w:sz w:val="20"/>
                <w:szCs w:val="20"/>
              </w:rPr>
              <w:t>Recupero</w:t>
            </w:r>
          </w:p>
        </w:tc>
      </w:tr>
      <w:tr w:rsidRPr="00E36527" w:rsidR="00F048C7" w:rsidTr="006F3D7B" w14:paraId="1F911DE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7591013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ABD" w:rsidP="006F3D7B" w:rsidRDefault="00EB0ABD" w14:paraId="56E80EEA" w14:textId="7BBE8FD8">
            <w:pPr>
              <w:rPr>
                <w:rFonts w:ascii="Calibri" w:hAnsi="Calibri" w:eastAsia="Calibri" w:cs="Calibri"/>
                <w:sz w:val="20"/>
                <w:szCs w:val="20"/>
              </w:rPr>
            </w:pPr>
            <w:r>
              <w:rPr>
                <w:rFonts w:ascii="Calibri" w:hAnsi="Calibri" w:eastAsia="Calibri" w:cs="Calibri"/>
                <w:sz w:val="20"/>
                <w:szCs w:val="20"/>
              </w:rPr>
              <w:t>In fase di acquisizione di un</w:t>
            </w:r>
            <w:r w:rsidR="00EC5C24">
              <w:rPr>
                <w:rFonts w:ascii="Calibri" w:hAnsi="Calibri" w:eastAsia="Calibri" w:cs="Calibri"/>
                <w:sz w:val="20"/>
                <w:szCs w:val="20"/>
              </w:rPr>
              <w:t xml:space="preserve"> recupero il processo verifica </w:t>
            </w:r>
            <w:r w:rsidR="000B5503">
              <w:rPr>
                <w:rFonts w:ascii="Calibri" w:hAnsi="Calibri" w:eastAsia="Calibri" w:cs="Calibri"/>
                <w:sz w:val="20"/>
                <w:szCs w:val="20"/>
              </w:rPr>
              <w:t>che il recupero non sia già</w:t>
            </w:r>
            <w:r w:rsidR="00850B28">
              <w:rPr>
                <w:rFonts w:ascii="Calibri" w:hAnsi="Calibri" w:eastAsia="Calibri" w:cs="Calibri"/>
                <w:sz w:val="20"/>
                <w:szCs w:val="20"/>
              </w:rPr>
              <w:t xml:space="preserve"> presente </w:t>
            </w:r>
            <w:r w:rsidR="00CB12F3">
              <w:rPr>
                <w:rFonts w:ascii="Calibri" w:hAnsi="Calibri" w:eastAsia="Calibri" w:cs="Calibri"/>
                <w:sz w:val="20"/>
                <w:szCs w:val="20"/>
              </w:rPr>
              <w:t>tra quelli non annullati</w:t>
            </w:r>
          </w:p>
        </w:tc>
      </w:tr>
      <w:tr w:rsidRPr="00CF4664" w:rsidR="00F048C7" w:rsidTr="006F3D7B" w14:paraId="1B30568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1D35A45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10461" w:rsidR="00EB0ABD" w:rsidP="006F3D7B" w:rsidRDefault="005603D4" w14:paraId="2DEDE9D5" w14:textId="719AE673">
            <w:pPr>
              <w:jc w:val="both"/>
              <w:rPr>
                <w:rFonts w:ascii="Calibri" w:hAnsi="Calibri" w:eastAsia="Calibri" w:cs="Calibri"/>
                <w:sz w:val="20"/>
                <w:szCs w:val="20"/>
                <w:lang w:val="en-US"/>
              </w:rPr>
            </w:pPr>
            <w:r>
              <w:rPr>
                <w:rFonts w:ascii="Calibri" w:hAnsi="Calibri" w:eastAsia="Calibri" w:cs="Calibri"/>
                <w:sz w:val="20"/>
                <w:szCs w:val="20"/>
                <w:lang w:val="en-US"/>
              </w:rPr>
              <w:t>POST</w:t>
            </w:r>
            <w:r w:rsidRPr="00E10461" w:rsidR="00EB0ABD">
              <w:rPr>
                <w:rFonts w:ascii="Calibri" w:hAnsi="Calibri" w:eastAsia="Calibri" w:cs="Calibri"/>
                <w:sz w:val="20"/>
                <w:szCs w:val="20"/>
                <w:lang w:val="en-US"/>
              </w:rPr>
              <w:t xml:space="preserve"> &lt;root&gt;</w:t>
            </w:r>
            <w:r>
              <w:rPr>
                <w:rFonts w:ascii="Calibri" w:hAnsi="Calibri" w:eastAsia="Calibri" w:cs="Calibri"/>
                <w:sz w:val="20"/>
                <w:szCs w:val="20"/>
                <w:lang w:val="en-US"/>
              </w:rPr>
              <w:t>/int</w:t>
            </w:r>
            <w:r w:rsidRPr="00E10461" w:rsidR="00EB0ABD">
              <w:rPr>
                <w:rFonts w:ascii="Calibri" w:hAnsi="Calibri" w:eastAsia="Calibri" w:cs="Calibri"/>
                <w:sz w:val="20"/>
                <w:szCs w:val="20"/>
                <w:lang w:val="en-US"/>
              </w:rPr>
              <w:t>/v1/</w:t>
            </w:r>
            <w:r>
              <w:rPr>
                <w:rFonts w:ascii="Calibri" w:hAnsi="Calibri" w:eastAsia="Calibri" w:cs="Calibri"/>
                <w:sz w:val="20"/>
                <w:szCs w:val="20"/>
                <w:lang w:val="en-US"/>
              </w:rPr>
              <w:t>check</w:t>
            </w:r>
            <w:r w:rsidRPr="00E10461" w:rsidR="00EB0ABD">
              <w:rPr>
                <w:rFonts w:ascii="Calibri" w:hAnsi="Calibri" w:eastAsia="Calibri" w:cs="Calibri"/>
                <w:sz w:val="20"/>
                <w:szCs w:val="20"/>
                <w:lang w:val="en-US"/>
              </w:rPr>
              <w:t>/</w:t>
            </w:r>
            <w:r>
              <w:rPr>
                <w:rFonts w:ascii="Calibri" w:hAnsi="Calibri" w:eastAsia="Calibri" w:cs="Calibri"/>
                <w:sz w:val="20"/>
                <w:szCs w:val="20"/>
                <w:lang w:val="en-US"/>
              </w:rPr>
              <w:t>u</w:t>
            </w:r>
            <w:r w:rsidRPr="00A74F39" w:rsidR="00EB0ABD">
              <w:rPr>
                <w:rFonts w:ascii="Calibri" w:hAnsi="Calibri" w:eastAsia="Calibri" w:cs="Calibri"/>
                <w:sz w:val="20"/>
                <w:szCs w:val="20"/>
                <w:lang w:val="en-US"/>
              </w:rPr>
              <w:t>nivocita</w:t>
            </w:r>
            <w:r>
              <w:rPr>
                <w:rFonts w:ascii="Calibri" w:hAnsi="Calibri" w:eastAsia="Calibri" w:cs="Calibri"/>
                <w:sz w:val="20"/>
                <w:szCs w:val="20"/>
                <w:lang w:val="en-US"/>
              </w:rPr>
              <w:t>-r</w:t>
            </w:r>
            <w:r w:rsidR="00CB12F3">
              <w:rPr>
                <w:rFonts w:ascii="Calibri" w:hAnsi="Calibri" w:eastAsia="Calibri" w:cs="Calibri"/>
                <w:sz w:val="20"/>
                <w:szCs w:val="20"/>
                <w:lang w:val="en-US"/>
              </w:rPr>
              <w:t>ecupero</w:t>
            </w:r>
          </w:p>
        </w:tc>
      </w:tr>
      <w:tr w:rsidRPr="00E36527" w:rsidR="00F048C7" w:rsidTr="006F3D7B" w14:paraId="6E283F5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2873BA0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07C8" w:rsidR="00EB0ABD" w:rsidP="00840611" w:rsidRDefault="00EB0ABD" w14:paraId="7AB48198" w14:textId="4BD5C6B6">
            <w:pPr>
              <w:rPr>
                <w:rFonts w:ascii="Calibri" w:hAnsi="Calibri" w:eastAsia="Calibri" w:cs="Calibri"/>
                <w:sz w:val="20"/>
                <w:szCs w:val="20"/>
              </w:rPr>
            </w:pPr>
            <w:r w:rsidRPr="00C807C8">
              <w:rPr>
                <w:rFonts w:ascii="Calibri" w:hAnsi="Calibri" w:eastAsia="Calibri" w:cs="Calibri"/>
                <w:sz w:val="20"/>
                <w:szCs w:val="20"/>
              </w:rPr>
              <w:t>Identificativo Patente</w:t>
            </w:r>
            <w:r w:rsidR="00840611">
              <w:rPr>
                <w:rFonts w:ascii="Calibri" w:hAnsi="Calibri" w:eastAsia="Calibri" w:cs="Calibri"/>
                <w:sz w:val="20"/>
                <w:szCs w:val="20"/>
              </w:rPr>
              <w:t xml:space="preserve"> [integer,</w:t>
            </w:r>
            <w:r w:rsidRPr="00C807C8">
              <w:rPr>
                <w:rFonts w:ascii="Calibri" w:hAnsi="Calibri" w:eastAsia="Calibri" w:cs="Calibri"/>
                <w:sz w:val="20"/>
                <w:szCs w:val="20"/>
              </w:rPr>
              <w:t xml:space="preserve"> obbligatorio</w:t>
            </w:r>
            <w:r w:rsidR="00840611">
              <w:rPr>
                <w:rFonts w:ascii="Calibri" w:hAnsi="Calibri" w:eastAsia="Calibri" w:cs="Calibri"/>
                <w:sz w:val="20"/>
                <w:szCs w:val="20"/>
              </w:rPr>
              <w:t>]</w:t>
            </w:r>
          </w:p>
          <w:p w:rsidRPr="00C807C8" w:rsidR="00EB0ABD" w:rsidP="00840611" w:rsidRDefault="00CB12F3" w14:paraId="79DCA95D" w14:textId="25705320">
            <w:pPr>
              <w:rPr>
                <w:rFonts w:ascii="Calibri" w:hAnsi="Calibri" w:eastAsia="Calibri" w:cs="Calibri"/>
                <w:sz w:val="20"/>
                <w:szCs w:val="20"/>
              </w:rPr>
            </w:pPr>
            <w:r>
              <w:rPr>
                <w:rFonts w:ascii="Calibri" w:hAnsi="Calibri" w:eastAsia="Calibri" w:cs="Calibri"/>
                <w:sz w:val="20"/>
                <w:szCs w:val="20"/>
              </w:rPr>
              <w:t>Numero</w:t>
            </w:r>
            <w:r w:rsidR="007624B4">
              <w:rPr>
                <w:rFonts w:ascii="Calibri" w:hAnsi="Calibri" w:eastAsia="Calibri" w:cs="Calibri"/>
                <w:sz w:val="20"/>
                <w:szCs w:val="20"/>
              </w:rPr>
              <w:t xml:space="preserve"> </w:t>
            </w:r>
            <w:r>
              <w:rPr>
                <w:rFonts w:ascii="Calibri" w:hAnsi="Calibri" w:eastAsia="Calibri" w:cs="Calibri"/>
                <w:sz w:val="20"/>
                <w:szCs w:val="20"/>
              </w:rPr>
              <w:t>Protocollo</w:t>
            </w:r>
            <w:r w:rsidR="00840611">
              <w:rPr>
                <w:rFonts w:ascii="Calibri" w:hAnsi="Calibri" w:eastAsia="Calibri" w:cs="Calibri"/>
                <w:sz w:val="20"/>
                <w:szCs w:val="20"/>
              </w:rPr>
              <w:t xml:space="preserve"> [stringa,</w:t>
            </w:r>
            <w:r w:rsidRPr="00C807C8" w:rsidR="00EB0ABD">
              <w:rPr>
                <w:rFonts w:ascii="Calibri" w:hAnsi="Calibri" w:eastAsia="Calibri" w:cs="Calibri"/>
                <w:sz w:val="20"/>
                <w:szCs w:val="20"/>
              </w:rPr>
              <w:t xml:space="preserve"> </w:t>
            </w:r>
            <w:r w:rsidRPr="00C807C8">
              <w:rPr>
                <w:rFonts w:ascii="Calibri" w:hAnsi="Calibri" w:eastAsia="Calibri" w:cs="Calibri"/>
                <w:sz w:val="20"/>
                <w:szCs w:val="20"/>
              </w:rPr>
              <w:t>obbligatorio</w:t>
            </w:r>
            <w:r w:rsidR="00840611">
              <w:rPr>
                <w:rFonts w:ascii="Calibri" w:hAnsi="Calibri" w:eastAsia="Calibri" w:cs="Calibri"/>
                <w:sz w:val="20"/>
                <w:szCs w:val="20"/>
              </w:rPr>
              <w:t>]</w:t>
            </w:r>
          </w:p>
          <w:p w:rsidRPr="007624B4" w:rsidR="00EB0ABD" w:rsidP="00840611" w:rsidRDefault="00EB0ABD" w14:paraId="74EAC8DA" w14:textId="15BC51EE">
            <w:pPr>
              <w:rPr>
                <w:rFonts w:ascii="Calibri" w:hAnsi="Calibri" w:eastAsia="Calibri" w:cs="Calibri"/>
                <w:sz w:val="20"/>
                <w:szCs w:val="20"/>
              </w:rPr>
            </w:pPr>
            <w:r w:rsidRPr="00C807C8">
              <w:rPr>
                <w:rFonts w:ascii="Calibri" w:hAnsi="Calibri" w:eastAsia="Calibri" w:cs="Calibri"/>
                <w:sz w:val="20"/>
                <w:szCs w:val="20"/>
              </w:rPr>
              <w:t xml:space="preserve">Data </w:t>
            </w:r>
            <w:r w:rsidR="007624B4">
              <w:rPr>
                <w:rFonts w:ascii="Calibri" w:hAnsi="Calibri" w:eastAsia="Calibri" w:cs="Calibri"/>
                <w:sz w:val="20"/>
                <w:szCs w:val="20"/>
              </w:rPr>
              <w:t>Protocollo</w:t>
            </w:r>
            <w:r w:rsidR="00840611">
              <w:rPr>
                <w:rFonts w:ascii="Calibri" w:hAnsi="Calibri" w:eastAsia="Calibri" w:cs="Calibri"/>
                <w:sz w:val="20"/>
                <w:szCs w:val="20"/>
              </w:rPr>
              <w:t xml:space="preserve"> [date nel formato ‘yyyy-MM-dd’</w:t>
            </w:r>
            <w:r w:rsidRPr="00C807C8">
              <w:rPr>
                <w:rFonts w:ascii="Calibri" w:hAnsi="Calibri" w:eastAsia="Calibri" w:cs="Calibri"/>
                <w:sz w:val="20"/>
                <w:szCs w:val="20"/>
              </w:rPr>
              <w:t>, obbligatorio</w:t>
            </w:r>
            <w:r w:rsidR="00840611">
              <w:rPr>
                <w:rFonts w:ascii="Calibri" w:hAnsi="Calibri" w:eastAsia="Calibri" w:cs="Calibri"/>
                <w:sz w:val="20"/>
                <w:szCs w:val="20"/>
              </w:rPr>
              <w:t>]</w:t>
            </w:r>
          </w:p>
        </w:tc>
      </w:tr>
      <w:tr w:rsidRPr="00E36527" w:rsidR="00F048C7" w:rsidTr="006F3D7B" w14:paraId="7D95E00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1911E47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ABD" w:rsidP="006F3D7B" w:rsidRDefault="00EB0ABD" w14:paraId="5E765B35"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rsidTr="006F3D7B" w14:paraId="42D4DE0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79BFB22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ABD" w:rsidP="006F3D7B" w:rsidRDefault="00EB0ABD" w14:paraId="4A232F28"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2475487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7B56C43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EB0ABD" w:rsidP="006F3D7B" w:rsidRDefault="00EB0ABD" w14:paraId="4AB1DCED" w14:textId="4154E21A">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w:t>
            </w:r>
            <w:r w:rsidR="007624B4">
              <w:rPr>
                <w:rFonts w:ascii="Calibri" w:hAnsi="Calibri" w:cs="Calibri"/>
                <w:sz w:val="20"/>
                <w:szCs w:val="20"/>
              </w:rPr>
              <w:t>recupero</w:t>
            </w:r>
            <w:r w:rsidRPr="007A0BB7">
              <w:rPr>
                <w:rFonts w:ascii="Calibri" w:hAnsi="Calibri" w:cs="Calibri"/>
                <w:sz w:val="20"/>
                <w:szCs w:val="20"/>
              </w:rPr>
              <w:t>_</w:t>
            </w:r>
            <w:r>
              <w:rPr>
                <w:rFonts w:ascii="Calibri" w:hAnsi="Calibri" w:cs="Calibri"/>
                <w:sz w:val="20"/>
                <w:szCs w:val="20"/>
              </w:rPr>
              <w:t>inserimento</w:t>
            </w:r>
          </w:p>
        </w:tc>
      </w:tr>
      <w:tr w:rsidRPr="00BA67F0" w:rsidR="00F048C7" w:rsidTr="006F3D7B" w14:paraId="49606E1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4268D072"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583C11" w:rsidR="00EB0ABD" w:rsidP="006F3D7B" w:rsidRDefault="00EB0ABD" w14:paraId="4A11847F" w14:textId="62048B60">
            <w:pPr>
              <w:rPr>
                <w:rFonts w:ascii="Calibri" w:hAnsi="Calibri" w:eastAsia="Calibri" w:cs="Calibri"/>
                <w:sz w:val="20"/>
                <w:szCs w:val="20"/>
              </w:rPr>
            </w:pPr>
            <w:r>
              <w:rPr>
                <w:rFonts w:ascii="Calibri" w:hAnsi="Calibri" w:eastAsia="Calibri" w:cs="Calibri"/>
                <w:sz w:val="20"/>
                <w:szCs w:val="20"/>
              </w:rPr>
              <w:t>Il processo estrae tutt</w:t>
            </w:r>
            <w:r w:rsidR="007624B4">
              <w:rPr>
                <w:rFonts w:ascii="Calibri" w:hAnsi="Calibri" w:eastAsia="Calibri" w:cs="Calibri"/>
                <w:sz w:val="20"/>
                <w:szCs w:val="20"/>
              </w:rPr>
              <w:t xml:space="preserve">i recuperi </w:t>
            </w:r>
            <w:r>
              <w:rPr>
                <w:rFonts w:ascii="Calibri" w:hAnsi="Calibri" w:eastAsia="Calibri" w:cs="Calibri"/>
                <w:sz w:val="20"/>
                <w:szCs w:val="20"/>
              </w:rPr>
              <w:t>non annullat</w:t>
            </w:r>
            <w:r w:rsidR="007624B4">
              <w:rPr>
                <w:rFonts w:ascii="Calibri" w:hAnsi="Calibri" w:eastAsia="Calibri" w:cs="Calibri"/>
                <w:sz w:val="20"/>
                <w:szCs w:val="20"/>
              </w:rPr>
              <w:t xml:space="preserve">i </w:t>
            </w:r>
            <w:r w:rsidR="006A0A9D">
              <w:rPr>
                <w:rFonts w:ascii="Calibri" w:hAnsi="Calibri" w:eastAsia="Calibri" w:cs="Calibri"/>
                <w:sz w:val="20"/>
                <w:szCs w:val="20"/>
              </w:rPr>
              <w:t xml:space="preserve">per la stessa patente </w:t>
            </w:r>
            <w:r>
              <w:rPr>
                <w:rFonts w:ascii="Calibri" w:hAnsi="Calibri" w:eastAsia="Calibri" w:cs="Calibri"/>
                <w:sz w:val="20"/>
                <w:szCs w:val="20"/>
              </w:rPr>
              <w:t xml:space="preserve">che verificano le condizioni di input; quindi, imposta </w:t>
            </w:r>
            <w:r w:rsidRPr="00583C11" w:rsidR="00583C11">
              <w:rPr>
                <w:rFonts w:ascii="Calibri" w:hAnsi="Calibri" w:eastAsia="Calibri" w:cs="Calibri"/>
                <w:sz w:val="20"/>
                <w:szCs w:val="20"/>
              </w:rPr>
              <w:t>checkUnivocitaRecupero</w:t>
            </w:r>
          </w:p>
          <w:p w:rsidR="00EB0ABD" w:rsidP="00842DA3" w:rsidRDefault="00EB0ABD" w14:paraId="1D14E93C" w14:textId="77777777">
            <w:pPr>
              <w:pStyle w:val="ListParagraph"/>
              <w:numPr>
                <w:ilvl w:val="0"/>
                <w:numId w:val="67"/>
              </w:numPr>
              <w:rPr>
                <w:rFonts w:ascii="Calibri" w:hAnsi="Calibri" w:eastAsia="Calibri" w:cs="Calibri"/>
                <w:sz w:val="20"/>
                <w:szCs w:val="20"/>
              </w:rPr>
            </w:pPr>
            <w:r>
              <w:rPr>
                <w:rFonts w:ascii="Calibri" w:hAnsi="Calibri" w:eastAsia="Calibri" w:cs="Calibri"/>
                <w:sz w:val="20"/>
                <w:szCs w:val="20"/>
              </w:rPr>
              <w:t>Restituisce una lista vuota se non viene estratto nulla</w:t>
            </w:r>
          </w:p>
          <w:p w:rsidRPr="005A2596" w:rsidR="00EB0ABD" w:rsidP="00842DA3" w:rsidRDefault="00EB0ABD" w14:paraId="46446841" w14:textId="6473A197">
            <w:pPr>
              <w:pStyle w:val="ListParagraph"/>
              <w:numPr>
                <w:ilvl w:val="0"/>
                <w:numId w:val="67"/>
              </w:numPr>
              <w:rPr>
                <w:rFonts w:ascii="Calibri" w:hAnsi="Calibri" w:eastAsia="Calibri" w:cs="Calibri"/>
                <w:sz w:val="20"/>
                <w:szCs w:val="20"/>
              </w:rPr>
            </w:pPr>
            <w:r>
              <w:rPr>
                <w:rFonts w:ascii="Calibri" w:hAnsi="Calibri" w:eastAsia="Calibri" w:cs="Calibri"/>
                <w:sz w:val="20"/>
                <w:szCs w:val="20"/>
              </w:rPr>
              <w:t>Altrimenti restituisce una lista contenente: Id</w:t>
            </w:r>
            <w:r w:rsidR="00583C11">
              <w:rPr>
                <w:rFonts w:ascii="Calibri" w:hAnsi="Calibri" w:eastAsia="Calibri" w:cs="Calibri"/>
                <w:sz w:val="20"/>
                <w:szCs w:val="20"/>
              </w:rPr>
              <w:t>Recupero</w:t>
            </w:r>
            <w:r>
              <w:rPr>
                <w:rFonts w:ascii="Calibri" w:hAnsi="Calibri" w:eastAsia="Calibri" w:cs="Calibri"/>
                <w:sz w:val="20"/>
                <w:szCs w:val="20"/>
              </w:rPr>
              <w:t xml:space="preserve">, </w:t>
            </w:r>
            <w:r w:rsidRPr="005A2596">
              <w:rPr>
                <w:rFonts w:ascii="Calibri" w:hAnsi="Calibri" w:eastAsia="Calibri" w:cs="Calibri"/>
                <w:sz w:val="20"/>
                <w:szCs w:val="20"/>
              </w:rPr>
              <w:t xml:space="preserve">Codice </w:t>
            </w:r>
            <w:r w:rsidR="00583C11">
              <w:rPr>
                <w:rFonts w:ascii="Calibri" w:hAnsi="Calibri" w:eastAsia="Calibri" w:cs="Calibri"/>
                <w:sz w:val="20"/>
                <w:szCs w:val="20"/>
              </w:rPr>
              <w:t>Protocollo</w:t>
            </w:r>
            <w:r w:rsidRPr="005A2596">
              <w:rPr>
                <w:rFonts w:ascii="Calibri" w:hAnsi="Calibri" w:eastAsia="Calibri" w:cs="Calibri"/>
                <w:sz w:val="20"/>
                <w:szCs w:val="20"/>
              </w:rPr>
              <w:t xml:space="preserve">, </w:t>
            </w:r>
            <w:r w:rsidR="0087204D">
              <w:rPr>
                <w:rFonts w:ascii="Calibri" w:hAnsi="Calibri" w:eastAsia="Calibri" w:cs="Calibri"/>
                <w:sz w:val="20"/>
                <w:szCs w:val="20"/>
              </w:rPr>
              <w:t xml:space="preserve">Data Protocollo, </w:t>
            </w:r>
            <w:r w:rsidRPr="005A2596">
              <w:rPr>
                <w:rFonts w:ascii="Calibri" w:hAnsi="Calibri" w:eastAsia="Calibri" w:cs="Calibri"/>
                <w:sz w:val="20"/>
                <w:szCs w:val="20"/>
              </w:rPr>
              <w:t>Utente Creatore</w:t>
            </w:r>
            <w:r>
              <w:rPr>
                <w:rFonts w:ascii="Calibri" w:hAnsi="Calibri" w:eastAsia="Calibri" w:cs="Calibri"/>
                <w:sz w:val="20"/>
                <w:szCs w:val="20"/>
              </w:rPr>
              <w:t>, Data Creazione</w:t>
            </w:r>
          </w:p>
        </w:tc>
      </w:tr>
      <w:tr w:rsidRPr="00B60DF4" w:rsidR="00F048C7" w:rsidTr="006F3D7B" w14:paraId="2F5ED06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136B3D99"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EB0ABD" w:rsidP="006F3D7B" w:rsidRDefault="00EB0ABD" w14:paraId="1426CBA2" w14:textId="3C756317">
            <w:pPr>
              <w:rPr>
                <w:rFonts w:ascii="Calibri" w:hAnsi="Calibri" w:eastAsia="Calibri" w:cs="Calibri"/>
                <w:sz w:val="20"/>
                <w:szCs w:val="20"/>
                <w:lang w:val="en-US"/>
              </w:rPr>
            </w:pPr>
          </w:p>
        </w:tc>
      </w:tr>
      <w:tr w:rsidRPr="00E36527" w:rsidR="00F048C7" w:rsidTr="006F3D7B" w14:paraId="6BDCF8B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636DF55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583C11" w:rsidR="006313F6" w:rsidP="006313F6" w:rsidRDefault="006313F6" w14:paraId="0C888B45" w14:textId="77777777">
            <w:pPr>
              <w:rPr>
                <w:rFonts w:ascii="Calibri" w:hAnsi="Calibri" w:eastAsia="Calibri" w:cs="Calibri"/>
                <w:sz w:val="20"/>
                <w:szCs w:val="20"/>
              </w:rPr>
            </w:pPr>
            <w:r w:rsidRPr="00583C11">
              <w:rPr>
                <w:rFonts w:ascii="Calibri" w:hAnsi="Calibri" w:eastAsia="Calibri" w:cs="Calibri"/>
                <w:sz w:val="20"/>
                <w:szCs w:val="20"/>
              </w:rPr>
              <w:t>checkUnivocitaRecupero</w:t>
            </w:r>
          </w:p>
          <w:p w:rsidR="004B0262" w:rsidP="00842DA3" w:rsidRDefault="006313F6" w14:paraId="6D539514" w14:textId="77777777">
            <w:pPr>
              <w:pStyle w:val="ListParagraph"/>
              <w:numPr>
                <w:ilvl w:val="0"/>
                <w:numId w:val="65"/>
              </w:numPr>
              <w:rPr>
                <w:rFonts w:ascii="Calibri" w:hAnsi="Calibri" w:eastAsia="Calibri" w:cs="Calibri"/>
                <w:sz w:val="20"/>
                <w:szCs w:val="20"/>
              </w:rPr>
            </w:pPr>
            <w:r>
              <w:rPr>
                <w:rFonts w:ascii="Calibri" w:hAnsi="Calibri" w:eastAsia="Calibri" w:cs="Calibri"/>
                <w:sz w:val="20"/>
                <w:szCs w:val="20"/>
              </w:rPr>
              <w:t>Restituisce una lista vuota se non viene estratto nulla</w:t>
            </w:r>
          </w:p>
          <w:p w:rsidRPr="004B0262" w:rsidR="00EB0ABD" w:rsidP="00842DA3" w:rsidRDefault="006313F6" w14:paraId="0C6A7A28" w14:textId="3A8B1741">
            <w:pPr>
              <w:pStyle w:val="ListParagraph"/>
              <w:numPr>
                <w:ilvl w:val="0"/>
                <w:numId w:val="65"/>
              </w:numPr>
              <w:rPr>
                <w:rFonts w:ascii="Calibri" w:hAnsi="Calibri" w:eastAsia="Calibri" w:cs="Calibri"/>
                <w:sz w:val="20"/>
                <w:szCs w:val="20"/>
              </w:rPr>
            </w:pPr>
            <w:r w:rsidRPr="004B0262">
              <w:rPr>
                <w:rFonts w:ascii="Calibri" w:hAnsi="Calibri" w:eastAsia="Calibri" w:cs="Calibri"/>
                <w:sz w:val="20"/>
                <w:szCs w:val="20"/>
              </w:rPr>
              <w:t>Altrimenti restituisce una lista contenente: IdRecupero, Codice Protocollo, Data Protocollo, Utente Creatore, Data Creazione</w:t>
            </w:r>
          </w:p>
        </w:tc>
      </w:tr>
      <w:tr w:rsidRPr="00E36527" w:rsidR="00F048C7" w:rsidTr="006F3D7B" w14:paraId="104570E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173D85E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ABD" w:rsidP="006F3D7B" w:rsidRDefault="00EB0ABD" w14:paraId="2E47B708"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62178C7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EB0ABD" w:rsidP="006F3D7B" w:rsidRDefault="00EB0ABD" w14:paraId="5308C381"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EB0ABD" w:rsidP="006F3D7B" w:rsidRDefault="00EB0ABD" w14:paraId="1240FC31" w14:textId="05232BF8">
            <w:pPr>
              <w:rPr>
                <w:rFonts w:ascii="Calibri" w:hAnsi="Calibri" w:eastAsia="Calibri" w:cs="Calibri"/>
                <w:sz w:val="20"/>
                <w:szCs w:val="20"/>
              </w:rPr>
            </w:pPr>
            <w:r w:rsidRPr="00E36527">
              <w:rPr>
                <w:rFonts w:ascii="Calibri" w:hAnsi="Calibri" w:eastAsia="Calibri" w:cs="Calibri"/>
                <w:sz w:val="20"/>
                <w:szCs w:val="20"/>
              </w:rPr>
              <w:t>RF0</w:t>
            </w:r>
            <w:r w:rsidR="009F330A">
              <w:rPr>
                <w:rFonts w:ascii="Calibri" w:hAnsi="Calibri" w:eastAsia="Calibri" w:cs="Calibri"/>
                <w:sz w:val="20"/>
                <w:szCs w:val="20"/>
              </w:rPr>
              <w:t>2</w:t>
            </w:r>
            <w:r w:rsidRPr="00E36527">
              <w:rPr>
                <w:rFonts w:ascii="Calibri" w:hAnsi="Calibri" w:eastAsia="Calibri" w:cs="Calibri"/>
                <w:sz w:val="20"/>
                <w:szCs w:val="20"/>
              </w:rPr>
              <w:t>-0</w:t>
            </w:r>
            <w:r>
              <w:rPr>
                <w:rFonts w:ascii="Calibri" w:hAnsi="Calibri" w:eastAsia="Calibri" w:cs="Calibri"/>
                <w:sz w:val="20"/>
                <w:szCs w:val="20"/>
              </w:rPr>
              <w:t>4-0</w:t>
            </w:r>
            <w:r w:rsidR="009F330A">
              <w:rPr>
                <w:rFonts w:ascii="Calibri" w:hAnsi="Calibri" w:eastAsia="Calibri" w:cs="Calibri"/>
                <w:sz w:val="20"/>
                <w:szCs w:val="20"/>
              </w:rPr>
              <w:t>1</w:t>
            </w:r>
          </w:p>
        </w:tc>
      </w:tr>
    </w:tbl>
    <w:p w:rsidR="0033553C" w:rsidP="0020262D" w:rsidRDefault="0033553C" w14:paraId="6049327B" w14:textId="77777777">
      <w:pPr>
        <w:rPr>
          <w:rFonts w:eastAsia="Calibri"/>
        </w:rPr>
      </w:pPr>
    </w:p>
    <w:p w:rsidRPr="005103FC" w:rsidR="00524157" w:rsidP="002B4AC0" w:rsidRDefault="00524157" w14:paraId="16AD89D1" w14:textId="6C05804C">
      <w:pPr>
        <w:pStyle w:val="Heading3"/>
        <w:rPr>
          <w:color w:val="EE0000"/>
        </w:rPr>
      </w:pPr>
      <w:bookmarkStart w:name="_Toc222417316" w:id="127"/>
      <w:r>
        <w:t xml:space="preserve">Recupero Annullabile da Revisore </w:t>
      </w:r>
      <w:r w:rsidR="005103FC">
        <w:t>–</w:t>
      </w:r>
      <w:r>
        <w:t xml:space="preserve"> getRecuperoAnnullabile</w:t>
      </w:r>
      <w:r w:rsidR="005103FC">
        <w:t xml:space="preserve"> </w:t>
      </w:r>
      <w:r w:rsidRPr="005103FC" w:rsidR="005103FC">
        <w:rPr>
          <w:color w:val="EE0000"/>
        </w:rPr>
        <w:t>(MEV 21/01/2026)</w:t>
      </w:r>
      <w:bookmarkEnd w:id="127"/>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6068D428"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1A8CD724"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24157" w:rsidP="006F3D7B" w:rsidRDefault="00524157" w14:paraId="28264D1B"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23416875"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309FEA1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24157" w:rsidP="006F3D7B" w:rsidRDefault="0064712C" w14:paraId="01E40285" w14:textId="3884C3DB">
            <w:pPr>
              <w:rPr>
                <w:rFonts w:ascii="Calibri" w:hAnsi="Calibri" w:eastAsia="Calibri" w:cs="Calibri"/>
                <w:sz w:val="20"/>
                <w:szCs w:val="20"/>
              </w:rPr>
            </w:pPr>
            <w:r w:rsidRPr="00E36527">
              <w:rPr>
                <w:rFonts w:ascii="Calibri" w:hAnsi="Calibri" w:eastAsia="Calibri" w:cs="Calibri"/>
                <w:sz w:val="20"/>
                <w:szCs w:val="20"/>
              </w:rPr>
              <w:t>CROSS-java-be_</w:t>
            </w:r>
            <w:r>
              <w:rPr>
                <w:rFonts w:ascii="Calibri" w:hAnsi="Calibri" w:eastAsia="Calibri" w:cs="Calibri"/>
                <w:sz w:val="20"/>
                <w:szCs w:val="20"/>
              </w:rPr>
              <w:t>recupero</w:t>
            </w:r>
            <w:r w:rsidRPr="00E36527">
              <w:rPr>
                <w:rFonts w:ascii="Calibri" w:hAnsi="Calibri" w:eastAsia="Calibri" w:cs="Calibri"/>
                <w:sz w:val="20"/>
                <w:szCs w:val="20"/>
              </w:rPr>
              <w:t>-patente-crediti-api</w:t>
            </w:r>
          </w:p>
        </w:tc>
      </w:tr>
      <w:tr w:rsidRPr="00E36527" w:rsidR="00F048C7" w:rsidTr="006F3D7B" w14:paraId="734F092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1F51169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24157" w:rsidP="006F3D7B" w:rsidRDefault="0064712C" w14:paraId="04DB7CCA" w14:textId="729157CA">
            <w:pPr>
              <w:jc w:val="both"/>
              <w:rPr>
                <w:rFonts w:ascii="Calibri" w:hAnsi="Calibri" w:eastAsia="Calibri" w:cs="Calibri"/>
                <w:sz w:val="20"/>
                <w:szCs w:val="20"/>
              </w:rPr>
            </w:pPr>
            <w:r>
              <w:rPr>
                <w:rFonts w:ascii="Calibri" w:hAnsi="Calibri" w:eastAsia="Calibri" w:cs="Calibri"/>
                <w:sz w:val="20"/>
                <w:szCs w:val="20"/>
              </w:rPr>
              <w:t>Recupero</w:t>
            </w:r>
            <w:r w:rsidRPr="00D946EE" w:rsidR="00524157">
              <w:rPr>
                <w:rFonts w:ascii="Calibri" w:hAnsi="Calibri" w:eastAsia="Calibri" w:cs="Calibri"/>
                <w:sz w:val="20"/>
                <w:szCs w:val="20"/>
              </w:rPr>
              <w:t xml:space="preserve"> Annullabile da Revisore</w:t>
            </w:r>
          </w:p>
        </w:tc>
      </w:tr>
      <w:tr w:rsidRPr="00E36527" w:rsidR="00F048C7" w:rsidTr="006F3D7B" w14:paraId="70AE3A8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3A1E163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524157" w:rsidP="006F3D7B" w:rsidRDefault="00524157" w14:paraId="2F475D74" w14:textId="74462FB5">
            <w:pPr>
              <w:rPr>
                <w:rFonts w:ascii="Calibri" w:hAnsi="Calibri" w:eastAsia="Calibri" w:cs="Calibri"/>
                <w:sz w:val="20"/>
                <w:szCs w:val="20"/>
              </w:rPr>
            </w:pPr>
            <w:r>
              <w:rPr>
                <w:rFonts w:ascii="Calibri" w:hAnsi="Calibri" w:eastAsia="Calibri" w:cs="Calibri"/>
                <w:sz w:val="20"/>
                <w:szCs w:val="20"/>
              </w:rPr>
              <w:t>Un</w:t>
            </w:r>
            <w:r w:rsidR="0064712C">
              <w:rPr>
                <w:rFonts w:ascii="Calibri" w:hAnsi="Calibri" w:eastAsia="Calibri" w:cs="Calibri"/>
                <w:sz w:val="20"/>
                <w:szCs w:val="20"/>
              </w:rPr>
              <w:t xml:space="preserve"> </w:t>
            </w:r>
            <w:r w:rsidR="00DB1378">
              <w:rPr>
                <w:rFonts w:ascii="Calibri" w:hAnsi="Calibri" w:eastAsia="Calibri" w:cs="Calibri"/>
                <w:sz w:val="20"/>
                <w:szCs w:val="20"/>
              </w:rPr>
              <w:t>recupero non</w:t>
            </w:r>
            <w:r>
              <w:rPr>
                <w:rFonts w:ascii="Calibri" w:hAnsi="Calibri" w:eastAsia="Calibri" w:cs="Calibri"/>
                <w:sz w:val="20"/>
                <w:szCs w:val="20"/>
              </w:rPr>
              <w:t xml:space="preserve"> annullat</w:t>
            </w:r>
            <w:r w:rsidR="00DB1378">
              <w:rPr>
                <w:rFonts w:ascii="Calibri" w:hAnsi="Calibri" w:eastAsia="Calibri" w:cs="Calibri"/>
                <w:sz w:val="20"/>
                <w:szCs w:val="20"/>
              </w:rPr>
              <w:t>o</w:t>
            </w:r>
            <w:r>
              <w:rPr>
                <w:rFonts w:ascii="Calibri" w:hAnsi="Calibri" w:eastAsia="Calibri" w:cs="Calibri"/>
                <w:sz w:val="20"/>
                <w:szCs w:val="20"/>
              </w:rPr>
              <w:t xml:space="preserve"> è annullabile se l’utente che accede è abilitato alla funzione </w:t>
            </w:r>
          </w:p>
          <w:p w:rsidR="00DB1378" w:rsidP="00842DA3" w:rsidRDefault="00DB1378" w14:paraId="0E542974" w14:textId="77777777">
            <w:pPr>
              <w:pStyle w:val="ListParagraph"/>
              <w:numPr>
                <w:ilvl w:val="0"/>
                <w:numId w:val="48"/>
              </w:numPr>
              <w:rPr>
                <w:rFonts w:ascii="Calibri" w:hAnsi="Calibri" w:eastAsia="Calibri" w:cs="Calibri"/>
                <w:sz w:val="20"/>
                <w:szCs w:val="20"/>
              </w:rPr>
            </w:pPr>
            <w:r w:rsidRPr="000C0733">
              <w:rPr>
                <w:rFonts w:ascii="Calibri" w:hAnsi="Calibri" w:eastAsia="Calibri" w:cs="Calibri"/>
                <w:sz w:val="20"/>
                <w:szCs w:val="20"/>
              </w:rPr>
              <w:t>recupero_annullamento_nazionale</w:t>
            </w:r>
          </w:p>
          <w:p w:rsidRPr="00DB1378" w:rsidR="00524157" w:rsidP="00842DA3" w:rsidRDefault="00DB1378" w14:paraId="2062283C" w14:textId="3233D3F1">
            <w:pPr>
              <w:pStyle w:val="ListParagraph"/>
              <w:numPr>
                <w:ilvl w:val="0"/>
                <w:numId w:val="48"/>
              </w:numPr>
              <w:rPr>
                <w:rFonts w:ascii="Calibri" w:hAnsi="Calibri" w:eastAsia="Calibri" w:cs="Calibri"/>
                <w:sz w:val="20"/>
                <w:szCs w:val="20"/>
              </w:rPr>
            </w:pPr>
            <w:r>
              <w:rPr>
                <w:rFonts w:ascii="Calibri" w:hAnsi="Calibri" w:eastAsia="Calibri" w:cs="Calibri"/>
                <w:sz w:val="20"/>
                <w:szCs w:val="20"/>
              </w:rPr>
              <w:t xml:space="preserve">oppure </w:t>
            </w:r>
            <w:r w:rsidRPr="00DB1378">
              <w:rPr>
                <w:rFonts w:ascii="Calibri" w:hAnsi="Calibri" w:eastAsia="Calibri" w:cs="Calibri"/>
                <w:sz w:val="20"/>
                <w:szCs w:val="20"/>
              </w:rPr>
              <w:t xml:space="preserve">recupero_annullamento_territoriale </w:t>
            </w:r>
            <w:r w:rsidRPr="00DB1378" w:rsidR="00524157">
              <w:rPr>
                <w:rFonts w:ascii="Calibri" w:hAnsi="Calibri" w:eastAsia="Calibri" w:cs="Calibri"/>
                <w:sz w:val="20"/>
                <w:szCs w:val="20"/>
              </w:rPr>
              <w:t xml:space="preserve">e l’utente che ha creato </w:t>
            </w:r>
            <w:r w:rsidR="003E06ED">
              <w:rPr>
                <w:rFonts w:ascii="Calibri" w:hAnsi="Calibri" w:eastAsia="Calibri" w:cs="Calibri"/>
                <w:sz w:val="20"/>
                <w:szCs w:val="20"/>
              </w:rPr>
              <w:t xml:space="preserve">il recupero </w:t>
            </w:r>
            <w:r w:rsidRPr="00DB1378" w:rsidR="00524157">
              <w:rPr>
                <w:rFonts w:ascii="Calibri" w:hAnsi="Calibri" w:eastAsia="Calibri" w:cs="Calibri"/>
                <w:sz w:val="20"/>
                <w:szCs w:val="20"/>
              </w:rPr>
              <w:t>è uno dei suoi utenti target</w:t>
            </w:r>
          </w:p>
        </w:tc>
      </w:tr>
      <w:tr w:rsidRPr="00E10461" w:rsidR="00F048C7" w:rsidTr="006F3D7B" w14:paraId="5B193D4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6708E1E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5603D4" w:rsidR="00524157" w:rsidP="006F3D7B" w:rsidRDefault="005603D4" w14:paraId="5ACF3B0D" w14:textId="3AC1AB09">
            <w:pPr>
              <w:jc w:val="both"/>
              <w:rPr>
                <w:rFonts w:ascii="Calibri" w:hAnsi="Calibri" w:eastAsia="Calibri" w:cs="Calibri"/>
                <w:sz w:val="20"/>
                <w:szCs w:val="20"/>
              </w:rPr>
            </w:pPr>
            <w:r w:rsidRPr="005603D4">
              <w:rPr>
                <w:rFonts w:ascii="Calibri" w:hAnsi="Calibri" w:eastAsia="Calibri" w:cs="Calibri"/>
                <w:sz w:val="20"/>
                <w:szCs w:val="20"/>
              </w:rPr>
              <w:t>POST</w:t>
            </w:r>
            <w:r w:rsidRPr="005603D4" w:rsidR="00787B40">
              <w:rPr>
                <w:rFonts w:ascii="Calibri" w:hAnsi="Calibri" w:eastAsia="Calibri" w:cs="Calibri"/>
                <w:sz w:val="20"/>
                <w:szCs w:val="20"/>
              </w:rPr>
              <w:t xml:space="preserve"> &lt;root&gt;</w:t>
            </w:r>
            <w:r w:rsidRPr="005603D4">
              <w:rPr>
                <w:rFonts w:ascii="Calibri" w:hAnsi="Calibri" w:eastAsia="Calibri" w:cs="Calibri"/>
                <w:sz w:val="20"/>
                <w:szCs w:val="20"/>
              </w:rPr>
              <w:t>/int</w:t>
            </w:r>
            <w:r w:rsidRPr="005603D4" w:rsidR="00787B40">
              <w:rPr>
                <w:rFonts w:ascii="Calibri" w:hAnsi="Calibri" w:eastAsia="Calibri" w:cs="Calibri"/>
                <w:sz w:val="20"/>
                <w:szCs w:val="20"/>
              </w:rPr>
              <w:t>/v1/</w:t>
            </w:r>
            <w:r w:rsidRPr="005603D4">
              <w:rPr>
                <w:rFonts w:ascii="Calibri" w:hAnsi="Calibri" w:eastAsia="Calibri" w:cs="Calibri"/>
                <w:sz w:val="20"/>
                <w:szCs w:val="20"/>
              </w:rPr>
              <w:t>recupero</w:t>
            </w:r>
            <w:r w:rsidRPr="005603D4" w:rsidR="00787B40">
              <w:rPr>
                <w:rFonts w:ascii="Calibri" w:hAnsi="Calibri" w:eastAsia="Calibri" w:cs="Calibri"/>
                <w:sz w:val="20"/>
                <w:szCs w:val="20"/>
              </w:rPr>
              <w:t>/</w:t>
            </w:r>
            <w:r>
              <w:rPr>
                <w:rFonts w:ascii="Calibri" w:hAnsi="Calibri" w:eastAsia="Calibri" w:cs="Calibri"/>
                <w:sz w:val="20"/>
                <w:szCs w:val="20"/>
              </w:rPr>
              <w:t>a</w:t>
            </w:r>
            <w:r w:rsidRPr="005603D4" w:rsidR="00524157">
              <w:rPr>
                <w:rFonts w:ascii="Calibri" w:hAnsi="Calibri" w:eastAsia="Calibri" w:cs="Calibri"/>
                <w:sz w:val="20"/>
                <w:szCs w:val="20"/>
              </w:rPr>
              <w:t>nnullabile</w:t>
            </w:r>
          </w:p>
        </w:tc>
      </w:tr>
      <w:tr w:rsidRPr="00E36527" w:rsidR="00F048C7" w:rsidTr="006F3D7B" w14:paraId="77BF1A1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7250F20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15D85" w:rsidR="00524157" w:rsidP="006F3D7B" w:rsidRDefault="00524157" w14:paraId="2661246C" w14:textId="3063984A">
            <w:pPr>
              <w:rPr>
                <w:rFonts w:ascii="Calibri" w:hAnsi="Calibri" w:eastAsia="Calibri" w:cs="Calibri"/>
                <w:sz w:val="20"/>
                <w:szCs w:val="20"/>
              </w:rPr>
            </w:pPr>
            <w:r>
              <w:rPr>
                <w:rFonts w:ascii="Calibri" w:hAnsi="Calibri" w:eastAsia="Calibri" w:cs="Calibri"/>
                <w:sz w:val="20"/>
                <w:szCs w:val="20"/>
              </w:rPr>
              <w:t>Id</w:t>
            </w:r>
            <w:r w:rsidR="00D61F49">
              <w:rPr>
                <w:rFonts w:ascii="Calibri" w:hAnsi="Calibri" w:eastAsia="Calibri" w:cs="Calibri"/>
                <w:sz w:val="20"/>
                <w:szCs w:val="20"/>
              </w:rPr>
              <w:t>Recupero</w:t>
            </w:r>
            <w:r>
              <w:rPr>
                <w:rFonts w:ascii="Calibri" w:hAnsi="Calibri" w:eastAsia="Calibri" w:cs="Calibri"/>
                <w:sz w:val="20"/>
                <w:szCs w:val="20"/>
              </w:rPr>
              <w:t xml:space="preserve"> </w:t>
            </w:r>
            <w:r w:rsidR="00840611">
              <w:rPr>
                <w:rFonts w:ascii="Calibri" w:hAnsi="Calibri" w:eastAsia="Calibri" w:cs="Calibri"/>
                <w:sz w:val="20"/>
                <w:szCs w:val="20"/>
              </w:rPr>
              <w:t xml:space="preserve">[integer, </w:t>
            </w:r>
            <w:r>
              <w:rPr>
                <w:rFonts w:ascii="Calibri" w:hAnsi="Calibri" w:eastAsia="Calibri" w:cs="Calibri"/>
                <w:sz w:val="20"/>
                <w:szCs w:val="20"/>
              </w:rPr>
              <w:t>obbligatorio</w:t>
            </w:r>
            <w:r w:rsidR="00840611">
              <w:rPr>
                <w:rFonts w:ascii="Calibri" w:hAnsi="Calibri" w:eastAsia="Calibri" w:cs="Calibri"/>
                <w:sz w:val="20"/>
                <w:szCs w:val="20"/>
              </w:rPr>
              <w:t>]</w:t>
            </w:r>
          </w:p>
        </w:tc>
      </w:tr>
      <w:tr w:rsidRPr="00E36527" w:rsidR="00F048C7" w:rsidTr="006F3D7B" w14:paraId="5261DCA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795838B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24157" w:rsidP="006F3D7B" w:rsidRDefault="00524157" w14:paraId="4885DC51"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rsidTr="006F3D7B" w14:paraId="394B47D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0F5BBD1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24157" w:rsidP="006F3D7B" w:rsidRDefault="00524157" w14:paraId="4D7269A2"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r>
              <w:rPr>
                <w:rFonts w:ascii="Calibri" w:hAnsi="Calibri" w:cs="Calibri"/>
                <w:sz w:val="20"/>
                <w:szCs w:val="20"/>
              </w:rPr>
              <w:t xml:space="preserve"> </w:t>
            </w:r>
          </w:p>
        </w:tc>
      </w:tr>
      <w:tr w:rsidRPr="00E36527" w:rsidR="00F048C7" w:rsidTr="006F3D7B" w14:paraId="5F9FF5F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1810C53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524157" w:rsidP="006F3D7B" w:rsidRDefault="00524157" w14:paraId="08060581" w14:textId="77777777">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verifica</w:t>
            </w:r>
            <w:r w:rsidRPr="007A0BB7">
              <w:rPr>
                <w:rFonts w:ascii="Calibri" w:hAnsi="Calibri" w:eastAsia="Calibri" w:cs="Calibri"/>
                <w:sz w:val="20"/>
                <w:szCs w:val="20"/>
              </w:rPr>
              <w:t xml:space="preserve"> se </w:t>
            </w:r>
            <w:r w:rsidRPr="00E36527">
              <w:rPr>
                <w:rFonts w:ascii="Calibri" w:hAnsi="Calibri" w:eastAsia="Calibri" w:cs="Calibri"/>
                <w:sz w:val="20"/>
                <w:szCs w:val="20"/>
              </w:rPr>
              <w:t>l’utente</w:t>
            </w:r>
            <w:r w:rsidRPr="007A0BB7">
              <w:rPr>
                <w:rFonts w:ascii="Calibri" w:hAnsi="Calibri" w:eastAsia="Calibri" w:cs="Calibri"/>
                <w:sz w:val="20"/>
                <w:szCs w:val="20"/>
              </w:rPr>
              <w:t xml:space="preserve"> è abilitato alla funzione </w:t>
            </w:r>
          </w:p>
          <w:p w:rsidR="00D61F49" w:rsidP="00842DA3" w:rsidRDefault="00D61F49" w14:paraId="0EEBDBA7" w14:textId="77777777">
            <w:pPr>
              <w:pStyle w:val="ListParagraph"/>
              <w:numPr>
                <w:ilvl w:val="0"/>
                <w:numId w:val="48"/>
              </w:numPr>
              <w:rPr>
                <w:rFonts w:ascii="Calibri" w:hAnsi="Calibri" w:eastAsia="Calibri" w:cs="Calibri"/>
                <w:sz w:val="20"/>
                <w:szCs w:val="20"/>
              </w:rPr>
            </w:pPr>
            <w:r w:rsidRPr="000C0733">
              <w:rPr>
                <w:rFonts w:ascii="Calibri" w:hAnsi="Calibri" w:eastAsia="Calibri" w:cs="Calibri"/>
                <w:sz w:val="20"/>
                <w:szCs w:val="20"/>
              </w:rPr>
              <w:t>recupero_annullamento_nazionale</w:t>
            </w:r>
          </w:p>
          <w:p w:rsidRPr="00D61F49" w:rsidR="00D61F49" w:rsidP="00842DA3" w:rsidRDefault="00D61F49" w14:paraId="566AF0AD" w14:textId="13D09F94">
            <w:pPr>
              <w:pStyle w:val="ListParagraph"/>
              <w:numPr>
                <w:ilvl w:val="0"/>
                <w:numId w:val="48"/>
              </w:numPr>
              <w:rPr>
                <w:rFonts w:ascii="Calibri" w:hAnsi="Calibri" w:eastAsia="Calibri" w:cs="Calibri"/>
                <w:sz w:val="20"/>
                <w:szCs w:val="20"/>
              </w:rPr>
            </w:pPr>
            <w:r w:rsidRPr="00D61F49">
              <w:rPr>
                <w:rFonts w:ascii="Calibri" w:hAnsi="Calibri" w:eastAsia="Calibri" w:cs="Calibri"/>
                <w:sz w:val="20"/>
                <w:szCs w:val="20"/>
              </w:rPr>
              <w:t>recupero_annullamento_territoriale</w:t>
            </w:r>
          </w:p>
        </w:tc>
      </w:tr>
      <w:tr w:rsidRPr="00BA67F0" w:rsidR="00F048C7" w:rsidTr="006F3D7B" w14:paraId="15819DE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16AAD0E8"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524157" w:rsidP="006F3D7B" w:rsidRDefault="00524157" w14:paraId="321D0A28" w14:textId="77777777">
            <w:pPr>
              <w:rPr>
                <w:rFonts w:ascii="Calibri" w:hAnsi="Calibri" w:eastAsia="Calibri" w:cs="Calibri"/>
                <w:sz w:val="20"/>
                <w:szCs w:val="20"/>
              </w:rPr>
            </w:pPr>
            <w:r>
              <w:rPr>
                <w:rFonts w:ascii="Calibri" w:hAnsi="Calibri" w:eastAsia="Calibri" w:cs="Calibri"/>
                <w:sz w:val="20"/>
                <w:szCs w:val="20"/>
              </w:rPr>
              <w:t xml:space="preserve">Il processo imposta </w:t>
            </w:r>
          </w:p>
          <w:p w:rsidR="00524157" w:rsidP="00842DA3" w:rsidRDefault="00524157" w14:paraId="1F1B6B03" w14:textId="3F0340DC">
            <w:pPr>
              <w:pStyle w:val="ListParagraph"/>
              <w:numPr>
                <w:ilvl w:val="0"/>
                <w:numId w:val="64"/>
              </w:numPr>
              <w:rPr>
                <w:rFonts w:ascii="Calibri" w:hAnsi="Calibri" w:eastAsia="Calibri" w:cs="Calibri"/>
                <w:sz w:val="20"/>
                <w:szCs w:val="20"/>
              </w:rPr>
            </w:pPr>
            <w:r>
              <w:rPr>
                <w:rFonts w:ascii="Calibri" w:hAnsi="Calibri" w:eastAsia="Calibri" w:cs="Calibri"/>
                <w:sz w:val="20"/>
                <w:szCs w:val="20"/>
              </w:rPr>
              <w:t xml:space="preserve">False se </w:t>
            </w:r>
            <w:r w:rsidR="002A6627">
              <w:rPr>
                <w:rFonts w:ascii="Calibri" w:hAnsi="Calibri" w:eastAsia="Calibri" w:cs="Calibri"/>
                <w:sz w:val="20"/>
                <w:szCs w:val="20"/>
              </w:rPr>
              <w:t>il recupero è annullato</w:t>
            </w:r>
          </w:p>
          <w:p w:rsidRPr="000A0360" w:rsidR="00524157" w:rsidP="00842DA3" w:rsidRDefault="00524157" w14:paraId="79E51AB1" w14:textId="3AB6D0ED">
            <w:pPr>
              <w:pStyle w:val="ListParagraph"/>
              <w:numPr>
                <w:ilvl w:val="0"/>
                <w:numId w:val="64"/>
              </w:numPr>
              <w:rPr>
                <w:rFonts w:ascii="Calibri" w:hAnsi="Calibri" w:eastAsia="Calibri" w:cs="Calibri"/>
                <w:sz w:val="20"/>
                <w:szCs w:val="20"/>
              </w:rPr>
            </w:pPr>
            <w:r>
              <w:rPr>
                <w:rFonts w:ascii="Calibri" w:hAnsi="Calibri" w:eastAsia="Calibri" w:cs="Calibri"/>
                <w:sz w:val="20"/>
                <w:szCs w:val="20"/>
              </w:rPr>
              <w:t xml:space="preserve">True se </w:t>
            </w:r>
            <w:r w:rsidR="004C2DD9">
              <w:rPr>
                <w:rFonts w:ascii="Calibri" w:hAnsi="Calibri" w:eastAsia="Calibri" w:cs="Calibri"/>
                <w:sz w:val="20"/>
                <w:szCs w:val="20"/>
              </w:rPr>
              <w:t xml:space="preserve">il recupero </w:t>
            </w:r>
            <w:r w:rsidR="00457CC2">
              <w:rPr>
                <w:rFonts w:ascii="Calibri" w:hAnsi="Calibri" w:eastAsia="Calibri" w:cs="Calibri"/>
                <w:sz w:val="20"/>
                <w:szCs w:val="20"/>
              </w:rPr>
              <w:t xml:space="preserve">non </w:t>
            </w:r>
            <w:r w:rsidR="004C2DD9">
              <w:rPr>
                <w:rFonts w:ascii="Calibri" w:hAnsi="Calibri" w:eastAsia="Calibri" w:cs="Calibri"/>
                <w:sz w:val="20"/>
                <w:szCs w:val="20"/>
              </w:rPr>
              <w:t>è annu</w:t>
            </w:r>
            <w:r w:rsidR="00457CC2">
              <w:rPr>
                <w:rFonts w:ascii="Calibri" w:hAnsi="Calibri" w:eastAsia="Calibri" w:cs="Calibri"/>
                <w:sz w:val="20"/>
                <w:szCs w:val="20"/>
              </w:rPr>
              <w:t xml:space="preserve">llato </w:t>
            </w:r>
            <w:r>
              <w:rPr>
                <w:rFonts w:ascii="Calibri" w:hAnsi="Calibri" w:eastAsia="Calibri" w:cs="Calibri"/>
                <w:sz w:val="20"/>
                <w:szCs w:val="20"/>
              </w:rPr>
              <w:t xml:space="preserve">e </w:t>
            </w:r>
            <w:r w:rsidRPr="0018252A">
              <w:rPr>
                <w:rFonts w:ascii="Calibri" w:hAnsi="Calibri" w:eastAsia="Calibri" w:cs="Calibri"/>
                <w:sz w:val="20"/>
                <w:szCs w:val="20"/>
              </w:rPr>
              <w:t xml:space="preserve">l’utente </w:t>
            </w:r>
            <w:r>
              <w:rPr>
                <w:rFonts w:ascii="Calibri" w:hAnsi="Calibri" w:eastAsia="Calibri" w:cs="Calibri"/>
                <w:sz w:val="20"/>
                <w:szCs w:val="20"/>
              </w:rPr>
              <w:t>è</w:t>
            </w:r>
            <w:r w:rsidRPr="0018252A">
              <w:rPr>
                <w:rFonts w:ascii="Calibri" w:hAnsi="Calibri" w:eastAsia="Calibri" w:cs="Calibri"/>
                <w:sz w:val="20"/>
                <w:szCs w:val="20"/>
              </w:rPr>
              <w:t xml:space="preserve"> abilitato alla funzione </w:t>
            </w:r>
            <w:r w:rsidR="00457CC2">
              <w:rPr>
                <w:rFonts w:ascii="Calibri" w:hAnsi="Calibri" w:eastAsia="Calibri" w:cs="Calibri"/>
                <w:sz w:val="20"/>
                <w:szCs w:val="20"/>
              </w:rPr>
              <w:t>recupero</w:t>
            </w:r>
            <w:r w:rsidRPr="0018252A">
              <w:rPr>
                <w:rFonts w:ascii="Calibri" w:hAnsi="Calibri" w:eastAsia="Calibri" w:cs="Calibri"/>
                <w:sz w:val="20"/>
                <w:szCs w:val="20"/>
              </w:rPr>
              <w:t>_annullamento_nazionale</w:t>
            </w:r>
            <w:r>
              <w:rPr>
                <w:rFonts w:ascii="Calibri" w:hAnsi="Calibri" w:eastAsia="Calibri" w:cs="Calibri"/>
                <w:sz w:val="20"/>
                <w:szCs w:val="20"/>
              </w:rPr>
              <w:t xml:space="preserve"> attraverso il servizio</w:t>
            </w:r>
            <w:r w:rsidRPr="0018252A">
              <w:rPr>
                <w:rFonts w:ascii="Calibri" w:hAnsi="Calibri" w:eastAsia="Calibri" w:cs="Calibri"/>
                <w:sz w:val="20"/>
                <w:szCs w:val="20"/>
              </w:rPr>
              <w:t xml:space="preserve"> </w:t>
            </w:r>
            <w:r w:rsidRPr="00895B4D">
              <w:rPr>
                <w:rFonts w:ascii="Calibri" w:hAnsi="Calibri" w:eastAsia="Calibri" w:cs="Calibri"/>
                <w:b/>
                <w:sz w:val="20"/>
                <w:szCs w:val="20"/>
              </w:rPr>
              <w:t>IAM-API</w:t>
            </w:r>
            <w:r w:rsidRPr="000A0360">
              <w:rPr>
                <w:rFonts w:ascii="Calibri" w:hAnsi="Calibri" w:eastAsia="Calibri" w:cs="Calibri"/>
                <w:sz w:val="20"/>
                <w:szCs w:val="20"/>
              </w:rPr>
              <w:t>: funzione/has              (verifica se un utente è abilitato ad una funzione: input username, funzioneIAM)</w:t>
            </w:r>
          </w:p>
          <w:p w:rsidRPr="00E36527" w:rsidR="00524157" w:rsidP="00842DA3" w:rsidRDefault="00524157" w14:paraId="653DF8E0" w14:textId="7EA906F7">
            <w:pPr>
              <w:pStyle w:val="ListParagraph"/>
              <w:numPr>
                <w:ilvl w:val="0"/>
                <w:numId w:val="64"/>
              </w:numPr>
              <w:rPr>
                <w:rFonts w:ascii="Calibri" w:hAnsi="Calibri" w:eastAsia="Calibri" w:cs="Calibri"/>
                <w:sz w:val="20"/>
                <w:szCs w:val="20"/>
              </w:rPr>
            </w:pPr>
            <w:r>
              <w:rPr>
                <w:rFonts w:ascii="Calibri" w:hAnsi="Calibri" w:eastAsia="Calibri" w:cs="Calibri"/>
                <w:sz w:val="20"/>
                <w:szCs w:val="20"/>
              </w:rPr>
              <w:t xml:space="preserve">True </w:t>
            </w:r>
            <w:r w:rsidR="00457CC2">
              <w:rPr>
                <w:rFonts w:ascii="Calibri" w:hAnsi="Calibri" w:eastAsia="Calibri" w:cs="Calibri"/>
                <w:sz w:val="20"/>
                <w:szCs w:val="20"/>
              </w:rPr>
              <w:t xml:space="preserve">se il recupero non è annullato e </w:t>
            </w:r>
            <w:r w:rsidRPr="0018252A" w:rsidR="00457CC2">
              <w:rPr>
                <w:rFonts w:ascii="Calibri" w:hAnsi="Calibri" w:eastAsia="Calibri" w:cs="Calibri"/>
                <w:sz w:val="20"/>
                <w:szCs w:val="20"/>
              </w:rPr>
              <w:t xml:space="preserve">l’utente </w:t>
            </w:r>
            <w:r w:rsidR="00457CC2">
              <w:rPr>
                <w:rFonts w:ascii="Calibri" w:hAnsi="Calibri" w:eastAsia="Calibri" w:cs="Calibri"/>
                <w:sz w:val="20"/>
                <w:szCs w:val="20"/>
              </w:rPr>
              <w:t>è</w:t>
            </w:r>
            <w:r w:rsidRPr="0018252A" w:rsidR="00457CC2">
              <w:rPr>
                <w:rFonts w:ascii="Calibri" w:hAnsi="Calibri" w:eastAsia="Calibri" w:cs="Calibri"/>
                <w:sz w:val="20"/>
                <w:szCs w:val="20"/>
              </w:rPr>
              <w:t xml:space="preserve"> abilitato alla funzione </w:t>
            </w:r>
            <w:r>
              <w:rPr>
                <w:rFonts w:ascii="Calibri" w:hAnsi="Calibri" w:eastAsia="Calibri" w:cs="Calibri"/>
                <w:sz w:val="20"/>
                <w:szCs w:val="20"/>
              </w:rPr>
              <w:t xml:space="preserve"> </w:t>
            </w:r>
            <w:r w:rsidR="00457CC2">
              <w:rPr>
                <w:rFonts w:ascii="Calibri" w:hAnsi="Calibri" w:eastAsia="Calibri" w:cs="Calibri"/>
                <w:sz w:val="20"/>
                <w:szCs w:val="20"/>
              </w:rPr>
              <w:t>recupero</w:t>
            </w:r>
            <w:r w:rsidRPr="00264993">
              <w:rPr>
                <w:rFonts w:ascii="Calibri" w:hAnsi="Calibri" w:eastAsia="Calibri" w:cs="Calibri"/>
                <w:sz w:val="20"/>
                <w:szCs w:val="20"/>
              </w:rPr>
              <w:t xml:space="preserve">_annullamento_territoriale e l’utente che ha creato </w:t>
            </w:r>
            <w:r w:rsidR="00457CC2">
              <w:rPr>
                <w:rFonts w:ascii="Calibri" w:hAnsi="Calibri" w:eastAsia="Calibri" w:cs="Calibri"/>
                <w:sz w:val="20"/>
                <w:szCs w:val="20"/>
              </w:rPr>
              <w:t>il recupero</w:t>
            </w:r>
            <w:r w:rsidRPr="00264993">
              <w:rPr>
                <w:rFonts w:ascii="Calibri" w:hAnsi="Calibri" w:eastAsia="Calibri" w:cs="Calibri"/>
                <w:sz w:val="20"/>
                <w:szCs w:val="20"/>
              </w:rPr>
              <w:t xml:space="preserve"> è uno dei suoi utenti target</w:t>
            </w:r>
            <w:r>
              <w:rPr>
                <w:rFonts w:ascii="Calibri" w:hAnsi="Calibri" w:eastAsia="Calibri" w:cs="Calibri"/>
                <w:sz w:val="20"/>
                <w:szCs w:val="20"/>
              </w:rPr>
              <w:t xml:space="preserve"> attraverso il servizio</w:t>
            </w:r>
            <w:r w:rsidRPr="0018252A">
              <w:rPr>
                <w:rFonts w:ascii="Calibri" w:hAnsi="Calibri" w:eastAsia="Calibri" w:cs="Calibri"/>
                <w:sz w:val="20"/>
                <w:szCs w:val="20"/>
              </w:rPr>
              <w:t xml:space="preserve"> </w:t>
            </w:r>
            <w:r w:rsidRPr="005103FC">
              <w:rPr>
                <w:rFonts w:ascii="Calibri" w:hAnsi="Calibri" w:eastAsia="Calibri" w:cs="Calibri"/>
                <w:b/>
                <w:strike/>
                <w:sz w:val="20"/>
                <w:szCs w:val="20"/>
              </w:rPr>
              <w:t>DIP-API</w:t>
            </w:r>
            <w:r w:rsidRPr="005103FC">
              <w:rPr>
                <w:rFonts w:ascii="Calibri" w:hAnsi="Calibri" w:eastAsia="Calibri" w:cs="Calibri"/>
                <w:strike/>
                <w:sz w:val="20"/>
                <w:szCs w:val="20"/>
              </w:rPr>
              <w:t>: dipendente/operatore/find  (verifica se un utente è un utente target per un utente ed una funzione: input usernameTarget=</w:t>
            </w:r>
            <w:r w:rsidRPr="005103FC">
              <w:rPr>
                <w:strike/>
              </w:rPr>
              <w:t xml:space="preserve"> </w:t>
            </w:r>
            <w:r w:rsidRPr="005103FC" w:rsidR="008946AD">
              <w:rPr>
                <w:rFonts w:ascii="Calibri" w:hAnsi="Calibri" w:eastAsia="Calibri" w:cs="Calibri"/>
                <w:strike/>
                <w:sz w:val="20"/>
                <w:szCs w:val="20"/>
              </w:rPr>
              <w:t>RECR_INSERT_USER</w:t>
            </w:r>
            <w:r w:rsidRPr="005103FC">
              <w:rPr>
                <w:rFonts w:ascii="Calibri" w:hAnsi="Calibri" w:eastAsia="Calibri" w:cs="Calibri"/>
                <w:strike/>
                <w:sz w:val="20"/>
                <w:szCs w:val="20"/>
              </w:rPr>
              <w:t>, username, funzioneIAM)</w:t>
            </w:r>
            <w:r w:rsidR="005103FC">
              <w:rPr>
                <w:rFonts w:ascii="Calibri" w:hAnsi="Calibri" w:eastAsia="Calibri" w:cs="Calibri"/>
                <w:strike/>
                <w:sz w:val="20"/>
                <w:szCs w:val="20"/>
              </w:rPr>
              <w:t>(</w:t>
            </w:r>
            <w:r w:rsidRPr="005103FC" w:rsidR="005103FC">
              <w:rPr>
                <w:rFonts w:ascii="Calibri" w:hAnsi="Calibri" w:eastAsia="Calibri" w:cs="Calibri"/>
                <w:strike/>
                <w:sz w:val="20"/>
                <w:szCs w:val="20"/>
              </w:rPr>
              <w:t>deprecato il 21/01/2026</w:t>
            </w:r>
            <w:r w:rsidR="005103FC">
              <w:rPr>
                <w:rFonts w:ascii="Calibri" w:hAnsi="Calibri" w:eastAsia="Calibri" w:cs="Calibri"/>
                <w:sz w:val="20"/>
                <w:szCs w:val="20"/>
              </w:rPr>
              <w:t>)</w:t>
            </w:r>
            <w:r w:rsidR="00F54653">
              <w:rPr>
                <w:rFonts w:ascii="Calibri" w:hAnsi="Calibri" w:eastAsia="Calibri" w:cs="Calibri"/>
                <w:sz w:val="20"/>
                <w:szCs w:val="20"/>
              </w:rPr>
              <w:t xml:space="preserve"> </w:t>
            </w:r>
            <w:r w:rsidRPr="005103FC" w:rsidR="005103FC">
              <w:rPr>
                <w:rFonts w:ascii="Calibri" w:hAnsi="Calibri" w:eastAsia="Calibri" w:cs="Calibri"/>
                <w:color w:val="EE0000"/>
                <w:sz w:val="20"/>
                <w:szCs w:val="20"/>
              </w:rPr>
              <w:t>MEV 21/01/2026)</w:t>
            </w:r>
            <w:r w:rsidR="005103FC">
              <w:rPr>
                <w:rFonts w:ascii="Calibri" w:hAnsi="Calibri" w:eastAsia="Calibri" w:cs="Calibri"/>
                <w:sz w:val="20"/>
                <w:szCs w:val="20"/>
              </w:rPr>
              <w:t xml:space="preserve"> </w:t>
            </w:r>
            <w:r w:rsidRPr="00F54653" w:rsidR="00F54653">
              <w:rPr>
                <w:rFonts w:ascii="Calibri" w:hAnsi="Calibri" w:eastAsia="Calibri" w:cs="Calibri"/>
                <w:color w:val="EE0000"/>
                <w:sz w:val="20"/>
                <w:szCs w:val="20"/>
              </w:rPr>
              <w:t xml:space="preserve">Per l’acquisizione degli utenti target per le funzioni recupero_annullamento_territoriale e decurtazione_annullamento_territoriale occorre utilizzare il servizio Utente/related in cui nell’header va inserito l’utente e nel parametro relationshipFunzioneIdList la funzione decurtazione_annullamento_territoriale o </w:t>
            </w:r>
            <w:r w:rsidRPr="00F54653" w:rsidR="00F54653">
              <w:rPr>
                <w:rFonts w:ascii="Calibri" w:hAnsi="Calibri" w:eastAsia="Calibri" w:cs="Calibri"/>
                <w:color w:val="EE0000"/>
                <w:sz w:val="20"/>
                <w:szCs w:val="20"/>
              </w:rPr>
              <w:t>recupero_annullamento_territoriale. Il servizio restituisce l’elenco degli utenti target, il processo verificare se l’utente che ha creato la decurtazione o il recupero è tra gli utenti target. (MEV 21/01/2026)</w:t>
            </w:r>
          </w:p>
        </w:tc>
      </w:tr>
      <w:tr w:rsidRPr="00B60DF4" w:rsidR="00F048C7" w:rsidTr="006F3D7B" w14:paraId="40AC4BD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2892F89D"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524157" w:rsidP="006F3D7B" w:rsidRDefault="00524157" w14:paraId="29586F23" w14:textId="4E266518">
            <w:pPr>
              <w:rPr>
                <w:rFonts w:ascii="Calibri" w:hAnsi="Calibri" w:eastAsia="Calibri" w:cs="Calibri"/>
                <w:sz w:val="20"/>
                <w:szCs w:val="20"/>
                <w:lang w:val="en-US"/>
              </w:rPr>
            </w:pPr>
          </w:p>
        </w:tc>
      </w:tr>
      <w:tr w:rsidRPr="00E36527" w:rsidR="00F048C7" w:rsidTr="006F3D7B" w14:paraId="2883BF9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2CE70EF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524157" w:rsidP="0087688C" w:rsidRDefault="00524157" w14:paraId="3735DD9E" w14:textId="060C745B">
            <w:pPr>
              <w:rPr>
                <w:rFonts w:ascii="Calibri" w:hAnsi="Calibri" w:eastAsia="Calibri" w:cs="Calibri"/>
                <w:sz w:val="20"/>
                <w:szCs w:val="20"/>
              </w:rPr>
            </w:pPr>
            <w:r>
              <w:rPr>
                <w:rFonts w:ascii="Calibri" w:hAnsi="Calibri" w:eastAsia="Calibri" w:cs="Calibri"/>
                <w:sz w:val="20"/>
                <w:szCs w:val="20"/>
              </w:rPr>
              <w:t>True</w:t>
            </w:r>
            <w:r w:rsidR="0087688C">
              <w:rPr>
                <w:rFonts w:ascii="Calibri" w:hAnsi="Calibri" w:eastAsia="Calibri" w:cs="Calibri"/>
                <w:sz w:val="20"/>
                <w:szCs w:val="20"/>
              </w:rPr>
              <w:t xml:space="preserve"> / </w:t>
            </w:r>
            <w:r>
              <w:rPr>
                <w:rFonts w:ascii="Calibri" w:hAnsi="Calibri" w:eastAsia="Calibri" w:cs="Calibri"/>
                <w:sz w:val="20"/>
                <w:szCs w:val="20"/>
              </w:rPr>
              <w:t>False</w:t>
            </w:r>
          </w:p>
        </w:tc>
      </w:tr>
      <w:tr w:rsidRPr="00E36527" w:rsidR="00F048C7" w:rsidTr="006F3D7B" w14:paraId="3D8967C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615A628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24157" w:rsidP="006F3D7B" w:rsidRDefault="00524157" w14:paraId="6383420A"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49964BE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24157" w:rsidP="006F3D7B" w:rsidRDefault="00524157" w14:paraId="5B5F1795"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24157" w:rsidP="006F3D7B" w:rsidRDefault="00524157" w14:paraId="6A18843F" w14:textId="7EA83BC3">
            <w:pPr>
              <w:rPr>
                <w:rFonts w:ascii="Calibri" w:hAnsi="Calibri" w:eastAsia="Calibri" w:cs="Calibri"/>
                <w:sz w:val="20"/>
                <w:szCs w:val="20"/>
              </w:rPr>
            </w:pPr>
            <w:r w:rsidRPr="00E36527">
              <w:rPr>
                <w:rFonts w:ascii="Calibri" w:hAnsi="Calibri" w:eastAsia="Calibri" w:cs="Calibri"/>
                <w:sz w:val="20"/>
                <w:szCs w:val="20"/>
              </w:rPr>
              <w:t>RF0</w:t>
            </w:r>
            <w:r w:rsidR="00334B17">
              <w:rPr>
                <w:rFonts w:ascii="Calibri" w:hAnsi="Calibri" w:eastAsia="Calibri" w:cs="Calibri"/>
                <w:sz w:val="20"/>
                <w:szCs w:val="20"/>
              </w:rPr>
              <w:t>2</w:t>
            </w:r>
            <w:r w:rsidRPr="00E36527">
              <w:rPr>
                <w:rFonts w:ascii="Calibri" w:hAnsi="Calibri" w:eastAsia="Calibri" w:cs="Calibri"/>
                <w:sz w:val="20"/>
                <w:szCs w:val="20"/>
              </w:rPr>
              <w:t>-0</w:t>
            </w:r>
            <w:r w:rsidR="00535103">
              <w:rPr>
                <w:rFonts w:ascii="Calibri" w:hAnsi="Calibri" w:eastAsia="Calibri" w:cs="Calibri"/>
                <w:sz w:val="20"/>
                <w:szCs w:val="20"/>
              </w:rPr>
              <w:t>2</w:t>
            </w:r>
            <w:r>
              <w:rPr>
                <w:rFonts w:ascii="Calibri" w:hAnsi="Calibri" w:eastAsia="Calibri" w:cs="Calibri"/>
                <w:sz w:val="20"/>
                <w:szCs w:val="20"/>
              </w:rPr>
              <w:t>-0</w:t>
            </w:r>
            <w:r w:rsidR="00535103">
              <w:rPr>
                <w:rFonts w:ascii="Calibri" w:hAnsi="Calibri" w:eastAsia="Calibri" w:cs="Calibri"/>
                <w:sz w:val="20"/>
                <w:szCs w:val="20"/>
              </w:rPr>
              <w:t>2</w:t>
            </w:r>
          </w:p>
        </w:tc>
      </w:tr>
    </w:tbl>
    <w:p w:rsidR="004C730B" w:rsidP="002B4AC0" w:rsidRDefault="004C730B" w14:paraId="0FB0BB53" w14:textId="7892664D">
      <w:pPr>
        <w:pStyle w:val="Heading3"/>
      </w:pPr>
      <w:bookmarkStart w:name="_Toc222417317" w:id="128"/>
      <w:r>
        <w:t>Check Nuovo Recupero - checkNuovoRecupero</w:t>
      </w:r>
      <w:bookmarkEnd w:id="128"/>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639D250C"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0A0F121B"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C730B" w:rsidP="006F3D7B" w:rsidRDefault="004C730B" w14:paraId="7F365D10"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2B2D6F7E"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1EA32F7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C730B" w:rsidP="006F3D7B" w:rsidRDefault="001A1037" w14:paraId="7561274B" w14:textId="6485734C">
            <w:pPr>
              <w:rPr>
                <w:rFonts w:ascii="Calibri" w:hAnsi="Calibri" w:eastAsia="Calibri" w:cs="Calibri"/>
                <w:sz w:val="20"/>
                <w:szCs w:val="20"/>
              </w:rPr>
            </w:pPr>
            <w:r w:rsidRPr="00E36527">
              <w:rPr>
                <w:rFonts w:ascii="Calibri" w:hAnsi="Calibri" w:eastAsia="Calibri" w:cs="Calibri"/>
                <w:sz w:val="20"/>
                <w:szCs w:val="20"/>
              </w:rPr>
              <w:t>CROSS-java-be_</w:t>
            </w:r>
            <w:r>
              <w:rPr>
                <w:rFonts w:ascii="Calibri" w:hAnsi="Calibri" w:eastAsia="Calibri" w:cs="Calibri"/>
                <w:sz w:val="20"/>
                <w:szCs w:val="20"/>
              </w:rPr>
              <w:t>recupero</w:t>
            </w:r>
            <w:r w:rsidRPr="00E36527">
              <w:rPr>
                <w:rFonts w:ascii="Calibri" w:hAnsi="Calibri" w:eastAsia="Calibri" w:cs="Calibri"/>
                <w:sz w:val="20"/>
                <w:szCs w:val="20"/>
              </w:rPr>
              <w:t>-patente-crediti-api</w:t>
            </w:r>
          </w:p>
        </w:tc>
      </w:tr>
      <w:tr w:rsidRPr="00E36527" w:rsidR="00F048C7" w:rsidTr="006F3D7B" w14:paraId="46BEFAC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091B095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C730B" w:rsidP="006F3D7B" w:rsidRDefault="004C730B" w14:paraId="6D4337C2" w14:textId="147A8E73">
            <w:pPr>
              <w:jc w:val="both"/>
              <w:rPr>
                <w:rFonts w:ascii="Calibri" w:hAnsi="Calibri" w:eastAsia="Calibri" w:cs="Calibri"/>
                <w:sz w:val="20"/>
                <w:szCs w:val="20"/>
              </w:rPr>
            </w:pPr>
            <w:r>
              <w:rPr>
                <w:rFonts w:ascii="Calibri" w:hAnsi="Calibri" w:eastAsia="Calibri" w:cs="Calibri"/>
                <w:sz w:val="20"/>
                <w:szCs w:val="20"/>
              </w:rPr>
              <w:t>Verifica possibilità di inserire un nuov</w:t>
            </w:r>
            <w:r w:rsidR="00497146">
              <w:rPr>
                <w:rFonts w:ascii="Calibri" w:hAnsi="Calibri" w:eastAsia="Calibri" w:cs="Calibri"/>
                <w:sz w:val="20"/>
                <w:szCs w:val="20"/>
              </w:rPr>
              <w:t>o recupero</w:t>
            </w:r>
          </w:p>
        </w:tc>
      </w:tr>
      <w:tr w:rsidRPr="00E36527" w:rsidR="00F048C7" w:rsidTr="006F3D7B" w14:paraId="1829E6C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27A83E8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C730B" w:rsidP="006F3D7B" w:rsidRDefault="00497146" w14:paraId="7C7463E9" w14:textId="35A3ABFD">
            <w:pPr>
              <w:rPr>
                <w:rFonts w:ascii="Calibri" w:hAnsi="Calibri" w:eastAsia="Calibri" w:cs="Calibri"/>
                <w:sz w:val="20"/>
                <w:szCs w:val="20"/>
              </w:rPr>
            </w:pPr>
            <w:r>
              <w:rPr>
                <w:rFonts w:ascii="Calibri" w:hAnsi="Calibri" w:eastAsia="Calibri" w:cs="Calibri"/>
                <w:sz w:val="20"/>
                <w:szCs w:val="20"/>
              </w:rPr>
              <w:t xml:space="preserve">L’utente può inserire un recupero solo se il punteggio della patente è inferiore </w:t>
            </w:r>
            <w:r w:rsidR="007D37A9">
              <w:rPr>
                <w:rFonts w:ascii="Calibri" w:hAnsi="Calibri" w:eastAsia="Calibri" w:cs="Calibri"/>
                <w:sz w:val="20"/>
                <w:szCs w:val="20"/>
              </w:rPr>
              <w:t>alla soglia</w:t>
            </w:r>
          </w:p>
        </w:tc>
      </w:tr>
      <w:tr w:rsidRPr="00CF4664" w:rsidR="00F048C7" w:rsidTr="006F3D7B" w14:paraId="213E441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1A87CB0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811E6E" w:rsidR="004C730B" w:rsidP="006F3D7B" w:rsidRDefault="005603D4" w14:paraId="668541E8" w14:textId="198A660C">
            <w:pPr>
              <w:jc w:val="both"/>
              <w:rPr>
                <w:rFonts w:ascii="Calibri" w:hAnsi="Calibri" w:eastAsia="Calibri" w:cs="Calibri"/>
                <w:sz w:val="20"/>
                <w:szCs w:val="20"/>
                <w:lang w:val="en-US"/>
              </w:rPr>
            </w:pPr>
            <w:r w:rsidRPr="005603D4">
              <w:rPr>
                <w:rFonts w:ascii="Calibri" w:hAnsi="Calibri" w:eastAsia="Calibri" w:cs="Calibri"/>
                <w:sz w:val="20"/>
                <w:szCs w:val="20"/>
                <w:lang w:val="en-US"/>
              </w:rPr>
              <w:t>POST</w:t>
            </w:r>
            <w:r w:rsidRPr="005603D4" w:rsidR="004C730B">
              <w:rPr>
                <w:rFonts w:ascii="Calibri" w:hAnsi="Calibri" w:eastAsia="Calibri" w:cs="Calibri"/>
                <w:sz w:val="20"/>
                <w:szCs w:val="20"/>
                <w:lang w:val="en-US"/>
              </w:rPr>
              <w:t xml:space="preserve"> &lt;root&gt;</w:t>
            </w:r>
            <w:r w:rsidRPr="005603D4">
              <w:rPr>
                <w:rFonts w:ascii="Calibri" w:hAnsi="Calibri" w:eastAsia="Calibri" w:cs="Calibri"/>
                <w:sz w:val="20"/>
                <w:szCs w:val="20"/>
                <w:lang w:val="en-US"/>
              </w:rPr>
              <w:t>/int</w:t>
            </w:r>
            <w:r w:rsidRPr="005603D4" w:rsidR="004C730B">
              <w:rPr>
                <w:rFonts w:ascii="Calibri" w:hAnsi="Calibri" w:eastAsia="Calibri" w:cs="Calibri"/>
                <w:sz w:val="20"/>
                <w:szCs w:val="20"/>
                <w:lang w:val="en-US"/>
              </w:rPr>
              <w:t>/v1/</w:t>
            </w:r>
            <w:r w:rsidRPr="005603D4">
              <w:rPr>
                <w:rFonts w:ascii="Calibri" w:hAnsi="Calibri" w:eastAsia="Calibri" w:cs="Calibri"/>
                <w:sz w:val="20"/>
                <w:szCs w:val="20"/>
                <w:lang w:val="en-US"/>
              </w:rPr>
              <w:t>check</w:t>
            </w:r>
            <w:r w:rsidRPr="005603D4" w:rsidR="004C730B">
              <w:rPr>
                <w:rFonts w:ascii="Calibri" w:hAnsi="Calibri" w:eastAsia="Calibri" w:cs="Calibri"/>
                <w:sz w:val="20"/>
                <w:szCs w:val="20"/>
                <w:lang w:val="en-US"/>
              </w:rPr>
              <w:t>/</w:t>
            </w:r>
            <w:r>
              <w:rPr>
                <w:rFonts w:ascii="Calibri" w:hAnsi="Calibri" w:eastAsia="Calibri" w:cs="Calibri"/>
                <w:sz w:val="20"/>
                <w:szCs w:val="20"/>
                <w:lang w:val="en-US"/>
              </w:rPr>
              <w:t>insert-recupero</w:t>
            </w:r>
          </w:p>
        </w:tc>
      </w:tr>
      <w:tr w:rsidRPr="00E36527" w:rsidR="00F048C7" w:rsidTr="006F3D7B" w14:paraId="54E7339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6CC7D66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04B6D" w:rsidR="004C730B" w:rsidP="006F3D7B" w:rsidRDefault="004C730B" w14:paraId="49797E18" w14:textId="211A3142">
            <w:pPr>
              <w:rPr>
                <w:rFonts w:ascii="Calibri" w:hAnsi="Calibri" w:eastAsia="Calibri" w:cs="Calibri"/>
                <w:sz w:val="20"/>
                <w:szCs w:val="20"/>
              </w:rPr>
            </w:pPr>
            <w:r w:rsidRPr="00304B6D">
              <w:rPr>
                <w:rFonts w:ascii="Calibri" w:hAnsi="Calibri" w:eastAsia="Calibri" w:cs="Calibri"/>
                <w:sz w:val="20"/>
                <w:szCs w:val="20"/>
              </w:rPr>
              <w:t>Identificativo Patente</w:t>
            </w:r>
            <w:r w:rsidR="00A54053">
              <w:rPr>
                <w:rFonts w:ascii="Calibri" w:hAnsi="Calibri" w:eastAsia="Calibri" w:cs="Calibri"/>
                <w:sz w:val="20"/>
                <w:szCs w:val="20"/>
              </w:rPr>
              <w:t xml:space="preserve"> [integer,</w:t>
            </w:r>
            <w:r w:rsidRPr="00304B6D">
              <w:rPr>
                <w:rFonts w:ascii="Calibri" w:hAnsi="Calibri" w:eastAsia="Calibri" w:cs="Calibri"/>
                <w:sz w:val="20"/>
                <w:szCs w:val="20"/>
              </w:rPr>
              <w:t xml:space="preserve"> obbligatorio</w:t>
            </w:r>
            <w:r w:rsidR="00A54053">
              <w:rPr>
                <w:rFonts w:ascii="Calibri" w:hAnsi="Calibri" w:eastAsia="Calibri" w:cs="Calibri"/>
                <w:sz w:val="20"/>
                <w:szCs w:val="20"/>
              </w:rPr>
              <w:t>]</w:t>
            </w:r>
            <w:r w:rsidRPr="00304B6D">
              <w:rPr>
                <w:rFonts w:ascii="Calibri" w:hAnsi="Calibri" w:eastAsia="Calibri" w:cs="Calibri"/>
                <w:sz w:val="20"/>
                <w:szCs w:val="20"/>
              </w:rPr>
              <w:t xml:space="preserve"> </w:t>
            </w:r>
          </w:p>
        </w:tc>
      </w:tr>
      <w:tr w:rsidRPr="00E36527" w:rsidR="00F048C7" w:rsidTr="006F3D7B" w14:paraId="1B11610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44B3E02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C730B" w:rsidP="006F3D7B" w:rsidRDefault="004C730B" w14:paraId="43AB3B5E"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rsidTr="006F3D7B" w14:paraId="6F4D340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04C37E1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C730B" w:rsidP="006F3D7B" w:rsidRDefault="004C730B" w14:paraId="5AC91591"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5E59E2F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7FD15D3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4C730B" w:rsidP="006F3D7B" w:rsidRDefault="004C730B" w14:paraId="1DF1BFDA" w14:textId="4310D84A">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w:t>
            </w:r>
            <w:r w:rsidR="00D67B1D">
              <w:rPr>
                <w:rFonts w:ascii="Calibri" w:hAnsi="Calibri" w:eastAsia="Calibri" w:cs="Calibri"/>
                <w:sz w:val="20"/>
                <w:szCs w:val="20"/>
              </w:rPr>
              <w:t>recupero</w:t>
            </w:r>
            <w:r w:rsidRPr="007A0BB7">
              <w:rPr>
                <w:rFonts w:ascii="Calibri" w:hAnsi="Calibri" w:cs="Calibri"/>
                <w:sz w:val="20"/>
                <w:szCs w:val="20"/>
              </w:rPr>
              <w:t>_</w:t>
            </w:r>
            <w:r>
              <w:rPr>
                <w:rFonts w:ascii="Calibri" w:hAnsi="Calibri" w:cs="Calibri"/>
                <w:sz w:val="20"/>
                <w:szCs w:val="20"/>
              </w:rPr>
              <w:t>inserimento</w:t>
            </w:r>
          </w:p>
        </w:tc>
      </w:tr>
      <w:tr w:rsidRPr="00BA67F0" w:rsidR="00F048C7" w:rsidTr="006F3D7B" w14:paraId="00F29BB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3963FBBC"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F43A6" w:rsidR="004C730B" w:rsidP="008F49D5" w:rsidRDefault="008F49D5" w14:paraId="6EFD27F4" w14:textId="7E3BAF8B">
            <w:pPr>
              <w:rPr>
                <w:rFonts w:ascii="Calibri" w:hAnsi="Calibri" w:eastAsia="Calibri" w:cs="Calibri"/>
                <w:sz w:val="20"/>
                <w:szCs w:val="20"/>
              </w:rPr>
            </w:pPr>
            <w:r>
              <w:rPr>
                <w:rFonts w:ascii="Calibri" w:hAnsi="Calibri" w:eastAsia="Calibri" w:cs="Calibri"/>
                <w:sz w:val="20"/>
                <w:szCs w:val="20"/>
              </w:rPr>
              <w:t>Il processo</w:t>
            </w:r>
            <w:r w:rsidR="00B56E16">
              <w:rPr>
                <w:rFonts w:ascii="Calibri" w:hAnsi="Calibri" w:eastAsia="Calibri" w:cs="Calibri"/>
                <w:sz w:val="20"/>
                <w:szCs w:val="20"/>
              </w:rPr>
              <w:t xml:space="preserve"> verifica il punteggio associato alla patente. Se il punteggio è inferiore al valore soglia, il servizio torna True.</w:t>
            </w:r>
            <w:r>
              <w:rPr>
                <w:rFonts w:ascii="Calibri" w:hAnsi="Calibri" w:eastAsia="Calibri" w:cs="Calibri"/>
                <w:sz w:val="20"/>
                <w:szCs w:val="20"/>
              </w:rPr>
              <w:t xml:space="preserve"> </w:t>
            </w:r>
            <w:r w:rsidR="00B56E16">
              <w:rPr>
                <w:rFonts w:ascii="Calibri" w:hAnsi="Calibri" w:eastAsia="Calibri" w:cs="Calibri"/>
                <w:sz w:val="20"/>
                <w:szCs w:val="20"/>
              </w:rPr>
              <w:t>Se il punteggio è maggiore o uguale al valore soglia, il servizio torna False.</w:t>
            </w:r>
          </w:p>
        </w:tc>
      </w:tr>
      <w:tr w:rsidRPr="00B60DF4" w:rsidR="00F048C7" w:rsidTr="006F3D7B" w14:paraId="465E1F2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764BF6C5"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4C730B" w:rsidP="006F3D7B" w:rsidRDefault="004C730B" w14:paraId="5B46CE1D" w14:textId="49494C39">
            <w:pPr>
              <w:rPr>
                <w:rFonts w:ascii="Calibri" w:hAnsi="Calibri" w:eastAsia="Calibri" w:cs="Calibri"/>
                <w:sz w:val="20"/>
                <w:szCs w:val="20"/>
                <w:lang w:val="en-US"/>
              </w:rPr>
            </w:pPr>
          </w:p>
        </w:tc>
      </w:tr>
      <w:tr w:rsidRPr="00E36527" w:rsidR="00F048C7" w:rsidTr="006F3D7B" w14:paraId="7E4DA31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23DDF53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4C730B" w:rsidP="006F3D7B" w:rsidRDefault="00B56E16" w14:paraId="1515BF03" w14:textId="60CC25E7">
            <w:pPr>
              <w:rPr>
                <w:rFonts w:ascii="Calibri" w:hAnsi="Calibri" w:eastAsia="Calibri" w:cs="Calibri"/>
                <w:sz w:val="20"/>
                <w:szCs w:val="20"/>
              </w:rPr>
            </w:pPr>
            <w:r>
              <w:rPr>
                <w:rFonts w:ascii="Calibri" w:hAnsi="Calibri" w:eastAsia="Calibri" w:cs="Calibri"/>
                <w:sz w:val="20"/>
                <w:szCs w:val="20"/>
              </w:rPr>
              <w:t>True / False</w:t>
            </w:r>
          </w:p>
        </w:tc>
      </w:tr>
      <w:tr w:rsidRPr="00E36527" w:rsidR="00F048C7" w:rsidTr="006F3D7B" w14:paraId="7456E87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0377854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C730B" w:rsidP="006F3D7B" w:rsidRDefault="004C730B" w14:paraId="1B3FA984"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7EC7F35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4C730B" w:rsidP="006F3D7B" w:rsidRDefault="004C730B" w14:paraId="45203FCC"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4C730B" w:rsidP="006F3D7B" w:rsidRDefault="004C730B" w14:paraId="013C3B9F" w14:textId="7FECAB87">
            <w:pPr>
              <w:rPr>
                <w:rFonts w:ascii="Calibri" w:hAnsi="Calibri" w:eastAsia="Calibri" w:cs="Calibri"/>
                <w:sz w:val="20"/>
                <w:szCs w:val="20"/>
              </w:rPr>
            </w:pPr>
            <w:r w:rsidRPr="00E36527">
              <w:rPr>
                <w:rFonts w:ascii="Calibri" w:hAnsi="Calibri" w:eastAsia="Calibri" w:cs="Calibri"/>
                <w:sz w:val="20"/>
                <w:szCs w:val="20"/>
              </w:rPr>
              <w:t>RF0</w:t>
            </w:r>
            <w:r w:rsidR="007B5365">
              <w:rPr>
                <w:rFonts w:ascii="Calibri" w:hAnsi="Calibri" w:eastAsia="Calibri" w:cs="Calibri"/>
                <w:sz w:val="20"/>
                <w:szCs w:val="20"/>
              </w:rPr>
              <w:t>2</w:t>
            </w:r>
            <w:r w:rsidRPr="00E36527">
              <w:rPr>
                <w:rFonts w:ascii="Calibri" w:hAnsi="Calibri" w:eastAsia="Calibri" w:cs="Calibri"/>
                <w:sz w:val="20"/>
                <w:szCs w:val="20"/>
              </w:rPr>
              <w:t>-0</w:t>
            </w:r>
            <w:r>
              <w:rPr>
                <w:rFonts w:ascii="Calibri" w:hAnsi="Calibri" w:eastAsia="Calibri" w:cs="Calibri"/>
                <w:sz w:val="20"/>
                <w:szCs w:val="20"/>
              </w:rPr>
              <w:t>4-</w:t>
            </w:r>
            <w:r w:rsidR="00462357">
              <w:rPr>
                <w:rFonts w:ascii="Calibri" w:hAnsi="Calibri" w:eastAsia="Calibri" w:cs="Calibri"/>
                <w:sz w:val="20"/>
                <w:szCs w:val="20"/>
              </w:rPr>
              <w:t>02</w:t>
            </w:r>
          </w:p>
        </w:tc>
      </w:tr>
    </w:tbl>
    <w:p w:rsidR="004C730B" w:rsidP="004C730B" w:rsidRDefault="004C730B" w14:paraId="57CE38E0" w14:textId="77777777">
      <w:pPr>
        <w:rPr>
          <w:rFonts w:eastAsia="Calibri"/>
          <w:lang w:eastAsia="en-US"/>
        </w:rPr>
      </w:pPr>
    </w:p>
    <w:p w:rsidR="0023316E" w:rsidP="002B4AC0" w:rsidRDefault="0023316E" w14:paraId="1F689FD6" w14:textId="200BD2FF">
      <w:pPr>
        <w:pStyle w:val="Heading3"/>
      </w:pPr>
      <w:bookmarkStart w:name="_Toc222417318" w:id="129"/>
      <w:r>
        <w:t>Inserimento Recupero - InsertRecupero</w:t>
      </w:r>
      <w:r w:rsidRPr="00E31A59" w:rsidR="00E31A59">
        <w:t>(</w:t>
      </w:r>
      <w:r w:rsidRPr="00E31A59" w:rsidR="00E31A59">
        <w:rPr>
          <w:color w:val="EE0000"/>
        </w:rPr>
        <w:t>MEV 21/01/2026</w:t>
      </w:r>
      <w:r w:rsidRPr="00E31A59" w:rsidR="00E31A59">
        <w:t>)</w:t>
      </w:r>
      <w:bookmarkEnd w:id="129"/>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720919F8"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0BC89269"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3316E" w:rsidP="006F3D7B" w:rsidRDefault="0023316E" w14:paraId="28A58C6E"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4E6EBC20"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6236404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3316E" w:rsidP="006F3D7B" w:rsidRDefault="0023316E" w14:paraId="564C7699" w14:textId="77777777">
            <w:pPr>
              <w:rPr>
                <w:rFonts w:ascii="Calibri" w:hAnsi="Calibri" w:eastAsia="Calibri" w:cs="Calibri"/>
                <w:sz w:val="20"/>
                <w:szCs w:val="20"/>
              </w:rPr>
            </w:pPr>
            <w:r w:rsidRPr="00E36527">
              <w:rPr>
                <w:rFonts w:ascii="Calibri" w:hAnsi="Calibri" w:eastAsia="Calibri" w:cs="Calibri"/>
                <w:sz w:val="20"/>
                <w:szCs w:val="20"/>
              </w:rPr>
              <w:t>CROSS-java-be_</w:t>
            </w:r>
            <w:r>
              <w:rPr>
                <w:rFonts w:ascii="Calibri" w:hAnsi="Calibri" w:eastAsia="Calibri" w:cs="Calibri"/>
                <w:sz w:val="20"/>
                <w:szCs w:val="20"/>
              </w:rPr>
              <w:t>recupero</w:t>
            </w:r>
            <w:r w:rsidRPr="00E36527">
              <w:rPr>
                <w:rFonts w:ascii="Calibri" w:hAnsi="Calibri" w:eastAsia="Calibri" w:cs="Calibri"/>
                <w:sz w:val="20"/>
                <w:szCs w:val="20"/>
              </w:rPr>
              <w:t>-patente-crediti-api</w:t>
            </w:r>
          </w:p>
        </w:tc>
      </w:tr>
      <w:tr w:rsidRPr="00E36527" w:rsidR="00F048C7" w:rsidTr="006F3D7B" w14:paraId="1EE9C42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0933EAB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3316E" w:rsidP="006F3D7B" w:rsidRDefault="0023316E" w14:paraId="27C07F8B" w14:textId="77777777">
            <w:pPr>
              <w:jc w:val="both"/>
              <w:rPr>
                <w:rFonts w:ascii="Calibri" w:hAnsi="Calibri" w:eastAsia="Calibri" w:cs="Calibri"/>
                <w:sz w:val="20"/>
                <w:szCs w:val="20"/>
              </w:rPr>
            </w:pPr>
            <w:r>
              <w:rPr>
                <w:rFonts w:ascii="Calibri" w:hAnsi="Calibri" w:eastAsia="Calibri" w:cs="Calibri"/>
                <w:sz w:val="20"/>
                <w:szCs w:val="20"/>
              </w:rPr>
              <w:t>Inserimento Recupero</w:t>
            </w:r>
          </w:p>
        </w:tc>
      </w:tr>
      <w:tr w:rsidRPr="00E36527" w:rsidR="00F048C7" w:rsidTr="006F3D7B" w14:paraId="56283E7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0916B8A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6461DB" w:rsidP="006F3D7B" w:rsidRDefault="0023316E" w14:paraId="1AD13B49" w14:textId="77777777">
            <w:pPr>
              <w:rPr>
                <w:rFonts w:ascii="Calibri" w:hAnsi="Calibri" w:eastAsia="Calibri" w:cs="Calibri"/>
                <w:sz w:val="20"/>
                <w:szCs w:val="20"/>
              </w:rPr>
            </w:pPr>
            <w:r>
              <w:rPr>
                <w:rFonts w:ascii="Calibri" w:hAnsi="Calibri" w:eastAsia="Calibri" w:cs="Calibri"/>
                <w:sz w:val="20"/>
                <w:szCs w:val="20"/>
              </w:rPr>
              <w:t xml:space="preserve">All’atto dell’inserimento di un recupero </w:t>
            </w:r>
            <w:r w:rsidR="00E26C9A">
              <w:rPr>
                <w:rFonts w:ascii="Calibri" w:hAnsi="Calibri" w:eastAsia="Calibri" w:cs="Calibri"/>
                <w:sz w:val="20"/>
                <w:szCs w:val="20"/>
              </w:rPr>
              <w:t xml:space="preserve">è possibile procedere solo se </w:t>
            </w:r>
          </w:p>
          <w:p w:rsidRPr="006461DB" w:rsidR="006461DB" w:rsidP="00842DA3" w:rsidRDefault="0023316E" w14:paraId="00057B7F" w14:textId="77777777">
            <w:pPr>
              <w:pStyle w:val="ListParagraph"/>
              <w:numPr>
                <w:ilvl w:val="0"/>
                <w:numId w:val="66"/>
              </w:numPr>
              <w:rPr>
                <w:rFonts w:ascii="Calibri" w:hAnsi="Calibri" w:eastAsia="Calibri" w:cs="Calibri"/>
                <w:sz w:val="20"/>
                <w:szCs w:val="20"/>
              </w:rPr>
            </w:pPr>
            <w:r w:rsidRPr="006461DB">
              <w:rPr>
                <w:rFonts w:ascii="Calibri" w:hAnsi="Calibri" w:eastAsia="Calibri" w:cs="Calibri"/>
                <w:sz w:val="20"/>
                <w:szCs w:val="20"/>
              </w:rPr>
              <w:t>il punteggio della patente è inferiore alla soglia</w:t>
            </w:r>
            <w:r w:rsidRPr="006461DB" w:rsidR="003D2CEC">
              <w:rPr>
                <w:rFonts w:ascii="Calibri" w:hAnsi="Calibri" w:eastAsia="Calibri" w:cs="Calibri"/>
                <w:sz w:val="20"/>
                <w:szCs w:val="20"/>
              </w:rPr>
              <w:t xml:space="preserve"> </w:t>
            </w:r>
          </w:p>
          <w:p w:rsidRPr="006461DB" w:rsidR="0023316E" w:rsidP="00842DA3" w:rsidRDefault="0023316E" w14:paraId="479DBEF7" w14:textId="6F19C731">
            <w:pPr>
              <w:pStyle w:val="ListParagraph"/>
              <w:numPr>
                <w:ilvl w:val="0"/>
                <w:numId w:val="66"/>
              </w:numPr>
              <w:rPr>
                <w:rFonts w:ascii="Calibri" w:hAnsi="Calibri" w:eastAsia="Calibri" w:cs="Calibri"/>
                <w:sz w:val="20"/>
                <w:szCs w:val="20"/>
              </w:rPr>
            </w:pPr>
            <w:r w:rsidRPr="006461DB">
              <w:rPr>
                <w:rFonts w:ascii="Calibri" w:hAnsi="Calibri" w:eastAsia="Calibri" w:cs="Calibri"/>
                <w:sz w:val="20"/>
                <w:szCs w:val="20"/>
              </w:rPr>
              <w:t>l’utente è abilitato</w:t>
            </w:r>
            <w:r w:rsidRPr="006461DB" w:rsidR="006461DB">
              <w:rPr>
                <w:rFonts w:ascii="Calibri" w:hAnsi="Calibri" w:eastAsia="Calibri" w:cs="Calibri"/>
                <w:sz w:val="20"/>
                <w:szCs w:val="20"/>
              </w:rPr>
              <w:t xml:space="preserve"> alla funzione recupero_inserimento</w:t>
            </w:r>
          </w:p>
          <w:p w:rsidRPr="006461DB" w:rsidR="0023316E" w:rsidP="00842DA3" w:rsidRDefault="0023316E" w14:paraId="09B3EA18" w14:textId="77777777">
            <w:pPr>
              <w:pStyle w:val="ListParagraph"/>
              <w:numPr>
                <w:ilvl w:val="0"/>
                <w:numId w:val="66"/>
              </w:numPr>
              <w:rPr>
                <w:rFonts w:ascii="Calibri" w:hAnsi="Calibri" w:eastAsia="Calibri" w:cs="Calibri"/>
                <w:sz w:val="20"/>
                <w:szCs w:val="20"/>
              </w:rPr>
            </w:pPr>
            <w:r w:rsidRPr="006461DB">
              <w:rPr>
                <w:rFonts w:ascii="Calibri" w:hAnsi="Calibri" w:eastAsia="Calibri" w:cs="Calibri"/>
                <w:sz w:val="20"/>
                <w:szCs w:val="20"/>
              </w:rPr>
              <w:t>il numero protocollo e la data protocollo non sono già presenti</w:t>
            </w:r>
          </w:p>
        </w:tc>
      </w:tr>
      <w:tr w:rsidRPr="00CF4664" w:rsidR="00F048C7" w:rsidTr="006F3D7B" w14:paraId="18AA080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60F100F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65148" w:rsidR="0023316E" w:rsidP="006F3D7B" w:rsidRDefault="005603D4" w14:paraId="18BFFF18" w14:textId="6BE72C4A">
            <w:pPr>
              <w:jc w:val="both"/>
              <w:rPr>
                <w:rFonts w:ascii="Calibri" w:hAnsi="Calibri" w:eastAsia="Calibri" w:cs="Calibri"/>
                <w:sz w:val="20"/>
                <w:szCs w:val="20"/>
                <w:lang w:val="en-US"/>
              </w:rPr>
            </w:pPr>
            <w:r>
              <w:rPr>
                <w:rFonts w:ascii="Calibri" w:hAnsi="Calibri" w:eastAsia="Calibri" w:cs="Calibri"/>
                <w:sz w:val="20"/>
                <w:szCs w:val="20"/>
                <w:lang w:val="en-US"/>
              </w:rPr>
              <w:t>POS</w:t>
            </w:r>
            <w:r w:rsidRPr="00B65148" w:rsidR="0023316E">
              <w:rPr>
                <w:rFonts w:ascii="Calibri" w:hAnsi="Calibri" w:eastAsia="Calibri" w:cs="Calibri"/>
                <w:sz w:val="20"/>
                <w:szCs w:val="20"/>
                <w:lang w:val="en-US"/>
              </w:rPr>
              <w:t>T &lt;root&gt;</w:t>
            </w:r>
            <w:r>
              <w:rPr>
                <w:rFonts w:ascii="Calibri" w:hAnsi="Calibri" w:eastAsia="Calibri" w:cs="Calibri"/>
                <w:sz w:val="20"/>
                <w:szCs w:val="20"/>
                <w:lang w:val="en-US"/>
              </w:rPr>
              <w:t>/int</w:t>
            </w:r>
            <w:r w:rsidRPr="00B65148" w:rsidR="0023316E">
              <w:rPr>
                <w:rFonts w:ascii="Calibri" w:hAnsi="Calibri" w:eastAsia="Calibri" w:cs="Calibri"/>
                <w:sz w:val="20"/>
                <w:szCs w:val="20"/>
                <w:lang w:val="en-US"/>
              </w:rPr>
              <w:t>/v1/</w:t>
            </w:r>
            <w:r>
              <w:rPr>
                <w:rFonts w:ascii="Calibri" w:hAnsi="Calibri" w:eastAsia="Calibri" w:cs="Calibri"/>
                <w:sz w:val="20"/>
                <w:szCs w:val="20"/>
                <w:lang w:val="en-US"/>
              </w:rPr>
              <w:t>recupero</w:t>
            </w:r>
            <w:r w:rsidRPr="00B65148" w:rsidR="0023316E">
              <w:rPr>
                <w:rFonts w:ascii="Calibri" w:hAnsi="Calibri" w:eastAsia="Calibri" w:cs="Calibri"/>
                <w:sz w:val="20"/>
                <w:szCs w:val="20"/>
                <w:lang w:val="en-US"/>
              </w:rPr>
              <w:t>/</w:t>
            </w:r>
            <w:r>
              <w:rPr>
                <w:rFonts w:ascii="Calibri" w:hAnsi="Calibri" w:eastAsia="Calibri" w:cs="Calibri"/>
                <w:sz w:val="20"/>
                <w:szCs w:val="20"/>
                <w:lang w:val="en-US"/>
              </w:rPr>
              <w:t>i</w:t>
            </w:r>
            <w:r w:rsidR="0023316E">
              <w:rPr>
                <w:rFonts w:ascii="Calibri" w:hAnsi="Calibri" w:eastAsia="Calibri" w:cs="Calibri"/>
                <w:sz w:val="20"/>
                <w:szCs w:val="20"/>
                <w:lang w:val="en-US"/>
              </w:rPr>
              <w:t>nsert</w:t>
            </w:r>
          </w:p>
        </w:tc>
      </w:tr>
      <w:tr w:rsidRPr="00E36527" w:rsidR="00F048C7" w:rsidTr="006F3D7B" w14:paraId="6792774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4E01980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4742A0" w:rsidP="006F3D7B" w:rsidRDefault="0023316E" w14:paraId="6206F552" w14:textId="3FFE3962">
            <w:pPr>
              <w:rPr>
                <w:rFonts w:ascii="Calibri" w:hAnsi="Calibri" w:eastAsia="Calibri" w:cs="Calibri"/>
                <w:sz w:val="20"/>
                <w:szCs w:val="20"/>
              </w:rPr>
            </w:pPr>
            <w:r w:rsidRPr="000A7B7F">
              <w:rPr>
                <w:rFonts w:ascii="Calibri" w:hAnsi="Calibri" w:eastAsia="Calibri" w:cs="Calibri"/>
                <w:sz w:val="20"/>
                <w:szCs w:val="20"/>
              </w:rPr>
              <w:t>Identificativo Patente</w:t>
            </w:r>
            <w:r w:rsidR="004742A0">
              <w:rPr>
                <w:rFonts w:ascii="Calibri" w:hAnsi="Calibri" w:eastAsia="Calibri" w:cs="Calibri"/>
                <w:sz w:val="20"/>
                <w:szCs w:val="20"/>
              </w:rPr>
              <w:t xml:space="preserve"> [integer, obbligatorio]</w:t>
            </w:r>
          </w:p>
          <w:p w:rsidRPr="000A7B7F" w:rsidR="0023316E" w:rsidP="006F3D7B" w:rsidRDefault="0023316E" w14:paraId="563FAAB1" w14:textId="0BF94304">
            <w:pPr>
              <w:rPr>
                <w:rFonts w:ascii="Calibri" w:hAnsi="Calibri" w:eastAsia="Calibri" w:cs="Calibri"/>
                <w:sz w:val="20"/>
                <w:szCs w:val="20"/>
              </w:rPr>
            </w:pPr>
            <w:r>
              <w:rPr>
                <w:rFonts w:ascii="Calibri" w:hAnsi="Calibri" w:eastAsia="Calibri" w:cs="Calibri"/>
                <w:sz w:val="20"/>
                <w:szCs w:val="20"/>
              </w:rPr>
              <w:t>Numero Protocollo</w:t>
            </w:r>
            <w:r w:rsidR="004742A0">
              <w:rPr>
                <w:rFonts w:ascii="Calibri" w:hAnsi="Calibri" w:eastAsia="Calibri" w:cs="Calibri"/>
                <w:sz w:val="20"/>
                <w:szCs w:val="20"/>
              </w:rPr>
              <w:t xml:space="preserve"> [stringa,</w:t>
            </w:r>
            <w:r w:rsidRPr="000A7B7F">
              <w:rPr>
                <w:rFonts w:ascii="Calibri" w:hAnsi="Calibri" w:eastAsia="Calibri" w:cs="Calibri"/>
                <w:sz w:val="20"/>
                <w:szCs w:val="20"/>
              </w:rPr>
              <w:t xml:space="preserve"> obbligatorio</w:t>
            </w:r>
            <w:r w:rsidR="004742A0">
              <w:rPr>
                <w:rFonts w:ascii="Calibri" w:hAnsi="Calibri" w:eastAsia="Calibri" w:cs="Calibri"/>
                <w:sz w:val="20"/>
                <w:szCs w:val="20"/>
              </w:rPr>
              <w:t>]</w:t>
            </w:r>
          </w:p>
          <w:p w:rsidR="0023316E" w:rsidP="006F3D7B" w:rsidRDefault="0023316E" w14:paraId="63842BA7" w14:textId="6B640B35">
            <w:pPr>
              <w:rPr>
                <w:rFonts w:ascii="Calibri" w:hAnsi="Calibri" w:eastAsia="Calibri" w:cs="Calibri"/>
                <w:sz w:val="20"/>
                <w:szCs w:val="20"/>
              </w:rPr>
            </w:pPr>
            <w:r w:rsidRPr="000A7B7F">
              <w:rPr>
                <w:rFonts w:ascii="Calibri" w:hAnsi="Calibri" w:eastAsia="Calibri" w:cs="Calibri"/>
                <w:sz w:val="20"/>
                <w:szCs w:val="20"/>
              </w:rPr>
              <w:t xml:space="preserve">Data </w:t>
            </w:r>
            <w:r>
              <w:rPr>
                <w:rFonts w:ascii="Calibri" w:hAnsi="Calibri" w:eastAsia="Calibri" w:cs="Calibri"/>
                <w:sz w:val="20"/>
                <w:szCs w:val="20"/>
              </w:rPr>
              <w:t>Protocollo</w:t>
            </w:r>
            <w:r w:rsidR="004742A0">
              <w:rPr>
                <w:rFonts w:ascii="Calibri" w:hAnsi="Calibri" w:eastAsia="Calibri" w:cs="Calibri"/>
                <w:sz w:val="20"/>
                <w:szCs w:val="20"/>
              </w:rPr>
              <w:t xml:space="preserve"> [date nel formato ‘yyyy-MM-dd’,</w:t>
            </w:r>
            <w:r w:rsidRPr="000A7B7F">
              <w:rPr>
                <w:rFonts w:ascii="Calibri" w:hAnsi="Calibri" w:eastAsia="Calibri" w:cs="Calibri"/>
                <w:sz w:val="20"/>
                <w:szCs w:val="20"/>
              </w:rPr>
              <w:t xml:space="preserve"> obbligatorio</w:t>
            </w:r>
            <w:r w:rsidR="004742A0">
              <w:rPr>
                <w:rFonts w:ascii="Calibri" w:hAnsi="Calibri" w:eastAsia="Calibri" w:cs="Calibri"/>
                <w:sz w:val="20"/>
                <w:szCs w:val="20"/>
              </w:rPr>
              <w:t>]</w:t>
            </w:r>
          </w:p>
          <w:p w:rsidRPr="00304B6D" w:rsidR="0023316E" w:rsidP="006F3D7B" w:rsidRDefault="0023316E" w14:paraId="608BA053" w14:textId="16DF827D">
            <w:pPr>
              <w:rPr>
                <w:rFonts w:ascii="Calibri" w:hAnsi="Calibri" w:eastAsia="Calibri" w:cs="Calibri"/>
                <w:sz w:val="20"/>
                <w:szCs w:val="20"/>
              </w:rPr>
            </w:pPr>
            <w:r>
              <w:rPr>
                <w:rFonts w:ascii="Calibri" w:hAnsi="Calibri" w:eastAsia="Calibri" w:cs="Calibri"/>
                <w:sz w:val="20"/>
                <w:szCs w:val="20"/>
              </w:rPr>
              <w:t>Punteggio</w:t>
            </w:r>
            <w:r w:rsidR="004742A0">
              <w:rPr>
                <w:rFonts w:ascii="Calibri" w:hAnsi="Calibri" w:eastAsia="Calibri" w:cs="Calibri"/>
                <w:sz w:val="20"/>
                <w:szCs w:val="20"/>
              </w:rPr>
              <w:t xml:space="preserve"> [integer,</w:t>
            </w:r>
            <w:r>
              <w:rPr>
                <w:rFonts w:ascii="Calibri" w:hAnsi="Calibri" w:eastAsia="Calibri" w:cs="Calibri"/>
                <w:sz w:val="20"/>
                <w:szCs w:val="20"/>
              </w:rPr>
              <w:t xml:space="preserve"> obbligatorio</w:t>
            </w:r>
            <w:r w:rsidR="004742A0">
              <w:rPr>
                <w:rFonts w:ascii="Calibri" w:hAnsi="Calibri" w:eastAsia="Calibri" w:cs="Calibri"/>
                <w:sz w:val="20"/>
                <w:szCs w:val="20"/>
              </w:rPr>
              <w:t>]</w:t>
            </w:r>
          </w:p>
        </w:tc>
      </w:tr>
      <w:tr w:rsidRPr="00E36527" w:rsidR="00F048C7" w:rsidTr="006F3D7B" w14:paraId="4AF5319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78F5D00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3316E" w:rsidP="006F3D7B" w:rsidRDefault="0023316E" w14:paraId="093B81F4"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rsidTr="006F3D7B" w14:paraId="58253DC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3B7CB11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3316E" w:rsidP="006F3D7B" w:rsidRDefault="0023316E" w14:paraId="39A3B360"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0B16C62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27C07F5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23316E" w:rsidP="006F3D7B" w:rsidRDefault="0023316E" w14:paraId="1EE32533" w14:textId="77777777">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w:t>
            </w:r>
            <w:r>
              <w:rPr>
                <w:rFonts w:ascii="Calibri" w:hAnsi="Calibri" w:cs="Calibri"/>
                <w:sz w:val="20"/>
                <w:szCs w:val="20"/>
              </w:rPr>
              <w:t>recupero</w:t>
            </w:r>
            <w:r w:rsidRPr="007A0BB7">
              <w:rPr>
                <w:rFonts w:ascii="Calibri" w:hAnsi="Calibri" w:cs="Calibri"/>
                <w:sz w:val="20"/>
                <w:szCs w:val="20"/>
              </w:rPr>
              <w:t>_</w:t>
            </w:r>
            <w:r>
              <w:rPr>
                <w:rFonts w:ascii="Calibri" w:hAnsi="Calibri" w:cs="Calibri"/>
                <w:sz w:val="20"/>
                <w:szCs w:val="20"/>
              </w:rPr>
              <w:t>inserimento altrimenti restituisce un messaggio</w:t>
            </w:r>
          </w:p>
        </w:tc>
      </w:tr>
      <w:tr w:rsidRPr="00BA67F0" w:rsidR="00F048C7" w:rsidTr="00837C06" w14:paraId="163BD1AD" w14:textId="77777777">
        <w:trPr>
          <w:trHeight w:val="444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03BCC1F4"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23316E" w:rsidP="00842DA3" w:rsidRDefault="0023316E" w14:paraId="7B6963CF" w14:textId="77777777">
            <w:pPr>
              <w:pStyle w:val="ListParagraph"/>
              <w:numPr>
                <w:ilvl w:val="0"/>
                <w:numId w:val="59"/>
              </w:numPr>
              <w:rPr>
                <w:rFonts w:ascii="Calibri" w:hAnsi="Calibri" w:eastAsia="Calibri" w:cs="Calibri"/>
                <w:sz w:val="20"/>
                <w:szCs w:val="20"/>
              </w:rPr>
            </w:pPr>
            <w:r w:rsidRPr="00D06E17">
              <w:rPr>
                <w:rFonts w:ascii="Calibri" w:hAnsi="Calibri" w:eastAsia="Calibri" w:cs="Calibri"/>
                <w:sz w:val="20"/>
                <w:szCs w:val="20"/>
              </w:rPr>
              <w:t>Il processo verifica</w:t>
            </w:r>
            <w:r>
              <w:rPr>
                <w:rFonts w:ascii="Calibri" w:hAnsi="Calibri" w:eastAsia="Calibri" w:cs="Calibri"/>
                <w:sz w:val="20"/>
                <w:szCs w:val="20"/>
              </w:rPr>
              <w:t>:</w:t>
            </w:r>
            <w:r w:rsidRPr="00D06E17">
              <w:rPr>
                <w:rFonts w:ascii="Calibri" w:hAnsi="Calibri" w:eastAsia="Calibri" w:cs="Calibri"/>
                <w:sz w:val="20"/>
                <w:szCs w:val="20"/>
              </w:rPr>
              <w:t xml:space="preserve"> </w:t>
            </w:r>
          </w:p>
          <w:p w:rsidRPr="00E0396C" w:rsidR="0023316E" w:rsidP="00842DA3" w:rsidRDefault="0023316E" w14:paraId="152708EB" w14:textId="0AB75045">
            <w:pPr>
              <w:pStyle w:val="ListParagraph"/>
              <w:numPr>
                <w:ilvl w:val="1"/>
                <w:numId w:val="59"/>
              </w:numPr>
              <w:rPr>
                <w:rFonts w:ascii="Calibri" w:hAnsi="Calibri" w:eastAsia="Calibri" w:cs="Calibri"/>
                <w:szCs w:val="20"/>
              </w:rPr>
            </w:pPr>
            <w:r w:rsidRPr="00D573ED">
              <w:rPr>
                <w:rFonts w:ascii="Calibri" w:hAnsi="Calibri" w:eastAsia="Calibri" w:cs="Calibri"/>
                <w:sz w:val="20"/>
                <w:szCs w:val="20"/>
              </w:rPr>
              <w:t xml:space="preserve">se non esiste già un recupero </w:t>
            </w:r>
            <w:r>
              <w:rPr>
                <w:rFonts w:ascii="Calibri" w:hAnsi="Calibri" w:eastAsia="Calibri" w:cs="Calibri"/>
                <w:sz w:val="20"/>
                <w:szCs w:val="20"/>
              </w:rPr>
              <w:t xml:space="preserve">non annullato </w:t>
            </w:r>
            <w:r w:rsidRPr="00D573ED">
              <w:rPr>
                <w:rFonts w:ascii="Calibri" w:hAnsi="Calibri" w:eastAsia="Calibri" w:cs="Calibri"/>
                <w:sz w:val="20"/>
                <w:szCs w:val="20"/>
              </w:rPr>
              <w:t xml:space="preserve">con lo stesso </w:t>
            </w:r>
            <w:r>
              <w:rPr>
                <w:rFonts w:ascii="Calibri" w:hAnsi="Calibri" w:eastAsia="Calibri" w:cs="Calibri"/>
                <w:sz w:val="20"/>
                <w:szCs w:val="20"/>
              </w:rPr>
              <w:t>numero e data protocollo</w:t>
            </w:r>
            <w:r w:rsidRPr="00D573ED">
              <w:rPr>
                <w:rFonts w:ascii="Calibri" w:hAnsi="Calibri" w:eastAsia="Calibri" w:cs="Calibri"/>
                <w:sz w:val="20"/>
                <w:szCs w:val="20"/>
              </w:rPr>
              <w:t xml:space="preserve"> per la stessa patente </w:t>
            </w:r>
            <w:r>
              <w:rPr>
                <w:rFonts w:ascii="Calibri" w:hAnsi="Calibri" w:eastAsia="Calibri" w:cs="Calibri"/>
                <w:sz w:val="20"/>
                <w:szCs w:val="20"/>
              </w:rPr>
              <w:t xml:space="preserve">e restituisce un messaggio di chiave duplicata attraverso il servizio </w:t>
            </w:r>
            <w:r w:rsidRPr="00E36A0B">
              <w:rPr>
                <w:rFonts w:ascii="Calibri" w:hAnsi="Calibri" w:eastAsia="Calibri" w:cs="Calibri"/>
                <w:sz w:val="20"/>
                <w:szCs w:val="20"/>
              </w:rPr>
              <w:t>checkUnivocitaRecupero</w:t>
            </w:r>
          </w:p>
          <w:p w:rsidR="0023316E" w:rsidP="00842DA3" w:rsidRDefault="0023316E" w14:paraId="158DD7A5" w14:textId="77777777">
            <w:pPr>
              <w:pStyle w:val="ListParagraph"/>
              <w:numPr>
                <w:ilvl w:val="1"/>
                <w:numId w:val="59"/>
              </w:numPr>
              <w:rPr>
                <w:rFonts w:ascii="Calibri" w:hAnsi="Calibri" w:eastAsia="Calibri" w:cs="Calibri"/>
                <w:sz w:val="20"/>
                <w:szCs w:val="20"/>
              </w:rPr>
            </w:pPr>
            <w:r>
              <w:rPr>
                <w:rFonts w:ascii="Calibri" w:hAnsi="Calibri" w:eastAsia="Calibri" w:cs="Calibri"/>
                <w:sz w:val="20"/>
                <w:szCs w:val="20"/>
              </w:rPr>
              <w:t xml:space="preserve">verifica che il punteggio della patente sia inferiore alla soglia e l’utente abilitato attraverso il servizio </w:t>
            </w:r>
            <w:r w:rsidRPr="00777A16">
              <w:rPr>
                <w:rFonts w:ascii="Calibri" w:hAnsi="Calibri" w:eastAsia="Calibri" w:cs="Calibri"/>
                <w:sz w:val="20"/>
                <w:szCs w:val="20"/>
              </w:rPr>
              <w:t>checkNuovoRecupero</w:t>
            </w:r>
            <w:r>
              <w:rPr>
                <w:rFonts w:ascii="Calibri" w:hAnsi="Calibri" w:eastAsia="Calibri" w:cs="Calibri"/>
                <w:sz w:val="20"/>
                <w:szCs w:val="20"/>
              </w:rPr>
              <w:t>=1</w:t>
            </w:r>
          </w:p>
          <w:p w:rsidRPr="007C4E73" w:rsidR="00E31A59" w:rsidP="00842DA3" w:rsidRDefault="00E31A59" w14:paraId="6AD4B4DD" w14:textId="77777777">
            <w:pPr>
              <w:pStyle w:val="ListParagraph"/>
              <w:numPr>
                <w:ilvl w:val="1"/>
                <w:numId w:val="59"/>
              </w:numPr>
              <w:rPr>
                <w:rFonts w:ascii="Calibri" w:hAnsi="Calibri" w:eastAsia="Calibri" w:cs="Calibri"/>
                <w:color w:val="EE0000"/>
                <w:sz w:val="20"/>
                <w:szCs w:val="20"/>
              </w:rPr>
            </w:pPr>
            <w:r w:rsidRPr="007C4E73">
              <w:rPr>
                <w:rFonts w:ascii="Calibri" w:hAnsi="Calibri" w:eastAsia="Calibri" w:cs="Calibri"/>
                <w:color w:val="EE0000"/>
                <w:sz w:val="20"/>
                <w:szCs w:val="20"/>
              </w:rPr>
              <w:t>se la data di protocollo è precedente alla data di emissione patente restituisce un messaggio di errore (MEV 21/01/2026)</w:t>
            </w:r>
          </w:p>
          <w:p w:rsidRPr="00D573ED" w:rsidR="00E31A59" w:rsidP="00E31A59" w:rsidRDefault="00E31A59" w14:paraId="5B4E6DBC" w14:textId="77777777">
            <w:pPr>
              <w:pStyle w:val="ListParagraph"/>
              <w:numPr>
                <w:ilvl w:val="0"/>
                <w:numId w:val="0"/>
              </w:numPr>
              <w:ind w:left="1440"/>
              <w:rPr>
                <w:rFonts w:ascii="Calibri" w:hAnsi="Calibri" w:eastAsia="Calibri" w:cs="Calibri"/>
                <w:sz w:val="20"/>
                <w:szCs w:val="20"/>
              </w:rPr>
            </w:pPr>
          </w:p>
          <w:p w:rsidR="0023316E" w:rsidP="006F3D7B" w:rsidRDefault="0023316E" w14:paraId="7D969839" w14:textId="77777777">
            <w:pPr>
              <w:rPr>
                <w:rFonts w:ascii="Calibri" w:hAnsi="Calibri" w:eastAsia="Calibri" w:cs="Calibri"/>
                <w:sz w:val="20"/>
                <w:szCs w:val="20"/>
              </w:rPr>
            </w:pPr>
            <w:r>
              <w:rPr>
                <w:rFonts w:ascii="Calibri" w:hAnsi="Calibri" w:eastAsia="Calibri" w:cs="Calibri"/>
                <w:sz w:val="20"/>
                <w:szCs w:val="20"/>
              </w:rPr>
              <w:t xml:space="preserve">Se sono superate le verifiche il processo inserisce i dati nella tabella </w:t>
            </w:r>
          </w:p>
          <w:tbl>
            <w:tblPr>
              <w:tblW w:w="3920" w:type="dxa"/>
              <w:tblCellMar>
                <w:left w:w="70" w:type="dxa"/>
                <w:right w:w="70" w:type="dxa"/>
              </w:tblCellMar>
              <w:tblLook w:val="04A0" w:firstRow="1" w:lastRow="0" w:firstColumn="1" w:lastColumn="0" w:noHBand="0" w:noVBand="1"/>
            </w:tblPr>
            <w:tblGrid>
              <w:gridCol w:w="2200"/>
              <w:gridCol w:w="1720"/>
            </w:tblGrid>
            <w:tr w:rsidR="00F048C7" w:rsidTr="006F3D7B" w14:paraId="569AEEE4" w14:textId="77777777">
              <w:trPr>
                <w:trHeight w:val="290"/>
              </w:trPr>
              <w:tc>
                <w:tcPr>
                  <w:tcW w:w="3920" w:type="dxa"/>
                  <w:gridSpan w:val="2"/>
                  <w:tcBorders>
                    <w:top w:val="single" w:color="auto" w:sz="4" w:space="0"/>
                    <w:left w:val="single" w:color="auto" w:sz="4" w:space="0"/>
                    <w:bottom w:val="single" w:color="auto" w:sz="4" w:space="0"/>
                    <w:right w:val="single" w:color="000000" w:sz="4" w:space="0"/>
                  </w:tcBorders>
                  <w:shd w:val="clear" w:color="000000" w:fill="FFFFFF"/>
                  <w:vAlign w:val="center"/>
                  <w:hideMark/>
                </w:tcPr>
                <w:p w:rsidR="0023316E" w:rsidP="006F3D7B" w:rsidRDefault="00844A08" w14:paraId="155AC742" w14:textId="7C1E29B8">
                  <w:pPr>
                    <w:jc w:val="center"/>
                    <w:rPr>
                      <w:rFonts w:ascii="Calibri" w:hAnsi="Calibri" w:cs="Calibri"/>
                      <w:color w:val="000000"/>
                      <w:sz w:val="16"/>
                      <w:szCs w:val="16"/>
                    </w:rPr>
                  </w:pPr>
                  <w:r w:rsidRPr="00844A08">
                    <w:rPr>
                      <w:rFonts w:ascii="Calibri" w:hAnsi="Calibri" w:cs="Calibri"/>
                      <w:color w:val="000000"/>
                      <w:sz w:val="16"/>
                      <w:szCs w:val="16"/>
                    </w:rPr>
                    <w:t>RECR_RECUPERO_CREDITI_PAC_DAT</w:t>
                  </w:r>
                </w:p>
              </w:tc>
            </w:tr>
            <w:tr w:rsidR="00F048C7" w:rsidTr="006F3D7B" w14:paraId="41364986"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10CB7859" w14:textId="77777777">
                  <w:pPr>
                    <w:rPr>
                      <w:rFonts w:ascii="Calibri" w:hAnsi="Calibri" w:cs="Calibri"/>
                      <w:color w:val="000000"/>
                      <w:sz w:val="16"/>
                      <w:szCs w:val="16"/>
                    </w:rPr>
                  </w:pPr>
                  <w:r>
                    <w:rPr>
                      <w:rFonts w:ascii="Calibri" w:hAnsi="Calibri" w:cs="Calibri"/>
                      <w:color w:val="000000"/>
                      <w:sz w:val="16"/>
                      <w:szCs w:val="16"/>
                    </w:rPr>
                    <w:t>RECR_ID</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68D4A7CD" w14:textId="77777777">
                  <w:pPr>
                    <w:rPr>
                      <w:rFonts w:ascii="Calibri" w:hAnsi="Calibri" w:cs="Calibri"/>
                      <w:color w:val="000000"/>
                      <w:sz w:val="16"/>
                      <w:szCs w:val="16"/>
                    </w:rPr>
                  </w:pPr>
                  <w:r>
                    <w:rPr>
                      <w:rFonts w:ascii="Calibri" w:hAnsi="Calibri" w:cs="Calibri"/>
                      <w:color w:val="000000"/>
                      <w:sz w:val="16"/>
                      <w:szCs w:val="16"/>
                    </w:rPr>
                    <w:t>Identity</w:t>
                  </w:r>
                </w:p>
              </w:tc>
            </w:tr>
            <w:tr w:rsidR="00F048C7" w:rsidTr="006F3D7B" w14:paraId="5EA9FF36"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5AAF82A7" w14:textId="77777777">
                  <w:pPr>
                    <w:rPr>
                      <w:rFonts w:ascii="Calibri" w:hAnsi="Calibri" w:cs="Calibri"/>
                      <w:color w:val="000000"/>
                      <w:sz w:val="16"/>
                      <w:szCs w:val="16"/>
                    </w:rPr>
                  </w:pPr>
                  <w:r>
                    <w:rPr>
                      <w:rFonts w:ascii="Calibri" w:hAnsi="Calibri" w:cs="Calibri"/>
                      <w:color w:val="000000"/>
                      <w:sz w:val="16"/>
                      <w:szCs w:val="16"/>
                    </w:rPr>
                    <w:t>RECR_FK_LICE_ID</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1A342CDE" w14:textId="77777777">
                  <w:pPr>
                    <w:rPr>
                      <w:rFonts w:ascii="Calibri" w:hAnsi="Calibri" w:cs="Calibri"/>
                      <w:color w:val="000000"/>
                      <w:sz w:val="16"/>
                      <w:szCs w:val="16"/>
                    </w:rPr>
                  </w:pPr>
                  <w:r>
                    <w:rPr>
                      <w:rFonts w:ascii="Calibri" w:hAnsi="Calibri" w:cs="Calibri"/>
                      <w:color w:val="000000"/>
                      <w:sz w:val="16"/>
                      <w:szCs w:val="16"/>
                    </w:rPr>
                    <w:t>idPatente</w:t>
                  </w:r>
                </w:p>
              </w:tc>
            </w:tr>
            <w:tr w:rsidR="00F048C7" w:rsidTr="006F3D7B" w14:paraId="14B65E3D"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3AB0AE28" w14:textId="77777777">
                  <w:pPr>
                    <w:rPr>
                      <w:rFonts w:ascii="Calibri" w:hAnsi="Calibri" w:cs="Calibri"/>
                      <w:color w:val="000000"/>
                      <w:sz w:val="16"/>
                      <w:szCs w:val="16"/>
                    </w:rPr>
                  </w:pPr>
                  <w:r>
                    <w:rPr>
                      <w:rFonts w:ascii="Calibri" w:hAnsi="Calibri" w:cs="Calibri"/>
                      <w:color w:val="000000"/>
                      <w:sz w:val="16"/>
                      <w:szCs w:val="16"/>
                    </w:rPr>
                    <w:t>RECR_NUMERO_PROTOCOLLO</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271611D2" w14:textId="77777777">
                  <w:pPr>
                    <w:rPr>
                      <w:rFonts w:ascii="Calibri" w:hAnsi="Calibri" w:cs="Calibri"/>
                      <w:color w:val="000000"/>
                      <w:sz w:val="16"/>
                      <w:szCs w:val="16"/>
                    </w:rPr>
                  </w:pPr>
                  <w:r>
                    <w:rPr>
                      <w:rFonts w:ascii="Calibri" w:hAnsi="Calibri" w:cs="Calibri"/>
                      <w:color w:val="000000"/>
                      <w:sz w:val="16"/>
                      <w:szCs w:val="16"/>
                    </w:rPr>
                    <w:t>NumeroProtocollo</w:t>
                  </w:r>
                </w:p>
              </w:tc>
            </w:tr>
            <w:tr w:rsidR="00F048C7" w:rsidTr="006F3D7B" w14:paraId="7D64F63A"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3349FF6F" w14:textId="77777777">
                  <w:pPr>
                    <w:rPr>
                      <w:rFonts w:ascii="Calibri" w:hAnsi="Calibri" w:cs="Calibri"/>
                      <w:color w:val="000000"/>
                      <w:sz w:val="16"/>
                      <w:szCs w:val="16"/>
                    </w:rPr>
                  </w:pPr>
                  <w:r>
                    <w:rPr>
                      <w:rFonts w:ascii="Calibri" w:hAnsi="Calibri" w:cs="Calibri"/>
                      <w:color w:val="000000"/>
                      <w:sz w:val="16"/>
                      <w:szCs w:val="16"/>
                    </w:rPr>
                    <w:t>RECR_DATA_PROTOCOLLO</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38D924C9" w14:textId="77777777">
                  <w:pPr>
                    <w:rPr>
                      <w:rFonts w:ascii="Calibri" w:hAnsi="Calibri" w:cs="Calibri"/>
                      <w:color w:val="000000"/>
                      <w:sz w:val="16"/>
                      <w:szCs w:val="16"/>
                    </w:rPr>
                  </w:pPr>
                  <w:r>
                    <w:rPr>
                      <w:rFonts w:ascii="Calibri" w:hAnsi="Calibri" w:cs="Calibri"/>
                      <w:color w:val="000000"/>
                      <w:sz w:val="16"/>
                      <w:szCs w:val="16"/>
                    </w:rPr>
                    <w:t>DataProtocollo</w:t>
                  </w:r>
                </w:p>
              </w:tc>
            </w:tr>
            <w:tr w:rsidR="00F048C7" w:rsidTr="006F3D7B" w14:paraId="407FBEA9"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25470CA7" w14:textId="77777777">
                  <w:pPr>
                    <w:rPr>
                      <w:rFonts w:ascii="Calibri" w:hAnsi="Calibri" w:cs="Calibri"/>
                      <w:color w:val="000000"/>
                      <w:sz w:val="16"/>
                      <w:szCs w:val="16"/>
                    </w:rPr>
                  </w:pPr>
                  <w:r>
                    <w:rPr>
                      <w:rFonts w:ascii="Calibri" w:hAnsi="Calibri" w:cs="Calibri"/>
                      <w:color w:val="000000"/>
                      <w:sz w:val="16"/>
                      <w:szCs w:val="16"/>
                    </w:rPr>
                    <w:t>RECR_PUNTEGGIO</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31BD26A1" w14:textId="77777777">
                  <w:pPr>
                    <w:rPr>
                      <w:rFonts w:ascii="Calibri" w:hAnsi="Calibri" w:cs="Calibri"/>
                      <w:color w:val="000000"/>
                      <w:sz w:val="16"/>
                      <w:szCs w:val="16"/>
                    </w:rPr>
                  </w:pPr>
                  <w:r>
                    <w:rPr>
                      <w:rFonts w:ascii="Calibri" w:hAnsi="Calibri" w:cs="Calibri"/>
                      <w:color w:val="000000"/>
                      <w:sz w:val="16"/>
                      <w:szCs w:val="16"/>
                    </w:rPr>
                    <w:t>Punteggio</w:t>
                  </w:r>
                </w:p>
              </w:tc>
            </w:tr>
            <w:tr w:rsidR="00F048C7" w:rsidTr="006F3D7B" w14:paraId="50F55B15"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7FC240DE" w14:textId="77777777">
                  <w:pPr>
                    <w:rPr>
                      <w:rFonts w:ascii="Calibri" w:hAnsi="Calibri" w:cs="Calibri"/>
                      <w:color w:val="000000"/>
                      <w:sz w:val="16"/>
                      <w:szCs w:val="16"/>
                    </w:rPr>
                  </w:pPr>
                  <w:r>
                    <w:rPr>
                      <w:rFonts w:ascii="Calibri" w:hAnsi="Calibri" w:cs="Calibri"/>
                      <w:color w:val="000000"/>
                      <w:sz w:val="16"/>
                      <w:szCs w:val="16"/>
                    </w:rPr>
                    <w:t>RECR_INSERT_USER</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5A3F7EEE" w14:textId="77777777">
                  <w:pPr>
                    <w:rPr>
                      <w:rFonts w:ascii="Calibri" w:hAnsi="Calibri" w:cs="Calibri"/>
                      <w:color w:val="000000"/>
                      <w:sz w:val="16"/>
                      <w:szCs w:val="16"/>
                    </w:rPr>
                  </w:pPr>
                  <w:r>
                    <w:rPr>
                      <w:rFonts w:ascii="Calibri" w:hAnsi="Calibri" w:cs="Calibri"/>
                      <w:color w:val="000000"/>
                      <w:sz w:val="16"/>
                      <w:szCs w:val="16"/>
                    </w:rPr>
                    <w:t>iv-user</w:t>
                  </w:r>
                </w:p>
              </w:tc>
            </w:tr>
            <w:tr w:rsidR="00F048C7" w:rsidTr="006F3D7B" w14:paraId="49410499"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6FB420AC" w14:textId="77777777">
                  <w:pPr>
                    <w:rPr>
                      <w:rFonts w:ascii="Calibri" w:hAnsi="Calibri" w:cs="Calibri"/>
                      <w:color w:val="000000"/>
                      <w:sz w:val="16"/>
                      <w:szCs w:val="16"/>
                    </w:rPr>
                  </w:pPr>
                  <w:r>
                    <w:rPr>
                      <w:rFonts w:ascii="Calibri" w:hAnsi="Calibri" w:cs="Calibri"/>
                      <w:color w:val="000000"/>
                      <w:sz w:val="16"/>
                      <w:szCs w:val="16"/>
                    </w:rPr>
                    <w:t>RECR_INSERT_DATE</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6C5663D6"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6F3D7B" w14:paraId="79E1B674"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5E5A4529" w14:textId="77777777">
                  <w:pPr>
                    <w:rPr>
                      <w:rFonts w:ascii="Calibri" w:hAnsi="Calibri" w:cs="Calibri"/>
                      <w:color w:val="000000"/>
                      <w:sz w:val="16"/>
                      <w:szCs w:val="16"/>
                    </w:rPr>
                  </w:pPr>
                  <w:r>
                    <w:rPr>
                      <w:rFonts w:ascii="Calibri" w:hAnsi="Calibri" w:cs="Calibri"/>
                      <w:color w:val="000000"/>
                      <w:sz w:val="16"/>
                      <w:szCs w:val="16"/>
                    </w:rPr>
                    <w:t>RECR_LAST_UPDATE_USER</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481C1F18" w14:textId="77777777">
                  <w:pPr>
                    <w:rPr>
                      <w:rFonts w:ascii="Calibri" w:hAnsi="Calibri" w:cs="Calibri"/>
                      <w:color w:val="000000"/>
                      <w:sz w:val="16"/>
                      <w:szCs w:val="16"/>
                    </w:rPr>
                  </w:pPr>
                  <w:r>
                    <w:rPr>
                      <w:rFonts w:ascii="Calibri" w:hAnsi="Calibri" w:cs="Calibri"/>
                      <w:color w:val="000000"/>
                      <w:sz w:val="16"/>
                      <w:szCs w:val="16"/>
                    </w:rPr>
                    <w:t>iv-user</w:t>
                  </w:r>
                </w:p>
              </w:tc>
            </w:tr>
            <w:tr w:rsidR="00F048C7" w:rsidTr="006F3D7B" w14:paraId="0DE40192" w14:textId="77777777">
              <w:trPr>
                <w:trHeight w:val="290"/>
              </w:trPr>
              <w:tc>
                <w:tcPr>
                  <w:tcW w:w="2200" w:type="dxa"/>
                  <w:tcBorders>
                    <w:top w:val="nil"/>
                    <w:left w:val="single" w:color="auto" w:sz="4" w:space="0"/>
                    <w:bottom w:val="single" w:color="auto" w:sz="4" w:space="0"/>
                    <w:right w:val="single" w:color="auto" w:sz="4" w:space="0"/>
                  </w:tcBorders>
                  <w:shd w:val="clear" w:color="000000" w:fill="FFFFFF"/>
                  <w:vAlign w:val="center"/>
                  <w:hideMark/>
                </w:tcPr>
                <w:p w:rsidR="0023316E" w:rsidP="006F3D7B" w:rsidRDefault="0023316E" w14:paraId="63217F11" w14:textId="77777777">
                  <w:pPr>
                    <w:rPr>
                      <w:rFonts w:ascii="Calibri" w:hAnsi="Calibri" w:cs="Calibri"/>
                      <w:color w:val="000000"/>
                      <w:sz w:val="16"/>
                      <w:szCs w:val="16"/>
                    </w:rPr>
                  </w:pPr>
                  <w:r>
                    <w:rPr>
                      <w:rFonts w:ascii="Calibri" w:hAnsi="Calibri" w:cs="Calibri"/>
                      <w:color w:val="000000"/>
                      <w:sz w:val="16"/>
                      <w:szCs w:val="16"/>
                    </w:rPr>
                    <w:t>RECR_LAST_UPDATE_DATE</w:t>
                  </w:r>
                </w:p>
              </w:tc>
              <w:tc>
                <w:tcPr>
                  <w:tcW w:w="1720" w:type="dxa"/>
                  <w:tcBorders>
                    <w:top w:val="nil"/>
                    <w:left w:val="nil"/>
                    <w:bottom w:val="single" w:color="auto" w:sz="4" w:space="0"/>
                    <w:right w:val="single" w:color="auto" w:sz="4" w:space="0"/>
                  </w:tcBorders>
                  <w:shd w:val="clear" w:color="000000" w:fill="FFFFFF"/>
                  <w:vAlign w:val="center"/>
                  <w:hideMark/>
                </w:tcPr>
                <w:p w:rsidR="0023316E" w:rsidP="006F3D7B" w:rsidRDefault="0023316E" w14:paraId="1714A3FE" w14:textId="77777777">
                  <w:pPr>
                    <w:rPr>
                      <w:rFonts w:ascii="Calibri" w:hAnsi="Calibri" w:cs="Calibri"/>
                      <w:color w:val="000000"/>
                      <w:sz w:val="16"/>
                      <w:szCs w:val="16"/>
                    </w:rPr>
                  </w:pPr>
                  <w:r>
                    <w:rPr>
                      <w:rFonts w:ascii="Calibri" w:hAnsi="Calibri" w:cs="Calibri"/>
                      <w:color w:val="000000"/>
                      <w:sz w:val="16"/>
                      <w:szCs w:val="16"/>
                    </w:rPr>
                    <w:t>sysdatetime</w:t>
                  </w:r>
                </w:p>
              </w:tc>
            </w:tr>
          </w:tbl>
          <w:p w:rsidR="0023316E" w:rsidP="006F3D7B" w:rsidRDefault="0023316E" w14:paraId="400A2663" w14:textId="77777777">
            <w:pPr>
              <w:rPr>
                <w:rFonts w:ascii="Calibri" w:hAnsi="Calibri" w:eastAsia="Calibri" w:cs="Calibri"/>
                <w:sz w:val="20"/>
                <w:szCs w:val="20"/>
              </w:rPr>
            </w:pPr>
          </w:p>
          <w:p w:rsidR="001E3A67" w:rsidP="006F3D7B" w:rsidRDefault="00C075F2" w14:paraId="2D713995" w14:textId="353E767F">
            <w:pPr>
              <w:rPr>
                <w:rFonts w:ascii="Calibri" w:hAnsi="Calibri" w:eastAsia="Calibri" w:cs="Calibri"/>
                <w:sz w:val="20"/>
                <w:szCs w:val="20"/>
              </w:rPr>
            </w:pPr>
            <w:r>
              <w:rPr>
                <w:rFonts w:ascii="Calibri" w:hAnsi="Calibri" w:eastAsia="Calibri" w:cs="Calibri"/>
                <w:sz w:val="20"/>
                <w:szCs w:val="20"/>
              </w:rPr>
              <w:t>Deve essere inserito un record se non è già presente per lo stesso recupero impostando le seguenti informazioni:</w:t>
            </w:r>
          </w:p>
          <w:tbl>
            <w:tblPr>
              <w:tblW w:w="3500" w:type="dxa"/>
              <w:tblCellMar>
                <w:left w:w="70" w:type="dxa"/>
                <w:right w:w="70" w:type="dxa"/>
              </w:tblCellMar>
              <w:tblLook w:val="04A0" w:firstRow="1" w:lastRow="0" w:firstColumn="1" w:lastColumn="0" w:noHBand="0" w:noVBand="1"/>
            </w:tblPr>
            <w:tblGrid>
              <w:gridCol w:w="1480"/>
              <w:gridCol w:w="2020"/>
            </w:tblGrid>
            <w:tr w:rsidR="00F048C7" w:rsidTr="001E3A67" w14:paraId="1351D7F9" w14:textId="77777777">
              <w:trPr>
                <w:trHeight w:val="264"/>
              </w:trPr>
              <w:tc>
                <w:tcPr>
                  <w:tcW w:w="3500" w:type="dxa"/>
                  <w:gridSpan w:val="2"/>
                  <w:tcBorders>
                    <w:top w:val="single" w:color="auto" w:sz="4" w:space="0"/>
                    <w:left w:val="single" w:color="auto" w:sz="4" w:space="0"/>
                    <w:bottom w:val="single" w:color="auto" w:sz="4" w:space="0"/>
                    <w:right w:val="single" w:color="000000" w:sz="4" w:space="0"/>
                  </w:tcBorders>
                  <w:noWrap/>
                  <w:vAlign w:val="center"/>
                  <w:hideMark/>
                </w:tcPr>
                <w:p w:rsidR="001E3A67" w:rsidP="001E3A67" w:rsidRDefault="001E3A67" w14:paraId="027D1316" w14:textId="77777777">
                  <w:pPr>
                    <w:jc w:val="center"/>
                    <w:rPr>
                      <w:rFonts w:ascii="Calibri" w:hAnsi="Calibri" w:cs="Calibri"/>
                      <w:color w:val="000000"/>
                      <w:sz w:val="16"/>
                      <w:szCs w:val="16"/>
                    </w:rPr>
                  </w:pPr>
                  <w:r>
                    <w:rPr>
                      <w:rFonts w:ascii="Calibri" w:hAnsi="Calibri" w:cs="Calibri"/>
                      <w:color w:val="000000"/>
                      <w:sz w:val="16"/>
                      <w:szCs w:val="16"/>
                    </w:rPr>
                    <w:t>license_instance_requirement_additional</w:t>
                  </w:r>
                </w:p>
              </w:tc>
            </w:tr>
            <w:tr w:rsidR="00F048C7" w:rsidTr="001E3A67" w14:paraId="0D00550C" w14:textId="77777777">
              <w:trPr>
                <w:trHeight w:val="264"/>
              </w:trPr>
              <w:tc>
                <w:tcPr>
                  <w:tcW w:w="1480" w:type="dxa"/>
                  <w:tcBorders>
                    <w:top w:val="nil"/>
                    <w:left w:val="single" w:color="auto" w:sz="4" w:space="0"/>
                    <w:bottom w:val="single" w:color="auto" w:sz="4" w:space="0"/>
                    <w:right w:val="single" w:color="auto" w:sz="4" w:space="0"/>
                  </w:tcBorders>
                  <w:noWrap/>
                  <w:vAlign w:val="bottom"/>
                  <w:hideMark/>
                </w:tcPr>
                <w:p w:rsidR="001E3A67" w:rsidP="001E3A67" w:rsidRDefault="001E3A67" w14:paraId="45D7244B" w14:textId="77777777">
                  <w:pPr>
                    <w:jc w:val="center"/>
                    <w:rPr>
                      <w:rFonts w:ascii="Calibri" w:hAnsi="Calibri" w:cs="Calibri"/>
                      <w:color w:val="000000"/>
                      <w:sz w:val="16"/>
                      <w:szCs w:val="16"/>
                    </w:rPr>
                  </w:pPr>
                  <w:r>
                    <w:rPr>
                      <w:rFonts w:ascii="Calibri" w:hAnsi="Calibri" w:cs="Calibri"/>
                      <w:color w:val="000000"/>
                      <w:sz w:val="16"/>
                      <w:szCs w:val="16"/>
                    </w:rPr>
                    <w:t>Campo</w:t>
                  </w:r>
                </w:p>
              </w:tc>
              <w:tc>
                <w:tcPr>
                  <w:tcW w:w="2020" w:type="dxa"/>
                  <w:tcBorders>
                    <w:top w:val="nil"/>
                    <w:left w:val="nil"/>
                    <w:bottom w:val="single" w:color="auto" w:sz="4" w:space="0"/>
                    <w:right w:val="single" w:color="auto" w:sz="4" w:space="0"/>
                  </w:tcBorders>
                  <w:noWrap/>
                  <w:vAlign w:val="bottom"/>
                  <w:hideMark/>
                </w:tcPr>
                <w:p w:rsidR="001E3A67" w:rsidP="006D4BA4" w:rsidRDefault="001E3A67" w14:paraId="69982640" w14:textId="4F3E725F">
                  <w:pPr>
                    <w:rPr>
                      <w:rFonts w:ascii="Calibri" w:hAnsi="Calibri" w:cs="Calibri"/>
                      <w:color w:val="000000"/>
                      <w:sz w:val="16"/>
                      <w:szCs w:val="16"/>
                    </w:rPr>
                  </w:pPr>
                </w:p>
              </w:tc>
            </w:tr>
            <w:tr w:rsidR="00F048C7" w:rsidTr="001E3A67" w14:paraId="22C53A76"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60CB6122" w14:textId="77777777">
                  <w:pPr>
                    <w:rPr>
                      <w:rFonts w:ascii="Calibri" w:hAnsi="Calibri" w:cs="Calibri"/>
                      <w:color w:val="000000"/>
                      <w:sz w:val="16"/>
                      <w:szCs w:val="16"/>
                    </w:rPr>
                  </w:pPr>
                  <w:r>
                    <w:rPr>
                      <w:rFonts w:ascii="Calibri" w:hAnsi="Calibri" w:cs="Calibri"/>
                      <w:color w:val="000000"/>
                      <w:sz w:val="16"/>
                      <w:szCs w:val="16"/>
                    </w:rPr>
                    <w:t>id</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0E0EAC" w14:paraId="755A42E5" w14:textId="398A1A59">
                  <w:pPr>
                    <w:rPr>
                      <w:rFonts w:ascii="Calibri" w:hAnsi="Calibri" w:cs="Calibri"/>
                      <w:color w:val="000000"/>
                      <w:sz w:val="16"/>
                      <w:szCs w:val="16"/>
                    </w:rPr>
                  </w:pPr>
                  <w:r>
                    <w:rPr>
                      <w:rFonts w:ascii="Calibri" w:hAnsi="Calibri" w:cs="Calibri"/>
                      <w:color w:val="000000"/>
                      <w:sz w:val="16"/>
                      <w:szCs w:val="16"/>
                    </w:rPr>
                    <w:t>Identity</w:t>
                  </w:r>
                </w:p>
              </w:tc>
            </w:tr>
            <w:tr w:rsidR="00F048C7" w:rsidTr="001E3A67" w14:paraId="0C1538A4"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036090AB" w14:textId="77777777">
                  <w:pPr>
                    <w:rPr>
                      <w:rFonts w:ascii="Calibri" w:hAnsi="Calibri" w:cs="Calibri"/>
                      <w:color w:val="000000"/>
                      <w:sz w:val="16"/>
                      <w:szCs w:val="16"/>
                    </w:rPr>
                  </w:pPr>
                  <w:r>
                    <w:rPr>
                      <w:rFonts w:ascii="Calibri" w:hAnsi="Calibri" w:cs="Calibri"/>
                      <w:color w:val="000000"/>
                      <w:sz w:val="16"/>
                      <w:szCs w:val="16"/>
                    </w:rPr>
                    <w:t>ext_id</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1E3A67" w14:paraId="2A9AB4C2" w14:textId="77777777">
                  <w:pPr>
                    <w:rPr>
                      <w:rFonts w:ascii="Calibri" w:hAnsi="Calibri" w:cs="Calibri"/>
                      <w:color w:val="000000"/>
                      <w:sz w:val="16"/>
                      <w:szCs w:val="16"/>
                    </w:rPr>
                  </w:pPr>
                  <w:r>
                    <w:rPr>
                      <w:rFonts w:ascii="Calibri" w:hAnsi="Calibri" w:cs="Calibri"/>
                      <w:color w:val="000000"/>
                      <w:sz w:val="16"/>
                      <w:szCs w:val="16"/>
                    </w:rPr>
                    <w:t>generato</w:t>
                  </w:r>
                </w:p>
              </w:tc>
            </w:tr>
            <w:tr w:rsidR="00F048C7" w:rsidTr="001E3A67" w14:paraId="25E7151C"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252AADF7" w14:textId="77777777">
                  <w:pPr>
                    <w:rPr>
                      <w:rFonts w:ascii="Calibri" w:hAnsi="Calibri" w:cs="Calibri"/>
                      <w:color w:val="000000"/>
                      <w:sz w:val="16"/>
                      <w:szCs w:val="16"/>
                    </w:rPr>
                  </w:pPr>
                  <w:r>
                    <w:rPr>
                      <w:rFonts w:ascii="Calibri" w:hAnsi="Calibri" w:cs="Calibri"/>
                      <w:color w:val="000000"/>
                      <w:sz w:val="16"/>
                      <w:szCs w:val="16"/>
                    </w:rPr>
                    <w:t>license_instance_id</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1E3A67" w14:paraId="7160B405" w14:textId="77777777">
                  <w:pPr>
                    <w:rPr>
                      <w:rFonts w:ascii="Calibri" w:hAnsi="Calibri" w:cs="Calibri"/>
                      <w:color w:val="000000"/>
                      <w:sz w:val="16"/>
                      <w:szCs w:val="16"/>
                    </w:rPr>
                  </w:pPr>
                  <w:r>
                    <w:rPr>
                      <w:rFonts w:ascii="Calibri" w:hAnsi="Calibri" w:cs="Calibri"/>
                      <w:color w:val="000000"/>
                      <w:sz w:val="16"/>
                      <w:szCs w:val="16"/>
                    </w:rPr>
                    <w:t> </w:t>
                  </w:r>
                </w:p>
              </w:tc>
            </w:tr>
            <w:tr w:rsidR="00F048C7" w:rsidTr="001E3A67" w14:paraId="03A17F5A"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2D219F3A" w14:textId="77777777">
                  <w:pPr>
                    <w:rPr>
                      <w:rFonts w:ascii="Calibri" w:hAnsi="Calibri" w:cs="Calibri"/>
                      <w:color w:val="000000"/>
                      <w:sz w:val="16"/>
                      <w:szCs w:val="16"/>
                    </w:rPr>
                  </w:pPr>
                  <w:r>
                    <w:rPr>
                      <w:rFonts w:ascii="Calibri" w:hAnsi="Calibri" w:cs="Calibri"/>
                      <w:color w:val="000000"/>
                      <w:sz w:val="16"/>
                      <w:szCs w:val="16"/>
                    </w:rPr>
                    <w:t>requirement_id</w:t>
                  </w:r>
                </w:p>
              </w:tc>
              <w:tc>
                <w:tcPr>
                  <w:tcW w:w="2020" w:type="dxa"/>
                  <w:tcBorders>
                    <w:top w:val="nil"/>
                    <w:left w:val="nil"/>
                    <w:bottom w:val="single" w:color="auto" w:sz="4" w:space="0"/>
                    <w:right w:val="single" w:color="auto" w:sz="4" w:space="0"/>
                  </w:tcBorders>
                  <w:shd w:val="clear" w:color="000000" w:fill="FFFFFF"/>
                  <w:vAlign w:val="center"/>
                  <w:hideMark/>
                </w:tcPr>
                <w:p w:rsidR="001E3A67" w:rsidP="006D4BA4" w:rsidRDefault="001E3A67" w14:paraId="7DE6358E" w14:textId="77777777">
                  <w:pPr>
                    <w:rPr>
                      <w:rFonts w:ascii="Calibri" w:hAnsi="Calibri" w:cs="Calibri"/>
                      <w:color w:val="000000"/>
                      <w:sz w:val="16"/>
                      <w:szCs w:val="16"/>
                    </w:rPr>
                  </w:pPr>
                  <w:r>
                    <w:rPr>
                      <w:rFonts w:ascii="Calibri" w:hAnsi="Calibri" w:cs="Calibri"/>
                      <w:color w:val="000000"/>
                      <w:sz w:val="16"/>
                      <w:szCs w:val="16"/>
                    </w:rPr>
                    <w:t>29</w:t>
                  </w:r>
                </w:p>
              </w:tc>
            </w:tr>
            <w:tr w:rsidR="00F048C7" w:rsidTr="001E3A67" w14:paraId="2067A7E4"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659F4F6C" w14:textId="77777777">
                  <w:pPr>
                    <w:rPr>
                      <w:rFonts w:ascii="Calibri" w:hAnsi="Calibri" w:cs="Calibri"/>
                      <w:color w:val="000000"/>
                      <w:sz w:val="16"/>
                      <w:szCs w:val="16"/>
                    </w:rPr>
                  </w:pPr>
                  <w:r>
                    <w:rPr>
                      <w:rFonts w:ascii="Calibri" w:hAnsi="Calibri" w:cs="Calibri"/>
                      <w:color w:val="000000"/>
                      <w:sz w:val="16"/>
                      <w:szCs w:val="16"/>
                    </w:rPr>
                    <w:t>state_id</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1E3A67" w14:paraId="2BB6D720" w14:textId="77777777">
                  <w:pPr>
                    <w:rPr>
                      <w:rFonts w:ascii="Calibri" w:hAnsi="Calibri" w:cs="Calibri"/>
                      <w:color w:val="000000"/>
                      <w:sz w:val="16"/>
                      <w:szCs w:val="16"/>
                    </w:rPr>
                  </w:pPr>
                  <w:r>
                    <w:rPr>
                      <w:rFonts w:ascii="Calibri" w:hAnsi="Calibri" w:cs="Calibri"/>
                      <w:color w:val="000000"/>
                      <w:sz w:val="16"/>
                      <w:szCs w:val="16"/>
                    </w:rPr>
                    <w:t xml:space="preserve">4=DRAFT </w:t>
                  </w:r>
                </w:p>
              </w:tc>
            </w:tr>
            <w:tr w:rsidR="00F048C7" w:rsidTr="001E3A67" w14:paraId="02DF336C"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43A09152" w14:textId="77777777">
                  <w:pPr>
                    <w:rPr>
                      <w:rFonts w:ascii="Calibri" w:hAnsi="Calibri" w:cs="Calibri"/>
                      <w:color w:val="000000"/>
                      <w:sz w:val="16"/>
                      <w:szCs w:val="16"/>
                    </w:rPr>
                  </w:pPr>
                  <w:r>
                    <w:rPr>
                      <w:rFonts w:ascii="Calibri" w:hAnsi="Calibri" w:cs="Calibri"/>
                      <w:color w:val="000000"/>
                      <w:sz w:val="16"/>
                      <w:szCs w:val="16"/>
                    </w:rPr>
                    <w:t>blocked</w:t>
                  </w:r>
                </w:p>
              </w:tc>
              <w:tc>
                <w:tcPr>
                  <w:tcW w:w="2020" w:type="dxa"/>
                  <w:tcBorders>
                    <w:top w:val="nil"/>
                    <w:left w:val="nil"/>
                    <w:bottom w:val="single" w:color="auto" w:sz="4" w:space="0"/>
                    <w:right w:val="single" w:color="auto" w:sz="4" w:space="0"/>
                  </w:tcBorders>
                  <w:shd w:val="clear" w:color="000000" w:fill="FFFFFF"/>
                  <w:vAlign w:val="center"/>
                  <w:hideMark/>
                </w:tcPr>
                <w:p w:rsidR="001E3A67" w:rsidP="006D4BA4" w:rsidRDefault="001E3A67" w14:paraId="01F3D92D" w14:textId="77777777">
                  <w:pPr>
                    <w:rPr>
                      <w:rFonts w:ascii="Calibri" w:hAnsi="Calibri" w:cs="Calibri"/>
                      <w:color w:val="000000"/>
                      <w:sz w:val="16"/>
                      <w:szCs w:val="16"/>
                    </w:rPr>
                  </w:pPr>
                  <w:r>
                    <w:rPr>
                      <w:rFonts w:ascii="Calibri" w:hAnsi="Calibri" w:cs="Calibri"/>
                      <w:color w:val="000000"/>
                      <w:sz w:val="16"/>
                      <w:szCs w:val="16"/>
                    </w:rPr>
                    <w:t>1</w:t>
                  </w:r>
                </w:p>
              </w:tc>
            </w:tr>
            <w:tr w:rsidR="00F048C7" w:rsidTr="001E3A67" w14:paraId="45049B7F"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47C45FD2" w14:textId="77777777">
                  <w:pPr>
                    <w:rPr>
                      <w:rFonts w:ascii="Calibri" w:hAnsi="Calibri" w:cs="Calibri"/>
                      <w:color w:val="000000"/>
                      <w:sz w:val="16"/>
                      <w:szCs w:val="16"/>
                    </w:rPr>
                  </w:pPr>
                  <w:r>
                    <w:rPr>
                      <w:rFonts w:ascii="Calibri" w:hAnsi="Calibri" w:cs="Calibri"/>
                      <w:color w:val="000000"/>
                      <w:sz w:val="16"/>
                      <w:szCs w:val="16"/>
                    </w:rPr>
                    <w:t>proposed</w:t>
                  </w:r>
                </w:p>
              </w:tc>
              <w:tc>
                <w:tcPr>
                  <w:tcW w:w="2020" w:type="dxa"/>
                  <w:tcBorders>
                    <w:top w:val="nil"/>
                    <w:left w:val="nil"/>
                    <w:bottom w:val="single" w:color="auto" w:sz="4" w:space="0"/>
                    <w:right w:val="single" w:color="auto" w:sz="4" w:space="0"/>
                  </w:tcBorders>
                  <w:shd w:val="clear" w:color="000000" w:fill="FFFFFF"/>
                  <w:vAlign w:val="center"/>
                  <w:hideMark/>
                </w:tcPr>
                <w:p w:rsidR="001E3A67" w:rsidP="006D4BA4" w:rsidRDefault="001E3A67" w14:paraId="539CE4DC" w14:textId="77777777">
                  <w:pPr>
                    <w:rPr>
                      <w:rFonts w:ascii="Calibri" w:hAnsi="Calibri" w:cs="Calibri"/>
                      <w:color w:val="000000"/>
                      <w:sz w:val="16"/>
                      <w:szCs w:val="16"/>
                    </w:rPr>
                  </w:pPr>
                  <w:r>
                    <w:rPr>
                      <w:rFonts w:ascii="Calibri" w:hAnsi="Calibri" w:cs="Calibri"/>
                      <w:color w:val="000000"/>
                      <w:sz w:val="16"/>
                      <w:szCs w:val="16"/>
                    </w:rPr>
                    <w:t>0</w:t>
                  </w:r>
                </w:p>
              </w:tc>
            </w:tr>
            <w:tr w:rsidR="00F048C7" w:rsidTr="001E3A67" w14:paraId="50A6E4A1"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5CCE2D3A" w14:textId="77777777">
                  <w:pPr>
                    <w:rPr>
                      <w:rFonts w:ascii="Calibri" w:hAnsi="Calibri" w:cs="Calibri"/>
                      <w:color w:val="000000"/>
                      <w:sz w:val="16"/>
                      <w:szCs w:val="16"/>
                    </w:rPr>
                  </w:pPr>
                  <w:r>
                    <w:rPr>
                      <w:rFonts w:ascii="Calibri" w:hAnsi="Calibri" w:cs="Calibri"/>
                      <w:color w:val="000000"/>
                      <w:sz w:val="16"/>
                      <w:szCs w:val="16"/>
                    </w:rPr>
                    <w:t>created_by</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6D4BA4" w14:paraId="6CA9FEF5" w14:textId="1434B34B">
                  <w:pPr>
                    <w:rPr>
                      <w:rFonts w:ascii="Calibri" w:hAnsi="Calibri" w:cs="Calibri"/>
                      <w:color w:val="000000"/>
                      <w:sz w:val="16"/>
                      <w:szCs w:val="16"/>
                    </w:rPr>
                  </w:pPr>
                  <w:r>
                    <w:rPr>
                      <w:rFonts w:ascii="Calibri" w:hAnsi="Calibri" w:cs="Calibri"/>
                      <w:color w:val="000000"/>
                      <w:sz w:val="16"/>
                      <w:szCs w:val="16"/>
                    </w:rPr>
                    <w:t>Cf utente creatore recupero</w:t>
                  </w:r>
                </w:p>
              </w:tc>
            </w:tr>
            <w:tr w:rsidR="00F048C7" w:rsidTr="001E3A67" w14:paraId="42703D05"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2D9DD66C" w14:textId="77777777">
                  <w:pPr>
                    <w:rPr>
                      <w:rFonts w:ascii="Calibri" w:hAnsi="Calibri" w:cs="Calibri"/>
                      <w:color w:val="000000"/>
                      <w:sz w:val="16"/>
                      <w:szCs w:val="16"/>
                    </w:rPr>
                  </w:pPr>
                  <w:r>
                    <w:rPr>
                      <w:rFonts w:ascii="Calibri" w:hAnsi="Calibri" w:cs="Calibri"/>
                      <w:color w:val="000000"/>
                      <w:sz w:val="16"/>
                      <w:szCs w:val="16"/>
                    </w:rPr>
                    <w:t>created_date</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1E3A67" w14:paraId="1B37B039"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1E3A67" w14:paraId="1835E2AB"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66E1B923" w14:textId="77777777">
                  <w:pPr>
                    <w:rPr>
                      <w:rFonts w:ascii="Calibri" w:hAnsi="Calibri" w:cs="Calibri"/>
                      <w:color w:val="000000"/>
                      <w:sz w:val="16"/>
                      <w:szCs w:val="16"/>
                    </w:rPr>
                  </w:pPr>
                  <w:r>
                    <w:rPr>
                      <w:rFonts w:ascii="Calibri" w:hAnsi="Calibri" w:cs="Calibri"/>
                      <w:color w:val="000000"/>
                      <w:sz w:val="16"/>
                      <w:szCs w:val="16"/>
                    </w:rPr>
                    <w:t>last_modified_by</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6D4BA4" w14:paraId="7C886920" w14:textId="2E8B3909">
                  <w:pPr>
                    <w:rPr>
                      <w:rFonts w:ascii="Calibri" w:hAnsi="Calibri" w:cs="Calibri"/>
                      <w:color w:val="000000"/>
                      <w:sz w:val="16"/>
                      <w:szCs w:val="16"/>
                    </w:rPr>
                  </w:pPr>
                  <w:r>
                    <w:rPr>
                      <w:rFonts w:ascii="Calibri" w:hAnsi="Calibri" w:cs="Calibri"/>
                      <w:color w:val="000000"/>
                      <w:sz w:val="16"/>
                      <w:szCs w:val="16"/>
                    </w:rPr>
                    <w:t>Cf utente creatore recupero</w:t>
                  </w:r>
                </w:p>
              </w:tc>
            </w:tr>
            <w:tr w:rsidR="00F048C7" w:rsidTr="001E3A67" w14:paraId="4F522D33"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66457F47"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1E3A67" w14:paraId="1330B9BC"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1E3A67" w14:paraId="1D627592"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1E9CD772" w14:textId="77777777">
                  <w:pPr>
                    <w:rPr>
                      <w:rFonts w:ascii="Calibri" w:hAnsi="Calibri" w:cs="Calibri"/>
                      <w:color w:val="000000"/>
                      <w:sz w:val="16"/>
                      <w:szCs w:val="16"/>
                    </w:rPr>
                  </w:pPr>
                  <w:r>
                    <w:rPr>
                      <w:rFonts w:ascii="Calibri" w:hAnsi="Calibri" w:cs="Calibri"/>
                      <w:color w:val="000000"/>
                      <w:sz w:val="16"/>
                      <w:szCs w:val="16"/>
                    </w:rPr>
                    <w:t>deleted</w:t>
                  </w:r>
                </w:p>
              </w:tc>
              <w:tc>
                <w:tcPr>
                  <w:tcW w:w="2020" w:type="dxa"/>
                  <w:tcBorders>
                    <w:top w:val="nil"/>
                    <w:left w:val="nil"/>
                    <w:bottom w:val="single" w:color="auto" w:sz="4" w:space="0"/>
                    <w:right w:val="single" w:color="auto" w:sz="4" w:space="0"/>
                  </w:tcBorders>
                  <w:shd w:val="clear" w:color="000000" w:fill="FFFFFF"/>
                  <w:vAlign w:val="center"/>
                  <w:hideMark/>
                </w:tcPr>
                <w:p w:rsidR="001E3A67" w:rsidP="006D4BA4" w:rsidRDefault="001E3A67" w14:paraId="0201E2B2" w14:textId="77777777">
                  <w:pPr>
                    <w:rPr>
                      <w:rFonts w:ascii="Calibri" w:hAnsi="Calibri" w:cs="Calibri"/>
                      <w:color w:val="000000"/>
                      <w:sz w:val="16"/>
                      <w:szCs w:val="16"/>
                    </w:rPr>
                  </w:pPr>
                  <w:r>
                    <w:rPr>
                      <w:rFonts w:ascii="Calibri" w:hAnsi="Calibri" w:cs="Calibri"/>
                      <w:color w:val="000000"/>
                      <w:sz w:val="16"/>
                      <w:szCs w:val="16"/>
                    </w:rPr>
                    <w:t>0</w:t>
                  </w:r>
                </w:p>
              </w:tc>
            </w:tr>
            <w:tr w:rsidR="00F048C7" w:rsidTr="001E3A67" w14:paraId="6E751A3B"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654530A4" w14:textId="77777777">
                  <w:pPr>
                    <w:rPr>
                      <w:rFonts w:ascii="Calibri" w:hAnsi="Calibri" w:cs="Calibri"/>
                      <w:color w:val="000000"/>
                      <w:sz w:val="16"/>
                      <w:szCs w:val="16"/>
                    </w:rPr>
                  </w:pPr>
                  <w:r>
                    <w:rPr>
                      <w:rFonts w:ascii="Calibri" w:hAnsi="Calibri" w:cs="Calibri"/>
                      <w:color w:val="000000"/>
                      <w:sz w:val="16"/>
                      <w:szCs w:val="16"/>
                    </w:rPr>
                    <w:t>deleted_date</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1E3A67" w14:paraId="2A67E2D0" w14:textId="77777777">
                  <w:pPr>
                    <w:rPr>
                      <w:rFonts w:ascii="Calibri" w:hAnsi="Calibri" w:cs="Calibri"/>
                      <w:color w:val="000000"/>
                      <w:sz w:val="16"/>
                      <w:szCs w:val="16"/>
                    </w:rPr>
                  </w:pPr>
                  <w:r>
                    <w:rPr>
                      <w:rFonts w:ascii="Calibri" w:hAnsi="Calibri" w:cs="Calibri"/>
                      <w:color w:val="000000"/>
                      <w:sz w:val="16"/>
                      <w:szCs w:val="16"/>
                    </w:rPr>
                    <w:t> </w:t>
                  </w:r>
                </w:p>
              </w:tc>
            </w:tr>
            <w:tr w:rsidR="00F048C7" w:rsidTr="001E3A67" w14:paraId="5155927E"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1E3A67" w:rsidP="001E3A67" w:rsidRDefault="001E3A67" w14:paraId="1D7C2D04" w14:textId="77777777">
                  <w:pPr>
                    <w:rPr>
                      <w:rFonts w:ascii="Calibri" w:hAnsi="Calibri" w:cs="Calibri"/>
                      <w:color w:val="000000"/>
                      <w:sz w:val="16"/>
                      <w:szCs w:val="16"/>
                    </w:rPr>
                  </w:pPr>
                  <w:r>
                    <w:rPr>
                      <w:rFonts w:ascii="Calibri" w:hAnsi="Calibri" w:cs="Calibri"/>
                      <w:color w:val="000000"/>
                      <w:sz w:val="16"/>
                      <w:szCs w:val="16"/>
                    </w:rPr>
                    <w:t>deleted_by</w:t>
                  </w:r>
                </w:p>
              </w:tc>
              <w:tc>
                <w:tcPr>
                  <w:tcW w:w="2020" w:type="dxa"/>
                  <w:tcBorders>
                    <w:top w:val="nil"/>
                    <w:left w:val="nil"/>
                    <w:bottom w:val="single" w:color="auto" w:sz="4" w:space="0"/>
                    <w:right w:val="single" w:color="auto" w:sz="4" w:space="0"/>
                  </w:tcBorders>
                  <w:shd w:val="clear" w:color="000000" w:fill="FFFFFF"/>
                  <w:vAlign w:val="center"/>
                  <w:hideMark/>
                </w:tcPr>
                <w:p w:rsidR="001E3A67" w:rsidP="001E3A67" w:rsidRDefault="001E3A67" w14:paraId="3FD7B55D" w14:textId="77777777">
                  <w:pPr>
                    <w:rPr>
                      <w:rFonts w:ascii="Calibri" w:hAnsi="Calibri" w:cs="Calibri"/>
                      <w:color w:val="000000"/>
                      <w:sz w:val="16"/>
                      <w:szCs w:val="16"/>
                    </w:rPr>
                  </w:pPr>
                  <w:r>
                    <w:rPr>
                      <w:rFonts w:ascii="Calibri" w:hAnsi="Calibri" w:cs="Calibri"/>
                      <w:color w:val="000000"/>
                      <w:sz w:val="16"/>
                      <w:szCs w:val="16"/>
                    </w:rPr>
                    <w:t> </w:t>
                  </w:r>
                </w:p>
              </w:tc>
            </w:tr>
          </w:tbl>
          <w:p w:rsidRPr="009F6F6C" w:rsidR="004263DB" w:rsidP="004263DB" w:rsidRDefault="004263DB" w14:paraId="274CE05F" w14:textId="1161DECF">
            <w:pPr>
              <w:rPr>
                <w:rFonts w:ascii="Calibri" w:hAnsi="Calibri" w:eastAsia="Calibri" w:cs="Calibri"/>
                <w:sz w:val="20"/>
                <w:szCs w:val="20"/>
              </w:rPr>
            </w:pPr>
            <w:r w:rsidRPr="009F6F6C">
              <w:rPr>
                <w:rFonts w:ascii="Calibri" w:hAnsi="Calibri" w:eastAsia="Calibri" w:cs="Calibri"/>
                <w:sz w:val="20"/>
                <w:szCs w:val="20"/>
              </w:rPr>
              <w:t>Deve essere inserito un record</w:t>
            </w:r>
            <w:r>
              <w:rPr>
                <w:rFonts w:ascii="Calibri" w:hAnsi="Calibri" w:eastAsia="Calibri" w:cs="Calibri"/>
                <w:sz w:val="20"/>
                <w:szCs w:val="20"/>
              </w:rPr>
              <w:t xml:space="preserve"> se non è già presente per lo stesso recupero </w:t>
            </w:r>
            <w:r w:rsidRPr="009F6F6C">
              <w:rPr>
                <w:rFonts w:ascii="Calibri" w:hAnsi="Calibri" w:eastAsia="Calibri" w:cs="Calibri"/>
                <w:sz w:val="20"/>
                <w:szCs w:val="20"/>
              </w:rPr>
              <w:t>per ogni valore de</w:t>
            </w:r>
            <w:r>
              <w:rPr>
                <w:rFonts w:ascii="Calibri" w:hAnsi="Calibri" w:eastAsia="Calibri" w:cs="Calibri"/>
                <w:sz w:val="20"/>
                <w:szCs w:val="20"/>
              </w:rPr>
              <w:t xml:space="preserve">gli </w:t>
            </w:r>
            <w:r w:rsidRPr="009F6F6C">
              <w:rPr>
                <w:rFonts w:ascii="Calibri" w:hAnsi="Calibri" w:eastAsia="Calibri" w:cs="Calibri"/>
                <w:sz w:val="20"/>
                <w:szCs w:val="20"/>
              </w:rPr>
              <w:t>attribut</w:t>
            </w:r>
            <w:r>
              <w:rPr>
                <w:rFonts w:ascii="Calibri" w:hAnsi="Calibri" w:eastAsia="Calibri" w:cs="Calibri"/>
                <w:sz w:val="20"/>
                <w:szCs w:val="20"/>
              </w:rPr>
              <w:t xml:space="preserve">i (3 record per ogni </w:t>
            </w:r>
            <w:r w:rsidR="00FD332E">
              <w:rPr>
                <w:rFonts w:ascii="Calibri" w:hAnsi="Calibri" w:eastAsia="Calibri" w:cs="Calibri"/>
                <w:sz w:val="20"/>
                <w:szCs w:val="20"/>
              </w:rPr>
              <w:t>recupero</w:t>
            </w:r>
            <w:r>
              <w:rPr>
                <w:rFonts w:ascii="Calibri" w:hAnsi="Calibri" w:eastAsia="Calibri" w:cs="Calibri"/>
                <w:sz w:val="20"/>
                <w:szCs w:val="20"/>
              </w:rPr>
              <w:t>) del</w:t>
            </w:r>
            <w:r w:rsidR="00C16D30">
              <w:rPr>
                <w:rFonts w:ascii="Calibri" w:hAnsi="Calibri" w:eastAsia="Calibri" w:cs="Calibri"/>
                <w:sz w:val="20"/>
                <w:szCs w:val="20"/>
              </w:rPr>
              <w:t xml:space="preserve"> recupero</w:t>
            </w:r>
            <w:r>
              <w:rPr>
                <w:rFonts w:ascii="Calibri" w:hAnsi="Calibri" w:eastAsia="Calibri" w:cs="Calibri"/>
                <w:sz w:val="20"/>
                <w:szCs w:val="20"/>
              </w:rPr>
              <w:t xml:space="preserve"> imp</w:t>
            </w:r>
            <w:r w:rsidRPr="009F6F6C">
              <w:rPr>
                <w:rFonts w:ascii="Calibri" w:hAnsi="Calibri" w:eastAsia="Calibri" w:cs="Calibri"/>
                <w:sz w:val="20"/>
                <w:szCs w:val="20"/>
              </w:rPr>
              <w:t>ostando le seguenti informazioni:</w:t>
            </w:r>
          </w:p>
          <w:tbl>
            <w:tblPr>
              <w:tblW w:w="4268" w:type="dxa"/>
              <w:tblCellMar>
                <w:left w:w="70" w:type="dxa"/>
                <w:right w:w="70" w:type="dxa"/>
              </w:tblCellMar>
              <w:tblLook w:val="04A0" w:firstRow="1" w:lastRow="0" w:firstColumn="1" w:lastColumn="0" w:noHBand="0" w:noVBand="1"/>
            </w:tblPr>
            <w:tblGrid>
              <w:gridCol w:w="1481"/>
              <w:gridCol w:w="3007"/>
            </w:tblGrid>
            <w:tr w:rsidR="00F048C7" w:rsidTr="001B54F6" w14:paraId="25676585" w14:textId="77777777">
              <w:trPr>
                <w:trHeight w:val="264"/>
              </w:trPr>
              <w:tc>
                <w:tcPr>
                  <w:tcW w:w="4268" w:type="dxa"/>
                  <w:gridSpan w:val="2"/>
                  <w:tcBorders>
                    <w:top w:val="single" w:color="auto" w:sz="8" w:space="0"/>
                    <w:left w:val="single" w:color="auto" w:sz="8" w:space="0"/>
                    <w:bottom w:val="single" w:color="auto" w:sz="4" w:space="0"/>
                    <w:right w:val="single" w:color="000000" w:sz="8" w:space="0"/>
                  </w:tcBorders>
                  <w:noWrap/>
                  <w:vAlign w:val="bottom"/>
                  <w:hideMark/>
                </w:tcPr>
                <w:p w:rsidR="001B54F6" w:rsidP="001B54F6" w:rsidRDefault="001B54F6" w14:paraId="49AA4D61" w14:textId="77777777">
                  <w:pPr>
                    <w:jc w:val="center"/>
                    <w:rPr>
                      <w:rFonts w:ascii="Calibri" w:hAnsi="Calibri" w:cs="Calibri"/>
                      <w:color w:val="000000"/>
                      <w:sz w:val="16"/>
                      <w:szCs w:val="16"/>
                    </w:rPr>
                  </w:pPr>
                  <w:r>
                    <w:rPr>
                      <w:rFonts w:ascii="Calibri" w:hAnsi="Calibri" w:cs="Calibri"/>
                      <w:color w:val="000000"/>
                      <w:sz w:val="16"/>
                      <w:szCs w:val="16"/>
                    </w:rPr>
                    <w:t>additional_requirement_operation_data</w:t>
                  </w:r>
                </w:p>
              </w:tc>
            </w:tr>
            <w:tr w:rsidR="00F048C7" w:rsidTr="001B54F6" w14:paraId="452D218A" w14:textId="77777777">
              <w:trPr>
                <w:trHeight w:val="264"/>
              </w:trPr>
              <w:tc>
                <w:tcPr>
                  <w:tcW w:w="1371" w:type="dxa"/>
                  <w:tcBorders>
                    <w:top w:val="nil"/>
                    <w:left w:val="single" w:color="auto" w:sz="8" w:space="0"/>
                    <w:bottom w:val="single" w:color="auto" w:sz="8" w:space="0"/>
                    <w:right w:val="single" w:color="auto" w:sz="4" w:space="0"/>
                  </w:tcBorders>
                  <w:noWrap/>
                  <w:vAlign w:val="bottom"/>
                  <w:hideMark/>
                </w:tcPr>
                <w:p w:rsidR="001B54F6" w:rsidP="001B54F6" w:rsidRDefault="001B54F6" w14:paraId="0AAE6CA5" w14:textId="77777777">
                  <w:pPr>
                    <w:jc w:val="center"/>
                    <w:rPr>
                      <w:rFonts w:ascii="Calibri" w:hAnsi="Calibri" w:cs="Calibri"/>
                      <w:color w:val="000000"/>
                      <w:sz w:val="16"/>
                      <w:szCs w:val="16"/>
                    </w:rPr>
                  </w:pPr>
                  <w:r>
                    <w:rPr>
                      <w:rFonts w:ascii="Calibri" w:hAnsi="Calibri" w:cs="Calibri"/>
                      <w:color w:val="000000"/>
                      <w:sz w:val="16"/>
                      <w:szCs w:val="16"/>
                    </w:rPr>
                    <w:t>Campo</w:t>
                  </w:r>
                </w:p>
              </w:tc>
              <w:tc>
                <w:tcPr>
                  <w:tcW w:w="2897" w:type="dxa"/>
                  <w:tcBorders>
                    <w:top w:val="nil"/>
                    <w:left w:val="nil"/>
                    <w:bottom w:val="single" w:color="auto" w:sz="8" w:space="0"/>
                    <w:right w:val="single" w:color="auto" w:sz="8" w:space="0"/>
                  </w:tcBorders>
                  <w:noWrap/>
                  <w:vAlign w:val="bottom"/>
                  <w:hideMark/>
                </w:tcPr>
                <w:p w:rsidR="001B54F6" w:rsidP="001B54F6" w:rsidRDefault="001B54F6" w14:paraId="608ABACD" w14:textId="29B696D5">
                  <w:pPr>
                    <w:jc w:val="center"/>
                    <w:rPr>
                      <w:rFonts w:ascii="Calibri" w:hAnsi="Calibri" w:cs="Calibri"/>
                      <w:color w:val="000000"/>
                      <w:sz w:val="16"/>
                      <w:szCs w:val="16"/>
                    </w:rPr>
                  </w:pPr>
                </w:p>
              </w:tc>
            </w:tr>
            <w:tr w:rsidR="00F048C7" w:rsidTr="001B54F6" w14:paraId="2855D9A9"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6F6C8784" w14:textId="77777777">
                  <w:pPr>
                    <w:rPr>
                      <w:rFonts w:ascii="Calibri" w:hAnsi="Calibri" w:cs="Calibri"/>
                      <w:color w:val="000000"/>
                      <w:sz w:val="16"/>
                      <w:szCs w:val="16"/>
                    </w:rPr>
                  </w:pPr>
                  <w:r>
                    <w:rPr>
                      <w:rFonts w:ascii="Calibri" w:hAnsi="Calibri" w:cs="Calibri"/>
                      <w:color w:val="000000"/>
                      <w:sz w:val="16"/>
                      <w:szCs w:val="16"/>
                    </w:rPr>
                    <w:t>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0E0EAC" w14:paraId="3197D1BC" w14:textId="67864036">
                  <w:pPr>
                    <w:rPr>
                      <w:rFonts w:ascii="Calibri" w:hAnsi="Calibri" w:cs="Calibri"/>
                      <w:color w:val="000000"/>
                      <w:sz w:val="16"/>
                      <w:szCs w:val="16"/>
                    </w:rPr>
                  </w:pPr>
                  <w:r>
                    <w:rPr>
                      <w:rFonts w:ascii="Calibri" w:hAnsi="Calibri" w:cs="Calibri"/>
                      <w:color w:val="000000"/>
                      <w:sz w:val="16"/>
                      <w:szCs w:val="16"/>
                    </w:rPr>
                    <w:t>Identity</w:t>
                  </w:r>
                </w:p>
              </w:tc>
            </w:tr>
            <w:tr w:rsidRPr="00CF4664" w:rsidR="00F048C7" w:rsidTr="001B54F6" w14:paraId="6E4CCE58"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Pr="001B54F6" w:rsidR="001B54F6" w:rsidP="001B54F6" w:rsidRDefault="001B54F6" w14:paraId="008C035D"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2897" w:type="dxa"/>
                  <w:tcBorders>
                    <w:top w:val="nil"/>
                    <w:left w:val="nil"/>
                    <w:bottom w:val="single" w:color="auto" w:sz="4" w:space="0"/>
                    <w:right w:val="single" w:color="auto" w:sz="8" w:space="0"/>
                  </w:tcBorders>
                  <w:shd w:val="clear" w:color="000000" w:fill="FFFFFF"/>
                  <w:vAlign w:val="center"/>
                  <w:hideMark/>
                </w:tcPr>
                <w:p w:rsidRPr="001B54F6" w:rsidR="001B54F6" w:rsidP="001B54F6" w:rsidRDefault="001B54F6" w14:paraId="1669A788" w14:textId="77777777">
                  <w:pPr>
                    <w:rPr>
                      <w:rFonts w:ascii="Calibri" w:hAnsi="Calibri" w:cs="Calibri"/>
                      <w:color w:val="000000"/>
                      <w:sz w:val="16"/>
                      <w:szCs w:val="16"/>
                      <w:lang w:val="en-US"/>
                    </w:rPr>
                  </w:pPr>
                  <w:r w:rsidRPr="001B54F6">
                    <w:rPr>
                      <w:rFonts w:ascii="Calibri" w:hAnsi="Calibri" w:cs="Calibri"/>
                      <w:color w:val="000000"/>
                      <w:sz w:val="16"/>
                      <w:szCs w:val="16"/>
                      <w:lang w:val="en-US"/>
                    </w:rPr>
                    <w:t>license_instance_requirement_additional.id</w:t>
                  </w:r>
                </w:p>
              </w:tc>
            </w:tr>
            <w:tr w:rsidR="00F048C7" w:rsidTr="001B54F6" w14:paraId="4EA0D02C"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1394E551" w14:textId="77777777">
                  <w:pPr>
                    <w:rPr>
                      <w:rFonts w:ascii="Calibri" w:hAnsi="Calibri" w:cs="Calibri"/>
                      <w:color w:val="000000"/>
                      <w:sz w:val="16"/>
                      <w:szCs w:val="16"/>
                    </w:rPr>
                  </w:pPr>
                  <w:r>
                    <w:rPr>
                      <w:rFonts w:ascii="Calibri" w:hAnsi="Calibri" w:cs="Calibri"/>
                      <w:color w:val="000000"/>
                      <w:sz w:val="16"/>
                      <w:szCs w:val="16"/>
                    </w:rPr>
                    <w:t>operation_id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522E207A" w14:textId="77777777">
                  <w:pPr>
                    <w:rPr>
                      <w:rFonts w:ascii="Calibri" w:hAnsi="Calibri" w:cs="Calibri"/>
                      <w:color w:val="000000"/>
                      <w:sz w:val="16"/>
                      <w:szCs w:val="16"/>
                    </w:rPr>
                  </w:pPr>
                  <w:r>
                    <w:rPr>
                      <w:rFonts w:ascii="Calibri" w:hAnsi="Calibri" w:cs="Calibri"/>
                      <w:color w:val="000000"/>
                      <w:sz w:val="16"/>
                      <w:szCs w:val="16"/>
                    </w:rPr>
                    <w:t>1 = Creato</w:t>
                  </w:r>
                </w:p>
              </w:tc>
            </w:tr>
            <w:tr w:rsidR="00F048C7" w:rsidTr="001B54F6" w14:paraId="538AA451"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0A5EF863" w14:textId="77777777">
                  <w:pPr>
                    <w:rPr>
                      <w:rFonts w:ascii="Calibri" w:hAnsi="Calibri" w:cs="Calibri"/>
                      <w:color w:val="000000"/>
                      <w:sz w:val="16"/>
                      <w:szCs w:val="16"/>
                    </w:rPr>
                  </w:pPr>
                  <w:r>
                    <w:rPr>
                      <w:rFonts w:ascii="Calibri" w:hAnsi="Calibri" w:cs="Calibri"/>
                      <w:color w:val="000000"/>
                      <w:sz w:val="16"/>
                      <w:szCs w:val="16"/>
                    </w:rPr>
                    <w:t>requirement_attr_id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6D4BA4" w:rsidRDefault="001B54F6" w14:paraId="786B9D9E" w14:textId="77777777">
                  <w:pPr>
                    <w:rPr>
                      <w:rFonts w:ascii="Calibri" w:hAnsi="Calibri" w:cs="Calibri"/>
                      <w:color w:val="000000"/>
                      <w:sz w:val="16"/>
                      <w:szCs w:val="16"/>
                    </w:rPr>
                  </w:pPr>
                  <w:r>
                    <w:rPr>
                      <w:rFonts w:ascii="Calibri" w:hAnsi="Calibri" w:cs="Calibri"/>
                      <w:color w:val="000000"/>
                      <w:sz w:val="16"/>
                      <w:szCs w:val="16"/>
                    </w:rPr>
                    <w:t>37</w:t>
                  </w:r>
                </w:p>
              </w:tc>
            </w:tr>
            <w:tr w:rsidR="00F048C7" w:rsidTr="001B54F6" w14:paraId="59031506"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08CEA340" w14:textId="77777777">
                  <w:pPr>
                    <w:rPr>
                      <w:rFonts w:ascii="Calibri" w:hAnsi="Calibri" w:cs="Calibri"/>
                      <w:color w:val="000000"/>
                      <w:sz w:val="16"/>
                      <w:szCs w:val="16"/>
                    </w:rPr>
                  </w:pPr>
                  <w:r>
                    <w:rPr>
                      <w:rFonts w:ascii="Calibri" w:hAnsi="Calibri" w:cs="Calibri"/>
                      <w:color w:val="000000"/>
                      <w:sz w:val="16"/>
                      <w:szCs w:val="16"/>
                    </w:rPr>
                    <w:t>field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7A599055" w14:textId="77777777">
                  <w:pPr>
                    <w:rPr>
                      <w:rFonts w:ascii="Calibri" w:hAnsi="Calibri" w:cs="Calibri"/>
                      <w:color w:val="000000"/>
                      <w:sz w:val="16"/>
                      <w:szCs w:val="16"/>
                    </w:rPr>
                  </w:pPr>
                  <w:r>
                    <w:rPr>
                      <w:rFonts w:ascii="Calibri" w:hAnsi="Calibri" w:cs="Calibri"/>
                      <w:color w:val="000000"/>
                      <w:sz w:val="16"/>
                      <w:szCs w:val="16"/>
                    </w:rPr>
                    <w:t>startDate'</w:t>
                  </w:r>
                </w:p>
              </w:tc>
            </w:tr>
            <w:tr w:rsidR="00F048C7" w:rsidTr="001B54F6" w14:paraId="05A38466"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664A62AA" w14:textId="77777777">
                  <w:pPr>
                    <w:rPr>
                      <w:rFonts w:ascii="Calibri" w:hAnsi="Calibri" w:cs="Calibri"/>
                      <w:color w:val="000000"/>
                      <w:sz w:val="16"/>
                      <w:szCs w:val="16"/>
                    </w:rPr>
                  </w:pPr>
                  <w:r>
                    <w:rPr>
                      <w:rFonts w:ascii="Calibri" w:hAnsi="Calibri" w:cs="Calibri"/>
                      <w:color w:val="000000"/>
                      <w:sz w:val="16"/>
                      <w:szCs w:val="16"/>
                    </w:rPr>
                    <w:t>value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4EB80BA4" w14:textId="1AE5D253">
                  <w:pPr>
                    <w:rPr>
                      <w:rFonts w:ascii="Calibri" w:hAnsi="Calibri" w:cs="Calibri"/>
                      <w:color w:val="000000"/>
                      <w:sz w:val="16"/>
                      <w:szCs w:val="16"/>
                    </w:rPr>
                  </w:pPr>
                  <w:r>
                    <w:rPr>
                      <w:rFonts w:ascii="Calibri" w:hAnsi="Calibri" w:cs="Calibri"/>
                      <w:color w:val="000000"/>
                      <w:sz w:val="16"/>
                      <w:szCs w:val="16"/>
                    </w:rPr>
                    <w:t>RECR_INSERT_DAT</w:t>
                  </w:r>
                  <w:r w:rsidRPr="00B4029B">
                    <w:rPr>
                      <w:rFonts w:ascii="Calibri" w:hAnsi="Calibri" w:cs="Calibri"/>
                      <w:sz w:val="16"/>
                      <w:szCs w:val="16"/>
                    </w:rPr>
                    <w:t>E</w:t>
                  </w:r>
                  <w:r w:rsidRPr="00B4029B" w:rsidR="00206CD3">
                    <w:rPr>
                      <w:rFonts w:ascii="Calibri" w:hAnsi="Calibri" w:cs="Calibri"/>
                      <w:sz w:val="16"/>
                      <w:szCs w:val="16"/>
                    </w:rPr>
                    <w:t xml:space="preserve"> nel formato yyyyMMdd</w:t>
                  </w:r>
                </w:p>
              </w:tc>
            </w:tr>
            <w:tr w:rsidR="00F048C7" w:rsidTr="001B54F6" w14:paraId="1EA732A7"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6D1AED28" w14:textId="77777777">
                  <w:pPr>
                    <w:rPr>
                      <w:rFonts w:ascii="Calibri" w:hAnsi="Calibri" w:cs="Calibri"/>
                      <w:color w:val="000000"/>
                      <w:sz w:val="16"/>
                      <w:szCs w:val="16"/>
                    </w:rPr>
                  </w:pPr>
                  <w:r>
                    <w:rPr>
                      <w:rFonts w:ascii="Calibri" w:hAnsi="Calibri" w:cs="Calibri"/>
                      <w:color w:val="000000"/>
                      <w:sz w:val="16"/>
                      <w:szCs w:val="16"/>
                    </w:rPr>
                    <w:t>created_by</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6D4BA4" w14:paraId="3D0908E6" w14:textId="6458E10D">
                  <w:pPr>
                    <w:rPr>
                      <w:rFonts w:ascii="Calibri" w:hAnsi="Calibri" w:cs="Calibri"/>
                      <w:color w:val="000000"/>
                      <w:sz w:val="16"/>
                      <w:szCs w:val="16"/>
                    </w:rPr>
                  </w:pPr>
                  <w:r>
                    <w:rPr>
                      <w:rFonts w:ascii="Calibri" w:hAnsi="Calibri" w:cs="Calibri"/>
                      <w:color w:val="000000"/>
                      <w:sz w:val="16"/>
                      <w:szCs w:val="16"/>
                    </w:rPr>
                    <w:t>Cf utente creatore recupero</w:t>
                  </w:r>
                </w:p>
              </w:tc>
            </w:tr>
            <w:tr w:rsidR="00F048C7" w:rsidTr="001B54F6" w14:paraId="75B31052"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0F4EF502" w14:textId="77777777">
                  <w:pPr>
                    <w:rPr>
                      <w:rFonts w:ascii="Calibri" w:hAnsi="Calibri" w:cs="Calibri"/>
                      <w:color w:val="000000"/>
                      <w:sz w:val="16"/>
                      <w:szCs w:val="16"/>
                    </w:rPr>
                  </w:pPr>
                  <w:r>
                    <w:rPr>
                      <w:rFonts w:ascii="Calibri" w:hAnsi="Calibri" w:cs="Calibri"/>
                      <w:color w:val="000000"/>
                      <w:sz w:val="16"/>
                      <w:szCs w:val="16"/>
                    </w:rPr>
                    <w:t>created_date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6319F403"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1B54F6" w14:paraId="10FA0528"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718615F1" w14:textId="77777777">
                  <w:pPr>
                    <w:rPr>
                      <w:rFonts w:ascii="Calibri" w:hAnsi="Calibri" w:cs="Calibri"/>
                      <w:color w:val="000000"/>
                      <w:sz w:val="16"/>
                      <w:szCs w:val="16"/>
                    </w:rPr>
                  </w:pPr>
                  <w:r>
                    <w:rPr>
                      <w:rFonts w:ascii="Calibri" w:hAnsi="Calibri" w:cs="Calibri"/>
                      <w:color w:val="000000"/>
                      <w:sz w:val="16"/>
                      <w:szCs w:val="16"/>
                    </w:rPr>
                    <w:t>last_modified_by</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6D4BA4" w14:paraId="4004BE01" w14:textId="6C2B42E4">
                  <w:pPr>
                    <w:rPr>
                      <w:rFonts w:ascii="Calibri" w:hAnsi="Calibri" w:cs="Calibri"/>
                      <w:color w:val="000000"/>
                      <w:sz w:val="16"/>
                      <w:szCs w:val="16"/>
                    </w:rPr>
                  </w:pPr>
                  <w:r>
                    <w:rPr>
                      <w:rFonts w:ascii="Calibri" w:hAnsi="Calibri" w:cs="Calibri"/>
                      <w:color w:val="000000"/>
                      <w:sz w:val="16"/>
                      <w:szCs w:val="16"/>
                    </w:rPr>
                    <w:t>Cf utente creatore recupero</w:t>
                  </w:r>
                </w:p>
              </w:tc>
            </w:tr>
            <w:tr w:rsidR="00F048C7" w:rsidTr="001B54F6" w14:paraId="5E9797C7"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62A48C5F"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5DAA053B"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1B54F6" w14:paraId="67296129"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78A683FB" w14:textId="77777777">
                  <w:pPr>
                    <w:rPr>
                      <w:rFonts w:ascii="Calibri" w:hAnsi="Calibri" w:cs="Calibri"/>
                      <w:color w:val="000000"/>
                      <w:sz w:val="16"/>
                      <w:szCs w:val="16"/>
                    </w:rPr>
                  </w:pPr>
                  <w:r>
                    <w:rPr>
                      <w:rFonts w:ascii="Calibri" w:hAnsi="Calibri" w:cs="Calibri"/>
                      <w:color w:val="000000"/>
                      <w:sz w:val="16"/>
                      <w:szCs w:val="16"/>
                    </w:rPr>
                    <w:t>deleted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6D4BA4" w:rsidRDefault="001B54F6" w14:paraId="27223A75" w14:textId="77777777">
                  <w:pPr>
                    <w:rPr>
                      <w:rFonts w:ascii="Calibri" w:hAnsi="Calibri" w:cs="Calibri"/>
                      <w:color w:val="000000"/>
                      <w:sz w:val="16"/>
                      <w:szCs w:val="16"/>
                    </w:rPr>
                  </w:pPr>
                  <w:r>
                    <w:rPr>
                      <w:rFonts w:ascii="Calibri" w:hAnsi="Calibri" w:cs="Calibri"/>
                      <w:color w:val="000000"/>
                      <w:sz w:val="16"/>
                      <w:szCs w:val="16"/>
                    </w:rPr>
                    <w:t>0</w:t>
                  </w:r>
                </w:p>
              </w:tc>
            </w:tr>
            <w:tr w:rsidR="00F048C7" w:rsidTr="001B54F6" w14:paraId="75190D68"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398146C0" w14:textId="77777777">
                  <w:pPr>
                    <w:rPr>
                      <w:rFonts w:ascii="Calibri" w:hAnsi="Calibri" w:cs="Calibri"/>
                      <w:color w:val="000000"/>
                      <w:sz w:val="16"/>
                      <w:szCs w:val="16"/>
                    </w:rPr>
                  </w:pPr>
                  <w:r>
                    <w:rPr>
                      <w:rFonts w:ascii="Calibri" w:hAnsi="Calibri" w:cs="Calibri"/>
                      <w:color w:val="000000"/>
                      <w:sz w:val="16"/>
                      <w:szCs w:val="16"/>
                    </w:rPr>
                    <w:t>deleted_date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2F83F9F6" w14:textId="77777777">
                  <w:pPr>
                    <w:rPr>
                      <w:rFonts w:ascii="Calibri" w:hAnsi="Calibri" w:cs="Calibri"/>
                      <w:color w:val="000000"/>
                      <w:sz w:val="16"/>
                      <w:szCs w:val="16"/>
                    </w:rPr>
                  </w:pPr>
                  <w:r>
                    <w:rPr>
                      <w:rFonts w:ascii="Calibri" w:hAnsi="Calibri" w:cs="Calibri"/>
                      <w:color w:val="000000"/>
                      <w:sz w:val="16"/>
                      <w:szCs w:val="16"/>
                    </w:rPr>
                    <w:t> </w:t>
                  </w:r>
                </w:p>
              </w:tc>
            </w:tr>
            <w:tr w:rsidR="00F048C7" w:rsidTr="001B54F6" w14:paraId="6A619D2B" w14:textId="77777777">
              <w:trPr>
                <w:trHeight w:val="264"/>
              </w:trPr>
              <w:tc>
                <w:tcPr>
                  <w:tcW w:w="1371" w:type="dxa"/>
                  <w:tcBorders>
                    <w:top w:val="nil"/>
                    <w:left w:val="single" w:color="auto" w:sz="8" w:space="0"/>
                    <w:bottom w:val="single" w:color="auto" w:sz="8" w:space="0"/>
                    <w:right w:val="single" w:color="auto" w:sz="4" w:space="0"/>
                  </w:tcBorders>
                  <w:shd w:val="clear" w:color="000000" w:fill="FFFFFF"/>
                  <w:vAlign w:val="center"/>
                  <w:hideMark/>
                </w:tcPr>
                <w:p w:rsidR="001B54F6" w:rsidP="001B54F6" w:rsidRDefault="001B54F6" w14:paraId="5D245414" w14:textId="77777777">
                  <w:pPr>
                    <w:rPr>
                      <w:rFonts w:ascii="Calibri" w:hAnsi="Calibri" w:cs="Calibri"/>
                      <w:color w:val="000000"/>
                      <w:sz w:val="16"/>
                      <w:szCs w:val="16"/>
                    </w:rPr>
                  </w:pPr>
                  <w:r>
                    <w:rPr>
                      <w:rFonts w:ascii="Calibri" w:hAnsi="Calibri" w:cs="Calibri"/>
                      <w:color w:val="000000"/>
                      <w:sz w:val="16"/>
                      <w:szCs w:val="16"/>
                    </w:rPr>
                    <w:t>deleted_by</w:t>
                  </w:r>
                </w:p>
              </w:tc>
              <w:tc>
                <w:tcPr>
                  <w:tcW w:w="2897" w:type="dxa"/>
                  <w:tcBorders>
                    <w:top w:val="nil"/>
                    <w:left w:val="nil"/>
                    <w:bottom w:val="single" w:color="auto" w:sz="8" w:space="0"/>
                    <w:right w:val="single" w:color="auto" w:sz="8" w:space="0"/>
                  </w:tcBorders>
                  <w:shd w:val="clear" w:color="000000" w:fill="FFFFFF"/>
                  <w:vAlign w:val="center"/>
                  <w:hideMark/>
                </w:tcPr>
                <w:p w:rsidR="001B54F6" w:rsidP="001B54F6" w:rsidRDefault="001B54F6" w14:paraId="55BA6280" w14:textId="77777777">
                  <w:pPr>
                    <w:rPr>
                      <w:rFonts w:ascii="Calibri" w:hAnsi="Calibri" w:cs="Calibri"/>
                      <w:color w:val="000000"/>
                      <w:sz w:val="16"/>
                      <w:szCs w:val="16"/>
                    </w:rPr>
                  </w:pPr>
                  <w:r>
                    <w:rPr>
                      <w:rFonts w:ascii="Calibri" w:hAnsi="Calibri" w:cs="Calibri"/>
                      <w:color w:val="000000"/>
                      <w:sz w:val="16"/>
                      <w:szCs w:val="16"/>
                    </w:rPr>
                    <w:t> </w:t>
                  </w:r>
                </w:p>
              </w:tc>
            </w:tr>
            <w:tr w:rsidR="00F048C7" w:rsidTr="001B54F6" w14:paraId="2F0CC14F"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3DD75E34" w14:textId="77777777">
                  <w:pPr>
                    <w:rPr>
                      <w:rFonts w:ascii="Calibri" w:hAnsi="Calibri" w:cs="Calibri"/>
                      <w:color w:val="000000"/>
                      <w:sz w:val="16"/>
                      <w:szCs w:val="16"/>
                    </w:rPr>
                  </w:pPr>
                  <w:r>
                    <w:rPr>
                      <w:rFonts w:ascii="Calibri" w:hAnsi="Calibri" w:cs="Calibri"/>
                      <w:color w:val="000000"/>
                      <w:sz w:val="16"/>
                      <w:szCs w:val="16"/>
                    </w:rPr>
                    <w:t>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0A45B3BB" w14:textId="77777777">
                  <w:pPr>
                    <w:rPr>
                      <w:rFonts w:ascii="Calibri" w:hAnsi="Calibri" w:cs="Calibri"/>
                      <w:color w:val="000000"/>
                      <w:sz w:val="16"/>
                      <w:szCs w:val="16"/>
                    </w:rPr>
                  </w:pPr>
                  <w:r>
                    <w:rPr>
                      <w:rFonts w:ascii="Calibri" w:hAnsi="Calibri" w:cs="Calibri"/>
                      <w:color w:val="000000"/>
                      <w:sz w:val="16"/>
                      <w:szCs w:val="16"/>
                    </w:rPr>
                    <w:t>generato</w:t>
                  </w:r>
                </w:p>
              </w:tc>
            </w:tr>
            <w:tr w:rsidRPr="00CF4664" w:rsidR="00F048C7" w:rsidTr="001B54F6" w14:paraId="61DDC815"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Pr="001B54F6" w:rsidR="001B54F6" w:rsidP="001B54F6" w:rsidRDefault="001B54F6" w14:paraId="1760CC44"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2897" w:type="dxa"/>
                  <w:tcBorders>
                    <w:top w:val="nil"/>
                    <w:left w:val="nil"/>
                    <w:bottom w:val="single" w:color="auto" w:sz="4" w:space="0"/>
                    <w:right w:val="single" w:color="auto" w:sz="8" w:space="0"/>
                  </w:tcBorders>
                  <w:shd w:val="clear" w:color="000000" w:fill="FFFFFF"/>
                  <w:vAlign w:val="center"/>
                  <w:hideMark/>
                </w:tcPr>
                <w:p w:rsidRPr="001B54F6" w:rsidR="001B54F6" w:rsidP="001B54F6" w:rsidRDefault="001B54F6" w14:paraId="77891B00" w14:textId="77777777">
                  <w:pPr>
                    <w:rPr>
                      <w:rFonts w:ascii="Calibri" w:hAnsi="Calibri" w:cs="Calibri"/>
                      <w:color w:val="000000"/>
                      <w:sz w:val="16"/>
                      <w:szCs w:val="16"/>
                      <w:lang w:val="en-US"/>
                    </w:rPr>
                  </w:pPr>
                  <w:r w:rsidRPr="001B54F6">
                    <w:rPr>
                      <w:rFonts w:ascii="Calibri" w:hAnsi="Calibri" w:cs="Calibri"/>
                      <w:color w:val="000000"/>
                      <w:sz w:val="16"/>
                      <w:szCs w:val="16"/>
                      <w:lang w:val="en-US"/>
                    </w:rPr>
                    <w:t>license_instance_requirement_additional.id</w:t>
                  </w:r>
                </w:p>
              </w:tc>
            </w:tr>
            <w:tr w:rsidR="00F048C7" w:rsidTr="001B54F6" w14:paraId="07ED245B"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1451BBDA" w14:textId="77777777">
                  <w:pPr>
                    <w:rPr>
                      <w:rFonts w:ascii="Calibri" w:hAnsi="Calibri" w:cs="Calibri"/>
                      <w:color w:val="000000"/>
                      <w:sz w:val="16"/>
                      <w:szCs w:val="16"/>
                    </w:rPr>
                  </w:pPr>
                  <w:r>
                    <w:rPr>
                      <w:rFonts w:ascii="Calibri" w:hAnsi="Calibri" w:cs="Calibri"/>
                      <w:color w:val="000000"/>
                      <w:sz w:val="16"/>
                      <w:szCs w:val="16"/>
                    </w:rPr>
                    <w:t>operation_id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1EA05517" w14:textId="77777777">
                  <w:pPr>
                    <w:rPr>
                      <w:rFonts w:ascii="Calibri" w:hAnsi="Calibri" w:cs="Calibri"/>
                      <w:color w:val="000000"/>
                      <w:sz w:val="16"/>
                      <w:szCs w:val="16"/>
                    </w:rPr>
                  </w:pPr>
                  <w:r>
                    <w:rPr>
                      <w:rFonts w:ascii="Calibri" w:hAnsi="Calibri" w:cs="Calibri"/>
                      <w:color w:val="000000"/>
                      <w:sz w:val="16"/>
                      <w:szCs w:val="16"/>
                    </w:rPr>
                    <w:t>1 = Creato</w:t>
                  </w:r>
                </w:p>
              </w:tc>
            </w:tr>
            <w:tr w:rsidR="00F048C7" w:rsidTr="001B54F6" w14:paraId="5C2735A6"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2F987819" w14:textId="77777777">
                  <w:pPr>
                    <w:rPr>
                      <w:rFonts w:ascii="Calibri" w:hAnsi="Calibri" w:cs="Calibri"/>
                      <w:color w:val="000000"/>
                      <w:sz w:val="16"/>
                      <w:szCs w:val="16"/>
                    </w:rPr>
                  </w:pPr>
                  <w:r>
                    <w:rPr>
                      <w:rFonts w:ascii="Calibri" w:hAnsi="Calibri" w:cs="Calibri"/>
                      <w:color w:val="000000"/>
                      <w:sz w:val="16"/>
                      <w:szCs w:val="16"/>
                    </w:rPr>
                    <w:t>requirement_attr_id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6D4BA4" w:rsidRDefault="001B54F6" w14:paraId="0744240A" w14:textId="77777777">
                  <w:pPr>
                    <w:rPr>
                      <w:rFonts w:ascii="Calibri" w:hAnsi="Calibri" w:cs="Calibri"/>
                      <w:color w:val="000000"/>
                      <w:sz w:val="16"/>
                      <w:szCs w:val="16"/>
                    </w:rPr>
                  </w:pPr>
                  <w:r>
                    <w:rPr>
                      <w:rFonts w:ascii="Calibri" w:hAnsi="Calibri" w:cs="Calibri"/>
                      <w:color w:val="000000"/>
                      <w:sz w:val="16"/>
                      <w:szCs w:val="16"/>
                    </w:rPr>
                    <w:t>38</w:t>
                  </w:r>
                </w:p>
              </w:tc>
            </w:tr>
            <w:tr w:rsidR="00F048C7" w:rsidTr="001B54F6" w14:paraId="3E1E7FE7"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67420CF9" w14:textId="77777777">
                  <w:pPr>
                    <w:rPr>
                      <w:rFonts w:ascii="Calibri" w:hAnsi="Calibri" w:cs="Calibri"/>
                      <w:color w:val="000000"/>
                      <w:sz w:val="16"/>
                      <w:szCs w:val="16"/>
                    </w:rPr>
                  </w:pPr>
                  <w:r>
                    <w:rPr>
                      <w:rFonts w:ascii="Calibri" w:hAnsi="Calibri" w:cs="Calibri"/>
                      <w:color w:val="000000"/>
                      <w:sz w:val="16"/>
                      <w:szCs w:val="16"/>
                    </w:rPr>
                    <w:t>field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6BF8AD55" w14:textId="77777777">
                  <w:pPr>
                    <w:rPr>
                      <w:rFonts w:ascii="Calibri" w:hAnsi="Calibri" w:cs="Calibri"/>
                      <w:color w:val="000000"/>
                      <w:sz w:val="16"/>
                      <w:szCs w:val="16"/>
                    </w:rPr>
                  </w:pPr>
                  <w:r>
                    <w:rPr>
                      <w:rFonts w:ascii="Calibri" w:hAnsi="Calibri" w:cs="Calibri"/>
                      <w:color w:val="000000"/>
                      <w:sz w:val="16"/>
                      <w:szCs w:val="16"/>
                    </w:rPr>
                    <w:t>remediationCredits</w:t>
                  </w:r>
                </w:p>
              </w:tc>
            </w:tr>
            <w:tr w:rsidR="00F048C7" w:rsidTr="001B54F6" w14:paraId="3F5F3FE2"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331D9BA8" w14:textId="77777777">
                  <w:pPr>
                    <w:rPr>
                      <w:rFonts w:ascii="Calibri" w:hAnsi="Calibri" w:cs="Calibri"/>
                      <w:color w:val="000000"/>
                      <w:sz w:val="16"/>
                      <w:szCs w:val="16"/>
                    </w:rPr>
                  </w:pPr>
                  <w:r>
                    <w:rPr>
                      <w:rFonts w:ascii="Calibri" w:hAnsi="Calibri" w:cs="Calibri"/>
                      <w:color w:val="000000"/>
                      <w:sz w:val="16"/>
                      <w:szCs w:val="16"/>
                    </w:rPr>
                    <w:t>value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11E9549A" w14:textId="77777777">
                  <w:pPr>
                    <w:rPr>
                      <w:rFonts w:ascii="Calibri" w:hAnsi="Calibri" w:cs="Calibri"/>
                      <w:color w:val="000000"/>
                      <w:sz w:val="16"/>
                      <w:szCs w:val="16"/>
                    </w:rPr>
                  </w:pPr>
                  <w:r>
                    <w:rPr>
                      <w:rFonts w:ascii="Calibri" w:hAnsi="Calibri" w:cs="Calibri"/>
                      <w:color w:val="000000"/>
                      <w:sz w:val="16"/>
                      <w:szCs w:val="16"/>
                    </w:rPr>
                    <w:t>RECR_PUNTEGGIO</w:t>
                  </w:r>
                </w:p>
              </w:tc>
            </w:tr>
            <w:tr w:rsidR="00F048C7" w:rsidTr="001B54F6" w14:paraId="4411D57C"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442293D3" w14:textId="77777777">
                  <w:pPr>
                    <w:rPr>
                      <w:rFonts w:ascii="Calibri" w:hAnsi="Calibri" w:cs="Calibri"/>
                      <w:color w:val="000000"/>
                      <w:sz w:val="16"/>
                      <w:szCs w:val="16"/>
                    </w:rPr>
                  </w:pPr>
                  <w:r>
                    <w:rPr>
                      <w:rFonts w:ascii="Calibri" w:hAnsi="Calibri" w:cs="Calibri"/>
                      <w:color w:val="000000"/>
                      <w:sz w:val="16"/>
                      <w:szCs w:val="16"/>
                    </w:rPr>
                    <w:t>created_by</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E554CE" w14:paraId="7D8DCD81" w14:textId="02837D1C">
                  <w:pPr>
                    <w:rPr>
                      <w:rFonts w:ascii="Calibri" w:hAnsi="Calibri" w:cs="Calibri"/>
                      <w:color w:val="000000"/>
                      <w:sz w:val="16"/>
                      <w:szCs w:val="16"/>
                    </w:rPr>
                  </w:pPr>
                  <w:r>
                    <w:rPr>
                      <w:rFonts w:ascii="Calibri" w:hAnsi="Calibri" w:cs="Calibri"/>
                      <w:color w:val="000000"/>
                      <w:sz w:val="16"/>
                      <w:szCs w:val="16"/>
                    </w:rPr>
                    <w:t>Cf utente creatore recupero</w:t>
                  </w:r>
                </w:p>
              </w:tc>
            </w:tr>
            <w:tr w:rsidR="00F048C7" w:rsidTr="001B54F6" w14:paraId="5A9661F0"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7B37C731" w14:textId="77777777">
                  <w:pPr>
                    <w:rPr>
                      <w:rFonts w:ascii="Calibri" w:hAnsi="Calibri" w:cs="Calibri"/>
                      <w:color w:val="000000"/>
                      <w:sz w:val="16"/>
                      <w:szCs w:val="16"/>
                    </w:rPr>
                  </w:pPr>
                  <w:r>
                    <w:rPr>
                      <w:rFonts w:ascii="Calibri" w:hAnsi="Calibri" w:cs="Calibri"/>
                      <w:color w:val="000000"/>
                      <w:sz w:val="16"/>
                      <w:szCs w:val="16"/>
                    </w:rPr>
                    <w:t>created_date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25E19824"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1B54F6" w14:paraId="143E6D6B"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56380B41" w14:textId="77777777">
                  <w:pPr>
                    <w:rPr>
                      <w:rFonts w:ascii="Calibri" w:hAnsi="Calibri" w:cs="Calibri"/>
                      <w:color w:val="000000"/>
                      <w:sz w:val="16"/>
                      <w:szCs w:val="16"/>
                    </w:rPr>
                  </w:pPr>
                  <w:r>
                    <w:rPr>
                      <w:rFonts w:ascii="Calibri" w:hAnsi="Calibri" w:cs="Calibri"/>
                      <w:color w:val="000000"/>
                      <w:sz w:val="16"/>
                      <w:szCs w:val="16"/>
                    </w:rPr>
                    <w:t>last_modified_by</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E554CE" w14:paraId="3F149900" w14:textId="3EE78057">
                  <w:pPr>
                    <w:rPr>
                      <w:rFonts w:ascii="Calibri" w:hAnsi="Calibri" w:cs="Calibri"/>
                      <w:color w:val="000000"/>
                      <w:sz w:val="16"/>
                      <w:szCs w:val="16"/>
                    </w:rPr>
                  </w:pPr>
                  <w:r>
                    <w:rPr>
                      <w:rFonts w:ascii="Calibri" w:hAnsi="Calibri" w:cs="Calibri"/>
                      <w:color w:val="000000"/>
                      <w:sz w:val="16"/>
                      <w:szCs w:val="16"/>
                    </w:rPr>
                    <w:t>Cf utente creatore recupero</w:t>
                  </w:r>
                </w:p>
              </w:tc>
            </w:tr>
            <w:tr w:rsidR="00F048C7" w:rsidTr="001B54F6" w14:paraId="328869F3"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39F8623C"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08DD72C3"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1B54F6" w14:paraId="2723484F"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36555137" w14:textId="77777777">
                  <w:pPr>
                    <w:rPr>
                      <w:rFonts w:ascii="Calibri" w:hAnsi="Calibri" w:cs="Calibri"/>
                      <w:color w:val="000000"/>
                      <w:sz w:val="16"/>
                      <w:szCs w:val="16"/>
                    </w:rPr>
                  </w:pPr>
                  <w:r>
                    <w:rPr>
                      <w:rFonts w:ascii="Calibri" w:hAnsi="Calibri" w:cs="Calibri"/>
                      <w:color w:val="000000"/>
                      <w:sz w:val="16"/>
                      <w:szCs w:val="16"/>
                    </w:rPr>
                    <w:t>deleted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6D4BA4" w:rsidRDefault="001B54F6" w14:paraId="02197ED4" w14:textId="77777777">
                  <w:pPr>
                    <w:rPr>
                      <w:rFonts w:ascii="Calibri" w:hAnsi="Calibri" w:cs="Calibri"/>
                      <w:color w:val="000000"/>
                      <w:sz w:val="16"/>
                      <w:szCs w:val="16"/>
                    </w:rPr>
                  </w:pPr>
                  <w:r>
                    <w:rPr>
                      <w:rFonts w:ascii="Calibri" w:hAnsi="Calibri" w:cs="Calibri"/>
                      <w:color w:val="000000"/>
                      <w:sz w:val="16"/>
                      <w:szCs w:val="16"/>
                    </w:rPr>
                    <w:t>0</w:t>
                  </w:r>
                </w:p>
              </w:tc>
            </w:tr>
            <w:tr w:rsidR="00F048C7" w:rsidTr="001B54F6" w14:paraId="400966EC"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0F99C882" w14:textId="77777777">
                  <w:pPr>
                    <w:rPr>
                      <w:rFonts w:ascii="Calibri" w:hAnsi="Calibri" w:cs="Calibri"/>
                      <w:color w:val="000000"/>
                      <w:sz w:val="16"/>
                      <w:szCs w:val="16"/>
                    </w:rPr>
                  </w:pPr>
                  <w:r>
                    <w:rPr>
                      <w:rFonts w:ascii="Calibri" w:hAnsi="Calibri" w:cs="Calibri"/>
                      <w:color w:val="000000"/>
                      <w:sz w:val="16"/>
                      <w:szCs w:val="16"/>
                    </w:rPr>
                    <w:t>deleted_date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19ADEA7C" w14:textId="77777777">
                  <w:pPr>
                    <w:rPr>
                      <w:rFonts w:ascii="Calibri" w:hAnsi="Calibri" w:cs="Calibri"/>
                      <w:color w:val="000000"/>
                      <w:sz w:val="16"/>
                      <w:szCs w:val="16"/>
                    </w:rPr>
                  </w:pPr>
                  <w:r>
                    <w:rPr>
                      <w:rFonts w:ascii="Calibri" w:hAnsi="Calibri" w:cs="Calibri"/>
                      <w:color w:val="000000"/>
                      <w:sz w:val="16"/>
                      <w:szCs w:val="16"/>
                    </w:rPr>
                    <w:t> </w:t>
                  </w:r>
                </w:p>
              </w:tc>
            </w:tr>
            <w:tr w:rsidR="00F048C7" w:rsidTr="001B54F6" w14:paraId="6F011D10" w14:textId="77777777">
              <w:trPr>
                <w:trHeight w:val="264"/>
              </w:trPr>
              <w:tc>
                <w:tcPr>
                  <w:tcW w:w="1371" w:type="dxa"/>
                  <w:tcBorders>
                    <w:top w:val="nil"/>
                    <w:left w:val="single" w:color="auto" w:sz="8" w:space="0"/>
                    <w:bottom w:val="single" w:color="auto" w:sz="8" w:space="0"/>
                    <w:right w:val="single" w:color="auto" w:sz="4" w:space="0"/>
                  </w:tcBorders>
                  <w:shd w:val="clear" w:color="000000" w:fill="FFFFFF"/>
                  <w:vAlign w:val="center"/>
                  <w:hideMark/>
                </w:tcPr>
                <w:p w:rsidR="001B54F6" w:rsidP="001B54F6" w:rsidRDefault="001B54F6" w14:paraId="43BE3756" w14:textId="77777777">
                  <w:pPr>
                    <w:rPr>
                      <w:rFonts w:ascii="Calibri" w:hAnsi="Calibri" w:cs="Calibri"/>
                      <w:color w:val="000000"/>
                      <w:sz w:val="16"/>
                      <w:szCs w:val="16"/>
                    </w:rPr>
                  </w:pPr>
                  <w:r>
                    <w:rPr>
                      <w:rFonts w:ascii="Calibri" w:hAnsi="Calibri" w:cs="Calibri"/>
                      <w:color w:val="000000"/>
                      <w:sz w:val="16"/>
                      <w:szCs w:val="16"/>
                    </w:rPr>
                    <w:t>deleted_by</w:t>
                  </w:r>
                </w:p>
              </w:tc>
              <w:tc>
                <w:tcPr>
                  <w:tcW w:w="2897" w:type="dxa"/>
                  <w:tcBorders>
                    <w:top w:val="nil"/>
                    <w:left w:val="nil"/>
                    <w:bottom w:val="single" w:color="auto" w:sz="8" w:space="0"/>
                    <w:right w:val="single" w:color="auto" w:sz="8" w:space="0"/>
                  </w:tcBorders>
                  <w:shd w:val="clear" w:color="000000" w:fill="FFFFFF"/>
                  <w:vAlign w:val="center"/>
                  <w:hideMark/>
                </w:tcPr>
                <w:p w:rsidR="001B54F6" w:rsidP="001B54F6" w:rsidRDefault="001B54F6" w14:paraId="735DC2A5" w14:textId="77777777">
                  <w:pPr>
                    <w:rPr>
                      <w:rFonts w:ascii="Calibri" w:hAnsi="Calibri" w:cs="Calibri"/>
                      <w:color w:val="000000"/>
                      <w:sz w:val="16"/>
                      <w:szCs w:val="16"/>
                    </w:rPr>
                  </w:pPr>
                  <w:r>
                    <w:rPr>
                      <w:rFonts w:ascii="Calibri" w:hAnsi="Calibri" w:cs="Calibri"/>
                      <w:color w:val="000000"/>
                      <w:sz w:val="16"/>
                      <w:szCs w:val="16"/>
                    </w:rPr>
                    <w:t> </w:t>
                  </w:r>
                </w:p>
              </w:tc>
            </w:tr>
            <w:tr w:rsidR="00F048C7" w:rsidTr="001B54F6" w14:paraId="1EE7F3A2"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18C4E906" w14:textId="77777777">
                  <w:pPr>
                    <w:rPr>
                      <w:rFonts w:ascii="Calibri" w:hAnsi="Calibri" w:cs="Calibri"/>
                      <w:color w:val="000000"/>
                      <w:sz w:val="16"/>
                      <w:szCs w:val="16"/>
                    </w:rPr>
                  </w:pPr>
                  <w:r>
                    <w:rPr>
                      <w:rFonts w:ascii="Calibri" w:hAnsi="Calibri" w:cs="Calibri"/>
                      <w:color w:val="000000"/>
                      <w:sz w:val="16"/>
                      <w:szCs w:val="16"/>
                    </w:rPr>
                    <w:t>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552C488C" w14:textId="77777777">
                  <w:pPr>
                    <w:rPr>
                      <w:rFonts w:ascii="Calibri" w:hAnsi="Calibri" w:cs="Calibri"/>
                      <w:color w:val="000000"/>
                      <w:sz w:val="16"/>
                      <w:szCs w:val="16"/>
                    </w:rPr>
                  </w:pPr>
                  <w:r>
                    <w:rPr>
                      <w:rFonts w:ascii="Calibri" w:hAnsi="Calibri" w:cs="Calibri"/>
                      <w:color w:val="000000"/>
                      <w:sz w:val="16"/>
                      <w:szCs w:val="16"/>
                    </w:rPr>
                    <w:t>generato</w:t>
                  </w:r>
                </w:p>
              </w:tc>
            </w:tr>
            <w:tr w:rsidRPr="00CF4664" w:rsidR="00F048C7" w:rsidTr="001B54F6" w14:paraId="4A981A90"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Pr="001B54F6" w:rsidR="001B54F6" w:rsidP="001B54F6" w:rsidRDefault="001B54F6" w14:paraId="437A6059"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2897" w:type="dxa"/>
                  <w:tcBorders>
                    <w:top w:val="nil"/>
                    <w:left w:val="nil"/>
                    <w:bottom w:val="single" w:color="auto" w:sz="4" w:space="0"/>
                    <w:right w:val="single" w:color="auto" w:sz="8" w:space="0"/>
                  </w:tcBorders>
                  <w:shd w:val="clear" w:color="000000" w:fill="FFFFFF"/>
                  <w:vAlign w:val="center"/>
                  <w:hideMark/>
                </w:tcPr>
                <w:p w:rsidRPr="001B54F6" w:rsidR="001B54F6" w:rsidP="001B54F6" w:rsidRDefault="001B54F6" w14:paraId="48CF0FA5" w14:textId="77777777">
                  <w:pPr>
                    <w:rPr>
                      <w:rFonts w:ascii="Calibri" w:hAnsi="Calibri" w:cs="Calibri"/>
                      <w:color w:val="000000"/>
                      <w:sz w:val="16"/>
                      <w:szCs w:val="16"/>
                      <w:lang w:val="en-US"/>
                    </w:rPr>
                  </w:pPr>
                  <w:r w:rsidRPr="001B54F6">
                    <w:rPr>
                      <w:rFonts w:ascii="Calibri" w:hAnsi="Calibri" w:cs="Calibri"/>
                      <w:color w:val="000000"/>
                      <w:sz w:val="16"/>
                      <w:szCs w:val="16"/>
                      <w:lang w:val="en-US"/>
                    </w:rPr>
                    <w:t>license_instance_requirement_additional.id</w:t>
                  </w:r>
                </w:p>
              </w:tc>
            </w:tr>
            <w:tr w:rsidR="00F048C7" w:rsidTr="001B54F6" w14:paraId="6DFC5309"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483FD630" w14:textId="77777777">
                  <w:pPr>
                    <w:rPr>
                      <w:rFonts w:ascii="Calibri" w:hAnsi="Calibri" w:cs="Calibri"/>
                      <w:color w:val="000000"/>
                      <w:sz w:val="16"/>
                      <w:szCs w:val="16"/>
                    </w:rPr>
                  </w:pPr>
                  <w:r>
                    <w:rPr>
                      <w:rFonts w:ascii="Calibri" w:hAnsi="Calibri" w:cs="Calibri"/>
                      <w:color w:val="000000"/>
                      <w:sz w:val="16"/>
                      <w:szCs w:val="16"/>
                    </w:rPr>
                    <w:t>operation_id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5408BB0A" w14:textId="77777777">
                  <w:pPr>
                    <w:rPr>
                      <w:rFonts w:ascii="Calibri" w:hAnsi="Calibri" w:cs="Calibri"/>
                      <w:color w:val="000000"/>
                      <w:sz w:val="16"/>
                      <w:szCs w:val="16"/>
                    </w:rPr>
                  </w:pPr>
                  <w:r>
                    <w:rPr>
                      <w:rFonts w:ascii="Calibri" w:hAnsi="Calibri" w:cs="Calibri"/>
                      <w:color w:val="000000"/>
                      <w:sz w:val="16"/>
                      <w:szCs w:val="16"/>
                    </w:rPr>
                    <w:t>1 = Creato</w:t>
                  </w:r>
                </w:p>
              </w:tc>
            </w:tr>
            <w:tr w:rsidR="00F048C7" w:rsidTr="001B54F6" w14:paraId="4D7F3A6C"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040A6966" w14:textId="77777777">
                  <w:pPr>
                    <w:rPr>
                      <w:rFonts w:ascii="Calibri" w:hAnsi="Calibri" w:cs="Calibri"/>
                      <w:color w:val="000000"/>
                      <w:sz w:val="16"/>
                      <w:szCs w:val="16"/>
                    </w:rPr>
                  </w:pPr>
                  <w:r>
                    <w:rPr>
                      <w:rFonts w:ascii="Calibri" w:hAnsi="Calibri" w:cs="Calibri"/>
                      <w:color w:val="000000"/>
                      <w:sz w:val="16"/>
                      <w:szCs w:val="16"/>
                    </w:rPr>
                    <w:t>requirement_attr_id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6D4BA4" w:rsidRDefault="001B54F6" w14:paraId="1E7A1B8A" w14:textId="77777777">
                  <w:pPr>
                    <w:rPr>
                      <w:rFonts w:ascii="Calibri" w:hAnsi="Calibri" w:cs="Calibri"/>
                      <w:color w:val="000000"/>
                      <w:sz w:val="16"/>
                      <w:szCs w:val="16"/>
                    </w:rPr>
                  </w:pPr>
                  <w:r>
                    <w:rPr>
                      <w:rFonts w:ascii="Calibri" w:hAnsi="Calibri" w:cs="Calibri"/>
                      <w:color w:val="000000"/>
                      <w:sz w:val="16"/>
                      <w:szCs w:val="16"/>
                    </w:rPr>
                    <w:t>40</w:t>
                  </w:r>
                </w:p>
              </w:tc>
            </w:tr>
            <w:tr w:rsidR="00F048C7" w:rsidTr="001B54F6" w14:paraId="48441936"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24F13167" w14:textId="77777777">
                  <w:pPr>
                    <w:rPr>
                      <w:rFonts w:ascii="Calibri" w:hAnsi="Calibri" w:cs="Calibri"/>
                      <w:color w:val="000000"/>
                      <w:sz w:val="16"/>
                      <w:szCs w:val="16"/>
                    </w:rPr>
                  </w:pPr>
                  <w:r>
                    <w:rPr>
                      <w:rFonts w:ascii="Calibri" w:hAnsi="Calibri" w:cs="Calibri"/>
                      <w:color w:val="000000"/>
                      <w:sz w:val="16"/>
                      <w:szCs w:val="16"/>
                    </w:rPr>
                    <w:t>field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54011309" w14:textId="77777777">
                  <w:pPr>
                    <w:rPr>
                      <w:rFonts w:ascii="Calibri" w:hAnsi="Calibri" w:cs="Calibri"/>
                      <w:color w:val="000000"/>
                      <w:sz w:val="16"/>
                      <w:szCs w:val="16"/>
                    </w:rPr>
                  </w:pPr>
                  <w:r>
                    <w:rPr>
                      <w:rFonts w:ascii="Calibri" w:hAnsi="Calibri" w:cs="Calibri"/>
                      <w:color w:val="000000"/>
                      <w:sz w:val="16"/>
                      <w:szCs w:val="16"/>
                    </w:rPr>
                    <w:t>remediationId</w:t>
                  </w:r>
                </w:p>
              </w:tc>
            </w:tr>
            <w:tr w:rsidR="00F048C7" w:rsidTr="001B54F6" w14:paraId="2167DBCA"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7787F764" w14:textId="77777777">
                  <w:pPr>
                    <w:rPr>
                      <w:rFonts w:ascii="Calibri" w:hAnsi="Calibri" w:cs="Calibri"/>
                      <w:color w:val="000000"/>
                      <w:sz w:val="16"/>
                      <w:szCs w:val="16"/>
                    </w:rPr>
                  </w:pPr>
                  <w:r>
                    <w:rPr>
                      <w:rFonts w:ascii="Calibri" w:hAnsi="Calibri" w:cs="Calibri"/>
                      <w:color w:val="000000"/>
                      <w:sz w:val="16"/>
                      <w:szCs w:val="16"/>
                    </w:rPr>
                    <w:t>value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362AC22C" w14:textId="77777777">
                  <w:pPr>
                    <w:rPr>
                      <w:rFonts w:ascii="Calibri" w:hAnsi="Calibri" w:cs="Calibri"/>
                      <w:color w:val="000000"/>
                      <w:sz w:val="16"/>
                      <w:szCs w:val="16"/>
                    </w:rPr>
                  </w:pPr>
                  <w:r>
                    <w:rPr>
                      <w:rFonts w:ascii="Calibri" w:hAnsi="Calibri" w:cs="Calibri"/>
                      <w:color w:val="000000"/>
                      <w:sz w:val="16"/>
                      <w:szCs w:val="16"/>
                    </w:rPr>
                    <w:t>RECR_ID</w:t>
                  </w:r>
                </w:p>
              </w:tc>
            </w:tr>
            <w:tr w:rsidR="00F048C7" w:rsidTr="001B54F6" w14:paraId="2E8FA355"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2867AB00" w14:textId="77777777">
                  <w:pPr>
                    <w:rPr>
                      <w:rFonts w:ascii="Calibri" w:hAnsi="Calibri" w:cs="Calibri"/>
                      <w:color w:val="000000"/>
                      <w:sz w:val="16"/>
                      <w:szCs w:val="16"/>
                    </w:rPr>
                  </w:pPr>
                  <w:r>
                    <w:rPr>
                      <w:rFonts w:ascii="Calibri" w:hAnsi="Calibri" w:cs="Calibri"/>
                      <w:color w:val="000000"/>
                      <w:sz w:val="16"/>
                      <w:szCs w:val="16"/>
                    </w:rPr>
                    <w:t>created_by</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6D4BA4" w14:paraId="2C17F7F1" w14:textId="15778A59">
                  <w:pPr>
                    <w:rPr>
                      <w:rFonts w:ascii="Calibri" w:hAnsi="Calibri" w:cs="Calibri"/>
                      <w:color w:val="000000"/>
                      <w:sz w:val="16"/>
                      <w:szCs w:val="16"/>
                    </w:rPr>
                  </w:pPr>
                  <w:r>
                    <w:rPr>
                      <w:rFonts w:ascii="Calibri" w:hAnsi="Calibri" w:cs="Calibri"/>
                      <w:color w:val="000000"/>
                      <w:sz w:val="16"/>
                      <w:szCs w:val="16"/>
                    </w:rPr>
                    <w:t>Cf utente creatore recupero</w:t>
                  </w:r>
                </w:p>
              </w:tc>
            </w:tr>
            <w:tr w:rsidR="00F048C7" w:rsidTr="001B54F6" w14:paraId="23DADECD"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5779B1FE" w14:textId="77777777">
                  <w:pPr>
                    <w:rPr>
                      <w:rFonts w:ascii="Calibri" w:hAnsi="Calibri" w:cs="Calibri"/>
                      <w:color w:val="000000"/>
                      <w:sz w:val="16"/>
                      <w:szCs w:val="16"/>
                    </w:rPr>
                  </w:pPr>
                  <w:r>
                    <w:rPr>
                      <w:rFonts w:ascii="Calibri" w:hAnsi="Calibri" w:cs="Calibri"/>
                      <w:color w:val="000000"/>
                      <w:sz w:val="16"/>
                      <w:szCs w:val="16"/>
                    </w:rPr>
                    <w:t>created_date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72AE4D5D"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1B54F6" w14:paraId="21BC3EDC"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1EA2153F" w14:textId="77777777">
                  <w:pPr>
                    <w:rPr>
                      <w:rFonts w:ascii="Calibri" w:hAnsi="Calibri" w:cs="Calibri"/>
                      <w:color w:val="000000"/>
                      <w:sz w:val="16"/>
                      <w:szCs w:val="16"/>
                    </w:rPr>
                  </w:pPr>
                  <w:r>
                    <w:rPr>
                      <w:rFonts w:ascii="Calibri" w:hAnsi="Calibri" w:cs="Calibri"/>
                      <w:color w:val="000000"/>
                      <w:sz w:val="16"/>
                      <w:szCs w:val="16"/>
                    </w:rPr>
                    <w:t>last_modified_by</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4B15E342" w14:textId="14707765">
                  <w:pPr>
                    <w:rPr>
                      <w:rFonts w:ascii="Calibri" w:hAnsi="Calibri" w:cs="Calibri"/>
                      <w:color w:val="000000"/>
                      <w:sz w:val="16"/>
                      <w:szCs w:val="16"/>
                    </w:rPr>
                  </w:pPr>
                  <w:r>
                    <w:rPr>
                      <w:rFonts w:ascii="Calibri" w:hAnsi="Calibri" w:cs="Calibri"/>
                      <w:color w:val="000000"/>
                      <w:sz w:val="16"/>
                      <w:szCs w:val="16"/>
                    </w:rPr>
                    <w:t>I</w:t>
                  </w:r>
                  <w:r w:rsidR="006D4BA4">
                    <w:rPr>
                      <w:rFonts w:ascii="Calibri" w:hAnsi="Calibri" w:cs="Calibri"/>
                      <w:color w:val="000000"/>
                      <w:sz w:val="16"/>
                      <w:szCs w:val="16"/>
                    </w:rPr>
                    <w:t xml:space="preserve"> Cf utente creatore recupero</w:t>
                  </w:r>
                </w:p>
              </w:tc>
            </w:tr>
            <w:tr w:rsidR="00F048C7" w:rsidTr="001B54F6" w14:paraId="165286DB"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4DC43644"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7B62BF51"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1B54F6" w14:paraId="281C6949"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770C3FEB" w14:textId="77777777">
                  <w:pPr>
                    <w:rPr>
                      <w:rFonts w:ascii="Calibri" w:hAnsi="Calibri" w:cs="Calibri"/>
                      <w:color w:val="000000"/>
                      <w:sz w:val="16"/>
                      <w:szCs w:val="16"/>
                    </w:rPr>
                  </w:pPr>
                  <w:r>
                    <w:rPr>
                      <w:rFonts w:ascii="Calibri" w:hAnsi="Calibri" w:cs="Calibri"/>
                      <w:color w:val="000000"/>
                      <w:sz w:val="16"/>
                      <w:szCs w:val="16"/>
                    </w:rPr>
                    <w:t>deleted</w:t>
                  </w:r>
                </w:p>
              </w:tc>
              <w:tc>
                <w:tcPr>
                  <w:tcW w:w="2897" w:type="dxa"/>
                  <w:tcBorders>
                    <w:top w:val="nil"/>
                    <w:left w:val="nil"/>
                    <w:bottom w:val="single" w:color="auto" w:sz="4" w:space="0"/>
                    <w:right w:val="single" w:color="auto" w:sz="8" w:space="0"/>
                  </w:tcBorders>
                  <w:shd w:val="clear" w:color="000000" w:fill="FFFFFF"/>
                  <w:vAlign w:val="center"/>
                  <w:hideMark/>
                </w:tcPr>
                <w:p w:rsidR="001B54F6" w:rsidP="006D4BA4" w:rsidRDefault="001B54F6" w14:paraId="2BFD1BB3" w14:textId="77777777">
                  <w:pPr>
                    <w:rPr>
                      <w:rFonts w:ascii="Calibri" w:hAnsi="Calibri" w:cs="Calibri"/>
                      <w:color w:val="000000"/>
                      <w:sz w:val="16"/>
                      <w:szCs w:val="16"/>
                    </w:rPr>
                  </w:pPr>
                  <w:r>
                    <w:rPr>
                      <w:rFonts w:ascii="Calibri" w:hAnsi="Calibri" w:cs="Calibri"/>
                      <w:color w:val="000000"/>
                      <w:sz w:val="16"/>
                      <w:szCs w:val="16"/>
                    </w:rPr>
                    <w:t>0</w:t>
                  </w:r>
                </w:p>
              </w:tc>
            </w:tr>
            <w:tr w:rsidR="00F048C7" w:rsidTr="001B54F6" w14:paraId="2D8D64A7"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1B54F6" w:rsidP="001B54F6" w:rsidRDefault="001B54F6" w14:paraId="64FFE564" w14:textId="77777777">
                  <w:pPr>
                    <w:rPr>
                      <w:rFonts w:ascii="Calibri" w:hAnsi="Calibri" w:cs="Calibri"/>
                      <w:color w:val="000000"/>
                      <w:sz w:val="16"/>
                      <w:szCs w:val="16"/>
                    </w:rPr>
                  </w:pPr>
                  <w:r>
                    <w:rPr>
                      <w:rFonts w:ascii="Calibri" w:hAnsi="Calibri" w:cs="Calibri"/>
                      <w:color w:val="000000"/>
                      <w:sz w:val="16"/>
                      <w:szCs w:val="16"/>
                    </w:rPr>
                    <w:t>deleted_date</w:t>
                  </w:r>
                </w:p>
              </w:tc>
              <w:tc>
                <w:tcPr>
                  <w:tcW w:w="2897" w:type="dxa"/>
                  <w:tcBorders>
                    <w:top w:val="nil"/>
                    <w:left w:val="nil"/>
                    <w:bottom w:val="single" w:color="auto" w:sz="4" w:space="0"/>
                    <w:right w:val="single" w:color="auto" w:sz="8" w:space="0"/>
                  </w:tcBorders>
                  <w:shd w:val="clear" w:color="000000" w:fill="FFFFFF"/>
                  <w:vAlign w:val="center"/>
                  <w:hideMark/>
                </w:tcPr>
                <w:p w:rsidR="001B54F6" w:rsidP="001B54F6" w:rsidRDefault="001B54F6" w14:paraId="48101F4B" w14:textId="77777777">
                  <w:pPr>
                    <w:rPr>
                      <w:rFonts w:ascii="Calibri" w:hAnsi="Calibri" w:cs="Calibri"/>
                      <w:color w:val="000000"/>
                      <w:sz w:val="16"/>
                      <w:szCs w:val="16"/>
                    </w:rPr>
                  </w:pPr>
                  <w:r>
                    <w:rPr>
                      <w:rFonts w:ascii="Calibri" w:hAnsi="Calibri" w:cs="Calibri"/>
                      <w:color w:val="000000"/>
                      <w:sz w:val="16"/>
                      <w:szCs w:val="16"/>
                    </w:rPr>
                    <w:t> </w:t>
                  </w:r>
                </w:p>
              </w:tc>
            </w:tr>
            <w:tr w:rsidR="00F048C7" w:rsidTr="001B54F6" w14:paraId="417B5A9F" w14:textId="77777777">
              <w:trPr>
                <w:trHeight w:val="264"/>
              </w:trPr>
              <w:tc>
                <w:tcPr>
                  <w:tcW w:w="1371" w:type="dxa"/>
                  <w:tcBorders>
                    <w:top w:val="nil"/>
                    <w:left w:val="single" w:color="auto" w:sz="8" w:space="0"/>
                    <w:bottom w:val="single" w:color="auto" w:sz="8" w:space="0"/>
                    <w:right w:val="single" w:color="auto" w:sz="4" w:space="0"/>
                  </w:tcBorders>
                  <w:shd w:val="clear" w:color="000000" w:fill="FFFFFF"/>
                  <w:vAlign w:val="center"/>
                  <w:hideMark/>
                </w:tcPr>
                <w:p w:rsidR="001B54F6" w:rsidP="001B54F6" w:rsidRDefault="001B54F6" w14:paraId="245B1D6E" w14:textId="77777777">
                  <w:pPr>
                    <w:rPr>
                      <w:rFonts w:ascii="Calibri" w:hAnsi="Calibri" w:cs="Calibri"/>
                      <w:color w:val="000000"/>
                      <w:sz w:val="16"/>
                      <w:szCs w:val="16"/>
                    </w:rPr>
                  </w:pPr>
                  <w:r>
                    <w:rPr>
                      <w:rFonts w:ascii="Calibri" w:hAnsi="Calibri" w:cs="Calibri"/>
                      <w:color w:val="000000"/>
                      <w:sz w:val="16"/>
                      <w:szCs w:val="16"/>
                    </w:rPr>
                    <w:t>deleted_by</w:t>
                  </w:r>
                </w:p>
              </w:tc>
              <w:tc>
                <w:tcPr>
                  <w:tcW w:w="2897" w:type="dxa"/>
                  <w:tcBorders>
                    <w:top w:val="nil"/>
                    <w:left w:val="nil"/>
                    <w:bottom w:val="single" w:color="auto" w:sz="8" w:space="0"/>
                    <w:right w:val="single" w:color="auto" w:sz="8" w:space="0"/>
                  </w:tcBorders>
                  <w:shd w:val="clear" w:color="000000" w:fill="FFFFFF"/>
                  <w:vAlign w:val="center"/>
                  <w:hideMark/>
                </w:tcPr>
                <w:p w:rsidR="001B54F6" w:rsidP="001B54F6" w:rsidRDefault="001B54F6" w14:paraId="5684D8BB" w14:textId="77777777">
                  <w:pPr>
                    <w:rPr>
                      <w:rFonts w:ascii="Calibri" w:hAnsi="Calibri" w:cs="Calibri"/>
                      <w:color w:val="000000"/>
                      <w:sz w:val="16"/>
                      <w:szCs w:val="16"/>
                    </w:rPr>
                  </w:pPr>
                  <w:r>
                    <w:rPr>
                      <w:rFonts w:ascii="Calibri" w:hAnsi="Calibri" w:cs="Calibri"/>
                      <w:color w:val="000000"/>
                      <w:sz w:val="16"/>
                      <w:szCs w:val="16"/>
                    </w:rPr>
                    <w:t> </w:t>
                  </w:r>
                </w:p>
              </w:tc>
            </w:tr>
          </w:tbl>
          <w:p w:rsidR="001E3A67" w:rsidP="006F3D7B" w:rsidRDefault="001E3A67" w14:paraId="7EDAEDC3" w14:textId="77777777">
            <w:pPr>
              <w:rPr>
                <w:rFonts w:ascii="Calibri" w:hAnsi="Calibri" w:eastAsia="Calibri" w:cs="Calibri"/>
                <w:sz w:val="20"/>
                <w:szCs w:val="20"/>
              </w:rPr>
            </w:pPr>
          </w:p>
          <w:tbl>
            <w:tblPr>
              <w:tblW w:w="7822" w:type="dxa"/>
              <w:tblCellMar>
                <w:left w:w="70" w:type="dxa"/>
                <w:right w:w="70" w:type="dxa"/>
              </w:tblCellMar>
              <w:tblLook w:val="04A0" w:firstRow="1" w:lastRow="0" w:firstColumn="1" w:lastColumn="0" w:noHBand="0" w:noVBand="1"/>
            </w:tblPr>
            <w:tblGrid>
              <w:gridCol w:w="1422"/>
              <w:gridCol w:w="6400"/>
            </w:tblGrid>
            <w:tr w:rsidR="00F048C7" w:rsidTr="00667F60" w14:paraId="05BEB555" w14:textId="77777777">
              <w:trPr>
                <w:trHeight w:val="264"/>
              </w:trPr>
              <w:tc>
                <w:tcPr>
                  <w:tcW w:w="7822" w:type="dxa"/>
                  <w:gridSpan w:val="2"/>
                  <w:tcBorders>
                    <w:top w:val="single" w:color="auto" w:sz="8" w:space="0"/>
                    <w:left w:val="single" w:color="auto" w:sz="8" w:space="0"/>
                    <w:bottom w:val="single" w:color="auto" w:sz="4" w:space="0"/>
                    <w:right w:val="single" w:color="000000" w:sz="8" w:space="0"/>
                  </w:tcBorders>
                  <w:noWrap/>
                  <w:vAlign w:val="bottom"/>
                  <w:hideMark/>
                </w:tcPr>
                <w:p w:rsidR="004F0DE6" w:rsidP="004F0DE6" w:rsidRDefault="004F0DE6" w14:paraId="66A5E7E9" w14:textId="77777777">
                  <w:pPr>
                    <w:jc w:val="center"/>
                    <w:rPr>
                      <w:rFonts w:ascii="Calibri" w:hAnsi="Calibri" w:cs="Calibri"/>
                      <w:b/>
                      <w:bCs/>
                      <w:color w:val="000000"/>
                      <w:sz w:val="16"/>
                      <w:szCs w:val="16"/>
                    </w:rPr>
                  </w:pPr>
                  <w:r>
                    <w:rPr>
                      <w:rFonts w:ascii="Calibri" w:hAnsi="Calibri" w:cs="Calibri"/>
                      <w:b/>
                      <w:bCs/>
                      <w:color w:val="000000"/>
                      <w:sz w:val="16"/>
                      <w:szCs w:val="16"/>
                      <w:lang w:val="en-US"/>
                    </w:rPr>
                    <w:t>license_instance_event</w:t>
                  </w:r>
                </w:p>
              </w:tc>
            </w:tr>
            <w:tr w:rsidR="00F048C7" w:rsidTr="00667F60" w14:paraId="6073F8D6"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003F2FA3" w14:textId="77777777">
                  <w:pPr>
                    <w:rPr>
                      <w:rFonts w:ascii="Calibri" w:hAnsi="Calibri" w:cs="Calibri"/>
                      <w:color w:val="000000"/>
                      <w:sz w:val="16"/>
                      <w:szCs w:val="16"/>
                    </w:rPr>
                  </w:pPr>
                  <w:r>
                    <w:rPr>
                      <w:rFonts w:ascii="Calibri" w:hAnsi="Calibri" w:cs="Calibri"/>
                      <w:color w:val="000000"/>
                      <w:sz w:val="16"/>
                      <w:szCs w:val="16"/>
                    </w:rPr>
                    <w:t>id</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131324B5" w14:textId="77777777">
                  <w:pPr>
                    <w:rPr>
                      <w:rFonts w:ascii="Aptos Narrow" w:hAnsi="Aptos Narrow"/>
                      <w:color w:val="000000"/>
                      <w:sz w:val="16"/>
                      <w:szCs w:val="16"/>
                    </w:rPr>
                  </w:pPr>
                  <w:r>
                    <w:rPr>
                      <w:rFonts w:ascii="Aptos Narrow" w:hAnsi="Aptos Narrow"/>
                      <w:color w:val="000000"/>
                      <w:sz w:val="16"/>
                      <w:szCs w:val="16"/>
                    </w:rPr>
                    <w:t>Progressivo</w:t>
                  </w:r>
                </w:p>
              </w:tc>
            </w:tr>
            <w:tr w:rsidR="00F048C7" w:rsidTr="00667F60" w14:paraId="3F03FFE8"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5C1E2414" w14:textId="77777777">
                  <w:pPr>
                    <w:rPr>
                      <w:rFonts w:ascii="Calibri" w:hAnsi="Calibri" w:cs="Calibri"/>
                      <w:color w:val="000000"/>
                      <w:sz w:val="16"/>
                      <w:szCs w:val="16"/>
                    </w:rPr>
                  </w:pPr>
                  <w:r>
                    <w:rPr>
                      <w:rFonts w:ascii="Calibri" w:hAnsi="Calibri" w:cs="Calibri"/>
                      <w:color w:val="000000"/>
                      <w:sz w:val="16"/>
                      <w:szCs w:val="16"/>
                    </w:rPr>
                    <w:t>event_id</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0B5B0CBA" w14:textId="77777777">
                  <w:pPr>
                    <w:rPr>
                      <w:rFonts w:ascii="Aptos Narrow" w:hAnsi="Aptos Narrow"/>
                      <w:color w:val="000000"/>
                      <w:sz w:val="16"/>
                      <w:szCs w:val="16"/>
                    </w:rPr>
                  </w:pPr>
                  <w:r>
                    <w:rPr>
                      <w:rFonts w:ascii="Aptos Narrow" w:hAnsi="Aptos Narrow"/>
                      <w:color w:val="000000"/>
                      <w:sz w:val="16"/>
                      <w:szCs w:val="16"/>
                    </w:rPr>
                    <w:t>Progressivo</w:t>
                  </w:r>
                </w:p>
              </w:tc>
            </w:tr>
            <w:tr w:rsidR="00F048C7" w:rsidTr="00667F60" w14:paraId="20F8C476"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177D33F0" w14:textId="77777777">
                  <w:pPr>
                    <w:rPr>
                      <w:rFonts w:ascii="Calibri" w:hAnsi="Calibri" w:cs="Calibri"/>
                      <w:color w:val="000000"/>
                      <w:sz w:val="16"/>
                      <w:szCs w:val="16"/>
                    </w:rPr>
                  </w:pPr>
                  <w:r>
                    <w:rPr>
                      <w:rFonts w:ascii="Calibri" w:hAnsi="Calibri" w:cs="Calibri"/>
                      <w:color w:val="000000"/>
                      <w:sz w:val="16"/>
                      <w:szCs w:val="16"/>
                    </w:rPr>
                    <w:t>event_type_id</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393E2AB2" w14:textId="77777777">
                  <w:pPr>
                    <w:rPr>
                      <w:rFonts w:ascii="Aptos Narrow" w:hAnsi="Aptos Narrow"/>
                      <w:color w:val="000000"/>
                      <w:sz w:val="16"/>
                      <w:szCs w:val="16"/>
                    </w:rPr>
                  </w:pPr>
                  <w:r>
                    <w:rPr>
                      <w:rFonts w:ascii="Aptos Narrow" w:hAnsi="Aptos Narrow"/>
                      <w:color w:val="000000"/>
                      <w:sz w:val="16"/>
                      <w:szCs w:val="16"/>
                    </w:rPr>
                    <w:t>2</w:t>
                  </w:r>
                </w:p>
              </w:tc>
            </w:tr>
            <w:tr w:rsidR="00F048C7" w:rsidTr="00667F60" w14:paraId="73E8032B"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02959586" w14:textId="77777777">
                  <w:pPr>
                    <w:rPr>
                      <w:rFonts w:ascii="Calibri" w:hAnsi="Calibri" w:cs="Calibri"/>
                      <w:color w:val="000000"/>
                      <w:sz w:val="16"/>
                      <w:szCs w:val="16"/>
                    </w:rPr>
                  </w:pPr>
                  <w:r>
                    <w:rPr>
                      <w:rFonts w:ascii="Calibri" w:hAnsi="Calibri" w:cs="Calibri"/>
                      <w:color w:val="000000"/>
                      <w:sz w:val="16"/>
                      <w:szCs w:val="16"/>
                    </w:rPr>
                    <w:t>event_state_id</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3F95E110" w14:textId="77777777">
                  <w:pPr>
                    <w:rPr>
                      <w:rFonts w:ascii="Aptos Narrow" w:hAnsi="Aptos Narrow"/>
                      <w:color w:val="000000"/>
                      <w:sz w:val="16"/>
                      <w:szCs w:val="16"/>
                    </w:rPr>
                  </w:pPr>
                  <w:r>
                    <w:rPr>
                      <w:rFonts w:ascii="Aptos Narrow" w:hAnsi="Aptos Narrow"/>
                      <w:color w:val="000000"/>
                      <w:sz w:val="16"/>
                      <w:szCs w:val="16"/>
                    </w:rPr>
                    <w:t xml:space="preserve">1=CREATED </w:t>
                  </w:r>
                </w:p>
              </w:tc>
            </w:tr>
            <w:tr w:rsidRPr="00CF4664" w:rsidR="00F048C7" w:rsidTr="00667F60" w14:paraId="461CE0F0"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26CE9018" w14:textId="77777777">
                  <w:pPr>
                    <w:rPr>
                      <w:rFonts w:ascii="Calibri" w:hAnsi="Calibri" w:cs="Calibri"/>
                      <w:color w:val="000000"/>
                      <w:sz w:val="16"/>
                      <w:szCs w:val="16"/>
                    </w:rPr>
                  </w:pPr>
                  <w:r>
                    <w:rPr>
                      <w:rFonts w:ascii="Calibri" w:hAnsi="Calibri" w:cs="Calibri"/>
                      <w:color w:val="000000"/>
                      <w:sz w:val="16"/>
                      <w:szCs w:val="16"/>
                    </w:rPr>
                    <w:t>license_instance_id</w:t>
                  </w:r>
                </w:p>
              </w:tc>
              <w:tc>
                <w:tcPr>
                  <w:tcW w:w="6400" w:type="dxa"/>
                  <w:tcBorders>
                    <w:top w:val="nil"/>
                    <w:left w:val="nil"/>
                    <w:bottom w:val="single" w:color="auto" w:sz="4" w:space="0"/>
                    <w:right w:val="single" w:color="auto" w:sz="8" w:space="0"/>
                  </w:tcBorders>
                  <w:noWrap/>
                  <w:vAlign w:val="bottom"/>
                  <w:hideMark/>
                </w:tcPr>
                <w:p w:rsidRPr="0073605B" w:rsidR="004F0DE6" w:rsidP="004F0DE6" w:rsidRDefault="004F0DE6" w14:paraId="5D7AABC7" w14:textId="77777777">
                  <w:pPr>
                    <w:rPr>
                      <w:rFonts w:ascii="Aptos Narrow" w:hAnsi="Aptos Narrow"/>
                      <w:color w:val="000000"/>
                      <w:sz w:val="16"/>
                      <w:szCs w:val="16"/>
                      <w:lang w:val="en-US"/>
                    </w:rPr>
                  </w:pPr>
                  <w:r w:rsidRPr="0073605B">
                    <w:rPr>
                      <w:rFonts w:ascii="Aptos Narrow" w:hAnsi="Aptos Narrow"/>
                      <w:color w:val="000000"/>
                      <w:sz w:val="16"/>
                      <w:szCs w:val="16"/>
                      <w:lang w:val="en-US"/>
                    </w:rPr>
                    <w:t>license_instance_requirement_additional.license_instance_id</w:t>
                  </w:r>
                </w:p>
              </w:tc>
            </w:tr>
            <w:tr w:rsidRPr="00CF4664" w:rsidR="00F048C7" w:rsidTr="00667F60" w14:paraId="7834EE44"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Pr="0073605B" w:rsidR="004F0DE6" w:rsidP="004F0DE6" w:rsidRDefault="004F0DE6" w14:paraId="5CEE2363"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6400" w:type="dxa"/>
                  <w:tcBorders>
                    <w:top w:val="nil"/>
                    <w:left w:val="nil"/>
                    <w:bottom w:val="single" w:color="auto" w:sz="4" w:space="0"/>
                    <w:right w:val="single" w:color="auto" w:sz="8" w:space="0"/>
                  </w:tcBorders>
                  <w:noWrap/>
                  <w:vAlign w:val="bottom"/>
                  <w:hideMark/>
                </w:tcPr>
                <w:p w:rsidRPr="0073605B" w:rsidR="004F0DE6" w:rsidP="004F0DE6" w:rsidRDefault="004F0DE6" w14:paraId="36D082C1" w14:textId="77777777">
                  <w:pPr>
                    <w:rPr>
                      <w:rFonts w:ascii="Aptos Narrow" w:hAnsi="Aptos Narrow"/>
                      <w:color w:val="000000"/>
                      <w:sz w:val="16"/>
                      <w:szCs w:val="16"/>
                      <w:lang w:val="en-US"/>
                    </w:rPr>
                  </w:pPr>
                  <w:r w:rsidRPr="0073605B">
                    <w:rPr>
                      <w:rFonts w:ascii="Aptos Narrow" w:hAnsi="Aptos Narrow"/>
                      <w:color w:val="000000"/>
                      <w:sz w:val="16"/>
                      <w:szCs w:val="16"/>
                      <w:lang w:val="en-US"/>
                    </w:rPr>
                    <w:t>license_instance_requirement_additional.id</w:t>
                  </w:r>
                </w:p>
              </w:tc>
            </w:tr>
            <w:tr w:rsidRPr="00CF4664" w:rsidR="00F048C7" w:rsidTr="00667F60" w14:paraId="72F4AB40" w14:textId="77777777">
              <w:trPr>
                <w:trHeight w:val="1500"/>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21A5A3D6" w14:textId="77777777">
                  <w:pPr>
                    <w:rPr>
                      <w:rFonts w:ascii="Calibri" w:hAnsi="Calibri" w:cs="Calibri"/>
                      <w:color w:val="000000"/>
                      <w:sz w:val="16"/>
                      <w:szCs w:val="16"/>
                    </w:rPr>
                  </w:pPr>
                  <w:r>
                    <w:rPr>
                      <w:rFonts w:ascii="Calibri" w:hAnsi="Calibri" w:cs="Calibri"/>
                      <w:color w:val="000000"/>
                      <w:sz w:val="16"/>
                      <w:szCs w:val="16"/>
                    </w:rPr>
                    <w:t>content</w:t>
                  </w:r>
                </w:p>
              </w:tc>
              <w:tc>
                <w:tcPr>
                  <w:tcW w:w="6400" w:type="dxa"/>
                  <w:tcBorders>
                    <w:top w:val="nil"/>
                    <w:left w:val="nil"/>
                    <w:bottom w:val="single" w:color="auto" w:sz="4" w:space="0"/>
                    <w:right w:val="single" w:color="auto" w:sz="8" w:space="0"/>
                  </w:tcBorders>
                  <w:vAlign w:val="bottom"/>
                  <w:hideMark/>
                </w:tcPr>
                <w:p w:rsidRPr="00667F60" w:rsidR="00667F60" w:rsidP="00667F60" w:rsidRDefault="004F0DE6" w14:paraId="4FD88948" w14:textId="77777777">
                  <w:pPr>
                    <w:rPr>
                      <w:rFonts w:ascii="Aptos Narrow" w:hAnsi="Aptos Narrow"/>
                      <w:color w:val="000000"/>
                      <w:sz w:val="16"/>
                      <w:szCs w:val="16"/>
                      <w:lang w:val="en-US"/>
                    </w:rPr>
                  </w:pPr>
                  <w:r w:rsidRPr="0073605B">
                    <w:rPr>
                      <w:rFonts w:ascii="Aptos Narrow" w:hAnsi="Aptos Narrow"/>
                      <w:color w:val="000000"/>
                      <w:sz w:val="16"/>
                      <w:szCs w:val="16"/>
                      <w:lang w:val="en-US"/>
                    </w:rPr>
                    <w:t>{</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"additionalRequirementsToAdd":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"requirementId": license_instance_requirement_additional.ext_id,</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"data":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667F60" w:rsidR="00667F60">
                    <w:rPr>
                      <w:rFonts w:ascii="Aptos Narrow" w:hAnsi="Aptos Narrow"/>
                      <w:color w:val="000000"/>
                      <w:sz w:val="16"/>
                      <w:szCs w:val="16"/>
                      <w:lang w:val="en-US"/>
                    </w:rPr>
                    <w:t>36</w:t>
                  </w:r>
                  <w:r w:rsidRPr="0073605B">
                    <w:rPr>
                      <w:rFonts w:ascii="Aptos Narrow" w:hAnsi="Aptos Narrow"/>
                      <w:color w:val="000000"/>
                      <w:sz w:val="16"/>
                      <w:szCs w:val="16"/>
                      <w:lang w:val="en-US"/>
                    </w:rPr>
                    <w:t xml:space="preserve"> "startDate": additional_requirement_operation_data.value,</w:t>
                  </w:r>
                </w:p>
                <w:p w:rsidRPr="00667F60" w:rsidR="00667F60" w:rsidP="00667F60" w:rsidRDefault="00667F60" w14:paraId="41175F2E" w14:textId="5908DC9F">
                  <w:pPr>
                    <w:rPr>
                      <w:rFonts w:ascii="Aptos Narrow" w:hAnsi="Aptos Narrow"/>
                      <w:color w:val="000000"/>
                      <w:sz w:val="16"/>
                      <w:szCs w:val="16"/>
                      <w:lang w:val="en-US"/>
                    </w:rPr>
                  </w:pPr>
                  <w:r w:rsidRPr="00667F60">
                    <w:rPr>
                      <w:rFonts w:ascii="Aptos Narrow" w:hAnsi="Aptos Narrow"/>
                      <w:color w:val="000000"/>
                      <w:sz w:val="16"/>
                      <w:szCs w:val="16"/>
                      <w:lang w:val="en-US"/>
                    </w:rPr>
                    <w:t xml:space="preserve"> </w:t>
                  </w:r>
                  <w:r>
                    <w:rPr>
                      <w:rFonts w:ascii="Aptos Narrow" w:hAnsi="Aptos Narrow"/>
                      <w:color w:val="000000"/>
                      <w:sz w:val="16"/>
                      <w:szCs w:val="16"/>
                      <w:lang w:val="en-US"/>
                    </w:rPr>
                    <w:t xml:space="preserve">  </w:t>
                  </w:r>
                  <w:r w:rsidRPr="00667F60">
                    <w:rPr>
                      <w:rFonts w:ascii="Aptos Narrow" w:hAnsi="Aptos Narrow"/>
                      <w:color w:val="000000"/>
                      <w:sz w:val="16"/>
                      <w:szCs w:val="16"/>
                      <w:lang w:val="en-US"/>
                    </w:rPr>
                    <w:t>38 "remediationCredits</w:t>
                  </w:r>
                  <w:r w:rsidRPr="0073605B" w:rsidR="004F0DE6">
                    <w:rPr>
                      <w:rFonts w:ascii="Aptos Narrow" w:hAnsi="Aptos Narrow"/>
                      <w:color w:val="000000"/>
                      <w:sz w:val="16"/>
                      <w:szCs w:val="16"/>
                      <w:lang w:val="en-US"/>
                    </w:rPr>
                    <w:t>": additional_requirement_operation_data.value</w:t>
                  </w:r>
                </w:p>
                <w:p w:rsidRPr="0073605B" w:rsidR="004F0DE6" w:rsidP="004F0DE6" w:rsidRDefault="00667F60" w14:paraId="6A8B0967" w14:textId="4A37FEAB">
                  <w:pPr>
                    <w:rPr>
                      <w:rFonts w:ascii="Aptos Narrow" w:hAnsi="Aptos Narrow"/>
                      <w:color w:val="000000"/>
                      <w:sz w:val="16"/>
                      <w:szCs w:val="16"/>
                      <w:lang w:val="en-US"/>
                    </w:rPr>
                  </w:pPr>
                  <w:r>
                    <w:rPr>
                      <w:rFonts w:ascii="Aptos Narrow" w:hAnsi="Aptos Narrow"/>
                      <w:color w:val="000000"/>
                      <w:sz w:val="16"/>
                      <w:szCs w:val="16"/>
                      <w:lang w:val="en-US"/>
                    </w:rPr>
                    <w:t xml:space="preserve">   </w:t>
                  </w:r>
                  <w:r w:rsidRPr="00667F60">
                    <w:rPr>
                      <w:rFonts w:ascii="Aptos Narrow" w:hAnsi="Aptos Narrow"/>
                      <w:color w:val="000000"/>
                      <w:sz w:val="16"/>
                      <w:szCs w:val="16"/>
                      <w:lang w:val="en-US"/>
                    </w:rPr>
                    <w:t>40 "remediationId</w:t>
                  </w:r>
                  <w:r w:rsidRPr="0073605B" w:rsidR="004F0DE6">
                    <w:rPr>
                      <w:rFonts w:ascii="Aptos Narrow" w:hAnsi="Aptos Narrow"/>
                      <w:color w:val="000000"/>
                      <w:sz w:val="16"/>
                      <w:szCs w:val="16"/>
                      <w:lang w:val="en-US"/>
                    </w:rPr>
                    <w:t>": additional_requirement_operation_data.value</w:t>
                  </w:r>
                  <w:r w:rsidRPr="00667F60">
                    <w:rPr>
                      <w:rFonts w:ascii="Aptos Narrow" w:hAnsi="Aptos Narrow"/>
                      <w:color w:val="000000"/>
                      <w:sz w:val="16"/>
                      <w:szCs w:val="16"/>
                      <w:lang w:val="en-US"/>
                    </w:rPr>
                    <w:t>;</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"additionalRequirementsToUpdate":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"additionalRequirementsToDelete":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"requester":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"type": "Utente INL",</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"selfCerts":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 xml:space="preserve">    }</w:t>
                  </w:r>
                  <w:r w:rsidRPr="0073605B" w:rsidR="004F0DE6">
                    <w:rPr>
                      <w:rFonts w:ascii="Aptos Narrow" w:hAnsi="Aptos Narrow"/>
                      <w:color w:val="000000"/>
                      <w:sz w:val="16"/>
                      <w:szCs w:val="16"/>
                      <w:lang w:val="en-US"/>
                    </w:rPr>
                    <w:br/>
                  </w:r>
                  <w:r w:rsidRPr="0073605B" w:rsidR="004F0DE6">
                    <w:rPr>
                      <w:rFonts w:ascii="Aptos Narrow" w:hAnsi="Aptos Narrow"/>
                      <w:color w:val="000000"/>
                      <w:sz w:val="16"/>
                      <w:szCs w:val="16"/>
                      <w:lang w:val="en-US"/>
                    </w:rPr>
                    <w:t>}</w:t>
                  </w:r>
                </w:p>
              </w:tc>
            </w:tr>
            <w:tr w:rsidR="00F048C7" w:rsidTr="00667F60" w14:paraId="78DDB13A"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2F5AB99A" w14:textId="77777777">
                  <w:pPr>
                    <w:rPr>
                      <w:rFonts w:ascii="Calibri" w:hAnsi="Calibri" w:cs="Calibri"/>
                      <w:color w:val="000000"/>
                      <w:sz w:val="16"/>
                      <w:szCs w:val="16"/>
                    </w:rPr>
                  </w:pPr>
                  <w:r>
                    <w:rPr>
                      <w:rFonts w:ascii="Calibri" w:hAnsi="Calibri" w:cs="Calibri"/>
                      <w:color w:val="000000"/>
                      <w:sz w:val="16"/>
                      <w:szCs w:val="16"/>
                    </w:rPr>
                    <w:t>created_by</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468F0C75" w14:textId="1AE816B1">
                  <w:pPr>
                    <w:rPr>
                      <w:rFonts w:ascii="Aptos Narrow" w:hAnsi="Aptos Narrow"/>
                      <w:color w:val="000000"/>
                      <w:sz w:val="16"/>
                      <w:szCs w:val="16"/>
                    </w:rPr>
                  </w:pPr>
                  <w:r>
                    <w:rPr>
                      <w:rFonts w:ascii="Aptos Narrow" w:hAnsi="Aptos Narrow"/>
                      <w:color w:val="000000"/>
                      <w:sz w:val="16"/>
                      <w:szCs w:val="16"/>
                    </w:rPr>
                    <w:t xml:space="preserve">cf utente INL che ha creato </w:t>
                  </w:r>
                  <w:r w:rsidR="00837C06">
                    <w:rPr>
                      <w:rFonts w:ascii="Aptos Narrow" w:hAnsi="Aptos Narrow"/>
                      <w:color w:val="000000"/>
                      <w:sz w:val="16"/>
                      <w:szCs w:val="16"/>
                    </w:rPr>
                    <w:t>il recupero</w:t>
                  </w:r>
                </w:p>
              </w:tc>
            </w:tr>
            <w:tr w:rsidR="00F048C7" w:rsidTr="00667F60" w14:paraId="3096BFC8"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6BE4FE45" w14:textId="77777777">
                  <w:pPr>
                    <w:rPr>
                      <w:rFonts w:ascii="Calibri" w:hAnsi="Calibri" w:cs="Calibri"/>
                      <w:color w:val="000000"/>
                      <w:sz w:val="16"/>
                      <w:szCs w:val="16"/>
                    </w:rPr>
                  </w:pPr>
                  <w:r>
                    <w:rPr>
                      <w:rFonts w:ascii="Calibri" w:hAnsi="Calibri" w:cs="Calibri"/>
                      <w:color w:val="000000"/>
                      <w:sz w:val="16"/>
                      <w:szCs w:val="16"/>
                    </w:rPr>
                    <w:t>created_date</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4AFB952D" w14:textId="77777777">
                  <w:pPr>
                    <w:rPr>
                      <w:rFonts w:ascii="Aptos Narrow" w:hAnsi="Aptos Narrow"/>
                      <w:color w:val="000000"/>
                      <w:sz w:val="16"/>
                      <w:szCs w:val="16"/>
                    </w:rPr>
                  </w:pPr>
                  <w:r>
                    <w:rPr>
                      <w:rFonts w:ascii="Aptos Narrow" w:hAnsi="Aptos Narrow"/>
                      <w:color w:val="000000"/>
                      <w:sz w:val="16"/>
                      <w:szCs w:val="16"/>
                    </w:rPr>
                    <w:t>sysdatetime</w:t>
                  </w:r>
                </w:p>
              </w:tc>
            </w:tr>
            <w:tr w:rsidR="00F048C7" w:rsidTr="00667F60" w14:paraId="0E97EB62"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22482CBB" w14:textId="77777777">
                  <w:pPr>
                    <w:rPr>
                      <w:rFonts w:ascii="Calibri" w:hAnsi="Calibri" w:cs="Calibri"/>
                      <w:color w:val="000000"/>
                      <w:sz w:val="16"/>
                      <w:szCs w:val="16"/>
                    </w:rPr>
                  </w:pPr>
                  <w:r>
                    <w:rPr>
                      <w:rFonts w:ascii="Calibri" w:hAnsi="Calibri" w:cs="Calibri"/>
                      <w:color w:val="000000"/>
                      <w:sz w:val="16"/>
                      <w:szCs w:val="16"/>
                    </w:rPr>
                    <w:t>last_modified_by</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45E8C9F1" w14:textId="5997C4F0">
                  <w:pPr>
                    <w:rPr>
                      <w:rFonts w:ascii="Aptos Narrow" w:hAnsi="Aptos Narrow"/>
                      <w:color w:val="000000"/>
                      <w:sz w:val="16"/>
                      <w:szCs w:val="16"/>
                    </w:rPr>
                  </w:pPr>
                  <w:r>
                    <w:rPr>
                      <w:rFonts w:ascii="Aptos Narrow" w:hAnsi="Aptos Narrow"/>
                      <w:color w:val="000000"/>
                      <w:sz w:val="16"/>
                      <w:szCs w:val="16"/>
                    </w:rPr>
                    <w:t xml:space="preserve">cf utente INL che ha creato </w:t>
                  </w:r>
                  <w:r w:rsidR="00837C06">
                    <w:rPr>
                      <w:rFonts w:ascii="Aptos Narrow" w:hAnsi="Aptos Narrow"/>
                      <w:color w:val="000000"/>
                      <w:sz w:val="16"/>
                      <w:szCs w:val="16"/>
                    </w:rPr>
                    <w:t>il recupero</w:t>
                  </w:r>
                </w:p>
              </w:tc>
            </w:tr>
            <w:tr w:rsidR="00F048C7" w:rsidTr="00667F60" w14:paraId="26142BAD"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752DD75B"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7AABA635" w14:textId="77777777">
                  <w:pPr>
                    <w:rPr>
                      <w:rFonts w:ascii="Aptos Narrow" w:hAnsi="Aptos Narrow"/>
                      <w:color w:val="000000"/>
                      <w:sz w:val="16"/>
                      <w:szCs w:val="16"/>
                    </w:rPr>
                  </w:pPr>
                  <w:r>
                    <w:rPr>
                      <w:rFonts w:ascii="Aptos Narrow" w:hAnsi="Aptos Narrow"/>
                      <w:color w:val="000000"/>
                      <w:sz w:val="16"/>
                      <w:szCs w:val="16"/>
                    </w:rPr>
                    <w:t>sysdatetime</w:t>
                  </w:r>
                </w:p>
              </w:tc>
            </w:tr>
            <w:tr w:rsidR="00F048C7" w:rsidTr="00667F60" w14:paraId="37289565"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6EDC5F64" w14:textId="77777777">
                  <w:pPr>
                    <w:rPr>
                      <w:rFonts w:ascii="Calibri" w:hAnsi="Calibri" w:cs="Calibri"/>
                      <w:color w:val="000000"/>
                      <w:sz w:val="16"/>
                      <w:szCs w:val="16"/>
                    </w:rPr>
                  </w:pPr>
                  <w:r>
                    <w:rPr>
                      <w:rFonts w:ascii="Calibri" w:hAnsi="Calibri" w:cs="Calibri"/>
                      <w:color w:val="000000"/>
                      <w:sz w:val="16"/>
                      <w:szCs w:val="16"/>
                    </w:rPr>
                    <w:t>deleted</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17446D7A" w14:textId="77777777">
                  <w:pPr>
                    <w:rPr>
                      <w:rFonts w:ascii="Aptos Narrow" w:hAnsi="Aptos Narrow"/>
                      <w:color w:val="000000"/>
                      <w:sz w:val="16"/>
                      <w:szCs w:val="16"/>
                    </w:rPr>
                  </w:pPr>
                  <w:r>
                    <w:rPr>
                      <w:rFonts w:ascii="Aptos Narrow" w:hAnsi="Aptos Narrow"/>
                      <w:color w:val="000000"/>
                      <w:sz w:val="16"/>
                      <w:szCs w:val="16"/>
                    </w:rPr>
                    <w:t>0</w:t>
                  </w:r>
                </w:p>
              </w:tc>
            </w:tr>
            <w:tr w:rsidR="00F048C7" w:rsidTr="00667F60" w14:paraId="6CBE0534"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4F0DE6" w:rsidP="004F0DE6" w:rsidRDefault="004F0DE6" w14:paraId="2AF826C0" w14:textId="77777777">
                  <w:pPr>
                    <w:rPr>
                      <w:rFonts w:ascii="Calibri" w:hAnsi="Calibri" w:cs="Calibri"/>
                      <w:color w:val="000000"/>
                      <w:sz w:val="16"/>
                      <w:szCs w:val="16"/>
                    </w:rPr>
                  </w:pPr>
                  <w:r>
                    <w:rPr>
                      <w:rFonts w:ascii="Calibri" w:hAnsi="Calibri" w:cs="Calibri"/>
                      <w:color w:val="000000"/>
                      <w:sz w:val="16"/>
                      <w:szCs w:val="16"/>
                    </w:rPr>
                    <w:t>deleted_date</w:t>
                  </w:r>
                </w:p>
              </w:tc>
              <w:tc>
                <w:tcPr>
                  <w:tcW w:w="6400" w:type="dxa"/>
                  <w:tcBorders>
                    <w:top w:val="nil"/>
                    <w:left w:val="nil"/>
                    <w:bottom w:val="single" w:color="auto" w:sz="4" w:space="0"/>
                    <w:right w:val="single" w:color="auto" w:sz="8" w:space="0"/>
                  </w:tcBorders>
                  <w:noWrap/>
                  <w:vAlign w:val="bottom"/>
                  <w:hideMark/>
                </w:tcPr>
                <w:p w:rsidR="004F0DE6" w:rsidP="004F0DE6" w:rsidRDefault="004F0DE6" w14:paraId="0CF34C2D" w14:textId="77777777">
                  <w:pPr>
                    <w:rPr>
                      <w:rFonts w:ascii="Aptos Narrow" w:hAnsi="Aptos Narrow"/>
                      <w:color w:val="000000"/>
                      <w:sz w:val="16"/>
                      <w:szCs w:val="16"/>
                    </w:rPr>
                  </w:pPr>
                  <w:r>
                    <w:rPr>
                      <w:rFonts w:ascii="Aptos Narrow" w:hAnsi="Aptos Narrow"/>
                      <w:color w:val="000000"/>
                      <w:sz w:val="16"/>
                      <w:szCs w:val="16"/>
                    </w:rPr>
                    <w:t>null</w:t>
                  </w:r>
                </w:p>
              </w:tc>
            </w:tr>
            <w:tr w:rsidR="00F048C7" w:rsidTr="00667F60" w14:paraId="3E543146" w14:textId="77777777">
              <w:trPr>
                <w:trHeight w:val="264"/>
              </w:trPr>
              <w:tc>
                <w:tcPr>
                  <w:tcW w:w="1422" w:type="dxa"/>
                  <w:tcBorders>
                    <w:top w:val="nil"/>
                    <w:left w:val="single" w:color="auto" w:sz="8" w:space="0"/>
                    <w:bottom w:val="single" w:color="auto" w:sz="8" w:space="0"/>
                    <w:right w:val="single" w:color="auto" w:sz="4" w:space="0"/>
                  </w:tcBorders>
                  <w:shd w:val="clear" w:color="000000" w:fill="FFFFFF"/>
                  <w:vAlign w:val="center"/>
                  <w:hideMark/>
                </w:tcPr>
                <w:p w:rsidR="004F0DE6" w:rsidP="004F0DE6" w:rsidRDefault="004F0DE6" w14:paraId="50DA9832" w14:textId="77777777">
                  <w:pPr>
                    <w:rPr>
                      <w:rFonts w:ascii="Calibri" w:hAnsi="Calibri" w:cs="Calibri"/>
                      <w:color w:val="000000"/>
                      <w:sz w:val="16"/>
                      <w:szCs w:val="16"/>
                    </w:rPr>
                  </w:pPr>
                  <w:r>
                    <w:rPr>
                      <w:rFonts w:ascii="Calibri" w:hAnsi="Calibri" w:cs="Calibri"/>
                      <w:color w:val="000000"/>
                      <w:sz w:val="16"/>
                      <w:szCs w:val="16"/>
                    </w:rPr>
                    <w:t>deleted_by</w:t>
                  </w:r>
                </w:p>
              </w:tc>
              <w:tc>
                <w:tcPr>
                  <w:tcW w:w="6400" w:type="dxa"/>
                  <w:tcBorders>
                    <w:top w:val="nil"/>
                    <w:left w:val="nil"/>
                    <w:bottom w:val="single" w:color="auto" w:sz="8" w:space="0"/>
                    <w:right w:val="single" w:color="auto" w:sz="8" w:space="0"/>
                  </w:tcBorders>
                  <w:noWrap/>
                  <w:vAlign w:val="bottom"/>
                  <w:hideMark/>
                </w:tcPr>
                <w:p w:rsidR="004F0DE6" w:rsidP="004F0DE6" w:rsidRDefault="004F0DE6" w14:paraId="6D0D9D30" w14:textId="77777777">
                  <w:pPr>
                    <w:rPr>
                      <w:rFonts w:ascii="Aptos Narrow" w:hAnsi="Aptos Narrow"/>
                      <w:color w:val="000000"/>
                      <w:sz w:val="16"/>
                      <w:szCs w:val="16"/>
                    </w:rPr>
                  </w:pPr>
                  <w:r>
                    <w:rPr>
                      <w:rFonts w:ascii="Aptos Narrow" w:hAnsi="Aptos Narrow"/>
                      <w:color w:val="000000"/>
                      <w:sz w:val="16"/>
                      <w:szCs w:val="16"/>
                    </w:rPr>
                    <w:t>null</w:t>
                  </w:r>
                </w:p>
              </w:tc>
            </w:tr>
          </w:tbl>
          <w:p w:rsidR="00492B51" w:rsidP="006F3D7B" w:rsidRDefault="00492B51" w14:paraId="686B0762" w14:textId="77777777">
            <w:pPr>
              <w:rPr>
                <w:rFonts w:ascii="Calibri" w:hAnsi="Calibri" w:eastAsia="Calibri" w:cs="Calibri"/>
                <w:sz w:val="20"/>
                <w:szCs w:val="20"/>
              </w:rPr>
            </w:pPr>
          </w:p>
          <w:p w:rsidRPr="00901B25" w:rsidR="0023316E" w:rsidP="006F3D7B" w:rsidRDefault="0023316E" w14:paraId="7F1CFDA6" w14:textId="77777777">
            <w:pPr>
              <w:rPr>
                <w:rFonts w:ascii="Calibri" w:hAnsi="Calibri" w:eastAsia="Calibri" w:cs="Calibri"/>
                <w:sz w:val="20"/>
                <w:szCs w:val="20"/>
              </w:rPr>
            </w:pPr>
          </w:p>
        </w:tc>
      </w:tr>
      <w:tr w:rsidRPr="00B60DF4" w:rsidR="00F048C7" w:rsidTr="006F3D7B" w14:paraId="1069E13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0FE7A3CE"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23316E" w:rsidP="006F3D7B" w:rsidRDefault="0023316E" w14:paraId="4483D407" w14:textId="77777777">
            <w:pPr>
              <w:rPr>
                <w:rFonts w:ascii="Calibri" w:hAnsi="Calibri" w:eastAsia="Calibri" w:cs="Calibri"/>
                <w:sz w:val="20"/>
                <w:szCs w:val="20"/>
                <w:lang w:val="en-US"/>
              </w:rPr>
            </w:pPr>
          </w:p>
        </w:tc>
      </w:tr>
      <w:tr w:rsidRPr="00E36527" w:rsidR="00F048C7" w:rsidTr="006F3D7B" w14:paraId="1BC326C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48F2D30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23316E" w:rsidP="006F3D7B" w:rsidRDefault="0023316E" w14:paraId="26977729" w14:textId="77777777">
            <w:pPr>
              <w:rPr>
                <w:rFonts w:ascii="Calibri" w:hAnsi="Calibri" w:eastAsia="Calibri" w:cs="Calibri"/>
                <w:sz w:val="20"/>
                <w:szCs w:val="20"/>
              </w:rPr>
            </w:pPr>
          </w:p>
        </w:tc>
      </w:tr>
      <w:tr w:rsidRPr="00E36527" w:rsidR="00F048C7" w:rsidTr="006F3D7B" w14:paraId="09A0F8F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28B373B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3316E" w:rsidP="006F3D7B" w:rsidRDefault="0023316E" w14:paraId="076A0726"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2BF6849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3316E" w:rsidP="006F3D7B" w:rsidRDefault="0023316E" w14:paraId="7F7C3CD3"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3316E" w:rsidP="006F3D7B" w:rsidRDefault="0023316E" w14:paraId="5C3658B8" w14:textId="77777777">
            <w:pPr>
              <w:rPr>
                <w:rFonts w:ascii="Calibri" w:hAnsi="Calibri" w:eastAsia="Calibri" w:cs="Calibri"/>
                <w:sz w:val="20"/>
                <w:szCs w:val="20"/>
              </w:rPr>
            </w:pPr>
            <w:r w:rsidRPr="00E36527">
              <w:rPr>
                <w:rFonts w:ascii="Calibri" w:hAnsi="Calibri" w:eastAsia="Calibri" w:cs="Calibri"/>
                <w:sz w:val="20"/>
                <w:szCs w:val="20"/>
              </w:rPr>
              <w:t>RF0</w:t>
            </w:r>
            <w:r>
              <w:rPr>
                <w:rFonts w:ascii="Calibri" w:hAnsi="Calibri" w:eastAsia="Calibri" w:cs="Calibri"/>
                <w:sz w:val="20"/>
                <w:szCs w:val="20"/>
              </w:rPr>
              <w:t>2</w:t>
            </w:r>
            <w:r w:rsidRPr="00E36527">
              <w:rPr>
                <w:rFonts w:ascii="Calibri" w:hAnsi="Calibri" w:eastAsia="Calibri" w:cs="Calibri"/>
                <w:sz w:val="20"/>
                <w:szCs w:val="20"/>
              </w:rPr>
              <w:t>-0</w:t>
            </w:r>
            <w:r>
              <w:rPr>
                <w:rFonts w:ascii="Calibri" w:hAnsi="Calibri" w:eastAsia="Calibri" w:cs="Calibri"/>
                <w:sz w:val="20"/>
                <w:szCs w:val="20"/>
              </w:rPr>
              <w:t>4-02</w:t>
            </w:r>
          </w:p>
        </w:tc>
      </w:tr>
    </w:tbl>
    <w:p w:rsidR="00DE5821" w:rsidP="002B4AC0" w:rsidRDefault="00DE5821" w14:paraId="1DD895B7" w14:textId="5AD9CD2C">
      <w:pPr>
        <w:pStyle w:val="Heading3"/>
      </w:pPr>
      <w:bookmarkStart w:name="_Toc222417319" w:id="130"/>
      <w:r>
        <w:t xml:space="preserve">Annullamento </w:t>
      </w:r>
      <w:r w:rsidR="00DB3EDA">
        <w:t>Recupero</w:t>
      </w:r>
      <w:r>
        <w:t xml:space="preserve"> - InsertAnnullamento</w:t>
      </w:r>
      <w:r w:rsidR="00DB3EDA">
        <w:t>Recupero</w:t>
      </w:r>
      <w:bookmarkEnd w:id="130"/>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3C3CDCC2"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18F448D4"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DE5821" w:rsidP="006F3D7B" w:rsidRDefault="00DE5821" w14:paraId="6E9A9B18"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413448C7"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05EDCDD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DE5821" w:rsidP="006F3D7B" w:rsidRDefault="00DE5821" w14:paraId="0EFDFF35" w14:textId="2B2C70F4">
            <w:pPr>
              <w:rPr>
                <w:rFonts w:ascii="Calibri" w:hAnsi="Calibri" w:eastAsia="Calibri" w:cs="Calibri"/>
                <w:sz w:val="20"/>
                <w:szCs w:val="20"/>
              </w:rPr>
            </w:pPr>
            <w:r w:rsidRPr="00E36527">
              <w:rPr>
                <w:rFonts w:ascii="Calibri" w:hAnsi="Calibri" w:eastAsia="Calibri" w:cs="Calibri"/>
                <w:sz w:val="20"/>
                <w:szCs w:val="20"/>
              </w:rPr>
              <w:t>CROSS-java-be_</w:t>
            </w:r>
            <w:r>
              <w:rPr>
                <w:rFonts w:ascii="Calibri" w:hAnsi="Calibri" w:eastAsia="Calibri" w:cs="Calibri"/>
                <w:sz w:val="20"/>
                <w:szCs w:val="20"/>
              </w:rPr>
              <w:t>recupero</w:t>
            </w:r>
            <w:r w:rsidRPr="00E36527">
              <w:rPr>
                <w:rFonts w:ascii="Calibri" w:hAnsi="Calibri" w:eastAsia="Calibri" w:cs="Calibri"/>
                <w:sz w:val="20"/>
                <w:szCs w:val="20"/>
              </w:rPr>
              <w:t>-patente-crediti-api</w:t>
            </w:r>
          </w:p>
        </w:tc>
      </w:tr>
      <w:tr w:rsidRPr="00E36527" w:rsidR="00F048C7" w:rsidTr="006F3D7B" w14:paraId="058A1D1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0DD8E0C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DE5821" w:rsidP="006F3D7B" w:rsidRDefault="00DE5821" w14:paraId="5434B82B" w14:textId="6AC8DA13">
            <w:pPr>
              <w:jc w:val="both"/>
              <w:rPr>
                <w:rFonts w:ascii="Calibri" w:hAnsi="Calibri" w:eastAsia="Calibri" w:cs="Calibri"/>
                <w:sz w:val="20"/>
                <w:szCs w:val="20"/>
              </w:rPr>
            </w:pPr>
            <w:r>
              <w:rPr>
                <w:rFonts w:ascii="Calibri" w:hAnsi="Calibri" w:eastAsia="Calibri" w:cs="Calibri"/>
                <w:sz w:val="20"/>
                <w:szCs w:val="20"/>
              </w:rPr>
              <w:t xml:space="preserve">Annullamento </w:t>
            </w:r>
            <w:r w:rsidR="00BE2B4A">
              <w:rPr>
                <w:rFonts w:ascii="Calibri" w:hAnsi="Calibri" w:eastAsia="Calibri" w:cs="Calibri"/>
                <w:sz w:val="20"/>
                <w:szCs w:val="20"/>
              </w:rPr>
              <w:t>Recupero</w:t>
            </w:r>
          </w:p>
        </w:tc>
      </w:tr>
      <w:tr w:rsidRPr="00E36527" w:rsidR="00F048C7" w:rsidTr="006F3D7B" w14:paraId="76893A3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1E8AE28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74F3" w:rsidR="00DE5821" w:rsidP="006F3D7B" w:rsidRDefault="00DE5821" w14:paraId="512159D1" w14:textId="74EF8128">
            <w:pPr>
              <w:rPr>
                <w:rFonts w:ascii="Calibri" w:hAnsi="Calibri" w:eastAsia="Calibri" w:cs="Calibri"/>
                <w:sz w:val="20"/>
                <w:szCs w:val="20"/>
              </w:rPr>
            </w:pPr>
            <w:r>
              <w:rPr>
                <w:rFonts w:ascii="Calibri" w:hAnsi="Calibri" w:eastAsia="Calibri" w:cs="Calibri"/>
                <w:sz w:val="20"/>
                <w:szCs w:val="20"/>
              </w:rPr>
              <w:t xml:space="preserve">All’atto dell’annullamento il processo verifica che l’utente sia abilitato alla funzione </w:t>
            </w:r>
            <w:r w:rsidR="005F2743">
              <w:rPr>
                <w:rFonts w:ascii="Calibri" w:hAnsi="Calibri" w:eastAsia="Calibri" w:cs="Calibri"/>
                <w:sz w:val="20"/>
                <w:szCs w:val="20"/>
              </w:rPr>
              <w:t>recupero</w:t>
            </w:r>
            <w:r w:rsidRPr="00E374F3">
              <w:rPr>
                <w:rFonts w:ascii="Calibri" w:hAnsi="Calibri" w:eastAsia="Calibri" w:cs="Calibri"/>
                <w:sz w:val="20"/>
                <w:szCs w:val="20"/>
              </w:rPr>
              <w:t>_annullamento_nazionale</w:t>
            </w:r>
            <w:r>
              <w:rPr>
                <w:rFonts w:ascii="Calibri" w:hAnsi="Calibri" w:eastAsia="Calibri" w:cs="Calibri"/>
                <w:sz w:val="20"/>
                <w:szCs w:val="20"/>
              </w:rPr>
              <w:t xml:space="preserve"> o </w:t>
            </w:r>
            <w:r w:rsidR="005F2743">
              <w:rPr>
                <w:rFonts w:ascii="Calibri" w:hAnsi="Calibri" w:eastAsia="Calibri" w:cs="Calibri"/>
                <w:sz w:val="20"/>
                <w:szCs w:val="20"/>
              </w:rPr>
              <w:t>recupero</w:t>
            </w:r>
            <w:r w:rsidRPr="00E374F3">
              <w:rPr>
                <w:rFonts w:ascii="Calibri" w:hAnsi="Calibri" w:eastAsia="Calibri" w:cs="Calibri"/>
                <w:sz w:val="20"/>
                <w:szCs w:val="20"/>
              </w:rPr>
              <w:t xml:space="preserve">_annullamento_territoriale </w:t>
            </w:r>
            <w:r>
              <w:rPr>
                <w:rFonts w:ascii="Calibri" w:hAnsi="Calibri" w:eastAsia="Calibri" w:cs="Calibri"/>
                <w:sz w:val="20"/>
                <w:szCs w:val="20"/>
              </w:rPr>
              <w:t xml:space="preserve">e che sia annullabile. Se sono verificate le precedenti condizioni il processo valida i dati di input verificando che siano presenti </w:t>
            </w:r>
            <w:r w:rsidR="005465E4">
              <w:rPr>
                <w:rFonts w:ascii="Calibri" w:hAnsi="Calibri" w:eastAsia="Calibri" w:cs="Calibri"/>
                <w:sz w:val="20"/>
                <w:szCs w:val="20"/>
              </w:rPr>
              <w:t>numero e</w:t>
            </w:r>
            <w:r>
              <w:rPr>
                <w:rFonts w:ascii="Calibri" w:hAnsi="Calibri" w:eastAsia="Calibri" w:cs="Calibri"/>
                <w:sz w:val="20"/>
                <w:szCs w:val="20"/>
              </w:rPr>
              <w:t xml:space="preserve"> data </w:t>
            </w:r>
            <w:r w:rsidR="005465E4">
              <w:rPr>
                <w:rFonts w:ascii="Calibri" w:hAnsi="Calibri" w:eastAsia="Calibri" w:cs="Calibri"/>
                <w:sz w:val="20"/>
                <w:szCs w:val="20"/>
              </w:rPr>
              <w:t>protocollo</w:t>
            </w:r>
            <w:r w:rsidR="006633F7">
              <w:rPr>
                <w:rFonts w:ascii="Calibri" w:hAnsi="Calibri" w:eastAsia="Calibri" w:cs="Calibri"/>
                <w:sz w:val="20"/>
                <w:szCs w:val="20"/>
              </w:rPr>
              <w:t xml:space="preserve"> </w:t>
            </w:r>
            <w:r>
              <w:rPr>
                <w:rFonts w:ascii="Calibri" w:hAnsi="Calibri" w:eastAsia="Calibri" w:cs="Calibri"/>
                <w:sz w:val="20"/>
                <w:szCs w:val="20"/>
              </w:rPr>
              <w:t>altrimenti restituisce un messaggio di errore.</w:t>
            </w:r>
          </w:p>
          <w:p w:rsidRPr="00E36527" w:rsidR="00DE5821" w:rsidP="006F3D7B" w:rsidRDefault="00DE5821" w14:paraId="40B839AB" w14:textId="3C9D0E0B">
            <w:pPr>
              <w:rPr>
                <w:rFonts w:ascii="Calibri" w:hAnsi="Calibri" w:eastAsia="Calibri" w:cs="Calibri"/>
                <w:sz w:val="20"/>
                <w:szCs w:val="20"/>
              </w:rPr>
            </w:pPr>
            <w:r>
              <w:rPr>
                <w:rFonts w:ascii="Calibri" w:hAnsi="Calibri" w:eastAsia="Calibri" w:cs="Calibri"/>
                <w:sz w:val="20"/>
                <w:szCs w:val="20"/>
              </w:rPr>
              <w:t xml:space="preserve">Al superamento dei controlli il processo acquisisce </w:t>
            </w:r>
            <w:r w:rsidR="007245BD">
              <w:rPr>
                <w:rFonts w:ascii="Calibri" w:hAnsi="Calibri" w:eastAsia="Calibri" w:cs="Calibri"/>
                <w:sz w:val="20"/>
                <w:szCs w:val="20"/>
              </w:rPr>
              <w:t>l’</w:t>
            </w:r>
            <w:r>
              <w:rPr>
                <w:rFonts w:ascii="Calibri" w:hAnsi="Calibri" w:eastAsia="Calibri" w:cs="Calibri"/>
                <w:sz w:val="20"/>
                <w:szCs w:val="20"/>
              </w:rPr>
              <w:t xml:space="preserve">annullamento </w:t>
            </w:r>
            <w:r w:rsidR="007245BD">
              <w:rPr>
                <w:rFonts w:ascii="Calibri" w:hAnsi="Calibri" w:eastAsia="Calibri" w:cs="Calibri"/>
                <w:sz w:val="20"/>
                <w:szCs w:val="20"/>
              </w:rPr>
              <w:t>del recupero</w:t>
            </w:r>
            <w:r>
              <w:rPr>
                <w:rFonts w:ascii="Calibri" w:hAnsi="Calibri" w:eastAsia="Calibri" w:cs="Calibri"/>
                <w:sz w:val="20"/>
                <w:szCs w:val="20"/>
              </w:rPr>
              <w:t>.</w:t>
            </w:r>
          </w:p>
        </w:tc>
      </w:tr>
      <w:tr w:rsidRPr="00DB3EDA" w:rsidR="00F048C7" w:rsidTr="006F3D7B" w14:paraId="7F0454D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098A91A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DB3EDA" w:rsidR="00DE5821" w:rsidP="006F3D7B" w:rsidRDefault="005603D4" w14:paraId="240215A0" w14:textId="1A87AD98">
            <w:pPr>
              <w:jc w:val="both"/>
              <w:rPr>
                <w:rFonts w:ascii="Calibri" w:hAnsi="Calibri" w:eastAsia="Calibri" w:cs="Calibri"/>
                <w:sz w:val="20"/>
                <w:szCs w:val="20"/>
              </w:rPr>
            </w:pPr>
            <w:r>
              <w:rPr>
                <w:rFonts w:ascii="Calibri" w:hAnsi="Calibri" w:eastAsia="Calibri" w:cs="Calibri"/>
                <w:sz w:val="20"/>
                <w:szCs w:val="20"/>
              </w:rPr>
              <w:t>POS</w:t>
            </w:r>
            <w:r w:rsidRPr="00DB3EDA" w:rsidR="00DE5821">
              <w:rPr>
                <w:rFonts w:ascii="Calibri" w:hAnsi="Calibri" w:eastAsia="Calibri" w:cs="Calibri"/>
                <w:sz w:val="20"/>
                <w:szCs w:val="20"/>
              </w:rPr>
              <w:t>T &lt;root&gt;</w:t>
            </w:r>
            <w:r>
              <w:rPr>
                <w:rFonts w:ascii="Calibri" w:hAnsi="Calibri" w:eastAsia="Calibri" w:cs="Calibri"/>
                <w:sz w:val="20"/>
                <w:szCs w:val="20"/>
              </w:rPr>
              <w:t>/int</w:t>
            </w:r>
            <w:r w:rsidRPr="00DB3EDA" w:rsidR="00DE5821">
              <w:rPr>
                <w:rFonts w:ascii="Calibri" w:hAnsi="Calibri" w:eastAsia="Calibri" w:cs="Calibri"/>
                <w:sz w:val="20"/>
                <w:szCs w:val="20"/>
              </w:rPr>
              <w:t>/v1/</w:t>
            </w:r>
            <w:r>
              <w:rPr>
                <w:rFonts w:ascii="Calibri" w:hAnsi="Calibri" w:eastAsia="Calibri" w:cs="Calibri"/>
                <w:sz w:val="20"/>
                <w:szCs w:val="20"/>
              </w:rPr>
              <w:t>recupero</w:t>
            </w:r>
            <w:r w:rsidRPr="00DB3EDA" w:rsidR="00DE5821">
              <w:rPr>
                <w:rFonts w:ascii="Calibri" w:hAnsi="Calibri" w:eastAsia="Calibri" w:cs="Calibri"/>
                <w:sz w:val="20"/>
                <w:szCs w:val="20"/>
              </w:rPr>
              <w:t>/</w:t>
            </w:r>
            <w:r>
              <w:rPr>
                <w:rFonts w:ascii="Calibri" w:hAnsi="Calibri" w:eastAsia="Calibri" w:cs="Calibri"/>
                <w:sz w:val="20"/>
                <w:szCs w:val="20"/>
              </w:rPr>
              <w:t>a</w:t>
            </w:r>
            <w:r w:rsidRPr="00DB3EDA" w:rsidR="00DE5821">
              <w:rPr>
                <w:rFonts w:ascii="Calibri" w:hAnsi="Calibri" w:eastAsia="Calibri" w:cs="Calibri"/>
                <w:sz w:val="20"/>
                <w:szCs w:val="20"/>
              </w:rPr>
              <w:t>nnullamento</w:t>
            </w:r>
          </w:p>
        </w:tc>
      </w:tr>
      <w:tr w:rsidRPr="00E36527" w:rsidR="00F048C7" w:rsidTr="006F3D7B" w14:paraId="4B551E4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6436D0E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4029B" w:rsidR="00AC3EA9" w:rsidP="00AC3EA9" w:rsidRDefault="00DE5821" w14:paraId="73134A54" w14:textId="77777777">
            <w:pPr>
              <w:rPr>
                <w:rFonts w:ascii="Calibri" w:hAnsi="Calibri" w:eastAsia="Calibri" w:cs="Calibri"/>
                <w:sz w:val="20"/>
                <w:szCs w:val="20"/>
              </w:rPr>
            </w:pPr>
            <w:r>
              <w:rPr>
                <w:rFonts w:ascii="Calibri" w:hAnsi="Calibri" w:eastAsia="Calibri" w:cs="Calibri"/>
                <w:sz w:val="20"/>
                <w:szCs w:val="20"/>
              </w:rPr>
              <w:t xml:space="preserve">Identificativo </w:t>
            </w:r>
            <w:r w:rsidR="0080678B">
              <w:rPr>
                <w:rFonts w:ascii="Calibri" w:hAnsi="Calibri" w:eastAsia="Calibri" w:cs="Calibri"/>
                <w:sz w:val="20"/>
                <w:szCs w:val="20"/>
              </w:rPr>
              <w:t>Recupero</w:t>
            </w:r>
            <w:r w:rsidR="00AC3EA9">
              <w:rPr>
                <w:rFonts w:ascii="Calibri" w:hAnsi="Calibri" w:eastAsia="Calibri" w:cs="Calibri"/>
                <w:sz w:val="20"/>
                <w:szCs w:val="20"/>
              </w:rPr>
              <w:t xml:space="preserve"> [integer, obbligatorio]</w:t>
            </w:r>
          </w:p>
          <w:p w:rsidRPr="00B4029B" w:rsidR="00AC3EA9" w:rsidP="00AC3EA9" w:rsidRDefault="00AC3EA9" w14:paraId="4617708D" w14:textId="470A2696">
            <w:pPr>
              <w:rPr>
                <w:rFonts w:ascii="Calibri" w:hAnsi="Calibri" w:eastAsia="Calibri" w:cs="Calibri"/>
                <w:sz w:val="20"/>
                <w:szCs w:val="20"/>
              </w:rPr>
            </w:pPr>
            <w:r w:rsidRPr="00B4029B">
              <w:rPr>
                <w:rFonts w:ascii="Calibri" w:hAnsi="Calibri" w:eastAsia="Calibri" w:cs="Calibri"/>
                <w:sz w:val="20"/>
                <w:szCs w:val="20"/>
              </w:rPr>
              <w:t>Motivo Annullamento</w:t>
            </w:r>
            <w:r>
              <w:rPr>
                <w:rFonts w:ascii="Calibri" w:hAnsi="Calibri" w:eastAsia="Calibri" w:cs="Calibri"/>
                <w:sz w:val="20"/>
                <w:szCs w:val="20"/>
              </w:rPr>
              <w:t xml:space="preserve"> [integer, obbligatorio]</w:t>
            </w:r>
          </w:p>
          <w:p w:rsidRPr="00B4029B" w:rsidR="00DE5821" w:rsidP="006F3D7B" w:rsidRDefault="00C00856" w14:paraId="3324ADF1" w14:textId="20053E2C">
            <w:pPr>
              <w:rPr>
                <w:rFonts w:ascii="Calibri" w:hAnsi="Calibri" w:eastAsia="Calibri" w:cs="Calibri"/>
                <w:sz w:val="20"/>
                <w:szCs w:val="20"/>
              </w:rPr>
            </w:pPr>
            <w:r w:rsidRPr="00B4029B">
              <w:rPr>
                <w:rFonts w:ascii="Calibri" w:hAnsi="Calibri" w:eastAsia="Calibri" w:cs="Calibri"/>
                <w:sz w:val="20"/>
                <w:szCs w:val="20"/>
              </w:rPr>
              <w:t>Numero Protocollo</w:t>
            </w:r>
            <w:r w:rsidRPr="00B4029B" w:rsidR="00A21ED9">
              <w:rPr>
                <w:rFonts w:ascii="Calibri" w:hAnsi="Calibri" w:eastAsia="Calibri" w:cs="Calibri"/>
                <w:sz w:val="20"/>
                <w:szCs w:val="20"/>
              </w:rPr>
              <w:t xml:space="preserve"> Annullamento</w:t>
            </w:r>
            <w:r w:rsidR="00AC3EA9">
              <w:rPr>
                <w:rFonts w:ascii="Calibri" w:hAnsi="Calibri" w:eastAsia="Calibri" w:cs="Calibri"/>
                <w:sz w:val="20"/>
                <w:szCs w:val="20"/>
              </w:rPr>
              <w:t xml:space="preserve"> [stringa,</w:t>
            </w:r>
            <w:r w:rsidRPr="00B4029B" w:rsidR="00DE5821">
              <w:rPr>
                <w:rFonts w:ascii="Calibri" w:hAnsi="Calibri" w:eastAsia="Calibri" w:cs="Calibri"/>
                <w:sz w:val="20"/>
                <w:szCs w:val="20"/>
              </w:rPr>
              <w:t xml:space="preserve"> </w:t>
            </w:r>
            <w:r w:rsidRPr="00B4029B">
              <w:rPr>
                <w:rFonts w:ascii="Calibri" w:hAnsi="Calibri" w:eastAsia="Calibri" w:cs="Calibri"/>
                <w:sz w:val="20"/>
                <w:szCs w:val="20"/>
              </w:rPr>
              <w:t>obbligatorio</w:t>
            </w:r>
            <w:r w:rsidRPr="00B4029B" w:rsidR="008C07FE">
              <w:rPr>
                <w:rFonts w:ascii="Calibri" w:hAnsi="Calibri" w:eastAsia="Calibri" w:cs="Calibri"/>
                <w:sz w:val="20"/>
                <w:szCs w:val="20"/>
              </w:rPr>
              <w:t xml:space="preserve"> solo se </w:t>
            </w:r>
            <w:r w:rsidR="00440533">
              <w:rPr>
                <w:rFonts w:ascii="Calibri" w:hAnsi="Calibri" w:eastAsia="Calibri" w:cs="Calibri"/>
                <w:sz w:val="20"/>
                <w:szCs w:val="20"/>
              </w:rPr>
              <w:t xml:space="preserve">il </w:t>
            </w:r>
            <w:r w:rsidRPr="00B4029B" w:rsidR="008C07FE">
              <w:rPr>
                <w:rFonts w:ascii="Calibri" w:hAnsi="Calibri" w:eastAsia="Calibri" w:cs="Calibri"/>
                <w:sz w:val="20"/>
                <w:szCs w:val="20"/>
              </w:rPr>
              <w:t>motivo annullamento</w:t>
            </w:r>
            <w:r w:rsidR="00440533">
              <w:rPr>
                <w:rFonts w:ascii="Calibri" w:hAnsi="Calibri" w:eastAsia="Calibri" w:cs="Calibri"/>
                <w:sz w:val="20"/>
                <w:szCs w:val="20"/>
              </w:rPr>
              <w:t xml:space="preserve"> è 2 = ANNULLAMENTO_DA_ATTO]</w:t>
            </w:r>
          </w:p>
          <w:p w:rsidR="003A3010" w:rsidP="00AC3EA9" w:rsidRDefault="00DE5821" w14:paraId="31147B17" w14:textId="2FDAF46E">
            <w:pPr>
              <w:rPr>
                <w:rFonts w:ascii="Calibri" w:hAnsi="Calibri" w:eastAsia="Calibri" w:cs="Calibri"/>
                <w:sz w:val="20"/>
                <w:szCs w:val="20"/>
              </w:rPr>
            </w:pPr>
            <w:r w:rsidRPr="00B4029B">
              <w:rPr>
                <w:rFonts w:ascii="Calibri" w:hAnsi="Calibri" w:eastAsia="Calibri" w:cs="Calibri"/>
                <w:sz w:val="20"/>
                <w:szCs w:val="20"/>
              </w:rPr>
              <w:t xml:space="preserve">Data </w:t>
            </w:r>
            <w:r w:rsidRPr="00B4029B" w:rsidR="00C00856">
              <w:rPr>
                <w:rFonts w:ascii="Calibri" w:hAnsi="Calibri" w:eastAsia="Calibri" w:cs="Calibri"/>
                <w:sz w:val="20"/>
                <w:szCs w:val="20"/>
              </w:rPr>
              <w:t>Protocollo</w:t>
            </w:r>
            <w:r w:rsidRPr="00B4029B" w:rsidR="00A21ED9">
              <w:rPr>
                <w:rFonts w:ascii="Calibri" w:hAnsi="Calibri" w:eastAsia="Calibri" w:cs="Calibri"/>
                <w:sz w:val="20"/>
                <w:szCs w:val="20"/>
              </w:rPr>
              <w:t xml:space="preserve"> Annullamento</w:t>
            </w:r>
            <w:r w:rsidR="00440533">
              <w:rPr>
                <w:rFonts w:ascii="Calibri" w:hAnsi="Calibri" w:eastAsia="Calibri" w:cs="Calibri"/>
                <w:sz w:val="20"/>
                <w:szCs w:val="20"/>
              </w:rPr>
              <w:t xml:space="preserve"> [</w:t>
            </w:r>
            <w:r w:rsidR="00E22605">
              <w:rPr>
                <w:rFonts w:ascii="Calibri" w:hAnsi="Calibri" w:eastAsia="Calibri" w:cs="Calibri"/>
                <w:sz w:val="20"/>
                <w:szCs w:val="20"/>
              </w:rPr>
              <w:t>date nel formato ‘yyyy-MM-dd’</w:t>
            </w:r>
            <w:r w:rsidR="00440533">
              <w:rPr>
                <w:rFonts w:ascii="Calibri" w:hAnsi="Calibri" w:eastAsia="Calibri" w:cs="Calibri"/>
                <w:sz w:val="20"/>
                <w:szCs w:val="20"/>
              </w:rPr>
              <w:t xml:space="preserve">, </w:t>
            </w:r>
            <w:r w:rsidRPr="00B4029B" w:rsidR="00440533">
              <w:rPr>
                <w:rFonts w:ascii="Calibri" w:hAnsi="Calibri" w:eastAsia="Calibri" w:cs="Calibri"/>
                <w:sz w:val="20"/>
                <w:szCs w:val="20"/>
              </w:rPr>
              <w:t xml:space="preserve">obbligatorio solo se </w:t>
            </w:r>
            <w:r w:rsidR="00440533">
              <w:rPr>
                <w:rFonts w:ascii="Calibri" w:hAnsi="Calibri" w:eastAsia="Calibri" w:cs="Calibri"/>
                <w:sz w:val="20"/>
                <w:szCs w:val="20"/>
              </w:rPr>
              <w:t>il motivo annullamento è 2 = ANNULLAMENTO_DA_ATTO]</w:t>
            </w:r>
          </w:p>
          <w:p w:rsidRPr="00304B6D" w:rsidR="00F966AB" w:rsidP="006F3D7B" w:rsidRDefault="006D62CA" w14:paraId="4CCF64A6" w14:textId="37C027BE">
            <w:pPr>
              <w:rPr>
                <w:rFonts w:ascii="Calibri" w:hAnsi="Calibri" w:eastAsia="Calibri" w:cs="Calibri"/>
                <w:sz w:val="20"/>
                <w:szCs w:val="20"/>
              </w:rPr>
            </w:pPr>
            <w:r>
              <w:rPr>
                <w:rFonts w:ascii="Calibri" w:hAnsi="Calibri" w:eastAsia="Calibri" w:cs="Calibri"/>
                <w:sz w:val="20"/>
                <w:szCs w:val="20"/>
              </w:rPr>
              <w:t>Note</w:t>
            </w:r>
            <w:r w:rsidR="003A3010">
              <w:rPr>
                <w:rFonts w:ascii="Calibri" w:hAnsi="Calibri" w:eastAsia="Calibri" w:cs="Calibri"/>
                <w:sz w:val="20"/>
                <w:szCs w:val="20"/>
              </w:rPr>
              <w:t xml:space="preserve"> [stringa, maxlength 4000]</w:t>
            </w:r>
          </w:p>
        </w:tc>
      </w:tr>
      <w:tr w:rsidRPr="00E36527" w:rsidR="00F048C7" w:rsidTr="006F3D7B" w14:paraId="6B79C5E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1B76775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8C07FE" w:rsidP="006F3D7B" w:rsidRDefault="00DE5821" w14:paraId="4C9D9CEF"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 verificando che siano presenti</w:t>
            </w:r>
            <w:r w:rsidR="008C07FE">
              <w:rPr>
                <w:rFonts w:ascii="Calibri" w:hAnsi="Calibri" w:eastAsia="Calibri" w:cs="Calibri"/>
                <w:sz w:val="20"/>
                <w:szCs w:val="20"/>
              </w:rPr>
              <w:t>:</w:t>
            </w:r>
          </w:p>
          <w:p w:rsidRPr="00B4029B" w:rsidR="00713AAD" w:rsidP="006F3D7B" w:rsidRDefault="00713AAD" w14:paraId="225AE18A" w14:textId="77777777">
            <w:pPr>
              <w:rPr>
                <w:rFonts w:ascii="Calibri" w:hAnsi="Calibri" w:eastAsia="Calibri" w:cs="Calibri"/>
                <w:sz w:val="20"/>
                <w:szCs w:val="20"/>
              </w:rPr>
            </w:pPr>
            <w:r w:rsidRPr="00B4029B">
              <w:rPr>
                <w:rFonts w:ascii="Calibri" w:hAnsi="Calibri" w:eastAsia="Calibri" w:cs="Calibri"/>
                <w:sz w:val="20"/>
                <w:szCs w:val="20"/>
              </w:rPr>
              <w:t>Motivo Annullamento</w:t>
            </w:r>
          </w:p>
          <w:p w:rsidRPr="00B4029B" w:rsidR="00713AAD" w:rsidP="006F3D7B" w:rsidRDefault="00A02862" w14:paraId="40EA019B" w14:textId="77777777">
            <w:pPr>
              <w:rPr>
                <w:rFonts w:ascii="Calibri" w:hAnsi="Calibri" w:eastAsia="Calibri" w:cs="Calibri"/>
                <w:sz w:val="20"/>
                <w:szCs w:val="20"/>
              </w:rPr>
            </w:pPr>
            <w:r w:rsidRPr="00B4029B">
              <w:rPr>
                <w:rFonts w:ascii="Calibri" w:hAnsi="Calibri" w:eastAsia="Calibri" w:cs="Calibri"/>
                <w:sz w:val="20"/>
                <w:szCs w:val="20"/>
              </w:rPr>
              <w:t>identificativo Recupero</w:t>
            </w:r>
          </w:p>
          <w:p w:rsidRPr="00E36527" w:rsidR="00DE5821" w:rsidP="006F3D7B" w:rsidRDefault="00A21ED9" w14:paraId="2ACBE76B" w14:textId="236D9775">
            <w:pPr>
              <w:rPr>
                <w:rFonts w:ascii="Calibri" w:hAnsi="Calibri" w:eastAsia="Calibri" w:cs="Calibri"/>
                <w:sz w:val="20"/>
                <w:szCs w:val="20"/>
              </w:rPr>
            </w:pPr>
            <w:r w:rsidRPr="00B4029B">
              <w:rPr>
                <w:rFonts w:ascii="Calibri" w:hAnsi="Calibri" w:eastAsia="Calibri" w:cs="Calibri"/>
                <w:sz w:val="20"/>
                <w:szCs w:val="20"/>
              </w:rPr>
              <w:t>numero e data protocollo</w:t>
            </w:r>
            <w:r w:rsidRPr="00B4029B" w:rsidR="00713AAD">
              <w:rPr>
                <w:rFonts w:ascii="Calibri" w:hAnsi="Calibri" w:eastAsia="Calibri" w:cs="Calibri"/>
                <w:sz w:val="20"/>
                <w:szCs w:val="20"/>
              </w:rPr>
              <w:t xml:space="preserve"> solo se motivo annullamento= da atto</w:t>
            </w:r>
          </w:p>
        </w:tc>
      </w:tr>
      <w:tr w:rsidRPr="00E36527" w:rsidR="00F048C7" w:rsidTr="006F3D7B" w14:paraId="564B9AC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39AA9E3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DE5821" w:rsidP="006F3D7B" w:rsidRDefault="00DE5821" w14:paraId="61856A4B" w14:textId="77777777">
            <w:pPr>
              <w:rPr>
                <w:rFonts w:ascii="Calibri" w:hAnsi="Calibri" w:eastAsia="Calibri" w:cs="Calibri"/>
                <w:sz w:val="20"/>
                <w:szCs w:val="20"/>
              </w:rPr>
            </w:pPr>
            <w:r w:rsidRPr="00E36527">
              <w:rPr>
                <w:rFonts w:ascii="Calibri" w:hAnsi="Calibri" w:cs="Calibri"/>
                <w:sz w:val="20"/>
                <w:szCs w:val="20"/>
              </w:rPr>
              <w:t>Il processo estrae l’utente richiedente da IV-User</w:t>
            </w:r>
          </w:p>
        </w:tc>
      </w:tr>
      <w:tr w:rsidRPr="00E36527" w:rsidR="00F048C7" w:rsidTr="006F3D7B" w14:paraId="163D9DB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2D7ECFB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DE5821" w:rsidP="006F3D7B" w:rsidRDefault="00DE5821" w14:paraId="74F280A1" w14:textId="7B072A74">
            <w:pPr>
              <w:rPr>
                <w:rFonts w:ascii="Calibri" w:hAnsi="Calibri" w:eastAsia="Calibri" w:cs="Calibri"/>
                <w:sz w:val="20"/>
                <w:szCs w:val="20"/>
              </w:rPr>
            </w:pPr>
            <w:r w:rsidRPr="007A0BB7">
              <w:rPr>
                <w:rFonts w:ascii="Calibri" w:hAnsi="Calibri" w:eastAsia="Calibri" w:cs="Calibri"/>
                <w:sz w:val="20"/>
                <w:szCs w:val="20"/>
              </w:rPr>
              <w:t xml:space="preserve">Il processo </w:t>
            </w:r>
            <w:r w:rsidRPr="007A0BB7">
              <w:rPr>
                <w:rFonts w:ascii="Calibri" w:hAnsi="Calibri" w:cs="Calibri"/>
                <w:sz w:val="20"/>
                <w:szCs w:val="20"/>
              </w:rPr>
              <w:t xml:space="preserve">verifica se </w:t>
            </w:r>
            <w:r w:rsidRPr="00E36527">
              <w:rPr>
                <w:rFonts w:ascii="Calibri" w:hAnsi="Calibri" w:cs="Calibri"/>
                <w:sz w:val="20"/>
                <w:szCs w:val="20"/>
              </w:rPr>
              <w:t>l’utente</w:t>
            </w:r>
            <w:r w:rsidRPr="007A0BB7">
              <w:rPr>
                <w:rFonts w:ascii="Calibri" w:hAnsi="Calibri" w:cs="Calibri"/>
                <w:sz w:val="20"/>
                <w:szCs w:val="20"/>
              </w:rPr>
              <w:t xml:space="preserve"> è abilitato alla funzione </w:t>
            </w:r>
            <w:r w:rsidR="00DE7C31">
              <w:rPr>
                <w:rFonts w:ascii="Calibri" w:hAnsi="Calibri" w:cs="Calibri"/>
                <w:sz w:val="20"/>
                <w:szCs w:val="20"/>
              </w:rPr>
              <w:t>recupero</w:t>
            </w:r>
            <w:r w:rsidRPr="007A0BB7">
              <w:rPr>
                <w:rFonts w:ascii="Calibri" w:hAnsi="Calibri" w:cs="Calibri"/>
                <w:sz w:val="20"/>
                <w:szCs w:val="20"/>
              </w:rPr>
              <w:t>_</w:t>
            </w:r>
            <w:r w:rsidRPr="00E374F3">
              <w:rPr>
                <w:rFonts w:ascii="Calibri" w:hAnsi="Calibri" w:eastAsia="Calibri" w:cs="Calibri"/>
                <w:sz w:val="20"/>
                <w:szCs w:val="20"/>
              </w:rPr>
              <w:t>annullamento_nazionale</w:t>
            </w:r>
            <w:r>
              <w:rPr>
                <w:rFonts w:ascii="Calibri" w:hAnsi="Calibri" w:eastAsia="Calibri" w:cs="Calibri"/>
                <w:sz w:val="20"/>
                <w:szCs w:val="20"/>
              </w:rPr>
              <w:t xml:space="preserve"> o </w:t>
            </w:r>
            <w:r w:rsidR="00DE7C31">
              <w:rPr>
                <w:rFonts w:ascii="Calibri" w:hAnsi="Calibri" w:eastAsia="Calibri" w:cs="Calibri"/>
                <w:sz w:val="20"/>
                <w:szCs w:val="20"/>
              </w:rPr>
              <w:t>recupero</w:t>
            </w:r>
            <w:r w:rsidRPr="00E374F3">
              <w:rPr>
                <w:rFonts w:ascii="Calibri" w:hAnsi="Calibri" w:eastAsia="Calibri" w:cs="Calibri"/>
                <w:sz w:val="20"/>
                <w:szCs w:val="20"/>
              </w:rPr>
              <w:t>_annullamento_territoriale</w:t>
            </w:r>
            <w:r>
              <w:rPr>
                <w:rFonts w:ascii="Calibri" w:hAnsi="Calibri" w:eastAsia="Calibri" w:cs="Calibri"/>
                <w:sz w:val="20"/>
                <w:szCs w:val="20"/>
              </w:rPr>
              <w:t xml:space="preserve"> e che sia annullabile attraverso il servizio get</w:t>
            </w:r>
            <w:r w:rsidR="00D77256">
              <w:rPr>
                <w:rFonts w:ascii="Calibri" w:hAnsi="Calibri" w:eastAsia="Calibri" w:cs="Calibri"/>
                <w:sz w:val="20"/>
                <w:szCs w:val="20"/>
              </w:rPr>
              <w:t>Recupero</w:t>
            </w:r>
            <w:r>
              <w:rPr>
                <w:rFonts w:ascii="Calibri" w:hAnsi="Calibri" w:eastAsia="Calibri" w:cs="Calibri"/>
                <w:sz w:val="20"/>
                <w:szCs w:val="20"/>
              </w:rPr>
              <w:t>Annullabile altrimenti restituisce un messaggio di errore</w:t>
            </w:r>
          </w:p>
        </w:tc>
      </w:tr>
      <w:tr w:rsidRPr="00BA67F0" w:rsidR="00F048C7" w:rsidTr="000E1015" w14:paraId="7256ABAC" w14:textId="77777777">
        <w:trPr>
          <w:trHeight w:val="5439"/>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54D77D38"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DE5821" w:rsidP="006F3D7B" w:rsidRDefault="00DE5821" w14:paraId="69EBB917" w14:textId="008C1DEF">
            <w:pPr>
              <w:rPr>
                <w:rFonts w:ascii="Calibri" w:hAnsi="Calibri" w:eastAsia="Calibri" w:cs="Calibri"/>
                <w:sz w:val="20"/>
                <w:szCs w:val="20"/>
              </w:rPr>
            </w:pPr>
            <w:r>
              <w:rPr>
                <w:rFonts w:ascii="Calibri" w:hAnsi="Calibri" w:eastAsia="Calibri" w:cs="Calibri"/>
                <w:sz w:val="20"/>
                <w:szCs w:val="20"/>
              </w:rPr>
              <w:t xml:space="preserve">Se sono superate le verifiche il processo </w:t>
            </w:r>
            <w:r w:rsidR="004555C9">
              <w:rPr>
                <w:rFonts w:ascii="Calibri" w:hAnsi="Calibri" w:eastAsia="Calibri" w:cs="Calibri"/>
                <w:sz w:val="20"/>
                <w:szCs w:val="20"/>
              </w:rPr>
              <w:t>inserisce</w:t>
            </w:r>
            <w:r>
              <w:rPr>
                <w:rFonts w:ascii="Calibri" w:hAnsi="Calibri" w:eastAsia="Calibri" w:cs="Calibri"/>
                <w:sz w:val="20"/>
                <w:szCs w:val="20"/>
              </w:rPr>
              <w:t xml:space="preserve"> i dati nella tabella </w:t>
            </w:r>
          </w:p>
          <w:tbl>
            <w:tblPr>
              <w:tblW w:w="4306" w:type="dxa"/>
              <w:tblCellMar>
                <w:left w:w="70" w:type="dxa"/>
                <w:right w:w="70" w:type="dxa"/>
              </w:tblCellMar>
              <w:tblLook w:val="04A0" w:firstRow="1" w:lastRow="0" w:firstColumn="1" w:lastColumn="0" w:noHBand="0" w:noVBand="1"/>
            </w:tblPr>
            <w:tblGrid>
              <w:gridCol w:w="3376"/>
              <w:gridCol w:w="1657"/>
            </w:tblGrid>
            <w:tr w:rsidR="00F048C7" w:rsidTr="00906B0E" w14:paraId="18A6A106" w14:textId="77777777">
              <w:trPr>
                <w:trHeight w:val="440"/>
              </w:trPr>
              <w:tc>
                <w:tcPr>
                  <w:tcW w:w="4306" w:type="dxa"/>
                  <w:gridSpan w:val="2"/>
                  <w:tcBorders>
                    <w:top w:val="single" w:color="auto" w:sz="4" w:space="0"/>
                    <w:left w:val="single" w:color="auto" w:sz="4" w:space="0"/>
                    <w:bottom w:val="single" w:color="auto" w:sz="4" w:space="0"/>
                    <w:right w:val="single" w:color="000000" w:sz="4" w:space="0"/>
                  </w:tcBorders>
                  <w:shd w:val="clear" w:color="000000" w:fill="FFFFFF"/>
                  <w:vAlign w:val="center"/>
                  <w:hideMark/>
                </w:tcPr>
                <w:p w:rsidR="00FC069B" w:rsidP="00FC069B" w:rsidRDefault="00FC069B" w14:paraId="4CA608A6" w14:textId="77777777">
                  <w:pPr>
                    <w:jc w:val="center"/>
                    <w:rPr>
                      <w:rFonts w:ascii="Calibri" w:hAnsi="Calibri" w:cs="Calibri"/>
                      <w:color w:val="000000"/>
                      <w:sz w:val="16"/>
                      <w:szCs w:val="16"/>
                    </w:rPr>
                  </w:pPr>
                  <w:r>
                    <w:rPr>
                      <w:rFonts w:ascii="Calibri" w:hAnsi="Calibri" w:cs="Calibri"/>
                      <w:color w:val="000000"/>
                      <w:sz w:val="16"/>
                      <w:szCs w:val="16"/>
                    </w:rPr>
                    <w:t>ANRE_ANNULLAMENTO_RECUPERO_CREDITI_PAC_DAT</w:t>
                  </w:r>
                </w:p>
              </w:tc>
            </w:tr>
            <w:tr w:rsidR="00F048C7" w:rsidTr="00906B0E" w14:paraId="2F219B48" w14:textId="77777777">
              <w:trPr>
                <w:trHeight w:val="290"/>
              </w:trPr>
              <w:tc>
                <w:tcPr>
                  <w:tcW w:w="3376" w:type="dxa"/>
                  <w:tcBorders>
                    <w:top w:val="nil"/>
                    <w:left w:val="single" w:color="auto" w:sz="4" w:space="0"/>
                    <w:bottom w:val="single" w:color="auto" w:sz="4" w:space="0"/>
                    <w:right w:val="single" w:color="auto" w:sz="4" w:space="0"/>
                  </w:tcBorders>
                  <w:shd w:val="clear" w:color="000000" w:fill="FFFFFF"/>
                  <w:vAlign w:val="center"/>
                  <w:hideMark/>
                </w:tcPr>
                <w:p w:rsidR="00FC069B" w:rsidP="00FC069B" w:rsidRDefault="00FC069B" w14:paraId="4B7C190E" w14:textId="77777777">
                  <w:pPr>
                    <w:rPr>
                      <w:rFonts w:ascii="Calibri" w:hAnsi="Calibri" w:cs="Calibri"/>
                      <w:color w:val="000000"/>
                      <w:sz w:val="16"/>
                      <w:szCs w:val="16"/>
                    </w:rPr>
                  </w:pPr>
                  <w:r>
                    <w:rPr>
                      <w:rFonts w:ascii="Calibri" w:hAnsi="Calibri" w:cs="Calibri"/>
                      <w:color w:val="000000"/>
                      <w:sz w:val="16"/>
                      <w:szCs w:val="16"/>
                    </w:rPr>
                    <w:t>ANRE_ID</w:t>
                  </w:r>
                </w:p>
              </w:tc>
              <w:tc>
                <w:tcPr>
                  <w:tcW w:w="930" w:type="dxa"/>
                  <w:tcBorders>
                    <w:top w:val="nil"/>
                    <w:left w:val="nil"/>
                    <w:bottom w:val="single" w:color="auto" w:sz="4" w:space="0"/>
                    <w:right w:val="single" w:color="auto" w:sz="4" w:space="0"/>
                  </w:tcBorders>
                  <w:shd w:val="clear" w:color="000000" w:fill="FFFFFF"/>
                  <w:vAlign w:val="center"/>
                  <w:hideMark/>
                </w:tcPr>
                <w:p w:rsidR="00FC069B" w:rsidP="00FC069B" w:rsidRDefault="00FC069B" w14:paraId="72D9F890" w14:textId="77777777">
                  <w:pPr>
                    <w:rPr>
                      <w:rFonts w:ascii="Calibri" w:hAnsi="Calibri" w:cs="Calibri"/>
                      <w:color w:val="000000"/>
                      <w:sz w:val="16"/>
                      <w:szCs w:val="16"/>
                    </w:rPr>
                  </w:pPr>
                  <w:r>
                    <w:rPr>
                      <w:rFonts w:ascii="Calibri" w:hAnsi="Calibri" w:cs="Calibri"/>
                      <w:color w:val="000000"/>
                      <w:sz w:val="16"/>
                      <w:szCs w:val="16"/>
                    </w:rPr>
                    <w:t>Identity</w:t>
                  </w:r>
                </w:p>
              </w:tc>
            </w:tr>
            <w:tr w:rsidR="00F048C7" w:rsidTr="00906B0E" w14:paraId="692987D3" w14:textId="77777777">
              <w:trPr>
                <w:trHeight w:val="290"/>
              </w:trPr>
              <w:tc>
                <w:tcPr>
                  <w:tcW w:w="3376" w:type="dxa"/>
                  <w:tcBorders>
                    <w:top w:val="nil"/>
                    <w:left w:val="single" w:color="auto" w:sz="4" w:space="0"/>
                    <w:bottom w:val="single" w:color="auto" w:sz="4" w:space="0"/>
                    <w:right w:val="single" w:color="auto" w:sz="4" w:space="0"/>
                  </w:tcBorders>
                  <w:shd w:val="clear" w:color="000000" w:fill="FFFFFF"/>
                  <w:vAlign w:val="center"/>
                </w:tcPr>
                <w:p w:rsidR="00906B0E" w:rsidP="00FC069B" w:rsidRDefault="00B2751E" w14:paraId="214C4CF1" w14:textId="57E5F53F">
                  <w:pPr>
                    <w:rPr>
                      <w:rFonts w:ascii="Calibri" w:hAnsi="Calibri" w:cs="Calibri"/>
                      <w:color w:val="000000"/>
                      <w:sz w:val="16"/>
                      <w:szCs w:val="16"/>
                    </w:rPr>
                  </w:pPr>
                  <w:r w:rsidRPr="00B2751E">
                    <w:rPr>
                      <w:rFonts w:ascii="Calibri" w:hAnsi="Calibri" w:cs="Calibri"/>
                      <w:color w:val="000000"/>
                      <w:sz w:val="16"/>
                      <w:szCs w:val="16"/>
                    </w:rPr>
                    <w:t>ANRE_FK_MOAN_ID</w:t>
                  </w:r>
                </w:p>
              </w:tc>
              <w:tc>
                <w:tcPr>
                  <w:tcW w:w="930" w:type="dxa"/>
                  <w:tcBorders>
                    <w:top w:val="nil"/>
                    <w:left w:val="nil"/>
                    <w:bottom w:val="single" w:color="auto" w:sz="4" w:space="0"/>
                    <w:right w:val="single" w:color="auto" w:sz="4" w:space="0"/>
                  </w:tcBorders>
                  <w:shd w:val="clear" w:color="000000" w:fill="FFFFFF"/>
                  <w:vAlign w:val="center"/>
                </w:tcPr>
                <w:p w:rsidR="00906B0E" w:rsidP="00FC069B" w:rsidRDefault="00B2751E" w14:paraId="073075F2" w14:textId="580E88FE">
                  <w:pPr>
                    <w:rPr>
                      <w:rFonts w:ascii="Calibri" w:hAnsi="Calibri" w:cs="Calibri"/>
                      <w:color w:val="000000"/>
                      <w:sz w:val="16"/>
                      <w:szCs w:val="16"/>
                    </w:rPr>
                  </w:pPr>
                  <w:r>
                    <w:rPr>
                      <w:rFonts w:ascii="Calibri" w:hAnsi="Calibri" w:cs="Calibri"/>
                      <w:color w:val="000000"/>
                      <w:sz w:val="16"/>
                      <w:szCs w:val="16"/>
                    </w:rPr>
                    <w:t>IdMotivoAnnullamento</w:t>
                  </w:r>
                </w:p>
              </w:tc>
            </w:tr>
            <w:tr w:rsidR="00F048C7" w:rsidTr="00906B0E" w14:paraId="691F156E" w14:textId="77777777">
              <w:trPr>
                <w:trHeight w:val="290"/>
              </w:trPr>
              <w:tc>
                <w:tcPr>
                  <w:tcW w:w="3376" w:type="dxa"/>
                  <w:tcBorders>
                    <w:top w:val="nil"/>
                    <w:left w:val="single" w:color="auto" w:sz="4" w:space="0"/>
                    <w:bottom w:val="single" w:color="auto" w:sz="4" w:space="0"/>
                    <w:right w:val="single" w:color="auto" w:sz="4" w:space="0"/>
                  </w:tcBorders>
                  <w:shd w:val="clear" w:color="000000" w:fill="FFFFFF"/>
                  <w:vAlign w:val="center"/>
                  <w:hideMark/>
                </w:tcPr>
                <w:p w:rsidR="00FC069B" w:rsidP="00FC069B" w:rsidRDefault="00FC069B" w14:paraId="374EF372" w14:textId="77777777">
                  <w:pPr>
                    <w:rPr>
                      <w:rFonts w:ascii="Calibri" w:hAnsi="Calibri" w:cs="Calibri"/>
                      <w:color w:val="000000"/>
                      <w:sz w:val="16"/>
                      <w:szCs w:val="16"/>
                    </w:rPr>
                  </w:pPr>
                  <w:r>
                    <w:rPr>
                      <w:rFonts w:ascii="Calibri" w:hAnsi="Calibri" w:cs="Calibri"/>
                      <w:color w:val="000000"/>
                      <w:sz w:val="16"/>
                      <w:szCs w:val="16"/>
                    </w:rPr>
                    <w:t>ANRE_FK_RECR_ID</w:t>
                  </w:r>
                </w:p>
              </w:tc>
              <w:tc>
                <w:tcPr>
                  <w:tcW w:w="930" w:type="dxa"/>
                  <w:tcBorders>
                    <w:top w:val="nil"/>
                    <w:left w:val="nil"/>
                    <w:bottom w:val="single" w:color="auto" w:sz="4" w:space="0"/>
                    <w:right w:val="single" w:color="auto" w:sz="4" w:space="0"/>
                  </w:tcBorders>
                  <w:shd w:val="clear" w:color="000000" w:fill="FFFFFF"/>
                  <w:vAlign w:val="center"/>
                  <w:hideMark/>
                </w:tcPr>
                <w:p w:rsidR="00FC069B" w:rsidP="00FC069B" w:rsidRDefault="00FC069B" w14:paraId="6ADE3188" w14:textId="77777777">
                  <w:pPr>
                    <w:rPr>
                      <w:rFonts w:ascii="Calibri" w:hAnsi="Calibri" w:cs="Calibri"/>
                      <w:color w:val="000000"/>
                      <w:sz w:val="16"/>
                      <w:szCs w:val="16"/>
                    </w:rPr>
                  </w:pPr>
                  <w:r>
                    <w:rPr>
                      <w:rFonts w:ascii="Calibri" w:hAnsi="Calibri" w:cs="Calibri"/>
                      <w:color w:val="000000"/>
                      <w:sz w:val="16"/>
                      <w:szCs w:val="16"/>
                    </w:rPr>
                    <w:t>IdRecupero</w:t>
                  </w:r>
                </w:p>
              </w:tc>
            </w:tr>
            <w:tr w:rsidR="00F048C7" w:rsidTr="00906B0E" w14:paraId="14E42A69" w14:textId="77777777">
              <w:trPr>
                <w:trHeight w:val="420"/>
              </w:trPr>
              <w:tc>
                <w:tcPr>
                  <w:tcW w:w="3376" w:type="dxa"/>
                  <w:tcBorders>
                    <w:top w:val="nil"/>
                    <w:left w:val="single" w:color="auto" w:sz="4" w:space="0"/>
                    <w:bottom w:val="single" w:color="auto" w:sz="4" w:space="0"/>
                    <w:right w:val="single" w:color="auto" w:sz="4" w:space="0"/>
                  </w:tcBorders>
                  <w:shd w:val="clear" w:color="000000" w:fill="FFFFFF"/>
                  <w:vAlign w:val="center"/>
                  <w:hideMark/>
                </w:tcPr>
                <w:p w:rsidR="00FC069B" w:rsidP="00FC069B" w:rsidRDefault="00FC069B" w14:paraId="688613DF" w14:textId="77777777">
                  <w:pPr>
                    <w:rPr>
                      <w:rFonts w:ascii="Calibri" w:hAnsi="Calibri" w:cs="Calibri"/>
                      <w:color w:val="000000"/>
                      <w:sz w:val="16"/>
                      <w:szCs w:val="16"/>
                    </w:rPr>
                  </w:pPr>
                  <w:r>
                    <w:rPr>
                      <w:rFonts w:ascii="Calibri" w:hAnsi="Calibri" w:cs="Calibri"/>
                      <w:color w:val="000000"/>
                      <w:sz w:val="16"/>
                      <w:szCs w:val="16"/>
                    </w:rPr>
                    <w:t>ANRE_NUMERO_PROTOCOLLO_ANNULLAMENTO</w:t>
                  </w:r>
                </w:p>
              </w:tc>
              <w:tc>
                <w:tcPr>
                  <w:tcW w:w="930" w:type="dxa"/>
                  <w:tcBorders>
                    <w:top w:val="nil"/>
                    <w:left w:val="nil"/>
                    <w:bottom w:val="single" w:color="auto" w:sz="4" w:space="0"/>
                    <w:right w:val="single" w:color="auto" w:sz="4" w:space="0"/>
                  </w:tcBorders>
                  <w:shd w:val="clear" w:color="000000" w:fill="FFFFFF"/>
                  <w:vAlign w:val="center"/>
                  <w:hideMark/>
                </w:tcPr>
                <w:p w:rsidR="00FC069B" w:rsidP="00FC069B" w:rsidRDefault="00FC069B" w14:paraId="7AB535F6" w14:textId="77777777">
                  <w:pPr>
                    <w:rPr>
                      <w:rFonts w:ascii="Calibri" w:hAnsi="Calibri" w:cs="Calibri"/>
                      <w:color w:val="000000"/>
                      <w:sz w:val="16"/>
                      <w:szCs w:val="16"/>
                    </w:rPr>
                  </w:pPr>
                  <w:r>
                    <w:rPr>
                      <w:rFonts w:ascii="Calibri" w:hAnsi="Calibri" w:cs="Calibri"/>
                      <w:color w:val="000000"/>
                      <w:sz w:val="16"/>
                      <w:szCs w:val="16"/>
                    </w:rPr>
                    <w:t>Numero Protocollo</w:t>
                  </w:r>
                </w:p>
              </w:tc>
            </w:tr>
            <w:tr w:rsidR="00F048C7" w:rsidTr="00906B0E" w14:paraId="7839CE60" w14:textId="77777777">
              <w:trPr>
                <w:trHeight w:val="420"/>
              </w:trPr>
              <w:tc>
                <w:tcPr>
                  <w:tcW w:w="3376" w:type="dxa"/>
                  <w:tcBorders>
                    <w:top w:val="nil"/>
                    <w:left w:val="single" w:color="auto" w:sz="4" w:space="0"/>
                    <w:bottom w:val="single" w:color="auto" w:sz="4" w:space="0"/>
                    <w:right w:val="single" w:color="auto" w:sz="4" w:space="0"/>
                  </w:tcBorders>
                  <w:shd w:val="clear" w:color="000000" w:fill="FFFFFF"/>
                  <w:vAlign w:val="center"/>
                  <w:hideMark/>
                </w:tcPr>
                <w:p w:rsidR="00FC069B" w:rsidP="00FC069B" w:rsidRDefault="00FC069B" w14:paraId="103BC45B" w14:textId="77777777">
                  <w:pPr>
                    <w:rPr>
                      <w:rFonts w:ascii="Calibri" w:hAnsi="Calibri" w:cs="Calibri"/>
                      <w:color w:val="000000"/>
                      <w:sz w:val="16"/>
                      <w:szCs w:val="16"/>
                    </w:rPr>
                  </w:pPr>
                  <w:r>
                    <w:rPr>
                      <w:rFonts w:ascii="Calibri" w:hAnsi="Calibri" w:cs="Calibri"/>
                      <w:color w:val="000000"/>
                      <w:sz w:val="16"/>
                      <w:szCs w:val="16"/>
                    </w:rPr>
                    <w:t>ANRE_DATA_PROTOCOLLO_ANNULLAMENTO</w:t>
                  </w:r>
                </w:p>
              </w:tc>
              <w:tc>
                <w:tcPr>
                  <w:tcW w:w="930" w:type="dxa"/>
                  <w:tcBorders>
                    <w:top w:val="nil"/>
                    <w:left w:val="nil"/>
                    <w:bottom w:val="single" w:color="auto" w:sz="4" w:space="0"/>
                    <w:right w:val="single" w:color="auto" w:sz="4" w:space="0"/>
                  </w:tcBorders>
                  <w:shd w:val="clear" w:color="000000" w:fill="FFFFFF"/>
                  <w:vAlign w:val="center"/>
                  <w:hideMark/>
                </w:tcPr>
                <w:p w:rsidR="00FC069B" w:rsidP="00FC069B" w:rsidRDefault="00FC069B" w14:paraId="5FE8921A" w14:textId="77777777">
                  <w:pPr>
                    <w:rPr>
                      <w:rFonts w:ascii="Calibri" w:hAnsi="Calibri" w:cs="Calibri"/>
                      <w:color w:val="000000"/>
                      <w:sz w:val="16"/>
                      <w:szCs w:val="16"/>
                    </w:rPr>
                  </w:pPr>
                  <w:r>
                    <w:rPr>
                      <w:rFonts w:ascii="Calibri" w:hAnsi="Calibri" w:cs="Calibri"/>
                      <w:color w:val="000000"/>
                      <w:sz w:val="16"/>
                      <w:szCs w:val="16"/>
                    </w:rPr>
                    <w:t>Data Protocollo</w:t>
                  </w:r>
                </w:p>
              </w:tc>
            </w:tr>
            <w:tr w:rsidR="00F048C7" w:rsidTr="00906B0E" w14:paraId="08053F8F" w14:textId="77777777">
              <w:trPr>
                <w:trHeight w:val="290"/>
              </w:trPr>
              <w:tc>
                <w:tcPr>
                  <w:tcW w:w="3376" w:type="dxa"/>
                  <w:tcBorders>
                    <w:top w:val="nil"/>
                    <w:left w:val="single" w:color="auto" w:sz="4" w:space="0"/>
                    <w:bottom w:val="single" w:color="auto" w:sz="4" w:space="0"/>
                    <w:right w:val="single" w:color="auto" w:sz="4" w:space="0"/>
                  </w:tcBorders>
                  <w:shd w:val="clear" w:color="000000" w:fill="FFFFFF"/>
                  <w:vAlign w:val="center"/>
                  <w:hideMark/>
                </w:tcPr>
                <w:p w:rsidR="00FC069B" w:rsidP="00FC069B" w:rsidRDefault="00FC069B" w14:paraId="5CAF3E65" w14:textId="77777777">
                  <w:pPr>
                    <w:rPr>
                      <w:rFonts w:ascii="Calibri" w:hAnsi="Calibri" w:cs="Calibri"/>
                      <w:color w:val="000000"/>
                      <w:sz w:val="16"/>
                      <w:szCs w:val="16"/>
                    </w:rPr>
                  </w:pPr>
                  <w:r>
                    <w:rPr>
                      <w:rFonts w:ascii="Calibri" w:hAnsi="Calibri" w:cs="Calibri"/>
                      <w:color w:val="000000"/>
                      <w:sz w:val="16"/>
                      <w:szCs w:val="16"/>
                    </w:rPr>
                    <w:t>ANRE_NOTE</w:t>
                  </w:r>
                </w:p>
              </w:tc>
              <w:tc>
                <w:tcPr>
                  <w:tcW w:w="930" w:type="dxa"/>
                  <w:tcBorders>
                    <w:top w:val="nil"/>
                    <w:left w:val="nil"/>
                    <w:bottom w:val="single" w:color="auto" w:sz="4" w:space="0"/>
                    <w:right w:val="single" w:color="auto" w:sz="4" w:space="0"/>
                  </w:tcBorders>
                  <w:shd w:val="clear" w:color="000000" w:fill="FFFFFF"/>
                  <w:vAlign w:val="center"/>
                  <w:hideMark/>
                </w:tcPr>
                <w:p w:rsidR="00FC069B" w:rsidP="00FC069B" w:rsidRDefault="00FC069B" w14:paraId="49F99CE8" w14:textId="77777777">
                  <w:pPr>
                    <w:rPr>
                      <w:rFonts w:ascii="Calibri" w:hAnsi="Calibri" w:cs="Calibri"/>
                      <w:color w:val="000000"/>
                      <w:sz w:val="16"/>
                      <w:szCs w:val="16"/>
                    </w:rPr>
                  </w:pPr>
                  <w:r>
                    <w:rPr>
                      <w:rFonts w:ascii="Calibri" w:hAnsi="Calibri" w:cs="Calibri"/>
                      <w:color w:val="000000"/>
                      <w:sz w:val="16"/>
                      <w:szCs w:val="16"/>
                    </w:rPr>
                    <w:t>Note</w:t>
                  </w:r>
                </w:p>
              </w:tc>
            </w:tr>
            <w:tr w:rsidR="00F048C7" w:rsidTr="00906B0E" w14:paraId="5AB4B99D" w14:textId="77777777">
              <w:trPr>
                <w:trHeight w:val="420"/>
              </w:trPr>
              <w:tc>
                <w:tcPr>
                  <w:tcW w:w="3376" w:type="dxa"/>
                  <w:tcBorders>
                    <w:top w:val="nil"/>
                    <w:left w:val="single" w:color="auto" w:sz="4" w:space="0"/>
                    <w:bottom w:val="single" w:color="auto" w:sz="4" w:space="0"/>
                    <w:right w:val="single" w:color="auto" w:sz="4" w:space="0"/>
                  </w:tcBorders>
                  <w:shd w:val="clear" w:color="000000" w:fill="FFFFFF"/>
                  <w:vAlign w:val="center"/>
                  <w:hideMark/>
                </w:tcPr>
                <w:p w:rsidR="00FC069B" w:rsidP="00FC069B" w:rsidRDefault="00FC069B" w14:paraId="4C640B2B" w14:textId="77777777">
                  <w:pPr>
                    <w:rPr>
                      <w:rFonts w:ascii="Calibri" w:hAnsi="Calibri" w:cs="Calibri"/>
                      <w:color w:val="000000"/>
                      <w:sz w:val="16"/>
                      <w:szCs w:val="16"/>
                    </w:rPr>
                  </w:pPr>
                  <w:r>
                    <w:rPr>
                      <w:rFonts w:ascii="Calibri" w:hAnsi="Calibri" w:cs="Calibri"/>
                      <w:color w:val="000000"/>
                      <w:sz w:val="16"/>
                      <w:szCs w:val="16"/>
                    </w:rPr>
                    <w:t>ANRE_ANNULMENTO_USER</w:t>
                  </w:r>
                </w:p>
              </w:tc>
              <w:tc>
                <w:tcPr>
                  <w:tcW w:w="930" w:type="dxa"/>
                  <w:tcBorders>
                    <w:top w:val="nil"/>
                    <w:left w:val="nil"/>
                    <w:bottom w:val="single" w:color="auto" w:sz="4" w:space="0"/>
                    <w:right w:val="single" w:color="auto" w:sz="4" w:space="0"/>
                  </w:tcBorders>
                  <w:shd w:val="clear" w:color="000000" w:fill="FFFFFF"/>
                  <w:vAlign w:val="center"/>
                  <w:hideMark/>
                </w:tcPr>
                <w:p w:rsidR="00FC069B" w:rsidP="00FC069B" w:rsidRDefault="00FC069B" w14:paraId="350D4FA2" w14:textId="77777777">
                  <w:pPr>
                    <w:rPr>
                      <w:rFonts w:ascii="Calibri" w:hAnsi="Calibri" w:cs="Calibri"/>
                      <w:color w:val="000000"/>
                      <w:sz w:val="16"/>
                      <w:szCs w:val="16"/>
                    </w:rPr>
                  </w:pPr>
                  <w:r>
                    <w:rPr>
                      <w:rFonts w:ascii="Calibri" w:hAnsi="Calibri" w:cs="Calibri"/>
                      <w:color w:val="000000"/>
                      <w:sz w:val="16"/>
                      <w:szCs w:val="16"/>
                    </w:rPr>
                    <w:t>iv-user</w:t>
                  </w:r>
                </w:p>
              </w:tc>
            </w:tr>
            <w:tr w:rsidR="00F048C7" w:rsidTr="00906B0E" w14:paraId="2C3D9F7F" w14:textId="77777777">
              <w:trPr>
                <w:trHeight w:val="420"/>
              </w:trPr>
              <w:tc>
                <w:tcPr>
                  <w:tcW w:w="3376" w:type="dxa"/>
                  <w:tcBorders>
                    <w:top w:val="nil"/>
                    <w:left w:val="single" w:color="auto" w:sz="4" w:space="0"/>
                    <w:bottom w:val="single" w:color="auto" w:sz="4" w:space="0"/>
                    <w:right w:val="single" w:color="auto" w:sz="4" w:space="0"/>
                  </w:tcBorders>
                  <w:shd w:val="clear" w:color="000000" w:fill="FFFFFF"/>
                  <w:vAlign w:val="center"/>
                  <w:hideMark/>
                </w:tcPr>
                <w:p w:rsidR="00FC069B" w:rsidP="00FC069B" w:rsidRDefault="00FC069B" w14:paraId="6241ABFA" w14:textId="77777777">
                  <w:pPr>
                    <w:rPr>
                      <w:rFonts w:ascii="Calibri" w:hAnsi="Calibri" w:cs="Calibri"/>
                      <w:color w:val="000000"/>
                      <w:sz w:val="16"/>
                      <w:szCs w:val="16"/>
                    </w:rPr>
                  </w:pPr>
                  <w:r>
                    <w:rPr>
                      <w:rFonts w:ascii="Calibri" w:hAnsi="Calibri" w:cs="Calibri"/>
                      <w:color w:val="000000"/>
                      <w:sz w:val="16"/>
                      <w:szCs w:val="16"/>
                    </w:rPr>
                    <w:t>ANRE_ANNULMENTO_DATE</w:t>
                  </w:r>
                </w:p>
              </w:tc>
              <w:tc>
                <w:tcPr>
                  <w:tcW w:w="930" w:type="dxa"/>
                  <w:tcBorders>
                    <w:top w:val="nil"/>
                    <w:left w:val="nil"/>
                    <w:bottom w:val="single" w:color="auto" w:sz="4" w:space="0"/>
                    <w:right w:val="single" w:color="auto" w:sz="4" w:space="0"/>
                  </w:tcBorders>
                  <w:shd w:val="clear" w:color="000000" w:fill="FFFFFF"/>
                  <w:vAlign w:val="center"/>
                  <w:hideMark/>
                </w:tcPr>
                <w:p w:rsidR="00FC069B" w:rsidP="00FC069B" w:rsidRDefault="00FC069B" w14:paraId="0C6F7DE6" w14:textId="77777777">
                  <w:pPr>
                    <w:rPr>
                      <w:rFonts w:ascii="Calibri" w:hAnsi="Calibri" w:cs="Calibri"/>
                      <w:color w:val="000000"/>
                      <w:sz w:val="16"/>
                      <w:szCs w:val="16"/>
                    </w:rPr>
                  </w:pPr>
                  <w:r>
                    <w:rPr>
                      <w:rFonts w:ascii="Calibri" w:hAnsi="Calibri" w:cs="Calibri"/>
                      <w:color w:val="000000"/>
                      <w:sz w:val="16"/>
                      <w:szCs w:val="16"/>
                    </w:rPr>
                    <w:t>sysdatetime</w:t>
                  </w:r>
                </w:p>
              </w:tc>
            </w:tr>
          </w:tbl>
          <w:p w:rsidR="00D044B5" w:rsidP="00D044B5" w:rsidRDefault="00D044B5" w14:paraId="1C008269" w14:textId="52CBF3EE">
            <w:pPr>
              <w:rPr>
                <w:rFonts w:ascii="Calibri" w:hAnsi="Calibri" w:eastAsia="Calibri" w:cs="Calibri"/>
                <w:sz w:val="20"/>
                <w:szCs w:val="20"/>
              </w:rPr>
            </w:pPr>
            <w:r>
              <w:rPr>
                <w:rFonts w:ascii="Calibri" w:hAnsi="Calibri" w:eastAsia="Calibri" w:cs="Calibri"/>
                <w:sz w:val="20"/>
                <w:szCs w:val="20"/>
              </w:rPr>
              <w:t>Deve essere aggiornato il record relativo al requisito aggiuntivo associato al recupero da annullare impostando le seguenti informazioni:</w:t>
            </w:r>
          </w:p>
          <w:tbl>
            <w:tblPr>
              <w:tblW w:w="6126" w:type="dxa"/>
              <w:tblCellMar>
                <w:left w:w="70" w:type="dxa"/>
                <w:right w:w="70" w:type="dxa"/>
              </w:tblCellMar>
              <w:tblLook w:val="04A0" w:firstRow="1" w:lastRow="0" w:firstColumn="1" w:lastColumn="0" w:noHBand="0" w:noVBand="1"/>
            </w:tblPr>
            <w:tblGrid>
              <w:gridCol w:w="1480"/>
              <w:gridCol w:w="4646"/>
            </w:tblGrid>
            <w:tr w:rsidR="00F048C7" w:rsidTr="006D4BA4" w14:paraId="40C72D96" w14:textId="77777777">
              <w:trPr>
                <w:trHeight w:val="264"/>
              </w:trPr>
              <w:tc>
                <w:tcPr>
                  <w:tcW w:w="6126" w:type="dxa"/>
                  <w:gridSpan w:val="2"/>
                  <w:tcBorders>
                    <w:top w:val="single" w:color="auto" w:sz="4" w:space="0"/>
                    <w:left w:val="single" w:color="auto" w:sz="4" w:space="0"/>
                    <w:bottom w:val="single" w:color="auto" w:sz="4" w:space="0"/>
                    <w:right w:val="single" w:color="000000" w:sz="4" w:space="0"/>
                  </w:tcBorders>
                  <w:noWrap/>
                  <w:vAlign w:val="center"/>
                  <w:hideMark/>
                </w:tcPr>
                <w:p w:rsidR="005E20EC" w:rsidP="005E20EC" w:rsidRDefault="005E20EC" w14:paraId="0CAC15A6" w14:textId="77777777">
                  <w:pPr>
                    <w:jc w:val="center"/>
                    <w:rPr>
                      <w:rFonts w:ascii="Calibri" w:hAnsi="Calibri" w:cs="Calibri"/>
                      <w:color w:val="000000"/>
                      <w:sz w:val="16"/>
                      <w:szCs w:val="16"/>
                    </w:rPr>
                  </w:pPr>
                  <w:r>
                    <w:rPr>
                      <w:rFonts w:ascii="Calibri" w:hAnsi="Calibri" w:cs="Calibri"/>
                      <w:color w:val="000000"/>
                      <w:sz w:val="16"/>
                      <w:szCs w:val="16"/>
                    </w:rPr>
                    <w:t>license_instance_requirement_additional</w:t>
                  </w:r>
                </w:p>
              </w:tc>
            </w:tr>
            <w:tr w:rsidR="00F048C7" w:rsidTr="006D4BA4" w14:paraId="5F87700A" w14:textId="77777777">
              <w:trPr>
                <w:trHeight w:val="264"/>
              </w:trPr>
              <w:tc>
                <w:tcPr>
                  <w:tcW w:w="1480" w:type="dxa"/>
                  <w:tcBorders>
                    <w:top w:val="nil"/>
                    <w:left w:val="single" w:color="auto" w:sz="4" w:space="0"/>
                    <w:bottom w:val="single" w:color="auto" w:sz="4" w:space="0"/>
                    <w:right w:val="single" w:color="auto" w:sz="4" w:space="0"/>
                  </w:tcBorders>
                  <w:noWrap/>
                  <w:vAlign w:val="bottom"/>
                  <w:hideMark/>
                </w:tcPr>
                <w:p w:rsidR="005E20EC" w:rsidP="005E20EC" w:rsidRDefault="005E20EC" w14:paraId="342CBABF" w14:textId="77777777">
                  <w:pPr>
                    <w:jc w:val="center"/>
                    <w:rPr>
                      <w:rFonts w:ascii="Calibri" w:hAnsi="Calibri" w:cs="Calibri"/>
                      <w:color w:val="000000"/>
                      <w:sz w:val="16"/>
                      <w:szCs w:val="16"/>
                    </w:rPr>
                  </w:pPr>
                  <w:r>
                    <w:rPr>
                      <w:rFonts w:ascii="Calibri" w:hAnsi="Calibri" w:cs="Calibri"/>
                      <w:color w:val="000000"/>
                      <w:sz w:val="16"/>
                      <w:szCs w:val="16"/>
                    </w:rPr>
                    <w:t>Campo</w:t>
                  </w:r>
                </w:p>
              </w:tc>
              <w:tc>
                <w:tcPr>
                  <w:tcW w:w="4646" w:type="dxa"/>
                  <w:tcBorders>
                    <w:top w:val="nil"/>
                    <w:left w:val="nil"/>
                    <w:bottom w:val="single" w:color="auto" w:sz="4" w:space="0"/>
                    <w:right w:val="single" w:color="auto" w:sz="4" w:space="0"/>
                  </w:tcBorders>
                  <w:noWrap/>
                  <w:vAlign w:val="bottom"/>
                  <w:hideMark/>
                </w:tcPr>
                <w:p w:rsidR="005E20EC" w:rsidP="005E20EC" w:rsidRDefault="005E20EC" w14:paraId="3304F067" w14:textId="77777777">
                  <w:pPr>
                    <w:jc w:val="center"/>
                    <w:rPr>
                      <w:rFonts w:ascii="Calibri" w:hAnsi="Calibri" w:cs="Calibri"/>
                      <w:color w:val="000000"/>
                      <w:sz w:val="16"/>
                      <w:szCs w:val="16"/>
                    </w:rPr>
                  </w:pPr>
                  <w:r>
                    <w:rPr>
                      <w:rFonts w:ascii="Calibri" w:hAnsi="Calibri" w:cs="Calibri"/>
                      <w:color w:val="000000"/>
                      <w:sz w:val="16"/>
                      <w:szCs w:val="16"/>
                    </w:rPr>
                    <w:t>Annullamento Recupero</w:t>
                  </w:r>
                </w:p>
              </w:tc>
            </w:tr>
            <w:tr w:rsidR="00F048C7" w:rsidTr="006D4BA4" w14:paraId="7E49A0F2"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69E21A8E" w14:textId="77777777">
                  <w:pPr>
                    <w:rPr>
                      <w:rFonts w:ascii="Calibri" w:hAnsi="Calibri" w:cs="Calibri"/>
                      <w:color w:val="000000"/>
                      <w:sz w:val="16"/>
                      <w:szCs w:val="16"/>
                    </w:rPr>
                  </w:pPr>
                  <w:r>
                    <w:rPr>
                      <w:rFonts w:ascii="Calibri" w:hAnsi="Calibri" w:cs="Calibri"/>
                      <w:color w:val="000000"/>
                      <w:sz w:val="16"/>
                      <w:szCs w:val="16"/>
                    </w:rPr>
                    <w:t>id</w:t>
                  </w:r>
                </w:p>
              </w:tc>
              <w:tc>
                <w:tcPr>
                  <w:tcW w:w="4646" w:type="dxa"/>
                  <w:tcBorders>
                    <w:top w:val="nil"/>
                    <w:left w:val="nil"/>
                    <w:bottom w:val="single" w:color="auto" w:sz="4" w:space="0"/>
                    <w:right w:val="single" w:color="auto" w:sz="4" w:space="0"/>
                  </w:tcBorders>
                  <w:noWrap/>
                  <w:vAlign w:val="bottom"/>
                  <w:hideMark/>
                </w:tcPr>
                <w:p w:rsidR="005E20EC" w:rsidP="005E20EC" w:rsidRDefault="005E20EC" w14:paraId="22219B25" w14:textId="77777777">
                  <w:pPr>
                    <w:rPr>
                      <w:rFonts w:ascii="Aptos Narrow" w:hAnsi="Aptos Narrow"/>
                      <w:color w:val="000000"/>
                      <w:sz w:val="22"/>
                      <w:szCs w:val="22"/>
                    </w:rPr>
                  </w:pPr>
                  <w:r>
                    <w:rPr>
                      <w:rFonts w:ascii="Aptos Narrow" w:hAnsi="Aptos Narrow"/>
                      <w:color w:val="000000"/>
                      <w:sz w:val="22"/>
                      <w:szCs w:val="22"/>
                    </w:rPr>
                    <w:t> </w:t>
                  </w:r>
                </w:p>
              </w:tc>
            </w:tr>
            <w:tr w:rsidR="00F048C7" w:rsidTr="006D4BA4" w14:paraId="06E52CB2"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69B06131" w14:textId="77777777">
                  <w:pPr>
                    <w:rPr>
                      <w:rFonts w:ascii="Calibri" w:hAnsi="Calibri" w:cs="Calibri"/>
                      <w:color w:val="000000"/>
                      <w:sz w:val="16"/>
                      <w:szCs w:val="16"/>
                    </w:rPr>
                  </w:pPr>
                  <w:r>
                    <w:rPr>
                      <w:rFonts w:ascii="Calibri" w:hAnsi="Calibri" w:cs="Calibri"/>
                      <w:color w:val="000000"/>
                      <w:sz w:val="16"/>
                      <w:szCs w:val="16"/>
                    </w:rPr>
                    <w:t>ext_id</w:t>
                  </w:r>
                </w:p>
              </w:tc>
              <w:tc>
                <w:tcPr>
                  <w:tcW w:w="4646" w:type="dxa"/>
                  <w:tcBorders>
                    <w:top w:val="nil"/>
                    <w:left w:val="nil"/>
                    <w:bottom w:val="single" w:color="auto" w:sz="4" w:space="0"/>
                    <w:right w:val="single" w:color="auto" w:sz="4" w:space="0"/>
                  </w:tcBorders>
                  <w:noWrap/>
                  <w:vAlign w:val="bottom"/>
                  <w:hideMark/>
                </w:tcPr>
                <w:p w:rsidR="005E20EC" w:rsidP="005E20EC" w:rsidRDefault="005E20EC" w14:paraId="2E8D899E" w14:textId="77777777">
                  <w:pPr>
                    <w:rPr>
                      <w:rFonts w:ascii="Aptos Narrow" w:hAnsi="Aptos Narrow"/>
                      <w:color w:val="000000"/>
                      <w:sz w:val="22"/>
                      <w:szCs w:val="22"/>
                    </w:rPr>
                  </w:pPr>
                  <w:r>
                    <w:rPr>
                      <w:rFonts w:ascii="Aptos Narrow" w:hAnsi="Aptos Narrow"/>
                      <w:color w:val="000000"/>
                      <w:sz w:val="22"/>
                      <w:szCs w:val="22"/>
                    </w:rPr>
                    <w:t> </w:t>
                  </w:r>
                </w:p>
              </w:tc>
            </w:tr>
            <w:tr w:rsidR="00F048C7" w:rsidTr="006D4BA4" w14:paraId="61FE7B6D"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20F06848" w14:textId="77777777">
                  <w:pPr>
                    <w:rPr>
                      <w:rFonts w:ascii="Calibri" w:hAnsi="Calibri" w:cs="Calibri"/>
                      <w:color w:val="000000"/>
                      <w:sz w:val="16"/>
                      <w:szCs w:val="16"/>
                    </w:rPr>
                  </w:pPr>
                  <w:r>
                    <w:rPr>
                      <w:rFonts w:ascii="Calibri" w:hAnsi="Calibri" w:cs="Calibri"/>
                      <w:color w:val="000000"/>
                      <w:sz w:val="16"/>
                      <w:szCs w:val="16"/>
                    </w:rPr>
                    <w:t>license_instance_id</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5E20EC" w14:paraId="41DD4DCD" w14:textId="77777777">
                  <w:pPr>
                    <w:rPr>
                      <w:rFonts w:ascii="Calibri" w:hAnsi="Calibri" w:cs="Calibri"/>
                      <w:color w:val="000000"/>
                      <w:sz w:val="16"/>
                      <w:szCs w:val="16"/>
                    </w:rPr>
                  </w:pPr>
                  <w:r>
                    <w:rPr>
                      <w:rFonts w:ascii="Calibri" w:hAnsi="Calibri" w:cs="Calibri"/>
                      <w:color w:val="000000"/>
                      <w:sz w:val="16"/>
                      <w:szCs w:val="16"/>
                    </w:rPr>
                    <w:t> </w:t>
                  </w:r>
                </w:p>
              </w:tc>
            </w:tr>
            <w:tr w:rsidR="00F048C7" w:rsidTr="006D4BA4" w14:paraId="74BA0940"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7AD1E926" w14:textId="77777777">
                  <w:pPr>
                    <w:rPr>
                      <w:rFonts w:ascii="Calibri" w:hAnsi="Calibri" w:cs="Calibri"/>
                      <w:color w:val="000000"/>
                      <w:sz w:val="16"/>
                      <w:szCs w:val="16"/>
                    </w:rPr>
                  </w:pPr>
                  <w:r>
                    <w:rPr>
                      <w:rFonts w:ascii="Calibri" w:hAnsi="Calibri" w:cs="Calibri"/>
                      <w:color w:val="000000"/>
                      <w:sz w:val="16"/>
                      <w:szCs w:val="16"/>
                    </w:rPr>
                    <w:t>requirement_id</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5E20EC" w14:paraId="61EA4DDD" w14:textId="77777777">
                  <w:pPr>
                    <w:rPr>
                      <w:rFonts w:ascii="Calibri" w:hAnsi="Calibri" w:cs="Calibri"/>
                      <w:color w:val="000000"/>
                      <w:sz w:val="16"/>
                      <w:szCs w:val="16"/>
                    </w:rPr>
                  </w:pPr>
                  <w:r>
                    <w:rPr>
                      <w:rFonts w:ascii="Calibri" w:hAnsi="Calibri" w:cs="Calibri"/>
                      <w:color w:val="000000"/>
                      <w:sz w:val="16"/>
                      <w:szCs w:val="16"/>
                    </w:rPr>
                    <w:t> </w:t>
                  </w:r>
                </w:p>
              </w:tc>
            </w:tr>
            <w:tr w:rsidR="00F048C7" w:rsidTr="006D4BA4" w14:paraId="458CD284"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2001C0A8" w14:textId="77777777">
                  <w:pPr>
                    <w:rPr>
                      <w:rFonts w:ascii="Calibri" w:hAnsi="Calibri" w:cs="Calibri"/>
                      <w:color w:val="000000"/>
                      <w:sz w:val="16"/>
                      <w:szCs w:val="16"/>
                    </w:rPr>
                  </w:pPr>
                  <w:r>
                    <w:rPr>
                      <w:rFonts w:ascii="Calibri" w:hAnsi="Calibri" w:cs="Calibri"/>
                      <w:color w:val="000000"/>
                      <w:sz w:val="16"/>
                      <w:szCs w:val="16"/>
                    </w:rPr>
                    <w:t>state_id</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5E20EC" w14:paraId="7E48AFCA" w14:textId="77777777">
                  <w:pPr>
                    <w:rPr>
                      <w:rFonts w:ascii="Calibri" w:hAnsi="Calibri" w:cs="Calibri"/>
                      <w:color w:val="000000"/>
                      <w:sz w:val="16"/>
                      <w:szCs w:val="16"/>
                    </w:rPr>
                  </w:pPr>
                  <w:r>
                    <w:rPr>
                      <w:rFonts w:ascii="Calibri" w:hAnsi="Calibri" w:cs="Calibri"/>
                      <w:color w:val="000000"/>
                      <w:sz w:val="16"/>
                      <w:szCs w:val="16"/>
                    </w:rPr>
                    <w:t>5=INVALIDATED</w:t>
                  </w:r>
                </w:p>
              </w:tc>
            </w:tr>
            <w:tr w:rsidR="00F048C7" w:rsidTr="006D4BA4" w14:paraId="182C19E4"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4674EECA" w14:textId="77777777">
                  <w:pPr>
                    <w:rPr>
                      <w:rFonts w:ascii="Calibri" w:hAnsi="Calibri" w:cs="Calibri"/>
                      <w:color w:val="000000"/>
                      <w:sz w:val="16"/>
                      <w:szCs w:val="16"/>
                    </w:rPr>
                  </w:pPr>
                  <w:r>
                    <w:rPr>
                      <w:rFonts w:ascii="Calibri" w:hAnsi="Calibri" w:cs="Calibri"/>
                      <w:color w:val="000000"/>
                      <w:sz w:val="16"/>
                      <w:szCs w:val="16"/>
                    </w:rPr>
                    <w:t>blocked</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5E20EC" w14:paraId="0EF99740" w14:textId="77777777">
                  <w:pPr>
                    <w:rPr>
                      <w:rFonts w:ascii="Calibri" w:hAnsi="Calibri" w:cs="Calibri"/>
                      <w:color w:val="000000"/>
                      <w:sz w:val="16"/>
                      <w:szCs w:val="16"/>
                    </w:rPr>
                  </w:pPr>
                  <w:r>
                    <w:rPr>
                      <w:rFonts w:ascii="Calibri" w:hAnsi="Calibri" w:cs="Calibri"/>
                      <w:color w:val="000000"/>
                      <w:sz w:val="16"/>
                      <w:szCs w:val="16"/>
                    </w:rPr>
                    <w:t> </w:t>
                  </w:r>
                </w:p>
              </w:tc>
            </w:tr>
            <w:tr w:rsidR="00F048C7" w:rsidTr="006D4BA4" w14:paraId="13B7C846"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6EE9F6AC" w14:textId="77777777">
                  <w:pPr>
                    <w:rPr>
                      <w:rFonts w:ascii="Calibri" w:hAnsi="Calibri" w:cs="Calibri"/>
                      <w:color w:val="000000"/>
                      <w:sz w:val="16"/>
                      <w:szCs w:val="16"/>
                    </w:rPr>
                  </w:pPr>
                  <w:r>
                    <w:rPr>
                      <w:rFonts w:ascii="Calibri" w:hAnsi="Calibri" w:cs="Calibri"/>
                      <w:color w:val="000000"/>
                      <w:sz w:val="16"/>
                      <w:szCs w:val="16"/>
                    </w:rPr>
                    <w:t>proposed</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5E20EC" w14:paraId="20A92331" w14:textId="77777777">
                  <w:pPr>
                    <w:rPr>
                      <w:rFonts w:ascii="Calibri" w:hAnsi="Calibri" w:cs="Calibri"/>
                      <w:color w:val="000000"/>
                      <w:sz w:val="16"/>
                      <w:szCs w:val="16"/>
                    </w:rPr>
                  </w:pPr>
                  <w:r>
                    <w:rPr>
                      <w:rFonts w:ascii="Calibri" w:hAnsi="Calibri" w:cs="Calibri"/>
                      <w:color w:val="000000"/>
                      <w:sz w:val="16"/>
                      <w:szCs w:val="16"/>
                    </w:rPr>
                    <w:t> </w:t>
                  </w:r>
                </w:p>
              </w:tc>
            </w:tr>
            <w:tr w:rsidR="00F048C7" w:rsidTr="006D4BA4" w14:paraId="44E98F35"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0C8AE51F" w14:textId="77777777">
                  <w:pPr>
                    <w:rPr>
                      <w:rFonts w:ascii="Calibri" w:hAnsi="Calibri" w:cs="Calibri"/>
                      <w:color w:val="000000"/>
                      <w:sz w:val="16"/>
                      <w:szCs w:val="16"/>
                    </w:rPr>
                  </w:pPr>
                  <w:r>
                    <w:rPr>
                      <w:rFonts w:ascii="Calibri" w:hAnsi="Calibri" w:cs="Calibri"/>
                      <w:color w:val="000000"/>
                      <w:sz w:val="16"/>
                      <w:szCs w:val="16"/>
                    </w:rPr>
                    <w:t>created_by</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5E20EC" w14:paraId="478498DF" w14:textId="77777777">
                  <w:pPr>
                    <w:rPr>
                      <w:rFonts w:ascii="Calibri" w:hAnsi="Calibri" w:cs="Calibri"/>
                      <w:color w:val="000000"/>
                      <w:sz w:val="16"/>
                      <w:szCs w:val="16"/>
                    </w:rPr>
                  </w:pPr>
                  <w:r>
                    <w:rPr>
                      <w:rFonts w:ascii="Calibri" w:hAnsi="Calibri" w:cs="Calibri"/>
                      <w:color w:val="000000"/>
                      <w:sz w:val="16"/>
                      <w:szCs w:val="16"/>
                    </w:rPr>
                    <w:t> </w:t>
                  </w:r>
                </w:p>
              </w:tc>
            </w:tr>
            <w:tr w:rsidR="00F048C7" w:rsidTr="006D4BA4" w14:paraId="5FFDBD89"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4F27C92F" w14:textId="77777777">
                  <w:pPr>
                    <w:rPr>
                      <w:rFonts w:ascii="Calibri" w:hAnsi="Calibri" w:cs="Calibri"/>
                      <w:color w:val="000000"/>
                      <w:sz w:val="16"/>
                      <w:szCs w:val="16"/>
                    </w:rPr>
                  </w:pPr>
                  <w:r>
                    <w:rPr>
                      <w:rFonts w:ascii="Calibri" w:hAnsi="Calibri" w:cs="Calibri"/>
                      <w:color w:val="000000"/>
                      <w:sz w:val="16"/>
                      <w:szCs w:val="16"/>
                    </w:rPr>
                    <w:t>created_date</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5E20EC" w14:paraId="445DDD40" w14:textId="77777777">
                  <w:pPr>
                    <w:rPr>
                      <w:rFonts w:ascii="Calibri" w:hAnsi="Calibri" w:cs="Calibri"/>
                      <w:color w:val="000000"/>
                      <w:sz w:val="16"/>
                      <w:szCs w:val="16"/>
                    </w:rPr>
                  </w:pPr>
                  <w:r>
                    <w:rPr>
                      <w:rFonts w:ascii="Calibri" w:hAnsi="Calibri" w:cs="Calibri"/>
                      <w:color w:val="000000"/>
                      <w:sz w:val="16"/>
                      <w:szCs w:val="16"/>
                    </w:rPr>
                    <w:t> </w:t>
                  </w:r>
                </w:p>
              </w:tc>
            </w:tr>
            <w:tr w:rsidR="00F048C7" w:rsidTr="006D4BA4" w14:paraId="7C2F3F60"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245D1015" w14:textId="77777777">
                  <w:pPr>
                    <w:rPr>
                      <w:rFonts w:ascii="Calibri" w:hAnsi="Calibri" w:cs="Calibri"/>
                      <w:color w:val="000000"/>
                      <w:sz w:val="16"/>
                      <w:szCs w:val="16"/>
                    </w:rPr>
                  </w:pPr>
                  <w:r>
                    <w:rPr>
                      <w:rFonts w:ascii="Calibri" w:hAnsi="Calibri" w:cs="Calibri"/>
                      <w:color w:val="000000"/>
                      <w:sz w:val="16"/>
                      <w:szCs w:val="16"/>
                    </w:rPr>
                    <w:t>last_modified_by</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6D4BA4" w14:paraId="213EAAE8" w14:textId="6225F024">
                  <w:pPr>
                    <w:rPr>
                      <w:rFonts w:ascii="Calibri" w:hAnsi="Calibri" w:cs="Calibri"/>
                      <w:color w:val="000000"/>
                      <w:sz w:val="16"/>
                      <w:szCs w:val="16"/>
                    </w:rPr>
                  </w:pPr>
                  <w:r>
                    <w:rPr>
                      <w:rFonts w:ascii="Calibri" w:hAnsi="Calibri" w:cs="Calibri"/>
                      <w:color w:val="000000"/>
                      <w:sz w:val="16"/>
                      <w:szCs w:val="16"/>
                    </w:rPr>
                    <w:t>Cf utente creatore annullamento recupero</w:t>
                  </w:r>
                </w:p>
              </w:tc>
            </w:tr>
            <w:tr w:rsidR="00F048C7" w:rsidTr="006D4BA4" w14:paraId="527D4B77"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3B9F2F73"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5E20EC" w14:paraId="64EC2611"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rsidTr="006D4BA4" w14:paraId="5ADC6F25"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2BC506A6" w14:textId="77777777">
                  <w:pPr>
                    <w:rPr>
                      <w:rFonts w:ascii="Calibri" w:hAnsi="Calibri" w:cs="Calibri"/>
                      <w:color w:val="000000"/>
                      <w:sz w:val="16"/>
                      <w:szCs w:val="16"/>
                    </w:rPr>
                  </w:pPr>
                  <w:r>
                    <w:rPr>
                      <w:rFonts w:ascii="Calibri" w:hAnsi="Calibri" w:cs="Calibri"/>
                      <w:color w:val="000000"/>
                      <w:sz w:val="16"/>
                      <w:szCs w:val="16"/>
                    </w:rPr>
                    <w:t>deleted</w:t>
                  </w:r>
                </w:p>
              </w:tc>
              <w:tc>
                <w:tcPr>
                  <w:tcW w:w="4646" w:type="dxa"/>
                  <w:tcBorders>
                    <w:top w:val="nil"/>
                    <w:left w:val="nil"/>
                    <w:bottom w:val="single" w:color="auto" w:sz="4" w:space="0"/>
                    <w:right w:val="single" w:color="auto" w:sz="4" w:space="0"/>
                  </w:tcBorders>
                  <w:shd w:val="clear" w:color="000000" w:fill="FFFFFF"/>
                  <w:vAlign w:val="center"/>
                  <w:hideMark/>
                </w:tcPr>
                <w:p w:rsidR="005E20EC" w:rsidP="006D4BA4" w:rsidRDefault="005E20EC" w14:paraId="409CCFCB" w14:textId="77777777">
                  <w:pPr>
                    <w:rPr>
                      <w:rFonts w:ascii="Calibri" w:hAnsi="Calibri" w:cs="Calibri"/>
                      <w:color w:val="000000"/>
                      <w:sz w:val="16"/>
                      <w:szCs w:val="16"/>
                    </w:rPr>
                  </w:pPr>
                  <w:r>
                    <w:rPr>
                      <w:rFonts w:ascii="Calibri" w:hAnsi="Calibri" w:cs="Calibri"/>
                      <w:color w:val="000000"/>
                      <w:sz w:val="16"/>
                      <w:szCs w:val="16"/>
                    </w:rPr>
                    <w:t>1</w:t>
                  </w:r>
                </w:p>
              </w:tc>
            </w:tr>
            <w:tr w:rsidR="00F048C7" w:rsidTr="006D4BA4" w14:paraId="26C34CFC"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55A0B475" w14:textId="77777777">
                  <w:pPr>
                    <w:rPr>
                      <w:rFonts w:ascii="Calibri" w:hAnsi="Calibri" w:cs="Calibri"/>
                      <w:color w:val="000000"/>
                      <w:sz w:val="16"/>
                      <w:szCs w:val="16"/>
                    </w:rPr>
                  </w:pPr>
                  <w:r>
                    <w:rPr>
                      <w:rFonts w:ascii="Calibri" w:hAnsi="Calibri" w:cs="Calibri"/>
                      <w:color w:val="000000"/>
                      <w:sz w:val="16"/>
                      <w:szCs w:val="16"/>
                    </w:rPr>
                    <w:t>deleted_date</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6D4BA4" w14:paraId="1137DA6D" w14:textId="53ACDCFE">
                  <w:pPr>
                    <w:rPr>
                      <w:rFonts w:ascii="Calibri" w:hAnsi="Calibri" w:cs="Calibri"/>
                      <w:color w:val="000000"/>
                      <w:sz w:val="16"/>
                      <w:szCs w:val="16"/>
                    </w:rPr>
                  </w:pPr>
                  <w:r>
                    <w:rPr>
                      <w:rFonts w:ascii="Calibri" w:hAnsi="Calibri" w:cs="Calibri"/>
                      <w:color w:val="000000"/>
                      <w:sz w:val="16"/>
                      <w:szCs w:val="16"/>
                    </w:rPr>
                    <w:t>Cf utente creatore annullamento recupero</w:t>
                  </w:r>
                </w:p>
              </w:tc>
            </w:tr>
            <w:tr w:rsidR="00F048C7" w:rsidTr="006D4BA4" w14:paraId="470C1B6F" w14:textId="77777777">
              <w:trPr>
                <w:trHeight w:val="264"/>
              </w:trPr>
              <w:tc>
                <w:tcPr>
                  <w:tcW w:w="1480" w:type="dxa"/>
                  <w:tcBorders>
                    <w:top w:val="nil"/>
                    <w:left w:val="single" w:color="auto" w:sz="4" w:space="0"/>
                    <w:bottom w:val="single" w:color="auto" w:sz="4" w:space="0"/>
                    <w:right w:val="single" w:color="auto" w:sz="4" w:space="0"/>
                  </w:tcBorders>
                  <w:shd w:val="clear" w:color="000000" w:fill="FFFFFF"/>
                  <w:vAlign w:val="center"/>
                  <w:hideMark/>
                </w:tcPr>
                <w:p w:rsidR="005E20EC" w:rsidP="005E20EC" w:rsidRDefault="005E20EC" w14:paraId="2D6D1AAB" w14:textId="77777777">
                  <w:pPr>
                    <w:rPr>
                      <w:rFonts w:ascii="Calibri" w:hAnsi="Calibri" w:cs="Calibri"/>
                      <w:color w:val="000000"/>
                      <w:sz w:val="16"/>
                      <w:szCs w:val="16"/>
                    </w:rPr>
                  </w:pPr>
                  <w:r>
                    <w:rPr>
                      <w:rFonts w:ascii="Calibri" w:hAnsi="Calibri" w:cs="Calibri"/>
                      <w:color w:val="000000"/>
                      <w:sz w:val="16"/>
                      <w:szCs w:val="16"/>
                    </w:rPr>
                    <w:t>deleted_by</w:t>
                  </w:r>
                </w:p>
              </w:tc>
              <w:tc>
                <w:tcPr>
                  <w:tcW w:w="4646" w:type="dxa"/>
                  <w:tcBorders>
                    <w:top w:val="nil"/>
                    <w:left w:val="nil"/>
                    <w:bottom w:val="single" w:color="auto" w:sz="4" w:space="0"/>
                    <w:right w:val="single" w:color="auto" w:sz="4" w:space="0"/>
                  </w:tcBorders>
                  <w:shd w:val="clear" w:color="000000" w:fill="FFFFFF"/>
                  <w:vAlign w:val="center"/>
                  <w:hideMark/>
                </w:tcPr>
                <w:p w:rsidR="005E20EC" w:rsidP="005E20EC" w:rsidRDefault="001655B9" w14:paraId="4DA4D1A9" w14:textId="082656C1">
                  <w:pPr>
                    <w:rPr>
                      <w:rFonts w:ascii="Calibri" w:hAnsi="Calibri" w:cs="Calibri"/>
                      <w:color w:val="000000"/>
                      <w:sz w:val="16"/>
                      <w:szCs w:val="16"/>
                    </w:rPr>
                  </w:pPr>
                  <w:r w:rsidRPr="00B4029B">
                    <w:rPr>
                      <w:rFonts w:ascii="Calibri" w:hAnsi="Calibri" w:cs="Calibri"/>
                      <w:sz w:val="16"/>
                      <w:szCs w:val="16"/>
                    </w:rPr>
                    <w:t>Cf utente creatore annullamento recupero</w:t>
                  </w:r>
                </w:p>
              </w:tc>
            </w:tr>
          </w:tbl>
          <w:p w:rsidR="00DE5821" w:rsidP="006F3D7B" w:rsidRDefault="00DE5821" w14:paraId="50D3E024" w14:textId="77777777">
            <w:pPr>
              <w:rPr>
                <w:rFonts w:ascii="Calibri" w:hAnsi="Calibri" w:cs="Calibri"/>
                <w:snapToGrid w:val="0"/>
                <w:color w:val="000000"/>
                <w:sz w:val="16"/>
                <w:szCs w:val="16"/>
              </w:rPr>
            </w:pPr>
          </w:p>
          <w:tbl>
            <w:tblPr>
              <w:tblW w:w="7822" w:type="dxa"/>
              <w:tblCellMar>
                <w:left w:w="70" w:type="dxa"/>
                <w:right w:w="70" w:type="dxa"/>
              </w:tblCellMar>
              <w:tblLook w:val="04A0" w:firstRow="1" w:lastRow="0" w:firstColumn="1" w:lastColumn="0" w:noHBand="0" w:noVBand="1"/>
            </w:tblPr>
            <w:tblGrid>
              <w:gridCol w:w="1422"/>
              <w:gridCol w:w="6400"/>
            </w:tblGrid>
            <w:tr w:rsidR="00F048C7" w14:paraId="3D00B8F6" w14:textId="77777777">
              <w:trPr>
                <w:trHeight w:val="264"/>
              </w:trPr>
              <w:tc>
                <w:tcPr>
                  <w:tcW w:w="7822" w:type="dxa"/>
                  <w:gridSpan w:val="2"/>
                  <w:tcBorders>
                    <w:top w:val="single" w:color="auto" w:sz="8" w:space="0"/>
                    <w:left w:val="single" w:color="auto" w:sz="8" w:space="0"/>
                    <w:bottom w:val="single" w:color="auto" w:sz="4" w:space="0"/>
                    <w:right w:val="single" w:color="000000" w:sz="8" w:space="0"/>
                  </w:tcBorders>
                  <w:noWrap/>
                  <w:vAlign w:val="bottom"/>
                  <w:hideMark/>
                </w:tcPr>
                <w:p w:rsidR="006C44A0" w:rsidP="006C44A0" w:rsidRDefault="006C44A0" w14:paraId="302600FD" w14:textId="77777777">
                  <w:pPr>
                    <w:jc w:val="center"/>
                    <w:rPr>
                      <w:rFonts w:ascii="Calibri" w:hAnsi="Calibri" w:cs="Calibri"/>
                      <w:b/>
                      <w:bCs/>
                      <w:color w:val="000000"/>
                      <w:sz w:val="16"/>
                      <w:szCs w:val="16"/>
                    </w:rPr>
                  </w:pPr>
                  <w:r>
                    <w:rPr>
                      <w:rFonts w:ascii="Calibri" w:hAnsi="Calibri" w:cs="Calibri"/>
                      <w:b/>
                      <w:bCs/>
                      <w:color w:val="000000"/>
                      <w:sz w:val="16"/>
                      <w:szCs w:val="16"/>
                      <w:lang w:val="en-US"/>
                    </w:rPr>
                    <w:t>license_instance_event</w:t>
                  </w:r>
                </w:p>
              </w:tc>
            </w:tr>
            <w:tr w:rsidR="00F048C7" w14:paraId="1C71F127"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5FC4810B" w14:textId="77777777">
                  <w:pPr>
                    <w:rPr>
                      <w:rFonts w:ascii="Calibri" w:hAnsi="Calibri" w:cs="Calibri"/>
                      <w:color w:val="000000"/>
                      <w:sz w:val="16"/>
                      <w:szCs w:val="16"/>
                    </w:rPr>
                  </w:pPr>
                  <w:r>
                    <w:rPr>
                      <w:rFonts w:ascii="Calibri" w:hAnsi="Calibri" w:cs="Calibri"/>
                      <w:color w:val="000000"/>
                      <w:sz w:val="16"/>
                      <w:szCs w:val="16"/>
                    </w:rPr>
                    <w:t>id</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10976E5F" w14:textId="77777777">
                  <w:pPr>
                    <w:rPr>
                      <w:rFonts w:ascii="Aptos Narrow" w:hAnsi="Aptos Narrow"/>
                      <w:color w:val="000000"/>
                      <w:sz w:val="16"/>
                      <w:szCs w:val="16"/>
                    </w:rPr>
                  </w:pPr>
                  <w:r>
                    <w:rPr>
                      <w:rFonts w:ascii="Aptos Narrow" w:hAnsi="Aptos Narrow"/>
                      <w:color w:val="000000"/>
                      <w:sz w:val="16"/>
                      <w:szCs w:val="16"/>
                    </w:rPr>
                    <w:t>Progressivo</w:t>
                  </w:r>
                </w:p>
              </w:tc>
            </w:tr>
            <w:tr w:rsidR="00F048C7" w14:paraId="37060FC1"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5A3D3950" w14:textId="77777777">
                  <w:pPr>
                    <w:rPr>
                      <w:rFonts w:ascii="Calibri" w:hAnsi="Calibri" w:cs="Calibri"/>
                      <w:color w:val="000000"/>
                      <w:sz w:val="16"/>
                      <w:szCs w:val="16"/>
                    </w:rPr>
                  </w:pPr>
                  <w:r>
                    <w:rPr>
                      <w:rFonts w:ascii="Calibri" w:hAnsi="Calibri" w:cs="Calibri"/>
                      <w:color w:val="000000"/>
                      <w:sz w:val="16"/>
                      <w:szCs w:val="16"/>
                    </w:rPr>
                    <w:t>event_id</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79CC8B39" w14:textId="77777777">
                  <w:pPr>
                    <w:rPr>
                      <w:rFonts w:ascii="Aptos Narrow" w:hAnsi="Aptos Narrow"/>
                      <w:color w:val="000000"/>
                      <w:sz w:val="16"/>
                      <w:szCs w:val="16"/>
                    </w:rPr>
                  </w:pPr>
                  <w:r>
                    <w:rPr>
                      <w:rFonts w:ascii="Aptos Narrow" w:hAnsi="Aptos Narrow"/>
                      <w:color w:val="000000"/>
                      <w:sz w:val="16"/>
                      <w:szCs w:val="16"/>
                    </w:rPr>
                    <w:t>Progressivo</w:t>
                  </w:r>
                </w:p>
              </w:tc>
            </w:tr>
            <w:tr w:rsidR="00F048C7" w14:paraId="279B4EDC"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7E97374D" w14:textId="77777777">
                  <w:pPr>
                    <w:rPr>
                      <w:rFonts w:ascii="Calibri" w:hAnsi="Calibri" w:cs="Calibri"/>
                      <w:color w:val="000000"/>
                      <w:sz w:val="16"/>
                      <w:szCs w:val="16"/>
                    </w:rPr>
                  </w:pPr>
                  <w:r>
                    <w:rPr>
                      <w:rFonts w:ascii="Calibri" w:hAnsi="Calibri" w:cs="Calibri"/>
                      <w:color w:val="000000"/>
                      <w:sz w:val="16"/>
                      <w:szCs w:val="16"/>
                    </w:rPr>
                    <w:t>event_type_id</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0A317D29" w14:textId="77777777">
                  <w:pPr>
                    <w:rPr>
                      <w:rFonts w:ascii="Aptos Narrow" w:hAnsi="Aptos Narrow"/>
                      <w:color w:val="000000"/>
                      <w:sz w:val="16"/>
                      <w:szCs w:val="16"/>
                    </w:rPr>
                  </w:pPr>
                  <w:r>
                    <w:rPr>
                      <w:rFonts w:ascii="Aptos Narrow" w:hAnsi="Aptos Narrow"/>
                      <w:color w:val="000000"/>
                      <w:sz w:val="16"/>
                      <w:szCs w:val="16"/>
                    </w:rPr>
                    <w:t>2</w:t>
                  </w:r>
                </w:p>
              </w:tc>
            </w:tr>
            <w:tr w:rsidR="00F048C7" w14:paraId="0E3D1EF5"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0C2D13E9" w14:textId="77777777">
                  <w:pPr>
                    <w:rPr>
                      <w:rFonts w:ascii="Calibri" w:hAnsi="Calibri" w:cs="Calibri"/>
                      <w:color w:val="000000"/>
                      <w:sz w:val="16"/>
                      <w:szCs w:val="16"/>
                    </w:rPr>
                  </w:pPr>
                  <w:r>
                    <w:rPr>
                      <w:rFonts w:ascii="Calibri" w:hAnsi="Calibri" w:cs="Calibri"/>
                      <w:color w:val="000000"/>
                      <w:sz w:val="16"/>
                      <w:szCs w:val="16"/>
                    </w:rPr>
                    <w:t>event_state_id</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386177C9" w14:textId="77777777">
                  <w:pPr>
                    <w:rPr>
                      <w:rFonts w:ascii="Aptos Narrow" w:hAnsi="Aptos Narrow"/>
                      <w:color w:val="000000"/>
                      <w:sz w:val="16"/>
                      <w:szCs w:val="16"/>
                    </w:rPr>
                  </w:pPr>
                  <w:r>
                    <w:rPr>
                      <w:rFonts w:ascii="Aptos Narrow" w:hAnsi="Aptos Narrow"/>
                      <w:color w:val="000000"/>
                      <w:sz w:val="16"/>
                      <w:szCs w:val="16"/>
                    </w:rPr>
                    <w:t xml:space="preserve">1=CREATED </w:t>
                  </w:r>
                </w:p>
              </w:tc>
            </w:tr>
            <w:tr w:rsidRPr="00CF4664" w:rsidR="00F048C7" w14:paraId="640BB653"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59D954AD" w14:textId="77777777">
                  <w:pPr>
                    <w:rPr>
                      <w:rFonts w:ascii="Calibri" w:hAnsi="Calibri" w:cs="Calibri"/>
                      <w:color w:val="000000"/>
                      <w:sz w:val="16"/>
                      <w:szCs w:val="16"/>
                    </w:rPr>
                  </w:pPr>
                  <w:r>
                    <w:rPr>
                      <w:rFonts w:ascii="Calibri" w:hAnsi="Calibri" w:cs="Calibri"/>
                      <w:color w:val="000000"/>
                      <w:sz w:val="16"/>
                      <w:szCs w:val="16"/>
                    </w:rPr>
                    <w:t>license_instance_id</w:t>
                  </w:r>
                </w:p>
              </w:tc>
              <w:tc>
                <w:tcPr>
                  <w:tcW w:w="6400" w:type="dxa"/>
                  <w:tcBorders>
                    <w:top w:val="nil"/>
                    <w:left w:val="nil"/>
                    <w:bottom w:val="single" w:color="auto" w:sz="4" w:space="0"/>
                    <w:right w:val="single" w:color="auto" w:sz="8" w:space="0"/>
                  </w:tcBorders>
                  <w:noWrap/>
                  <w:vAlign w:val="bottom"/>
                  <w:hideMark/>
                </w:tcPr>
                <w:p w:rsidRPr="0073605B" w:rsidR="006C44A0" w:rsidP="006C44A0" w:rsidRDefault="006C44A0" w14:paraId="0192491E" w14:textId="77777777">
                  <w:pPr>
                    <w:rPr>
                      <w:rFonts w:ascii="Aptos Narrow" w:hAnsi="Aptos Narrow"/>
                      <w:color w:val="000000"/>
                      <w:sz w:val="16"/>
                      <w:szCs w:val="16"/>
                      <w:lang w:val="en-US"/>
                    </w:rPr>
                  </w:pPr>
                  <w:r w:rsidRPr="0073605B">
                    <w:rPr>
                      <w:rFonts w:ascii="Aptos Narrow" w:hAnsi="Aptos Narrow"/>
                      <w:color w:val="000000"/>
                      <w:sz w:val="16"/>
                      <w:szCs w:val="16"/>
                      <w:lang w:val="en-US"/>
                    </w:rPr>
                    <w:t>license_instance_requirement_additional.license_instance_id</w:t>
                  </w:r>
                </w:p>
              </w:tc>
            </w:tr>
            <w:tr w:rsidRPr="00CF4664" w:rsidR="00F048C7" w14:paraId="695639D9"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Pr="0073605B" w:rsidR="006C44A0" w:rsidP="006C44A0" w:rsidRDefault="006C44A0" w14:paraId="305E715C"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6400" w:type="dxa"/>
                  <w:tcBorders>
                    <w:top w:val="nil"/>
                    <w:left w:val="nil"/>
                    <w:bottom w:val="single" w:color="auto" w:sz="4" w:space="0"/>
                    <w:right w:val="single" w:color="auto" w:sz="8" w:space="0"/>
                  </w:tcBorders>
                  <w:noWrap/>
                  <w:vAlign w:val="bottom"/>
                  <w:hideMark/>
                </w:tcPr>
                <w:p w:rsidRPr="0073605B" w:rsidR="006C44A0" w:rsidP="006C44A0" w:rsidRDefault="006C44A0" w14:paraId="322FA83F" w14:textId="77777777">
                  <w:pPr>
                    <w:rPr>
                      <w:rFonts w:ascii="Aptos Narrow" w:hAnsi="Aptos Narrow"/>
                      <w:color w:val="000000"/>
                      <w:sz w:val="16"/>
                      <w:szCs w:val="16"/>
                      <w:lang w:val="en-US"/>
                    </w:rPr>
                  </w:pPr>
                  <w:r w:rsidRPr="0073605B">
                    <w:rPr>
                      <w:rFonts w:ascii="Aptos Narrow" w:hAnsi="Aptos Narrow"/>
                      <w:color w:val="000000"/>
                      <w:sz w:val="16"/>
                      <w:szCs w:val="16"/>
                      <w:lang w:val="en-US"/>
                    </w:rPr>
                    <w:t>license_instance_requirement_additional.id</w:t>
                  </w:r>
                </w:p>
              </w:tc>
            </w:tr>
            <w:tr w:rsidRPr="00CF4664" w:rsidR="00F048C7" w14:paraId="56D45E56" w14:textId="77777777">
              <w:trPr>
                <w:trHeight w:val="1500"/>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2BF6262E" w14:textId="77777777">
                  <w:pPr>
                    <w:rPr>
                      <w:rFonts w:ascii="Calibri" w:hAnsi="Calibri" w:cs="Calibri"/>
                      <w:color w:val="000000"/>
                      <w:sz w:val="16"/>
                      <w:szCs w:val="16"/>
                    </w:rPr>
                  </w:pPr>
                  <w:r>
                    <w:rPr>
                      <w:rFonts w:ascii="Calibri" w:hAnsi="Calibri" w:cs="Calibri"/>
                      <w:color w:val="000000"/>
                      <w:sz w:val="16"/>
                      <w:szCs w:val="16"/>
                    </w:rPr>
                    <w:t>content</w:t>
                  </w:r>
                </w:p>
              </w:tc>
              <w:tc>
                <w:tcPr>
                  <w:tcW w:w="6400" w:type="dxa"/>
                  <w:tcBorders>
                    <w:top w:val="nil"/>
                    <w:left w:val="nil"/>
                    <w:bottom w:val="single" w:color="auto" w:sz="4" w:space="0"/>
                    <w:right w:val="single" w:color="auto" w:sz="8" w:space="0"/>
                  </w:tcBorders>
                  <w:vAlign w:val="bottom"/>
                  <w:hideMark/>
                </w:tcPr>
                <w:p w:rsidR="00B21BDD" w:rsidP="006C44A0" w:rsidRDefault="006C44A0" w14:paraId="0C941340" w14:textId="609732CA">
                  <w:pPr>
                    <w:rPr>
                      <w:rFonts w:ascii="Aptos Narrow" w:hAnsi="Aptos Narrow"/>
                      <w:color w:val="000000"/>
                      <w:sz w:val="16"/>
                      <w:szCs w:val="16"/>
                      <w:lang w:val="en-US"/>
                    </w:rPr>
                  </w:pPr>
                  <w:r w:rsidRPr="0073605B">
                    <w:rPr>
                      <w:rFonts w:ascii="Aptos Narrow" w:hAnsi="Aptos Narrow"/>
                      <w:color w:val="000000"/>
                      <w:sz w:val="16"/>
                      <w:szCs w:val="16"/>
                      <w:lang w:val="en-US"/>
                    </w:rPr>
                    <w:t>{</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"additionalRequirementsToAdd": [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"additionalRequirementsToUpdate": [</w:t>
                  </w:r>
                </w:p>
                <w:p w:rsidRPr="00B21BDD" w:rsidR="00B21BDD" w:rsidP="00B21BDD" w:rsidRDefault="00B21BDD" w14:paraId="69C7299B" w14:textId="77777777">
                  <w:pPr>
                    <w:rPr>
                      <w:rFonts w:ascii="Aptos Narrow" w:hAnsi="Aptos Narrow"/>
                      <w:color w:val="000000"/>
                      <w:sz w:val="16"/>
                      <w:szCs w:val="16"/>
                      <w:lang w:val="en-US"/>
                    </w:rPr>
                  </w:pPr>
                  <w:r w:rsidRPr="00B21BDD">
                    <w:rPr>
                      <w:rFonts w:ascii="Aptos Narrow" w:hAnsi="Aptos Narrow"/>
                      <w:color w:val="000000"/>
                      <w:sz w:val="16"/>
                      <w:szCs w:val="16"/>
                      <w:lang w:val="en-US"/>
                    </w:rPr>
                    <w:t xml:space="preserve">         {</w:t>
                  </w:r>
                </w:p>
                <w:p w:rsidRPr="00B21BDD" w:rsidR="00B21BDD" w:rsidP="00B21BDD" w:rsidRDefault="00B21BDD" w14:paraId="18940D62" w14:textId="77777777">
                  <w:pPr>
                    <w:rPr>
                      <w:rFonts w:ascii="Aptos Narrow" w:hAnsi="Aptos Narrow"/>
                      <w:color w:val="000000"/>
                      <w:sz w:val="16"/>
                      <w:szCs w:val="16"/>
                      <w:lang w:val="en-US"/>
                    </w:rPr>
                  </w:pPr>
                  <w:r w:rsidRPr="00B21BDD">
                    <w:rPr>
                      <w:rFonts w:ascii="Aptos Narrow" w:hAnsi="Aptos Narrow"/>
                      <w:color w:val="000000"/>
                      <w:sz w:val="16"/>
                      <w:szCs w:val="16"/>
                      <w:lang w:val="en-US"/>
                    </w:rPr>
                    <w:t xml:space="preserve">            "requirementId": license_instance_requirement_additional.ext_id,</w:t>
                  </w:r>
                </w:p>
                <w:p w:rsidRPr="00B21BDD" w:rsidR="00B21BDD" w:rsidP="00B21BDD" w:rsidRDefault="00B21BDD" w14:paraId="02D21590" w14:textId="77777777">
                  <w:pPr>
                    <w:rPr>
                      <w:rFonts w:ascii="Aptos Narrow" w:hAnsi="Aptos Narrow"/>
                      <w:color w:val="000000"/>
                      <w:sz w:val="16"/>
                      <w:szCs w:val="16"/>
                      <w:lang w:val="en-US"/>
                    </w:rPr>
                  </w:pPr>
                  <w:r w:rsidRPr="00B21BDD">
                    <w:rPr>
                      <w:rFonts w:ascii="Aptos Narrow" w:hAnsi="Aptos Narrow"/>
                      <w:color w:val="000000"/>
                      <w:sz w:val="16"/>
                      <w:szCs w:val="16"/>
                      <w:lang w:val="en-US"/>
                    </w:rPr>
                    <w:t xml:space="preserve">            "data": {</w:t>
                  </w:r>
                </w:p>
                <w:p w:rsidRPr="00B21BDD" w:rsidR="00B21BDD" w:rsidP="00B21BDD" w:rsidRDefault="00B21BDD" w14:paraId="5091E830" w14:textId="503A1E4E">
                  <w:pPr>
                    <w:rPr>
                      <w:rFonts w:ascii="Aptos Narrow" w:hAnsi="Aptos Narrow"/>
                      <w:color w:val="000000"/>
                      <w:sz w:val="16"/>
                      <w:szCs w:val="16"/>
                      <w:lang w:val="en-US"/>
                    </w:rPr>
                  </w:pPr>
                  <w:r w:rsidRPr="00B21BDD">
                    <w:rPr>
                      <w:rFonts w:ascii="Aptos Narrow" w:hAnsi="Aptos Narrow"/>
                      <w:color w:val="000000"/>
                      <w:sz w:val="16"/>
                      <w:szCs w:val="16"/>
                      <w:lang w:val="en-US"/>
                    </w:rPr>
                    <w:t xml:space="preserve">                3</w:t>
                  </w:r>
                  <w:r w:rsidR="001A73F5">
                    <w:rPr>
                      <w:rFonts w:ascii="Aptos Narrow" w:hAnsi="Aptos Narrow"/>
                      <w:color w:val="000000"/>
                      <w:sz w:val="16"/>
                      <w:szCs w:val="16"/>
                      <w:lang w:val="en-US"/>
                    </w:rPr>
                    <w:t>6</w:t>
                  </w:r>
                  <w:r w:rsidRPr="00B21BDD">
                    <w:rPr>
                      <w:rFonts w:ascii="Aptos Narrow" w:hAnsi="Aptos Narrow"/>
                      <w:color w:val="000000"/>
                      <w:sz w:val="16"/>
                      <w:szCs w:val="16"/>
                      <w:lang w:val="en-US"/>
                    </w:rPr>
                    <w:t xml:space="preserve"> "startDate": additional_requirement_operation_data.value,</w:t>
                  </w:r>
                </w:p>
                <w:p w:rsidRPr="00B21BDD" w:rsidR="00B21BDD" w:rsidP="00B21BDD" w:rsidRDefault="00B21BDD" w14:paraId="08856018" w14:textId="3368E4B5">
                  <w:pPr>
                    <w:rPr>
                      <w:rFonts w:ascii="Aptos Narrow" w:hAnsi="Aptos Narrow"/>
                      <w:color w:val="000000"/>
                      <w:sz w:val="16"/>
                      <w:szCs w:val="16"/>
                      <w:lang w:val="en-US"/>
                    </w:rPr>
                  </w:pPr>
                  <w:r w:rsidRPr="00B21BDD">
                    <w:rPr>
                      <w:rFonts w:ascii="Aptos Narrow" w:hAnsi="Aptos Narrow"/>
                      <w:color w:val="000000"/>
                      <w:sz w:val="16"/>
                      <w:szCs w:val="16"/>
                      <w:lang w:val="en-US"/>
                    </w:rPr>
                    <w:t xml:space="preserve"> </w:t>
                  </w:r>
                  <w:r w:rsidR="001A73F5">
                    <w:rPr>
                      <w:rFonts w:ascii="Aptos Narrow" w:hAnsi="Aptos Narrow"/>
                      <w:color w:val="000000"/>
                      <w:sz w:val="16"/>
                      <w:szCs w:val="16"/>
                      <w:lang w:val="en-US"/>
                    </w:rPr>
                    <w:t xml:space="preserve">               </w:t>
                  </w:r>
                  <w:r w:rsidRPr="00B21BDD">
                    <w:rPr>
                      <w:rFonts w:ascii="Aptos Narrow" w:hAnsi="Aptos Narrow"/>
                      <w:color w:val="000000"/>
                      <w:sz w:val="16"/>
                      <w:szCs w:val="16"/>
                      <w:lang w:val="en-US"/>
                    </w:rPr>
                    <w:t>38 "remediationCredits": additional_requirement_operation_data.value</w:t>
                  </w:r>
                </w:p>
                <w:p w:rsidRPr="00B21BDD" w:rsidR="00B21BDD" w:rsidP="00B21BDD" w:rsidRDefault="001A73F5" w14:paraId="26728E39" w14:textId="2262BB8D">
                  <w:pPr>
                    <w:rPr>
                      <w:rFonts w:ascii="Aptos Narrow" w:hAnsi="Aptos Narrow"/>
                      <w:color w:val="000000"/>
                      <w:sz w:val="16"/>
                      <w:szCs w:val="16"/>
                      <w:lang w:val="en-US"/>
                    </w:rPr>
                  </w:pPr>
                  <w:r>
                    <w:rPr>
                      <w:rFonts w:ascii="Aptos Narrow" w:hAnsi="Aptos Narrow"/>
                      <w:color w:val="000000"/>
                      <w:sz w:val="16"/>
                      <w:szCs w:val="16"/>
                      <w:lang w:val="en-US"/>
                    </w:rPr>
                    <w:t xml:space="preserve">                </w:t>
                  </w:r>
                  <w:r w:rsidRPr="00B21BDD" w:rsidR="00B21BDD">
                    <w:rPr>
                      <w:rFonts w:ascii="Aptos Narrow" w:hAnsi="Aptos Narrow"/>
                      <w:color w:val="000000"/>
                      <w:sz w:val="16"/>
                      <w:szCs w:val="16"/>
                      <w:lang w:val="en-US"/>
                    </w:rPr>
                    <w:t>40 "remediationId": additional_requirement_operation_data.value;</w:t>
                  </w:r>
                  <w:r w:rsidRPr="00B21BDD" w:rsidR="00B21BDD">
                    <w:rPr>
                      <w:rFonts w:ascii="Aptos Narrow" w:hAnsi="Aptos Narrow"/>
                      <w:color w:val="000000"/>
                      <w:sz w:val="16"/>
                      <w:szCs w:val="16"/>
                      <w:lang w:val="en-US"/>
                    </w:rPr>
                    <w:tab/>
                  </w:r>
                </w:p>
                <w:p w:rsidRPr="0073605B" w:rsidR="006C44A0" w:rsidP="006C44A0" w:rsidRDefault="00B21BDD" w14:paraId="66BF600A" w14:textId="6059914E">
                  <w:pPr>
                    <w:rPr>
                      <w:rFonts w:ascii="Aptos Narrow" w:hAnsi="Aptos Narrow"/>
                      <w:color w:val="000000"/>
                      <w:sz w:val="16"/>
                      <w:szCs w:val="16"/>
                      <w:lang w:val="en-US"/>
                    </w:rPr>
                  </w:pPr>
                  <w:r w:rsidRPr="00B21BDD">
                    <w:rPr>
                      <w:rFonts w:ascii="Aptos Narrow" w:hAnsi="Aptos Narrow"/>
                      <w:color w:val="000000"/>
                      <w:sz w:val="16"/>
                      <w:szCs w:val="16"/>
                      <w:lang w:val="en-US"/>
                    </w:rPr>
                    <w:t xml:space="preserve">            }</w:t>
                  </w:r>
                  <w:r w:rsidRPr="0073605B" w:rsidR="006C44A0">
                    <w:rPr>
                      <w:rFonts w:ascii="Aptos Narrow" w:hAnsi="Aptos Narrow"/>
                      <w:color w:val="000000"/>
                      <w:sz w:val="16"/>
                      <w:szCs w:val="16"/>
                      <w:lang w:val="en-US"/>
                    </w:rPr>
                    <w:br/>
                  </w:r>
                  <w:r w:rsidRPr="0073605B" w:rsidR="006C44A0">
                    <w:rPr>
                      <w:rFonts w:ascii="Aptos Narrow" w:hAnsi="Aptos Narrow"/>
                      <w:color w:val="000000"/>
                      <w:sz w:val="16"/>
                      <w:szCs w:val="16"/>
                      <w:lang w:val="en-US"/>
                    </w:rPr>
                    <w:t xml:space="preserve">    ],</w:t>
                  </w:r>
                  <w:r w:rsidRPr="0073605B" w:rsidR="006C44A0">
                    <w:rPr>
                      <w:rFonts w:ascii="Aptos Narrow" w:hAnsi="Aptos Narrow"/>
                      <w:color w:val="000000"/>
                      <w:sz w:val="16"/>
                      <w:szCs w:val="16"/>
                      <w:lang w:val="en-US"/>
                    </w:rPr>
                    <w:br/>
                  </w:r>
                  <w:r w:rsidRPr="0073605B" w:rsidR="006C44A0">
                    <w:rPr>
                      <w:rFonts w:ascii="Aptos Narrow" w:hAnsi="Aptos Narrow"/>
                      <w:color w:val="000000"/>
                      <w:sz w:val="16"/>
                      <w:szCs w:val="16"/>
                      <w:lang w:val="en-US"/>
                    </w:rPr>
                    <w:t xml:space="preserve">    "additionalRequirementsToDelete": [ ],</w:t>
                  </w:r>
                  <w:r w:rsidRPr="0073605B" w:rsidR="006C44A0">
                    <w:rPr>
                      <w:rFonts w:ascii="Aptos Narrow" w:hAnsi="Aptos Narrow"/>
                      <w:color w:val="000000"/>
                      <w:sz w:val="16"/>
                      <w:szCs w:val="16"/>
                      <w:lang w:val="en-US"/>
                    </w:rPr>
                    <w:br/>
                  </w:r>
                  <w:r w:rsidRPr="0073605B" w:rsidR="006C44A0">
                    <w:rPr>
                      <w:rFonts w:ascii="Aptos Narrow" w:hAnsi="Aptos Narrow"/>
                      <w:color w:val="000000"/>
                      <w:sz w:val="16"/>
                      <w:szCs w:val="16"/>
                      <w:lang w:val="en-US"/>
                    </w:rPr>
                    <w:t xml:space="preserve">    "requester": {</w:t>
                  </w:r>
                  <w:r w:rsidRPr="0073605B" w:rsidR="006C44A0">
                    <w:rPr>
                      <w:rFonts w:ascii="Aptos Narrow" w:hAnsi="Aptos Narrow"/>
                      <w:color w:val="000000"/>
                      <w:sz w:val="16"/>
                      <w:szCs w:val="16"/>
                      <w:lang w:val="en-US"/>
                    </w:rPr>
                    <w:br/>
                  </w:r>
                  <w:r w:rsidRPr="0073605B" w:rsidR="006C44A0">
                    <w:rPr>
                      <w:rFonts w:ascii="Aptos Narrow" w:hAnsi="Aptos Narrow"/>
                      <w:color w:val="000000"/>
                      <w:sz w:val="16"/>
                      <w:szCs w:val="16"/>
                      <w:lang w:val="en-US"/>
                    </w:rPr>
                    <w:t xml:space="preserve">        "type": "Utente INL",</w:t>
                  </w:r>
                  <w:r w:rsidRPr="0073605B" w:rsidR="006C44A0">
                    <w:rPr>
                      <w:rFonts w:ascii="Aptos Narrow" w:hAnsi="Aptos Narrow"/>
                      <w:color w:val="000000"/>
                      <w:sz w:val="16"/>
                      <w:szCs w:val="16"/>
                      <w:lang w:val="en-US"/>
                    </w:rPr>
                    <w:br/>
                  </w:r>
                  <w:r w:rsidRPr="0073605B" w:rsidR="006C44A0">
                    <w:rPr>
                      <w:rFonts w:ascii="Aptos Narrow" w:hAnsi="Aptos Narrow"/>
                      <w:color w:val="000000"/>
                      <w:sz w:val="16"/>
                      <w:szCs w:val="16"/>
                      <w:lang w:val="en-US"/>
                    </w:rPr>
                    <w:t xml:space="preserve">        "selfCerts": []</w:t>
                  </w:r>
                  <w:r w:rsidRPr="0073605B" w:rsidR="006C44A0">
                    <w:rPr>
                      <w:rFonts w:ascii="Aptos Narrow" w:hAnsi="Aptos Narrow"/>
                      <w:color w:val="000000"/>
                      <w:sz w:val="16"/>
                      <w:szCs w:val="16"/>
                      <w:lang w:val="en-US"/>
                    </w:rPr>
                    <w:br/>
                  </w:r>
                  <w:r w:rsidRPr="0073605B" w:rsidR="006C44A0">
                    <w:rPr>
                      <w:rFonts w:ascii="Aptos Narrow" w:hAnsi="Aptos Narrow"/>
                      <w:color w:val="000000"/>
                      <w:sz w:val="16"/>
                      <w:szCs w:val="16"/>
                      <w:lang w:val="en-US"/>
                    </w:rPr>
                    <w:t xml:space="preserve">    }</w:t>
                  </w:r>
                  <w:r w:rsidRPr="0073605B" w:rsidR="006C44A0">
                    <w:rPr>
                      <w:rFonts w:ascii="Aptos Narrow" w:hAnsi="Aptos Narrow"/>
                      <w:color w:val="000000"/>
                      <w:sz w:val="16"/>
                      <w:szCs w:val="16"/>
                      <w:lang w:val="en-US"/>
                    </w:rPr>
                    <w:br/>
                  </w:r>
                  <w:r w:rsidRPr="0073605B" w:rsidR="006C44A0">
                    <w:rPr>
                      <w:rFonts w:ascii="Aptos Narrow" w:hAnsi="Aptos Narrow"/>
                      <w:color w:val="000000"/>
                      <w:sz w:val="16"/>
                      <w:szCs w:val="16"/>
                      <w:lang w:val="en-US"/>
                    </w:rPr>
                    <w:t>}</w:t>
                  </w:r>
                </w:p>
              </w:tc>
            </w:tr>
            <w:tr w:rsidR="00F048C7" w14:paraId="369E06BA"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2C33E901" w14:textId="77777777">
                  <w:pPr>
                    <w:rPr>
                      <w:rFonts w:ascii="Calibri" w:hAnsi="Calibri" w:cs="Calibri"/>
                      <w:color w:val="000000"/>
                      <w:sz w:val="16"/>
                      <w:szCs w:val="16"/>
                    </w:rPr>
                  </w:pPr>
                  <w:r>
                    <w:rPr>
                      <w:rFonts w:ascii="Calibri" w:hAnsi="Calibri" w:cs="Calibri"/>
                      <w:color w:val="000000"/>
                      <w:sz w:val="16"/>
                      <w:szCs w:val="16"/>
                    </w:rPr>
                    <w:t>created_by</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5E7E8415" w14:textId="507C13F8">
                  <w:pPr>
                    <w:rPr>
                      <w:rFonts w:ascii="Aptos Narrow" w:hAnsi="Aptos Narrow"/>
                      <w:color w:val="000000"/>
                      <w:sz w:val="16"/>
                      <w:szCs w:val="16"/>
                    </w:rPr>
                  </w:pPr>
                  <w:r>
                    <w:rPr>
                      <w:rFonts w:ascii="Aptos Narrow" w:hAnsi="Aptos Narrow"/>
                      <w:color w:val="000000"/>
                      <w:sz w:val="16"/>
                      <w:szCs w:val="16"/>
                    </w:rPr>
                    <w:t xml:space="preserve">cf utente INL che ha creato </w:t>
                  </w:r>
                  <w:r w:rsidR="00231FF2">
                    <w:rPr>
                      <w:rFonts w:ascii="Aptos Narrow" w:hAnsi="Aptos Narrow"/>
                      <w:color w:val="000000"/>
                      <w:sz w:val="16"/>
                      <w:szCs w:val="16"/>
                    </w:rPr>
                    <w:t>l’annullamento de</w:t>
                  </w:r>
                  <w:r>
                    <w:rPr>
                      <w:rFonts w:ascii="Aptos Narrow" w:hAnsi="Aptos Narrow"/>
                      <w:color w:val="000000"/>
                      <w:sz w:val="16"/>
                      <w:szCs w:val="16"/>
                    </w:rPr>
                    <w:t>l recupero</w:t>
                  </w:r>
                </w:p>
              </w:tc>
            </w:tr>
            <w:tr w:rsidR="00F048C7" w14:paraId="68FD410D"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6774D307" w14:textId="77777777">
                  <w:pPr>
                    <w:rPr>
                      <w:rFonts w:ascii="Calibri" w:hAnsi="Calibri" w:cs="Calibri"/>
                      <w:color w:val="000000"/>
                      <w:sz w:val="16"/>
                      <w:szCs w:val="16"/>
                    </w:rPr>
                  </w:pPr>
                  <w:r>
                    <w:rPr>
                      <w:rFonts w:ascii="Calibri" w:hAnsi="Calibri" w:cs="Calibri"/>
                      <w:color w:val="000000"/>
                      <w:sz w:val="16"/>
                      <w:szCs w:val="16"/>
                    </w:rPr>
                    <w:t>created_date</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07D09BFF" w14:textId="77777777">
                  <w:pPr>
                    <w:rPr>
                      <w:rFonts w:ascii="Aptos Narrow" w:hAnsi="Aptos Narrow"/>
                      <w:color w:val="000000"/>
                      <w:sz w:val="16"/>
                      <w:szCs w:val="16"/>
                    </w:rPr>
                  </w:pPr>
                  <w:r>
                    <w:rPr>
                      <w:rFonts w:ascii="Aptos Narrow" w:hAnsi="Aptos Narrow"/>
                      <w:color w:val="000000"/>
                      <w:sz w:val="16"/>
                      <w:szCs w:val="16"/>
                    </w:rPr>
                    <w:t>sysdatetime</w:t>
                  </w:r>
                </w:p>
              </w:tc>
            </w:tr>
            <w:tr w:rsidR="00F048C7" w14:paraId="043E36AA"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56B5917F" w14:textId="77777777">
                  <w:pPr>
                    <w:rPr>
                      <w:rFonts w:ascii="Calibri" w:hAnsi="Calibri" w:cs="Calibri"/>
                      <w:color w:val="000000"/>
                      <w:sz w:val="16"/>
                      <w:szCs w:val="16"/>
                    </w:rPr>
                  </w:pPr>
                  <w:r>
                    <w:rPr>
                      <w:rFonts w:ascii="Calibri" w:hAnsi="Calibri" w:cs="Calibri"/>
                      <w:color w:val="000000"/>
                      <w:sz w:val="16"/>
                      <w:szCs w:val="16"/>
                    </w:rPr>
                    <w:t>last_modified_by</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0E9BA60F" w14:textId="4859602B">
                  <w:pPr>
                    <w:rPr>
                      <w:rFonts w:ascii="Aptos Narrow" w:hAnsi="Aptos Narrow"/>
                      <w:color w:val="000000"/>
                      <w:sz w:val="16"/>
                      <w:szCs w:val="16"/>
                    </w:rPr>
                  </w:pPr>
                  <w:r>
                    <w:rPr>
                      <w:rFonts w:ascii="Aptos Narrow" w:hAnsi="Aptos Narrow"/>
                      <w:color w:val="000000"/>
                      <w:sz w:val="16"/>
                      <w:szCs w:val="16"/>
                    </w:rPr>
                    <w:t xml:space="preserve">cf utente INL che ha creato </w:t>
                  </w:r>
                  <w:r w:rsidR="00231FF2">
                    <w:rPr>
                      <w:rFonts w:ascii="Aptos Narrow" w:hAnsi="Aptos Narrow"/>
                      <w:color w:val="000000"/>
                      <w:sz w:val="16"/>
                      <w:szCs w:val="16"/>
                    </w:rPr>
                    <w:t>l’annullamento del</w:t>
                  </w:r>
                  <w:r>
                    <w:rPr>
                      <w:rFonts w:ascii="Aptos Narrow" w:hAnsi="Aptos Narrow"/>
                      <w:color w:val="000000"/>
                      <w:sz w:val="16"/>
                      <w:szCs w:val="16"/>
                    </w:rPr>
                    <w:t xml:space="preserve"> recupero</w:t>
                  </w:r>
                </w:p>
              </w:tc>
            </w:tr>
            <w:tr w:rsidR="00F048C7" w14:paraId="699DBC73"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61C3C77C"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2EC8D4F0" w14:textId="77777777">
                  <w:pPr>
                    <w:rPr>
                      <w:rFonts w:ascii="Aptos Narrow" w:hAnsi="Aptos Narrow"/>
                      <w:color w:val="000000"/>
                      <w:sz w:val="16"/>
                      <w:szCs w:val="16"/>
                    </w:rPr>
                  </w:pPr>
                  <w:r>
                    <w:rPr>
                      <w:rFonts w:ascii="Aptos Narrow" w:hAnsi="Aptos Narrow"/>
                      <w:color w:val="000000"/>
                      <w:sz w:val="16"/>
                      <w:szCs w:val="16"/>
                    </w:rPr>
                    <w:t>sysdatetime</w:t>
                  </w:r>
                </w:p>
              </w:tc>
            </w:tr>
            <w:tr w:rsidR="00F048C7" w14:paraId="63AE1A3A"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635369A2" w14:textId="77777777">
                  <w:pPr>
                    <w:rPr>
                      <w:rFonts w:ascii="Calibri" w:hAnsi="Calibri" w:cs="Calibri"/>
                      <w:color w:val="000000"/>
                      <w:sz w:val="16"/>
                      <w:szCs w:val="16"/>
                    </w:rPr>
                  </w:pPr>
                  <w:r>
                    <w:rPr>
                      <w:rFonts w:ascii="Calibri" w:hAnsi="Calibri" w:cs="Calibri"/>
                      <w:color w:val="000000"/>
                      <w:sz w:val="16"/>
                      <w:szCs w:val="16"/>
                    </w:rPr>
                    <w:t>deleted</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12084E3C" w14:textId="77777777">
                  <w:pPr>
                    <w:rPr>
                      <w:rFonts w:ascii="Aptos Narrow" w:hAnsi="Aptos Narrow"/>
                      <w:color w:val="000000"/>
                      <w:sz w:val="16"/>
                      <w:szCs w:val="16"/>
                    </w:rPr>
                  </w:pPr>
                  <w:r>
                    <w:rPr>
                      <w:rFonts w:ascii="Aptos Narrow" w:hAnsi="Aptos Narrow"/>
                      <w:color w:val="000000"/>
                      <w:sz w:val="16"/>
                      <w:szCs w:val="16"/>
                    </w:rPr>
                    <w:t>0</w:t>
                  </w:r>
                </w:p>
              </w:tc>
            </w:tr>
            <w:tr w:rsidR="00F048C7" w14:paraId="475F5344" w14:textId="77777777">
              <w:trPr>
                <w:trHeight w:val="264"/>
              </w:trPr>
              <w:tc>
                <w:tcPr>
                  <w:tcW w:w="1422" w:type="dxa"/>
                  <w:tcBorders>
                    <w:top w:val="nil"/>
                    <w:left w:val="single" w:color="auto" w:sz="8" w:space="0"/>
                    <w:bottom w:val="single" w:color="auto" w:sz="4" w:space="0"/>
                    <w:right w:val="single" w:color="auto" w:sz="4" w:space="0"/>
                  </w:tcBorders>
                  <w:shd w:val="clear" w:color="000000" w:fill="FFFFFF"/>
                  <w:vAlign w:val="center"/>
                  <w:hideMark/>
                </w:tcPr>
                <w:p w:rsidR="006C44A0" w:rsidP="006C44A0" w:rsidRDefault="006C44A0" w14:paraId="29311962" w14:textId="77777777">
                  <w:pPr>
                    <w:rPr>
                      <w:rFonts w:ascii="Calibri" w:hAnsi="Calibri" w:cs="Calibri"/>
                      <w:color w:val="000000"/>
                      <w:sz w:val="16"/>
                      <w:szCs w:val="16"/>
                    </w:rPr>
                  </w:pPr>
                  <w:r>
                    <w:rPr>
                      <w:rFonts w:ascii="Calibri" w:hAnsi="Calibri" w:cs="Calibri"/>
                      <w:color w:val="000000"/>
                      <w:sz w:val="16"/>
                      <w:szCs w:val="16"/>
                    </w:rPr>
                    <w:t>deleted_date</w:t>
                  </w:r>
                </w:p>
              </w:tc>
              <w:tc>
                <w:tcPr>
                  <w:tcW w:w="6400" w:type="dxa"/>
                  <w:tcBorders>
                    <w:top w:val="nil"/>
                    <w:left w:val="nil"/>
                    <w:bottom w:val="single" w:color="auto" w:sz="4" w:space="0"/>
                    <w:right w:val="single" w:color="auto" w:sz="8" w:space="0"/>
                  </w:tcBorders>
                  <w:noWrap/>
                  <w:vAlign w:val="bottom"/>
                  <w:hideMark/>
                </w:tcPr>
                <w:p w:rsidR="006C44A0" w:rsidP="006C44A0" w:rsidRDefault="006C44A0" w14:paraId="5BA7972C" w14:textId="77777777">
                  <w:pPr>
                    <w:rPr>
                      <w:rFonts w:ascii="Aptos Narrow" w:hAnsi="Aptos Narrow"/>
                      <w:color w:val="000000"/>
                      <w:sz w:val="16"/>
                      <w:szCs w:val="16"/>
                    </w:rPr>
                  </w:pPr>
                  <w:r>
                    <w:rPr>
                      <w:rFonts w:ascii="Aptos Narrow" w:hAnsi="Aptos Narrow"/>
                      <w:color w:val="000000"/>
                      <w:sz w:val="16"/>
                      <w:szCs w:val="16"/>
                    </w:rPr>
                    <w:t>null</w:t>
                  </w:r>
                </w:p>
              </w:tc>
            </w:tr>
            <w:tr w:rsidR="00F048C7" w14:paraId="009A852A" w14:textId="77777777">
              <w:trPr>
                <w:trHeight w:val="264"/>
              </w:trPr>
              <w:tc>
                <w:tcPr>
                  <w:tcW w:w="1422" w:type="dxa"/>
                  <w:tcBorders>
                    <w:top w:val="nil"/>
                    <w:left w:val="single" w:color="auto" w:sz="8" w:space="0"/>
                    <w:bottom w:val="single" w:color="auto" w:sz="8" w:space="0"/>
                    <w:right w:val="single" w:color="auto" w:sz="4" w:space="0"/>
                  </w:tcBorders>
                  <w:shd w:val="clear" w:color="000000" w:fill="FFFFFF"/>
                  <w:vAlign w:val="center"/>
                  <w:hideMark/>
                </w:tcPr>
                <w:p w:rsidR="006C44A0" w:rsidP="006C44A0" w:rsidRDefault="006C44A0" w14:paraId="2F0A4134" w14:textId="77777777">
                  <w:pPr>
                    <w:rPr>
                      <w:rFonts w:ascii="Calibri" w:hAnsi="Calibri" w:cs="Calibri"/>
                      <w:color w:val="000000"/>
                      <w:sz w:val="16"/>
                      <w:szCs w:val="16"/>
                    </w:rPr>
                  </w:pPr>
                  <w:r>
                    <w:rPr>
                      <w:rFonts w:ascii="Calibri" w:hAnsi="Calibri" w:cs="Calibri"/>
                      <w:color w:val="000000"/>
                      <w:sz w:val="16"/>
                      <w:szCs w:val="16"/>
                    </w:rPr>
                    <w:t>deleted_by</w:t>
                  </w:r>
                </w:p>
              </w:tc>
              <w:tc>
                <w:tcPr>
                  <w:tcW w:w="6400" w:type="dxa"/>
                  <w:tcBorders>
                    <w:top w:val="nil"/>
                    <w:left w:val="nil"/>
                    <w:bottom w:val="single" w:color="auto" w:sz="8" w:space="0"/>
                    <w:right w:val="single" w:color="auto" w:sz="8" w:space="0"/>
                  </w:tcBorders>
                  <w:noWrap/>
                  <w:vAlign w:val="bottom"/>
                  <w:hideMark/>
                </w:tcPr>
                <w:p w:rsidR="006C44A0" w:rsidP="006C44A0" w:rsidRDefault="006C44A0" w14:paraId="37743824" w14:textId="77777777">
                  <w:pPr>
                    <w:rPr>
                      <w:rFonts w:ascii="Aptos Narrow" w:hAnsi="Aptos Narrow"/>
                      <w:color w:val="000000"/>
                      <w:sz w:val="16"/>
                      <w:szCs w:val="16"/>
                    </w:rPr>
                  </w:pPr>
                  <w:r>
                    <w:rPr>
                      <w:rFonts w:ascii="Aptos Narrow" w:hAnsi="Aptos Narrow"/>
                      <w:color w:val="000000"/>
                      <w:sz w:val="16"/>
                      <w:szCs w:val="16"/>
                    </w:rPr>
                    <w:t>null</w:t>
                  </w:r>
                </w:p>
              </w:tc>
            </w:tr>
          </w:tbl>
          <w:p w:rsidRPr="004555C9" w:rsidR="00DE5821" w:rsidP="006F3D7B" w:rsidRDefault="00DE5821" w14:paraId="03B282F5" w14:textId="0F1B4F3B">
            <w:pPr>
              <w:rPr>
                <w:rFonts w:ascii="Calibri" w:hAnsi="Calibri" w:cs="Calibri"/>
                <w:snapToGrid w:val="0"/>
                <w:color w:val="000000"/>
                <w:sz w:val="16"/>
                <w:szCs w:val="16"/>
              </w:rPr>
            </w:pPr>
          </w:p>
        </w:tc>
      </w:tr>
      <w:tr w:rsidRPr="00B60DF4" w:rsidR="00F048C7" w:rsidTr="006F3D7B" w14:paraId="54635D3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0204C7F2"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DE5821" w:rsidP="006F3D7B" w:rsidRDefault="00DE5821" w14:paraId="0C77361B" w14:textId="77777777">
            <w:pPr>
              <w:rPr>
                <w:rFonts w:ascii="Calibri" w:hAnsi="Calibri" w:eastAsia="Calibri" w:cs="Calibri"/>
                <w:sz w:val="20"/>
                <w:szCs w:val="20"/>
                <w:lang w:val="en-US"/>
              </w:rPr>
            </w:pPr>
          </w:p>
        </w:tc>
      </w:tr>
      <w:tr w:rsidRPr="00E36527" w:rsidR="00F048C7" w:rsidTr="006F3D7B" w14:paraId="1984E11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02FBC25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DE5821" w:rsidP="006F3D7B" w:rsidRDefault="00DE5821" w14:paraId="0F5A6297" w14:textId="77777777">
            <w:pPr>
              <w:rPr>
                <w:rFonts w:ascii="Calibri" w:hAnsi="Calibri" w:eastAsia="Calibri" w:cs="Calibri"/>
                <w:sz w:val="20"/>
                <w:szCs w:val="20"/>
              </w:rPr>
            </w:pPr>
          </w:p>
        </w:tc>
      </w:tr>
      <w:tr w:rsidRPr="00E36527" w:rsidR="00F048C7" w:rsidTr="006F3D7B" w14:paraId="12B4D3C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19BB527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DE5821" w:rsidP="006F3D7B" w:rsidRDefault="00DE5821" w14:paraId="4256B043"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72E5BF7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DE5821" w:rsidP="006F3D7B" w:rsidRDefault="00DE5821" w14:paraId="3E2E5B08"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DE5821" w:rsidP="006F3D7B" w:rsidRDefault="00DE5821" w14:paraId="1367098A" w14:textId="005A55F3">
            <w:pPr>
              <w:rPr>
                <w:rFonts w:ascii="Calibri" w:hAnsi="Calibri" w:eastAsia="Calibri" w:cs="Calibri"/>
                <w:sz w:val="20"/>
                <w:szCs w:val="20"/>
              </w:rPr>
            </w:pPr>
            <w:r w:rsidRPr="00D26AA2">
              <w:rPr>
                <w:rFonts w:ascii="Calibri" w:hAnsi="Calibri" w:eastAsia="Calibri" w:cs="Calibri"/>
                <w:sz w:val="20"/>
                <w:szCs w:val="20"/>
              </w:rPr>
              <w:t>RF0</w:t>
            </w:r>
            <w:r w:rsidR="002A0250">
              <w:rPr>
                <w:rFonts w:ascii="Calibri" w:hAnsi="Calibri" w:eastAsia="Calibri" w:cs="Calibri"/>
                <w:sz w:val="20"/>
                <w:szCs w:val="20"/>
              </w:rPr>
              <w:t>2</w:t>
            </w:r>
            <w:r w:rsidRPr="00D26AA2">
              <w:rPr>
                <w:rFonts w:ascii="Calibri" w:hAnsi="Calibri" w:eastAsia="Calibri" w:cs="Calibri"/>
                <w:sz w:val="20"/>
                <w:szCs w:val="20"/>
              </w:rPr>
              <w:t>-05-03</w:t>
            </w:r>
          </w:p>
        </w:tc>
      </w:tr>
    </w:tbl>
    <w:p w:rsidR="007E7898" w:rsidP="0020262D" w:rsidRDefault="007E7898" w14:paraId="6E1D536B" w14:textId="77777777">
      <w:pPr>
        <w:rPr>
          <w:rFonts w:eastAsia="Calibri"/>
        </w:rPr>
      </w:pPr>
    </w:p>
    <w:p w:rsidR="00A85325" w:rsidP="007245BD" w:rsidRDefault="00A85325" w14:paraId="75929982" w14:textId="41154BFB">
      <w:pPr>
        <w:pStyle w:val="Heading2"/>
        <w:rPr>
          <w:rFonts w:asciiTheme="minorHAnsi" w:hAnsiTheme="minorHAnsi" w:cstheme="minorHAnsi"/>
        </w:rPr>
      </w:pPr>
      <w:bookmarkStart w:name="_Toc222417320" w:id="131"/>
      <w:r w:rsidRPr="00CB1F27">
        <w:rPr>
          <w:rFonts w:asciiTheme="minorHAnsi" w:hAnsiTheme="minorHAnsi" w:cstheme="minorHAnsi"/>
        </w:rPr>
        <w:t xml:space="preserve">Processi Back-End – </w:t>
      </w:r>
      <w:r w:rsidRPr="00CB1F27" w:rsidR="00F07559">
        <w:rPr>
          <w:rFonts w:asciiTheme="minorHAnsi" w:hAnsiTheme="minorHAnsi" w:cstheme="minorHAnsi"/>
        </w:rPr>
        <w:t>Visualizza Decurtazioni Per L</w:t>
      </w:r>
      <w:r w:rsidR="00F07559">
        <w:rPr>
          <w:rFonts w:asciiTheme="minorHAnsi" w:hAnsiTheme="minorHAnsi" w:cstheme="minorHAnsi"/>
        </w:rPr>
        <w:t>R</w:t>
      </w:r>
      <w:r w:rsidRPr="00CB1F27" w:rsidR="00F07559">
        <w:rPr>
          <w:rFonts w:asciiTheme="minorHAnsi" w:hAnsiTheme="minorHAnsi" w:cstheme="minorHAnsi"/>
        </w:rPr>
        <w:t>/Titolari E Delegat</w:t>
      </w:r>
      <w:r w:rsidR="0092747D">
        <w:rPr>
          <w:rFonts w:asciiTheme="minorHAnsi" w:hAnsiTheme="minorHAnsi" w:cstheme="minorHAnsi"/>
        </w:rPr>
        <w:t>i</w:t>
      </w:r>
      <w:bookmarkEnd w:id="131"/>
    </w:p>
    <w:p w:rsidRPr="00F05475" w:rsidR="0092747D" w:rsidP="002B4AC0" w:rsidRDefault="0092747D" w14:paraId="0BE2767A" w14:textId="72BB1FCF">
      <w:pPr>
        <w:pStyle w:val="Heading3"/>
        <w:rPr>
          <w:color w:val="EE0000"/>
        </w:rPr>
      </w:pPr>
      <w:bookmarkStart w:name="_Toc222417321" w:id="132"/>
      <w:r>
        <w:t xml:space="preserve">Elenco StoricoDecurtazioni </w:t>
      </w:r>
      <w:r w:rsidR="00BE5D3A">
        <w:t>–</w:t>
      </w:r>
      <w:r>
        <w:t xml:space="preserve"> getDecurtazioni</w:t>
      </w:r>
      <w:r w:rsidR="00385A9F">
        <w:t>LR</w:t>
      </w:r>
      <w:r w:rsidR="00BE5D3A">
        <w:t xml:space="preserve"> </w:t>
      </w:r>
      <w:r w:rsidRPr="00F05475" w:rsidR="00BE5D3A">
        <w:rPr>
          <w:color w:val="EE0000"/>
        </w:rPr>
        <w:t>(modificato in data 14/01/2026)</w:t>
      </w:r>
      <w:bookmarkEnd w:id="132"/>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006F3D7B" w14:paraId="2A2BAC5D"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09E7DDB2"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2747D" w:rsidP="006F3D7B" w:rsidRDefault="0092747D" w14:paraId="1F30B20F" w14:textId="77777777">
            <w:pPr>
              <w:rPr>
                <w:rFonts w:ascii="Calibri" w:hAnsi="Calibri" w:eastAsia="Calibri" w:cs="Calibri"/>
                <w:sz w:val="20"/>
                <w:szCs w:val="20"/>
              </w:rPr>
            </w:pPr>
            <w:r w:rsidRPr="00E36527">
              <w:rPr>
                <w:rFonts w:ascii="Calibri" w:hAnsi="Calibri" w:cs="Calibri"/>
                <w:sz w:val="20"/>
                <w:szCs w:val="20"/>
              </w:rPr>
              <w:t>OPERATION</w:t>
            </w:r>
          </w:p>
        </w:tc>
      </w:tr>
      <w:tr w:rsidRPr="00E36527" w:rsidR="00F048C7" w:rsidTr="006F3D7B" w14:paraId="565FFDFF"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6880272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2747D" w:rsidP="006F3D7B" w:rsidRDefault="0092747D" w14:paraId="1769F16F" w14:textId="77777777">
            <w:pPr>
              <w:rPr>
                <w:rFonts w:ascii="Calibri" w:hAnsi="Calibri" w:eastAsia="Calibri" w:cs="Calibri"/>
                <w:sz w:val="20"/>
                <w:szCs w:val="20"/>
              </w:rPr>
            </w:pPr>
            <w:r w:rsidRPr="00E36527">
              <w:rPr>
                <w:rFonts w:ascii="Calibri" w:hAnsi="Calibri" w:eastAsia="Calibri" w:cs="Calibri"/>
                <w:sz w:val="20"/>
                <w:szCs w:val="20"/>
              </w:rPr>
              <w:t>CROSS-java-be_decurtazione-patente-crediti-api</w:t>
            </w:r>
          </w:p>
        </w:tc>
      </w:tr>
      <w:tr w:rsidRPr="00E36527" w:rsidR="00F048C7" w:rsidTr="006F3D7B" w14:paraId="27698B3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3BA0153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2747D" w:rsidP="006F3D7B" w:rsidRDefault="0092747D" w14:paraId="075A1F25" w14:textId="77777777">
            <w:pPr>
              <w:jc w:val="both"/>
              <w:rPr>
                <w:rFonts w:ascii="Calibri" w:hAnsi="Calibri" w:eastAsia="Calibri" w:cs="Calibri"/>
                <w:sz w:val="20"/>
                <w:szCs w:val="20"/>
              </w:rPr>
            </w:pPr>
            <w:r>
              <w:rPr>
                <w:rFonts w:ascii="Calibri" w:hAnsi="Calibri" w:eastAsia="Calibri" w:cs="Calibri"/>
                <w:sz w:val="20"/>
                <w:szCs w:val="20"/>
              </w:rPr>
              <w:t>Storico Decurtazioni</w:t>
            </w:r>
          </w:p>
        </w:tc>
      </w:tr>
      <w:tr w:rsidRPr="00E36527" w:rsidR="00F048C7" w:rsidTr="006F3D7B" w14:paraId="3A64365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170E560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2747D" w:rsidP="006F3D7B" w:rsidRDefault="0092747D" w14:paraId="1C0657D5" w14:textId="3EC87A5F">
            <w:pPr>
              <w:rPr>
                <w:rFonts w:ascii="Calibri" w:hAnsi="Calibri" w:eastAsia="Calibri" w:cs="Calibri"/>
                <w:sz w:val="20"/>
                <w:szCs w:val="20"/>
              </w:rPr>
            </w:pPr>
            <w:r w:rsidRPr="00E36527">
              <w:rPr>
                <w:rFonts w:ascii="Calibri" w:hAnsi="Calibri" w:eastAsia="Calibri" w:cs="Calibri"/>
                <w:sz w:val="20"/>
                <w:szCs w:val="20"/>
              </w:rPr>
              <w:t xml:space="preserve">Operation per l’estrazione dell’elenco </w:t>
            </w:r>
            <w:r>
              <w:rPr>
                <w:rFonts w:ascii="Calibri" w:hAnsi="Calibri" w:eastAsia="Calibri" w:cs="Calibri"/>
                <w:sz w:val="20"/>
                <w:szCs w:val="20"/>
              </w:rPr>
              <w:t>delle decurtazioni</w:t>
            </w:r>
            <w:r w:rsidR="009D1001">
              <w:rPr>
                <w:rFonts w:ascii="Calibri" w:hAnsi="Calibri" w:eastAsia="Calibri" w:cs="Calibri"/>
                <w:sz w:val="20"/>
                <w:szCs w:val="20"/>
              </w:rPr>
              <w:t xml:space="preserve"> da portale dei servizi per la visualizzazione dell’istanza </w:t>
            </w:r>
          </w:p>
        </w:tc>
      </w:tr>
      <w:tr w:rsidRPr="00CF4664" w:rsidR="00F048C7" w:rsidTr="006F3D7B" w14:paraId="1FD3BB5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31853E4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35D03" w:rsidR="0092747D" w:rsidP="006F3D7B" w:rsidRDefault="00FE12E3" w14:paraId="5FB437F6" w14:textId="04FC4162">
            <w:pPr>
              <w:jc w:val="both"/>
              <w:rPr>
                <w:rFonts w:ascii="Calibri" w:hAnsi="Calibri" w:eastAsia="Calibri" w:cs="Calibri"/>
                <w:sz w:val="20"/>
                <w:szCs w:val="20"/>
                <w:lang w:val="en-US"/>
              </w:rPr>
            </w:pPr>
            <w:r>
              <w:rPr>
                <w:rFonts w:ascii="Calibri" w:hAnsi="Calibri" w:eastAsia="Calibri" w:cs="Calibri"/>
                <w:sz w:val="20"/>
                <w:szCs w:val="20"/>
                <w:lang w:val="en-US"/>
              </w:rPr>
              <w:t>POST</w:t>
            </w:r>
            <w:r w:rsidRPr="00E10461" w:rsidR="0092747D">
              <w:rPr>
                <w:rFonts w:ascii="Calibri" w:hAnsi="Calibri" w:eastAsia="Calibri" w:cs="Calibri"/>
                <w:sz w:val="20"/>
                <w:szCs w:val="20"/>
                <w:lang w:val="en-US"/>
              </w:rPr>
              <w:t xml:space="preserve"> &lt;root&gt;/</w:t>
            </w:r>
            <w:r w:rsidR="00AA5F13">
              <w:rPr>
                <w:rFonts w:ascii="Calibri" w:hAnsi="Calibri" w:eastAsia="Calibri" w:cs="Calibri"/>
                <w:sz w:val="20"/>
                <w:szCs w:val="20"/>
                <w:lang w:val="en-US"/>
              </w:rPr>
              <w:t>ext</w:t>
            </w:r>
            <w:r w:rsidRPr="00E10461" w:rsidR="0092747D">
              <w:rPr>
                <w:rFonts w:ascii="Calibri" w:hAnsi="Calibri" w:eastAsia="Calibri" w:cs="Calibri"/>
                <w:sz w:val="20"/>
                <w:szCs w:val="20"/>
                <w:lang w:val="en-US"/>
              </w:rPr>
              <w:t>/v1/</w:t>
            </w:r>
            <w:r w:rsidR="00073DF6">
              <w:rPr>
                <w:rFonts w:ascii="Calibri" w:hAnsi="Calibri" w:eastAsia="Calibri" w:cs="Calibri"/>
                <w:sz w:val="20"/>
                <w:szCs w:val="20"/>
                <w:lang w:val="en-US"/>
              </w:rPr>
              <w:t>decurtazion</w:t>
            </w:r>
            <w:r w:rsidR="007000E7">
              <w:rPr>
                <w:rFonts w:ascii="Calibri" w:hAnsi="Calibri" w:eastAsia="Calibri" w:cs="Calibri"/>
                <w:sz w:val="20"/>
                <w:szCs w:val="20"/>
                <w:lang w:val="en-US"/>
              </w:rPr>
              <w:t>e</w:t>
            </w:r>
            <w:r w:rsidRPr="00E10461" w:rsidR="0092747D">
              <w:rPr>
                <w:rFonts w:ascii="Calibri" w:hAnsi="Calibri" w:eastAsia="Calibri" w:cs="Calibri"/>
                <w:sz w:val="20"/>
                <w:szCs w:val="20"/>
                <w:lang w:val="en-US"/>
              </w:rPr>
              <w:t>/</w:t>
            </w:r>
            <w:r w:rsidR="00073DF6">
              <w:rPr>
                <w:rFonts w:ascii="Calibri" w:hAnsi="Calibri" w:eastAsia="Calibri" w:cs="Calibri"/>
                <w:sz w:val="20"/>
                <w:szCs w:val="20"/>
                <w:lang w:val="en-US"/>
              </w:rPr>
              <w:t>storico</w:t>
            </w:r>
            <w:r w:rsidR="005F71AC">
              <w:rPr>
                <w:rFonts w:ascii="Calibri" w:hAnsi="Calibri" w:eastAsia="Calibri" w:cs="Calibri"/>
                <w:sz w:val="20"/>
                <w:szCs w:val="20"/>
                <w:lang w:val="en-US"/>
              </w:rPr>
              <w:t>-</w:t>
            </w:r>
            <w:r w:rsidR="005D3740">
              <w:rPr>
                <w:rFonts w:ascii="Calibri" w:hAnsi="Calibri" w:eastAsia="Calibri" w:cs="Calibri"/>
                <w:sz w:val="20"/>
                <w:szCs w:val="20"/>
                <w:lang w:val="en-US"/>
              </w:rPr>
              <w:t>lr</w:t>
            </w:r>
          </w:p>
        </w:tc>
      </w:tr>
      <w:tr w:rsidRPr="00E36527" w:rsidR="00F048C7" w:rsidTr="006F3D7B" w14:paraId="4896575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18C71D2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15D85" w:rsidR="0092747D" w:rsidP="006F3D7B" w:rsidRDefault="00B66C63" w14:paraId="29B61026" w14:textId="131E2A75">
            <w:pPr>
              <w:rPr>
                <w:rFonts w:ascii="Calibri" w:hAnsi="Calibri" w:eastAsia="Calibri" w:cs="Calibri"/>
                <w:sz w:val="20"/>
                <w:szCs w:val="20"/>
              </w:rPr>
            </w:pPr>
            <w:r>
              <w:rPr>
                <w:rFonts w:ascii="Calibri" w:hAnsi="Calibri" w:eastAsia="Calibri" w:cs="Calibri"/>
                <w:sz w:val="20"/>
                <w:szCs w:val="20"/>
              </w:rPr>
              <w:t>Unique</w:t>
            </w:r>
            <w:r w:rsidR="0092747D">
              <w:rPr>
                <w:rFonts w:ascii="Calibri" w:hAnsi="Calibri" w:eastAsia="Calibri" w:cs="Calibri"/>
                <w:sz w:val="20"/>
                <w:szCs w:val="20"/>
              </w:rPr>
              <w:t xml:space="preserve">IdPatente (obbligatorio, </w:t>
            </w:r>
            <w:r>
              <w:rPr>
                <w:rFonts w:ascii="Calibri" w:hAnsi="Calibri" w:eastAsia="Calibri" w:cs="Calibri"/>
                <w:sz w:val="20"/>
                <w:szCs w:val="20"/>
              </w:rPr>
              <w:t>UUID</w:t>
            </w:r>
            <w:r w:rsidR="0092747D">
              <w:rPr>
                <w:rFonts w:ascii="Calibri" w:hAnsi="Calibri" w:eastAsia="Calibri" w:cs="Calibri"/>
                <w:sz w:val="20"/>
                <w:szCs w:val="20"/>
              </w:rPr>
              <w:t>)</w:t>
            </w:r>
            <w:r>
              <w:rPr>
                <w:rFonts w:ascii="Calibri" w:hAnsi="Calibri" w:eastAsia="Calibri" w:cs="Calibri"/>
                <w:sz w:val="20"/>
                <w:szCs w:val="20"/>
              </w:rPr>
              <w:t xml:space="preserve"> [license.ext_id]</w:t>
            </w:r>
          </w:p>
        </w:tc>
      </w:tr>
      <w:tr w:rsidRPr="00E36527" w:rsidR="00F048C7" w:rsidTr="006F3D7B" w14:paraId="41B7124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4AA2C1F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2747D" w:rsidP="006F3D7B" w:rsidRDefault="0092747D" w14:paraId="60F8BEA8" w14:textId="77777777">
            <w:pPr>
              <w:rPr>
                <w:rFonts w:ascii="Calibri" w:hAnsi="Calibri" w:eastAsia="Calibri" w:cs="Calibri"/>
                <w:sz w:val="20"/>
                <w:szCs w:val="20"/>
              </w:rPr>
            </w:pPr>
            <w:r>
              <w:rPr>
                <w:rFonts w:ascii="Calibri" w:hAnsi="Calibri" w:eastAsia="Calibri" w:cs="Calibri"/>
                <w:sz w:val="20"/>
                <w:szCs w:val="20"/>
              </w:rPr>
              <w:t>Il processo effettua la validazione dei dati di input</w:t>
            </w:r>
          </w:p>
        </w:tc>
      </w:tr>
      <w:tr w:rsidRPr="00E36527" w:rsidR="00F048C7" w:rsidTr="006F3D7B" w14:paraId="1E12428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27448F6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2747D" w:rsidP="006F3D7B" w:rsidRDefault="0092747D" w14:paraId="0C3D1318" w14:textId="29A6A040">
            <w:pPr>
              <w:rPr>
                <w:rFonts w:ascii="Calibri" w:hAnsi="Calibri" w:eastAsia="Calibri" w:cs="Calibri"/>
                <w:sz w:val="20"/>
                <w:szCs w:val="20"/>
              </w:rPr>
            </w:pPr>
            <w:r w:rsidRPr="00E36527">
              <w:rPr>
                <w:rFonts w:ascii="Calibri" w:hAnsi="Calibri" w:cs="Calibri"/>
                <w:sz w:val="20"/>
                <w:szCs w:val="20"/>
              </w:rPr>
              <w:t xml:space="preserve">Il processo </w:t>
            </w:r>
            <w:r w:rsidR="003973CD">
              <w:rPr>
                <w:rFonts w:ascii="Calibri" w:hAnsi="Calibri" w:cs="Calibri"/>
                <w:sz w:val="20"/>
                <w:szCs w:val="20"/>
              </w:rPr>
              <w:t xml:space="preserve">acquisisce </w:t>
            </w:r>
            <w:r w:rsidR="00B66C63">
              <w:rPr>
                <w:rFonts w:ascii="Calibri" w:hAnsi="Calibri" w:eastAsia="Calibri" w:cs="Calibri"/>
                <w:sz w:val="20"/>
                <w:szCs w:val="20"/>
              </w:rPr>
              <w:t>UniqueIdPatente</w:t>
            </w:r>
          </w:p>
        </w:tc>
      </w:tr>
      <w:tr w:rsidRPr="00E36527" w:rsidR="00F048C7" w:rsidTr="006F3D7B" w14:paraId="09ADA61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3D901C5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55AD2" w:rsidR="0092747D" w:rsidP="00E55AD2" w:rsidRDefault="00E55AD2" w14:paraId="7DD5AF29" w14:textId="0A132F39">
            <w:pPr>
              <w:rPr>
                <w:rFonts w:ascii="Calibri" w:hAnsi="Calibri" w:eastAsia="Calibri" w:cs="Calibri"/>
                <w:sz w:val="20"/>
                <w:szCs w:val="20"/>
              </w:rPr>
            </w:pPr>
            <w:commentRangeStart w:id="133"/>
            <w:r>
              <w:rPr>
                <w:rFonts w:ascii="Calibri" w:hAnsi="Calibri" w:eastAsia="Calibri" w:cs="Calibri"/>
                <w:sz w:val="20"/>
                <w:szCs w:val="20"/>
              </w:rPr>
              <w:t xml:space="preserve">Il processo verifica attraverso Deleghe e Attestazioni che </w:t>
            </w:r>
            <w:r w:rsidR="000E6676">
              <w:rPr>
                <w:rFonts w:ascii="Calibri" w:hAnsi="Calibri" w:eastAsia="Calibri" w:cs="Calibri"/>
                <w:sz w:val="20"/>
                <w:szCs w:val="20"/>
              </w:rPr>
              <w:t>l’utente sia un LR. Titolare o delegat</w:t>
            </w:r>
            <w:r w:rsidR="00B236F2">
              <w:rPr>
                <w:rFonts w:ascii="Calibri" w:hAnsi="Calibri" w:eastAsia="Calibri" w:cs="Calibri"/>
                <w:sz w:val="20"/>
                <w:szCs w:val="20"/>
              </w:rPr>
              <w:t>o autorizzato alla visualizzazione della patente</w:t>
            </w:r>
            <w:r w:rsidR="003574B5">
              <w:rPr>
                <w:rFonts w:ascii="Calibri" w:hAnsi="Calibri" w:eastAsia="Calibri" w:cs="Calibri"/>
                <w:sz w:val="20"/>
                <w:szCs w:val="20"/>
              </w:rPr>
              <w:t xml:space="preserve"> (card </w:t>
            </w:r>
            <w:r w:rsidR="00B66C63">
              <w:rPr>
                <w:rFonts w:ascii="Calibri" w:hAnsi="Calibri" w:eastAsia="Calibri" w:cs="Calibri"/>
                <w:sz w:val="20"/>
                <w:szCs w:val="20"/>
              </w:rPr>
              <w:t>vtpc</w:t>
            </w:r>
            <w:r w:rsidR="003B6B38">
              <w:rPr>
                <w:rFonts w:ascii="Calibri" w:hAnsi="Calibri" w:eastAsia="Calibri" w:cs="Calibri"/>
                <w:sz w:val="20"/>
                <w:szCs w:val="20"/>
              </w:rPr>
              <w:t xml:space="preserve"> per delegati</w:t>
            </w:r>
            <w:r w:rsidR="003574B5">
              <w:rPr>
                <w:rFonts w:ascii="Calibri" w:hAnsi="Calibri" w:eastAsia="Calibri" w:cs="Calibri"/>
                <w:sz w:val="20"/>
                <w:szCs w:val="20"/>
              </w:rPr>
              <w:t>)</w:t>
            </w:r>
            <w:commentRangeEnd w:id="133"/>
            <w:r w:rsidRPr="00E55AD2" w:rsidR="00CF4664">
              <w:rPr>
                <w:rStyle w:val="CommentReference"/>
                <w:rFonts w:ascii="Calibri" w:hAnsi="Calibri" w:eastAsia="Calibri" w:cs="Calibri"/>
                <w:sz w:val="20"/>
                <w:szCs w:val="20"/>
              </w:rPr>
              <w:commentReference w:id="133"/>
            </w:r>
          </w:p>
        </w:tc>
      </w:tr>
      <w:tr w:rsidRPr="00E36527" w:rsidR="00F048C7" w:rsidTr="006F3D7B" w14:paraId="394D708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65CA87DD"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92747D" w:rsidP="006F3D7B" w:rsidRDefault="0092747D" w14:paraId="25CB279E" w14:textId="2C0B661B">
            <w:pPr>
              <w:rPr>
                <w:rFonts w:ascii="Calibri" w:hAnsi="Calibri" w:eastAsia="Calibri" w:cs="Calibri"/>
                <w:sz w:val="20"/>
                <w:szCs w:val="20"/>
              </w:rPr>
            </w:pPr>
            <w:r>
              <w:rPr>
                <w:rFonts w:ascii="Calibri" w:hAnsi="Calibri" w:eastAsia="Calibri" w:cs="Calibri"/>
                <w:sz w:val="20"/>
                <w:szCs w:val="20"/>
              </w:rPr>
              <w:t xml:space="preserve">Il processo estrae le decurtazioni </w:t>
            </w:r>
            <w:r w:rsidR="003574B5">
              <w:rPr>
                <w:rFonts w:ascii="Calibri" w:hAnsi="Calibri" w:eastAsia="Calibri" w:cs="Calibri"/>
                <w:sz w:val="20"/>
                <w:szCs w:val="20"/>
              </w:rPr>
              <w:t xml:space="preserve">della </w:t>
            </w:r>
            <w:r w:rsidR="000B4DA0">
              <w:rPr>
                <w:rFonts w:ascii="Calibri" w:hAnsi="Calibri" w:eastAsia="Calibri" w:cs="Calibri"/>
                <w:sz w:val="20"/>
                <w:szCs w:val="20"/>
              </w:rPr>
              <w:t xml:space="preserve">patente </w:t>
            </w:r>
            <w:r>
              <w:rPr>
                <w:rFonts w:ascii="Calibri" w:hAnsi="Calibri" w:eastAsia="Calibri" w:cs="Calibri"/>
                <w:sz w:val="20"/>
                <w:szCs w:val="20"/>
              </w:rPr>
              <w:t>con i relativi dettagli per fattispecie. Il servizio restituisce un oggetto complesso in cui per ogni patente viene estratta una lista di decurtazioni</w:t>
            </w:r>
          </w:p>
          <w:p w:rsidR="0092747D" w:rsidP="006F3D7B" w:rsidRDefault="0092747D" w14:paraId="425E6F9E" w14:textId="00582850">
            <w:pPr>
              <w:rPr>
                <w:rFonts w:ascii="Calibri" w:hAnsi="Calibri" w:eastAsia="Calibri" w:cs="Calibri"/>
                <w:sz w:val="20"/>
                <w:szCs w:val="20"/>
              </w:rPr>
            </w:pPr>
            <w:r>
              <w:rPr>
                <w:rFonts w:ascii="Calibri" w:hAnsi="Calibri" w:eastAsia="Calibri" w:cs="Calibri"/>
                <w:sz w:val="20"/>
                <w:szCs w:val="20"/>
              </w:rPr>
              <w:t xml:space="preserve">Per ogni decurtazione una lista di fattispecie, </w:t>
            </w:r>
            <w:r w:rsidR="00EE3B00">
              <w:rPr>
                <w:rFonts w:ascii="Calibri" w:hAnsi="Calibri" w:eastAsia="Calibri" w:cs="Calibri"/>
                <w:sz w:val="20"/>
                <w:szCs w:val="20"/>
              </w:rPr>
              <w:t>con il punteggio della fattispecie.</w:t>
            </w:r>
            <w:r w:rsidR="00994D50">
              <w:rPr>
                <w:rFonts w:ascii="Calibri" w:hAnsi="Calibri" w:eastAsia="Calibri" w:cs="Calibri"/>
                <w:sz w:val="20"/>
                <w:szCs w:val="20"/>
              </w:rPr>
              <w:br/>
            </w:r>
          </w:p>
          <w:p w:rsidR="00883CB7" w:rsidP="006F3D7B" w:rsidRDefault="00883CB7" w14:paraId="4380210B" w14:textId="04725857">
            <w:pPr>
              <w:rPr>
                <w:rFonts w:ascii="Calibri" w:hAnsi="Calibri" w:eastAsia="Calibri" w:cs="Calibri"/>
                <w:sz w:val="20"/>
                <w:szCs w:val="20"/>
              </w:rPr>
            </w:pPr>
            <w:r>
              <w:rPr>
                <w:rFonts w:ascii="Calibri" w:hAnsi="Calibri" w:eastAsia="Calibri" w:cs="Calibri"/>
                <w:sz w:val="20"/>
                <w:szCs w:val="20"/>
              </w:rPr>
              <w:t>Il servizio restituisce</w:t>
            </w:r>
            <w:r w:rsidR="00D313EF">
              <w:rPr>
                <w:rFonts w:ascii="Calibri" w:hAnsi="Calibri" w:eastAsia="Calibri" w:cs="Calibri"/>
                <w:sz w:val="20"/>
                <w:szCs w:val="20"/>
              </w:rPr>
              <w:t xml:space="preserve"> per ogni patente una lista contenente:</w:t>
            </w:r>
          </w:p>
          <w:p w:rsidR="00BE5D3A" w:rsidP="006F3D7B" w:rsidRDefault="00D84D2B" w14:paraId="5EBA8855" w14:textId="77777777">
            <w:pPr>
              <w:rPr>
                <w:rFonts w:ascii="Calibri" w:hAnsi="Calibri" w:eastAsia="Calibri" w:cs="Calibri"/>
                <w:sz w:val="20"/>
                <w:szCs w:val="20"/>
              </w:rPr>
            </w:pPr>
            <w:r>
              <w:rPr>
                <w:rFonts w:ascii="Calibri" w:hAnsi="Calibri" w:eastAsia="Calibri" w:cs="Calibri"/>
                <w:sz w:val="20"/>
                <w:szCs w:val="20"/>
              </w:rPr>
              <w:t xml:space="preserve">IdPatente, </w:t>
            </w:r>
          </w:p>
          <w:p w:rsidR="00D313EF" w:rsidP="006F3D7B" w:rsidRDefault="00D313EF" w14:paraId="0C45571D" w14:textId="5B2BBBFD">
            <w:pPr>
              <w:rPr>
                <w:rFonts w:ascii="Calibri" w:hAnsi="Calibri" w:eastAsia="Calibri" w:cs="Calibri"/>
                <w:sz w:val="20"/>
                <w:szCs w:val="20"/>
              </w:rPr>
            </w:pPr>
            <w:r>
              <w:rPr>
                <w:rFonts w:ascii="Calibri" w:hAnsi="Calibri" w:eastAsia="Calibri" w:cs="Calibri"/>
                <w:sz w:val="20"/>
                <w:szCs w:val="20"/>
              </w:rPr>
              <w:t>per ogni patente una lista contenente:</w:t>
            </w:r>
          </w:p>
          <w:p w:rsidR="00BE26F1" w:rsidP="00BE5D3A" w:rsidRDefault="00BE26F1" w14:paraId="234A10D5" w14:textId="1378D2F9">
            <w:pPr>
              <w:rPr>
                <w:rFonts w:ascii="Calibri" w:hAnsi="Calibri" w:eastAsia="Calibri" w:cs="Calibri"/>
                <w:sz w:val="20"/>
                <w:szCs w:val="20"/>
              </w:rPr>
            </w:pPr>
            <w:r w:rsidRPr="00BE5D3A">
              <w:rPr>
                <w:rFonts w:ascii="Calibri" w:hAnsi="Calibri" w:eastAsia="Calibri" w:cs="Calibri"/>
                <w:strike/>
                <w:sz w:val="20"/>
                <w:szCs w:val="20"/>
              </w:rPr>
              <w:t>Data atto</w:t>
            </w:r>
            <w:r w:rsidR="00BE5D3A">
              <w:rPr>
                <w:rFonts w:ascii="Calibri" w:hAnsi="Calibri" w:eastAsia="Calibri" w:cs="Calibri"/>
                <w:strike/>
                <w:sz w:val="20"/>
                <w:szCs w:val="20"/>
              </w:rPr>
              <w:t xml:space="preserve">, </w:t>
            </w:r>
            <w:r w:rsidRPr="00BE5D3A">
              <w:rPr>
                <w:rFonts w:ascii="Calibri" w:hAnsi="Calibri" w:eastAsia="Calibri" w:cs="Calibri"/>
                <w:strike/>
                <w:sz w:val="20"/>
                <w:szCs w:val="20"/>
              </w:rPr>
              <w:t>Per ogni data atto una lista contenente:</w:t>
            </w:r>
            <w:r w:rsidR="00BE5D3A">
              <w:rPr>
                <w:rFonts w:ascii="Calibri" w:hAnsi="Calibri" w:eastAsia="Calibri" w:cs="Calibri"/>
                <w:strike/>
                <w:sz w:val="20"/>
                <w:szCs w:val="20"/>
              </w:rPr>
              <w:t xml:space="preserve"> </w:t>
            </w:r>
            <w:r w:rsidRPr="00BE5D3A">
              <w:rPr>
                <w:rFonts w:ascii="Calibri" w:hAnsi="Calibri" w:eastAsia="Calibri" w:cs="Calibri"/>
                <w:strike/>
                <w:sz w:val="20"/>
                <w:szCs w:val="20"/>
              </w:rPr>
              <w:t xml:space="preserve">IdFattispecie, CodiceFattispecie, </w:t>
            </w:r>
            <w:r w:rsidRPr="00BE5D3A" w:rsidR="007C77DF">
              <w:rPr>
                <w:rFonts w:ascii="Calibri" w:hAnsi="Calibri" w:eastAsia="Calibri" w:cs="Calibri"/>
                <w:strike/>
                <w:sz w:val="20"/>
                <w:szCs w:val="20"/>
              </w:rPr>
              <w:t>Descrizione Fattispecie, Punteggio Fattispecie</w:t>
            </w:r>
            <w:r w:rsidRPr="00D86759" w:rsidR="00BE5D3A">
              <w:rPr>
                <w:rFonts w:ascii="Calibri" w:hAnsi="Calibri" w:eastAsia="Calibri" w:cs="Calibri"/>
                <w:sz w:val="20"/>
                <w:szCs w:val="20"/>
              </w:rPr>
              <w:t>(</w:t>
            </w:r>
            <w:r w:rsidRPr="00BE5D3A" w:rsidR="00BE5D3A">
              <w:rPr>
                <w:rFonts w:ascii="Calibri" w:hAnsi="Calibri" w:eastAsia="Calibri" w:cs="Calibri"/>
                <w:sz w:val="20"/>
                <w:szCs w:val="20"/>
              </w:rPr>
              <w:t>eliminato in data</w:t>
            </w:r>
            <w:r w:rsidR="00D86759">
              <w:rPr>
                <w:rFonts w:ascii="Calibri" w:hAnsi="Calibri" w:eastAsia="Calibri" w:cs="Calibri"/>
                <w:sz w:val="20"/>
                <w:szCs w:val="20"/>
              </w:rPr>
              <w:t xml:space="preserve"> </w:t>
            </w:r>
            <w:r w:rsidRPr="00D86759" w:rsidR="00D86759">
              <w:rPr>
                <w:rFonts w:ascii="Calibri" w:hAnsi="Calibri" w:eastAsia="Calibri" w:cs="Calibri"/>
                <w:sz w:val="20"/>
                <w:szCs w:val="20"/>
              </w:rPr>
              <w:t>14</w:t>
            </w:r>
            <w:r w:rsidR="00D86759">
              <w:rPr>
                <w:rFonts w:ascii="Calibri" w:hAnsi="Calibri" w:eastAsia="Calibri" w:cs="Calibri"/>
                <w:sz w:val="20"/>
                <w:szCs w:val="20"/>
              </w:rPr>
              <w:t>/</w:t>
            </w:r>
            <w:r w:rsidRPr="00D86759" w:rsidR="00D86759">
              <w:rPr>
                <w:rFonts w:ascii="Calibri" w:hAnsi="Calibri" w:eastAsia="Calibri" w:cs="Calibri"/>
                <w:sz w:val="20"/>
                <w:szCs w:val="20"/>
              </w:rPr>
              <w:t>01/2026)</w:t>
            </w:r>
          </w:p>
          <w:p w:rsidR="00D86759" w:rsidP="00BE5D3A" w:rsidRDefault="00D86759" w14:paraId="761A190D" w14:textId="77777777">
            <w:pPr>
              <w:rPr>
                <w:rFonts w:ascii="Calibri" w:hAnsi="Calibri" w:eastAsia="Calibri" w:cs="Calibri"/>
                <w:sz w:val="20"/>
                <w:szCs w:val="20"/>
              </w:rPr>
            </w:pPr>
            <w:r>
              <w:rPr>
                <w:rFonts w:ascii="Calibri" w:hAnsi="Calibri" w:eastAsia="Calibri" w:cs="Calibri"/>
                <w:sz w:val="20"/>
                <w:szCs w:val="20"/>
              </w:rPr>
              <w:t xml:space="preserve">Inserito in data </w:t>
            </w:r>
            <w:r w:rsidRPr="00D86759">
              <w:rPr>
                <w:rFonts w:ascii="Calibri" w:hAnsi="Calibri" w:eastAsia="Calibri" w:cs="Calibri"/>
                <w:sz w:val="20"/>
                <w:szCs w:val="20"/>
              </w:rPr>
              <w:t>14</w:t>
            </w:r>
            <w:r>
              <w:rPr>
                <w:rFonts w:ascii="Calibri" w:hAnsi="Calibri" w:eastAsia="Calibri" w:cs="Calibri"/>
                <w:sz w:val="20"/>
                <w:szCs w:val="20"/>
              </w:rPr>
              <w:t>/</w:t>
            </w:r>
            <w:r w:rsidRPr="00D86759">
              <w:rPr>
                <w:rFonts w:ascii="Calibri" w:hAnsi="Calibri" w:eastAsia="Calibri" w:cs="Calibri"/>
                <w:sz w:val="20"/>
                <w:szCs w:val="20"/>
              </w:rPr>
              <w:t>01/2026</w:t>
            </w:r>
          </w:p>
          <w:p w:rsidR="00D86759" w:rsidP="00BE5D3A" w:rsidRDefault="00D313EF" w14:paraId="11821AA7" w14:textId="77777777">
            <w:pPr>
              <w:rPr>
                <w:rFonts w:ascii="Calibri" w:hAnsi="Calibri" w:eastAsia="Calibri" w:cs="Calibri"/>
                <w:sz w:val="20"/>
                <w:szCs w:val="20"/>
              </w:rPr>
            </w:pPr>
            <w:r>
              <w:rPr>
                <w:rFonts w:ascii="Calibri" w:hAnsi="Calibri" w:eastAsia="Calibri" w:cs="Calibri"/>
                <w:sz w:val="20"/>
                <w:szCs w:val="20"/>
              </w:rPr>
              <w:t xml:space="preserve">IdDecurtazione, Punteggio Decurtazione, </w:t>
            </w:r>
            <w:r w:rsidR="00346F98">
              <w:rPr>
                <w:rFonts w:ascii="Calibri" w:hAnsi="Calibri" w:eastAsia="Calibri" w:cs="Calibri"/>
                <w:sz w:val="20"/>
                <w:szCs w:val="20"/>
              </w:rPr>
              <w:t>Data prima elaborazione decurtazione</w:t>
            </w:r>
            <w:r>
              <w:rPr>
                <w:rFonts w:ascii="Calibri" w:hAnsi="Calibri" w:eastAsia="Calibri" w:cs="Calibri"/>
                <w:sz w:val="20"/>
                <w:szCs w:val="20"/>
              </w:rPr>
              <w:t>, Data prima elaborazione annullamento</w:t>
            </w:r>
          </w:p>
          <w:p w:rsidRPr="00E36527" w:rsidR="007042B8" w:rsidP="00BE5D3A" w:rsidRDefault="007042B8" w14:paraId="0721DDFA" w14:textId="3702898F">
            <w:pPr>
              <w:rPr>
                <w:rFonts w:ascii="Calibri" w:hAnsi="Calibri" w:eastAsia="Calibri" w:cs="Calibri"/>
                <w:sz w:val="20"/>
                <w:szCs w:val="20"/>
              </w:rPr>
            </w:pPr>
            <w:r>
              <w:rPr>
                <w:rFonts w:ascii="Calibri" w:hAnsi="Calibri" w:eastAsia="Calibri" w:cs="Calibri"/>
                <w:sz w:val="20"/>
                <w:szCs w:val="20"/>
              </w:rPr>
              <w:t>In caso di assenza di decurtazioni elaborate il sistema restituisce una lista vuota</w:t>
            </w:r>
          </w:p>
        </w:tc>
      </w:tr>
      <w:tr w:rsidRPr="00B60DF4" w:rsidR="00F048C7" w:rsidTr="006F3D7B" w14:paraId="1460449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6AE2A110"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BF28C4" w:rsidR="0092747D" w:rsidP="006F3D7B" w:rsidRDefault="00BF28C4" w14:paraId="1349E198" w14:textId="70728486">
            <w:pPr>
              <w:rPr>
                <w:rFonts w:ascii="Calibri" w:hAnsi="Calibri" w:eastAsia="Calibri" w:cs="Calibri"/>
                <w:sz w:val="20"/>
                <w:szCs w:val="20"/>
              </w:rPr>
            </w:pPr>
            <w:r w:rsidRPr="00BF28C4">
              <w:rPr>
                <w:rFonts w:ascii="Calibri" w:hAnsi="Calibri" w:eastAsia="Calibri" w:cs="Calibri"/>
                <w:sz w:val="20"/>
                <w:szCs w:val="20"/>
              </w:rPr>
              <w:t>select DECU_ID, DECU_PUNTEGGIO, DECU_DATA_DECURTAZIONE_PUNTEGGIO_PATENTE</w:t>
            </w:r>
            <w:r w:rsidR="00615114">
              <w:rPr>
                <w:rFonts w:ascii="Calibri" w:hAnsi="Calibri" w:eastAsia="Calibri" w:cs="Calibri"/>
                <w:sz w:val="20"/>
                <w:szCs w:val="20"/>
              </w:rPr>
              <w:t xml:space="preserve"> Data prima elaborazione decurtazione</w:t>
            </w:r>
            <w:r w:rsidRPr="00BF28C4">
              <w:rPr>
                <w:rFonts w:ascii="Calibri" w:hAnsi="Calibri" w:eastAsia="Calibri" w:cs="Calibri"/>
                <w:sz w:val="20"/>
                <w:szCs w:val="20"/>
              </w:rPr>
              <w:t>, ANDE_DATA_ANNULLAMENTO_PUNTEGGIO_PATENTE</w:t>
            </w:r>
            <w:r w:rsidR="00615114">
              <w:rPr>
                <w:rFonts w:ascii="Calibri" w:hAnsi="Calibri" w:eastAsia="Calibri" w:cs="Calibri"/>
                <w:sz w:val="20"/>
                <w:szCs w:val="20"/>
              </w:rPr>
              <w:t xml:space="preserve"> Data prima elaborazione annullamento</w:t>
            </w:r>
            <w:r w:rsidRPr="00BF28C4">
              <w:rPr>
                <w:rFonts w:ascii="Calibri" w:hAnsi="Calibri" w:eastAsia="Calibri" w:cs="Calibri"/>
                <w:sz w:val="20"/>
                <w:szCs w:val="20"/>
              </w:rPr>
              <w:br/>
            </w:r>
            <w:r w:rsidRPr="00BF28C4">
              <w:rPr>
                <w:rFonts w:ascii="Calibri" w:hAnsi="Calibri" w:eastAsia="Calibri" w:cs="Calibri"/>
                <w:sz w:val="20"/>
                <w:szCs w:val="20"/>
              </w:rPr>
              <w:t>from dbo.DECU_DECURTAZIONE_PAC_DAT</w:t>
            </w:r>
            <w:r w:rsidRPr="00BF28C4">
              <w:rPr>
                <w:rFonts w:ascii="Calibri" w:hAnsi="Calibri" w:eastAsia="Calibri" w:cs="Calibri"/>
                <w:sz w:val="20"/>
                <w:szCs w:val="20"/>
              </w:rPr>
              <w:br/>
            </w:r>
            <w:r w:rsidRPr="00BF28C4">
              <w:rPr>
                <w:rFonts w:ascii="Calibri" w:hAnsi="Calibri" w:eastAsia="Calibri" w:cs="Calibri"/>
                <w:sz w:val="20"/>
                <w:szCs w:val="20"/>
              </w:rPr>
              <w:t>left join dbo.ANDE_ANNULLAMENTO_DECURTAZIONE_PAC_DAT on ANDE_FK_DECU_ID = DECU_ID</w:t>
            </w:r>
            <w:r w:rsidRPr="00BF28C4">
              <w:rPr>
                <w:rFonts w:ascii="Calibri" w:hAnsi="Calibri" w:eastAsia="Calibri" w:cs="Calibri"/>
                <w:sz w:val="20"/>
                <w:szCs w:val="20"/>
              </w:rPr>
              <w:br/>
            </w:r>
            <w:r w:rsidRPr="00BF28C4">
              <w:rPr>
                <w:rFonts w:ascii="Calibri" w:hAnsi="Calibri" w:eastAsia="Calibri" w:cs="Calibri"/>
                <w:sz w:val="20"/>
                <w:szCs w:val="20"/>
              </w:rPr>
              <w:t>where DECU_FK_LICE_ID = 443032     -- Ci deve andare per licenza</w:t>
            </w:r>
            <w:r w:rsidRPr="00BF28C4">
              <w:rPr>
                <w:rFonts w:ascii="Calibri" w:hAnsi="Calibri" w:eastAsia="Calibri" w:cs="Calibri"/>
                <w:sz w:val="20"/>
                <w:szCs w:val="20"/>
              </w:rPr>
              <w:br/>
            </w:r>
            <w:r w:rsidRPr="00BF28C4">
              <w:rPr>
                <w:rFonts w:ascii="Calibri" w:hAnsi="Calibri" w:eastAsia="Calibri" w:cs="Calibri"/>
                <w:sz w:val="20"/>
                <w:szCs w:val="20"/>
              </w:rPr>
              <w:t>and DECU_DATA_DECURTAZIONE_PUNTEGGIO_PATENTE is not null -- Decurtazioni processate</w:t>
            </w:r>
          </w:p>
        </w:tc>
      </w:tr>
      <w:tr w:rsidRPr="00E36527" w:rsidR="00F048C7" w:rsidTr="006F3D7B" w14:paraId="5E8D44F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4C33E31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BF28C4" w:rsidP="00BF28C4" w:rsidRDefault="00BF28C4" w14:paraId="5BFFD59C" w14:textId="77777777">
            <w:pPr>
              <w:rPr>
                <w:rFonts w:ascii="Calibri" w:hAnsi="Calibri" w:eastAsia="Calibri" w:cs="Calibri"/>
                <w:sz w:val="20"/>
                <w:szCs w:val="20"/>
              </w:rPr>
            </w:pPr>
            <w:r>
              <w:rPr>
                <w:rFonts w:ascii="Calibri" w:hAnsi="Calibri" w:eastAsia="Calibri" w:cs="Calibri"/>
                <w:sz w:val="20"/>
                <w:szCs w:val="20"/>
              </w:rPr>
              <w:t xml:space="preserve">IdPatente, </w:t>
            </w:r>
          </w:p>
          <w:p w:rsidR="00BF28C4" w:rsidP="00BF28C4" w:rsidRDefault="00BF28C4" w14:paraId="00B2A46E" w14:textId="77777777">
            <w:pPr>
              <w:rPr>
                <w:rFonts w:ascii="Calibri" w:hAnsi="Calibri" w:eastAsia="Calibri" w:cs="Calibri"/>
                <w:sz w:val="20"/>
                <w:szCs w:val="20"/>
              </w:rPr>
            </w:pPr>
            <w:r>
              <w:rPr>
                <w:rFonts w:ascii="Calibri" w:hAnsi="Calibri" w:eastAsia="Calibri" w:cs="Calibri"/>
                <w:sz w:val="20"/>
                <w:szCs w:val="20"/>
              </w:rPr>
              <w:t>per ogni patente una lista contenente:</w:t>
            </w:r>
          </w:p>
          <w:p w:rsidRPr="00A946AE" w:rsidR="0092747D" w:rsidP="00BF28C4" w:rsidRDefault="00BF28C4" w14:paraId="7D9BD6D3" w14:textId="3C9AF0C1">
            <w:pPr>
              <w:ind w:left="720" w:hanging="360"/>
              <w:rPr>
                <w:rFonts w:ascii="Calibri" w:hAnsi="Calibri" w:eastAsia="Calibri" w:cs="Calibri"/>
                <w:sz w:val="20"/>
                <w:szCs w:val="20"/>
              </w:rPr>
            </w:pPr>
            <w:r>
              <w:rPr>
                <w:rFonts w:ascii="Calibri" w:hAnsi="Calibri" w:eastAsia="Calibri" w:cs="Calibri"/>
                <w:sz w:val="20"/>
                <w:szCs w:val="20"/>
              </w:rPr>
              <w:t>IdDecurtazione, Punteggio Decurtazione, Data prima elaborazione decurtazione, Data prima elaborazione annullamento</w:t>
            </w:r>
          </w:p>
        </w:tc>
      </w:tr>
      <w:tr w:rsidRPr="00E36527" w:rsidR="00F048C7" w:rsidTr="006F3D7B" w14:paraId="4FE4335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6C9B187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2747D" w:rsidP="006F3D7B" w:rsidRDefault="0092747D" w14:paraId="150730B4"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006F3D7B" w14:paraId="2C9738C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2747D" w:rsidP="006F3D7B" w:rsidRDefault="0092747D" w14:paraId="00929B87"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2747D" w:rsidP="006F3D7B" w:rsidRDefault="0092747D" w14:paraId="13653461" w14:textId="615DDE46">
            <w:pPr>
              <w:rPr>
                <w:rFonts w:ascii="Calibri" w:hAnsi="Calibri" w:eastAsia="Calibri" w:cs="Calibri"/>
                <w:sz w:val="20"/>
                <w:szCs w:val="20"/>
              </w:rPr>
            </w:pPr>
            <w:r w:rsidRPr="00E36527">
              <w:rPr>
                <w:rFonts w:ascii="Calibri" w:hAnsi="Calibri" w:eastAsia="Calibri" w:cs="Calibri"/>
                <w:sz w:val="20"/>
                <w:szCs w:val="20"/>
              </w:rPr>
              <w:t>RF0</w:t>
            </w:r>
            <w:r w:rsidR="00D600F0">
              <w:rPr>
                <w:rFonts w:ascii="Calibri" w:hAnsi="Calibri" w:eastAsia="Calibri" w:cs="Calibri"/>
                <w:sz w:val="20"/>
                <w:szCs w:val="20"/>
              </w:rPr>
              <w:t>3-01-01</w:t>
            </w:r>
          </w:p>
        </w:tc>
      </w:tr>
    </w:tbl>
    <w:p w:rsidRPr="0092747D" w:rsidR="0092747D" w:rsidP="0092747D" w:rsidRDefault="0092747D" w14:paraId="40F5D7EC" w14:textId="77777777"/>
    <w:p w:rsidR="007E7898" w:rsidRDefault="007E7898" w14:paraId="4A64D010" w14:textId="188ED2A7">
      <w:pPr>
        <w:rPr>
          <w:rFonts w:eastAsia="Calibri"/>
        </w:rPr>
      </w:pPr>
      <w:r>
        <w:rPr>
          <w:rFonts w:eastAsia="Calibri"/>
        </w:rPr>
        <w:br w:type="page"/>
      </w:r>
    </w:p>
    <w:p w:rsidR="00FB2807" w:rsidP="004C7F10" w:rsidRDefault="00FB2807" w14:paraId="3B3B5B99" w14:textId="48F737A2">
      <w:pPr>
        <w:pStyle w:val="Heading2"/>
        <w:rPr>
          <w:rFonts w:asciiTheme="minorHAnsi" w:hAnsiTheme="minorHAnsi" w:cstheme="minorHAnsi"/>
        </w:rPr>
      </w:pPr>
      <w:bookmarkStart w:name="_Toc222417322" w:id="134"/>
      <w:r>
        <w:rPr>
          <w:rFonts w:asciiTheme="minorHAnsi" w:hAnsiTheme="minorHAnsi" w:cstheme="minorHAnsi"/>
        </w:rPr>
        <w:t>Processi Back-End – Motore</w:t>
      </w:r>
      <w:bookmarkEnd w:id="134"/>
    </w:p>
    <w:p w:rsidR="009D28AE" w:rsidP="002B4AC0" w:rsidRDefault="00813D8C" w14:paraId="6D139D1D" w14:textId="77777777">
      <w:pPr>
        <w:pStyle w:val="Heading3"/>
      </w:pPr>
      <w:bookmarkStart w:name="_Toc222417323" w:id="135"/>
      <w:r w:rsidRPr="00813D8C">
        <w:t>Verifica Nuove Regole</w:t>
      </w:r>
      <w:bookmarkEnd w:id="135"/>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41A014E3"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247F608A"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C64FEA" w:rsidRDefault="00C64FEA" w14:paraId="45A7637A" w14:textId="77777777">
            <w:pPr>
              <w:rPr>
                <w:rFonts w:ascii="Calibri" w:hAnsi="Calibri" w:eastAsia="Calibri" w:cs="Calibri"/>
                <w:sz w:val="20"/>
                <w:szCs w:val="20"/>
              </w:rPr>
            </w:pPr>
            <w:r>
              <w:rPr>
                <w:rFonts w:ascii="Calibri" w:hAnsi="Calibri" w:cs="Calibri"/>
                <w:sz w:val="20"/>
                <w:szCs w:val="20"/>
              </w:rPr>
              <w:t>Motore</w:t>
            </w:r>
          </w:p>
        </w:tc>
      </w:tr>
      <w:tr w:rsidRPr="00E36527" w:rsidR="00F048C7" w14:paraId="1EC2E5D8"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354E32F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C64FEA" w:rsidRDefault="00C64FEA" w14:paraId="1404FF4D" w14:textId="77777777">
            <w:pPr>
              <w:rPr>
                <w:rFonts w:ascii="Calibri" w:hAnsi="Calibri" w:eastAsia="Calibri" w:cs="Calibri"/>
                <w:sz w:val="20"/>
                <w:szCs w:val="20"/>
              </w:rPr>
            </w:pPr>
            <w:r w:rsidRPr="00662820">
              <w:rPr>
                <w:rFonts w:ascii="Calibri" w:hAnsi="Calibri" w:eastAsia="Calibri" w:cs="Calibri"/>
                <w:sz w:val="20"/>
                <w:szCs w:val="20"/>
              </w:rPr>
              <w:t>INL-ServiziUtenza-java-be_istanza-patente-crediti-async</w:t>
            </w:r>
          </w:p>
        </w:tc>
      </w:tr>
      <w:tr w:rsidRPr="00E36527" w:rsidR="00F048C7" w14:paraId="7F95047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35F8642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C64FEA" w:rsidRDefault="00C64FEA" w14:paraId="1526764C" w14:textId="77777777">
            <w:pPr>
              <w:jc w:val="both"/>
              <w:rPr>
                <w:rFonts w:ascii="Calibri" w:hAnsi="Calibri" w:eastAsia="Calibri" w:cs="Calibri"/>
                <w:sz w:val="20"/>
                <w:szCs w:val="20"/>
              </w:rPr>
            </w:pPr>
          </w:p>
        </w:tc>
      </w:tr>
      <w:tr w:rsidRPr="00E36527" w:rsidR="00F048C7" w14:paraId="60D04E7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12D8642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C64FEA" w:rsidRDefault="00C64FEA" w14:paraId="128704D0" w14:textId="77777777">
            <w:pPr>
              <w:rPr>
                <w:rFonts w:ascii="Calibri" w:hAnsi="Calibri" w:eastAsia="Calibri" w:cs="Calibri"/>
                <w:sz w:val="20"/>
                <w:szCs w:val="20"/>
              </w:rPr>
            </w:pPr>
          </w:p>
        </w:tc>
      </w:tr>
      <w:tr w:rsidRPr="00895B4D" w:rsidR="00F048C7" w14:paraId="1B2D8E6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325F203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2E205D" w:rsidR="00C64FEA" w:rsidRDefault="00C64FEA" w14:paraId="0662E666" w14:textId="77777777">
            <w:pPr>
              <w:jc w:val="both"/>
              <w:rPr>
                <w:rFonts w:ascii="Calibri" w:hAnsi="Calibri" w:eastAsia="Calibri" w:cs="Calibri"/>
                <w:sz w:val="20"/>
                <w:szCs w:val="20"/>
              </w:rPr>
            </w:pPr>
          </w:p>
        </w:tc>
      </w:tr>
      <w:tr w:rsidRPr="005E4B50" w:rsidR="00F048C7" w14:paraId="2BE37AC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3DBDCE5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F73DD" w:rsidR="00C64FEA" w:rsidRDefault="00C64FEA" w14:paraId="35A23BF8" w14:textId="77777777">
            <w:pPr>
              <w:rPr>
                <w:rFonts w:ascii="Calibri" w:hAnsi="Calibri" w:eastAsia="Calibri" w:cs="Calibri"/>
                <w:sz w:val="20"/>
                <w:szCs w:val="20"/>
                <w:lang w:val="en-US"/>
              </w:rPr>
            </w:pPr>
          </w:p>
        </w:tc>
      </w:tr>
      <w:tr w:rsidRPr="00E36527" w:rsidR="00F048C7" w14:paraId="2CB3178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50EADEE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D28AE" w:rsidR="00C64FEA" w:rsidRDefault="00C64FEA" w14:paraId="5D76AC0B" w14:textId="77777777">
            <w:pPr>
              <w:rPr>
                <w:rFonts w:ascii="Calibri" w:hAnsi="Calibri" w:eastAsia="Calibri" w:cs="Calibri"/>
                <w:sz w:val="20"/>
                <w:szCs w:val="20"/>
              </w:rPr>
            </w:pPr>
          </w:p>
        </w:tc>
      </w:tr>
      <w:tr w:rsidRPr="00E36527" w:rsidR="00F048C7" w14:paraId="681941E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6D9BA29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C64FEA" w:rsidRDefault="00C64FEA" w14:paraId="06B85172" w14:textId="77777777">
            <w:pPr>
              <w:rPr>
                <w:rFonts w:ascii="Calibri" w:hAnsi="Calibri" w:eastAsia="Calibri" w:cs="Calibri"/>
                <w:sz w:val="20"/>
                <w:szCs w:val="20"/>
              </w:rPr>
            </w:pPr>
          </w:p>
        </w:tc>
      </w:tr>
      <w:tr w:rsidRPr="00E36527" w:rsidR="00F048C7" w14:paraId="4929424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2C0128C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F7DE7" w:rsidR="004F7DE7" w:rsidRDefault="004F7DE7" w14:paraId="43875F65" w14:textId="77777777">
            <w:pPr>
              <w:rPr>
                <w:rFonts w:ascii="Calibri" w:hAnsi="Calibri" w:eastAsia="Calibri" w:cs="Calibri"/>
                <w:sz w:val="20"/>
                <w:szCs w:val="20"/>
                <w:u w:val="single"/>
              </w:rPr>
            </w:pPr>
            <w:r w:rsidRPr="004F7DE7">
              <w:rPr>
                <w:rFonts w:ascii="Calibri" w:hAnsi="Calibri" w:eastAsia="Calibri" w:cs="Calibri"/>
                <w:sz w:val="20"/>
                <w:szCs w:val="20"/>
                <w:u w:val="single"/>
              </w:rPr>
              <w:t xml:space="preserve">Valida per qualsiasi tipo di evento </w:t>
            </w:r>
          </w:p>
          <w:p w:rsidRPr="000E57A0" w:rsidR="00C64FEA" w:rsidRDefault="00C64FEA" w14:paraId="3B63897F" w14:textId="77777777">
            <w:pPr>
              <w:rPr>
                <w:rFonts w:ascii="Calibri" w:hAnsi="Calibri" w:eastAsia="Calibri" w:cs="Calibri"/>
                <w:sz w:val="20"/>
                <w:szCs w:val="20"/>
              </w:rPr>
            </w:pPr>
            <w:r w:rsidRPr="000E57A0">
              <w:rPr>
                <w:rFonts w:ascii="Calibri" w:hAnsi="Calibri" w:eastAsia="Calibri" w:cs="Calibri"/>
                <w:sz w:val="20"/>
                <w:szCs w:val="20"/>
              </w:rPr>
              <w:t>Se il calcolo è negativo, il punteggio sarà da considerarsi a 0</w:t>
            </w:r>
            <w:r>
              <w:rPr>
                <w:rFonts w:ascii="Calibri" w:hAnsi="Calibri" w:eastAsia="Calibri" w:cs="Calibri"/>
                <w:sz w:val="20"/>
                <w:szCs w:val="20"/>
              </w:rPr>
              <w:t>.</w:t>
            </w:r>
          </w:p>
          <w:p w:rsidR="00C64FEA" w:rsidRDefault="00C64FEA" w14:paraId="749EA4E0" w14:textId="77777777">
            <w:pPr>
              <w:rPr>
                <w:rFonts w:ascii="Calibri" w:hAnsi="Calibri" w:eastAsia="Calibri" w:cs="Calibri"/>
                <w:sz w:val="20"/>
                <w:szCs w:val="20"/>
              </w:rPr>
            </w:pPr>
            <w:r w:rsidRPr="000E57A0">
              <w:rPr>
                <w:rFonts w:ascii="Calibri" w:hAnsi="Calibri" w:eastAsia="Calibri" w:cs="Calibri"/>
                <w:sz w:val="20"/>
                <w:szCs w:val="20"/>
              </w:rPr>
              <w:t>Se il calcolo è maggiore di 100, il punteggio sarà da considerarsi a 100</w:t>
            </w:r>
            <w:r>
              <w:rPr>
                <w:rFonts w:ascii="Calibri" w:hAnsi="Calibri" w:eastAsia="Calibri" w:cs="Calibri"/>
                <w:sz w:val="20"/>
                <w:szCs w:val="20"/>
              </w:rPr>
              <w:t>.</w:t>
            </w:r>
          </w:p>
          <w:p w:rsidR="004F7DE7" w:rsidRDefault="004F7DE7" w14:paraId="05281A1E" w14:textId="77777777">
            <w:pPr>
              <w:rPr>
                <w:rFonts w:ascii="Calibri" w:hAnsi="Calibri" w:eastAsia="Calibri" w:cs="Calibri"/>
                <w:sz w:val="20"/>
                <w:szCs w:val="20"/>
              </w:rPr>
            </w:pPr>
          </w:p>
          <w:p w:rsidRPr="004F7DE7" w:rsidR="004F7DE7" w:rsidRDefault="004F7DE7" w14:paraId="6E7EA45F" w14:textId="77777777">
            <w:pPr>
              <w:rPr>
                <w:rFonts w:ascii="Calibri" w:hAnsi="Calibri" w:eastAsia="Calibri" w:cs="Calibri"/>
                <w:sz w:val="20"/>
                <w:szCs w:val="20"/>
                <w:u w:val="single"/>
              </w:rPr>
            </w:pPr>
            <w:r w:rsidRPr="004F7DE7">
              <w:rPr>
                <w:rFonts w:ascii="Calibri" w:hAnsi="Calibri" w:eastAsia="Calibri" w:cs="Calibri"/>
                <w:sz w:val="20"/>
                <w:szCs w:val="20"/>
                <w:u w:val="single"/>
              </w:rPr>
              <w:t>Valida solo per Requisiti Addizionali</w:t>
            </w:r>
          </w:p>
          <w:p w:rsidR="00C64FEA" w:rsidRDefault="00C64FEA" w14:paraId="0B74C88D" w14:textId="77777777">
            <w:pPr>
              <w:rPr>
                <w:rFonts w:ascii="Calibri" w:hAnsi="Calibri" w:eastAsia="Calibri" w:cs="Calibri"/>
                <w:sz w:val="20"/>
                <w:szCs w:val="20"/>
              </w:rPr>
            </w:pPr>
            <w:r>
              <w:rPr>
                <w:rFonts w:ascii="Calibri" w:hAnsi="Calibri" w:eastAsia="Calibri" w:cs="Calibri"/>
                <w:sz w:val="20"/>
                <w:szCs w:val="20"/>
              </w:rPr>
              <w:t>Se il punteggio è inferiore al valore soglia (15), i requisiti addizionali sono da considerarsi sospesi (ossia da ricalcolare al superamento o al raggiungimento del valore soglia).</w:t>
            </w:r>
          </w:p>
          <w:p w:rsidR="004F7DE7" w:rsidRDefault="004F7DE7" w14:paraId="1A3E7C67" w14:textId="77777777">
            <w:pPr>
              <w:rPr>
                <w:rFonts w:ascii="Calibri" w:hAnsi="Calibri" w:eastAsia="Calibri" w:cs="Calibri"/>
                <w:sz w:val="20"/>
                <w:szCs w:val="20"/>
              </w:rPr>
            </w:pPr>
          </w:p>
          <w:p w:rsidRPr="004F7DE7" w:rsidR="004F7DE7" w:rsidRDefault="004F7DE7" w14:paraId="6A373137" w14:textId="77777777">
            <w:pPr>
              <w:rPr>
                <w:rFonts w:ascii="Calibri" w:hAnsi="Calibri" w:eastAsia="Calibri" w:cs="Calibri"/>
                <w:sz w:val="20"/>
                <w:szCs w:val="20"/>
                <w:u w:val="single"/>
              </w:rPr>
            </w:pPr>
            <w:r w:rsidRPr="004F7DE7">
              <w:rPr>
                <w:rFonts w:ascii="Calibri" w:hAnsi="Calibri" w:eastAsia="Calibri" w:cs="Calibri"/>
                <w:sz w:val="20"/>
                <w:szCs w:val="20"/>
                <w:u w:val="single"/>
              </w:rPr>
              <w:t>Valida solo per i Recuperi</w:t>
            </w:r>
          </w:p>
          <w:p w:rsidRPr="000E57A0" w:rsidR="00C64FEA" w:rsidRDefault="00E743D9" w14:paraId="6267F4DA" w14:textId="77777777">
            <w:pPr>
              <w:rPr>
                <w:rFonts w:ascii="Calibri" w:hAnsi="Calibri" w:eastAsia="Calibri" w:cs="Calibri"/>
                <w:sz w:val="20"/>
                <w:szCs w:val="20"/>
              </w:rPr>
            </w:pPr>
            <w:r>
              <w:rPr>
                <w:rFonts w:ascii="Calibri" w:hAnsi="Calibri" w:eastAsia="Calibri" w:cs="Calibri"/>
                <w:sz w:val="20"/>
                <w:szCs w:val="20"/>
              </w:rPr>
              <w:t xml:space="preserve">Se </w:t>
            </w:r>
            <w:r w:rsidR="006A2849">
              <w:rPr>
                <w:rFonts w:ascii="Calibri" w:hAnsi="Calibri" w:eastAsia="Calibri" w:cs="Calibri"/>
                <w:sz w:val="20"/>
                <w:szCs w:val="20"/>
              </w:rPr>
              <w:t xml:space="preserve">non </w:t>
            </w:r>
            <w:r>
              <w:rPr>
                <w:rFonts w:ascii="Calibri" w:hAnsi="Calibri" w:eastAsia="Calibri" w:cs="Calibri"/>
                <w:sz w:val="20"/>
                <w:szCs w:val="20"/>
              </w:rPr>
              <w:t xml:space="preserve">è presente </w:t>
            </w:r>
            <w:r w:rsidR="006A2849">
              <w:rPr>
                <w:rFonts w:ascii="Calibri" w:hAnsi="Calibri" w:eastAsia="Calibri" w:cs="Calibri"/>
                <w:sz w:val="20"/>
                <w:szCs w:val="20"/>
              </w:rPr>
              <w:t>alcuna</w:t>
            </w:r>
            <w:r>
              <w:rPr>
                <w:rFonts w:ascii="Calibri" w:hAnsi="Calibri" w:eastAsia="Calibri" w:cs="Calibri"/>
                <w:sz w:val="20"/>
                <w:szCs w:val="20"/>
              </w:rPr>
              <w:t xml:space="preserve"> decurtazione non annullata</w:t>
            </w:r>
            <w:r w:rsidR="009C3240">
              <w:rPr>
                <w:rFonts w:ascii="Calibri" w:hAnsi="Calibri" w:eastAsia="Calibri" w:cs="Calibri"/>
                <w:sz w:val="20"/>
                <w:szCs w:val="20"/>
              </w:rPr>
              <w:t>, il recupero</w:t>
            </w:r>
            <w:r w:rsidR="006A2849">
              <w:rPr>
                <w:rFonts w:ascii="Calibri" w:hAnsi="Calibri" w:eastAsia="Calibri" w:cs="Calibri"/>
                <w:sz w:val="20"/>
                <w:szCs w:val="20"/>
              </w:rPr>
              <w:t xml:space="preserve"> non deve essere conteggiato.</w:t>
            </w:r>
          </w:p>
        </w:tc>
      </w:tr>
      <w:tr w:rsidRPr="00BA67F0" w:rsidR="00F048C7" w14:paraId="78CBF13E" w14:textId="77777777">
        <w:trPr>
          <w:trHeight w:val="770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4EE0C45C"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C64FEA" w:rsidRDefault="00C64FEA" w14:paraId="1FD9CF19" w14:textId="77777777">
            <w:pPr>
              <w:rPr>
                <w:rFonts w:ascii="Calibri" w:hAnsi="Calibri" w:eastAsia="Calibri" w:cs="Calibri"/>
                <w:sz w:val="20"/>
                <w:szCs w:val="20"/>
              </w:rPr>
            </w:pPr>
            <w:r>
              <w:rPr>
                <w:rFonts w:ascii="Calibri" w:hAnsi="Calibri" w:eastAsia="Calibri" w:cs="Calibri"/>
                <w:sz w:val="20"/>
                <w:szCs w:val="20"/>
              </w:rPr>
              <w:t>Il processo estrae la lista degli eventi ordinandoli per la data di inizio validità. Le tipologie di eventi interessati sono:</w:t>
            </w:r>
          </w:p>
          <w:p w:rsidR="00C64FEA" w:rsidP="00842DA3" w:rsidRDefault="00C64FEA" w14:paraId="01EAA51D"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Requisito Base</w:t>
            </w:r>
          </w:p>
          <w:p w:rsidR="00C64FEA" w:rsidP="00842DA3" w:rsidRDefault="00C64FEA" w14:paraId="21CCF166"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Requisito Addizionale</w:t>
            </w:r>
          </w:p>
          <w:p w:rsidR="00C64FEA" w:rsidP="00842DA3" w:rsidRDefault="00C64FEA" w14:paraId="4E55A1CF"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Decurtazione</w:t>
            </w:r>
          </w:p>
          <w:p w:rsidR="00C64FEA" w:rsidP="00842DA3" w:rsidRDefault="00C64FEA" w14:paraId="462D652E"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Recupero</w:t>
            </w:r>
          </w:p>
          <w:p w:rsidR="00E504DF" w:rsidP="00842DA3" w:rsidRDefault="00C64FEA" w14:paraId="568F6D87"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Annullamento Decurtazione</w:t>
            </w:r>
          </w:p>
          <w:p w:rsidR="00DF4128" w:rsidP="00842DA3" w:rsidRDefault="00E504DF" w14:paraId="5769A963"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 xml:space="preserve">Scatto Anzianità Iscrizione </w:t>
            </w:r>
          </w:p>
          <w:p w:rsidRPr="00A2359E" w:rsidR="00E504DF" w:rsidP="00842DA3" w:rsidRDefault="00DF4128" w14:paraId="0B941089"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 xml:space="preserve">[stand-by] Scatto Anzianità PaC </w:t>
            </w:r>
          </w:p>
          <w:p w:rsidR="00C64FEA" w:rsidRDefault="00C64FEA" w14:paraId="4A4B1BE1" w14:textId="77777777">
            <w:pPr>
              <w:rPr>
                <w:rFonts w:ascii="Calibri" w:hAnsi="Calibri" w:eastAsia="Calibri" w:cs="Calibri"/>
                <w:sz w:val="20"/>
                <w:szCs w:val="20"/>
              </w:rPr>
            </w:pPr>
          </w:p>
          <w:p w:rsidR="00C64FEA" w:rsidRDefault="00C64FEA" w14:paraId="3E7964D9" w14:textId="77777777">
            <w:pPr>
              <w:rPr>
                <w:rFonts w:ascii="Calibri" w:hAnsi="Calibri" w:eastAsia="Calibri" w:cs="Calibri"/>
                <w:sz w:val="20"/>
                <w:szCs w:val="20"/>
              </w:rPr>
            </w:pPr>
            <w:r>
              <w:rPr>
                <w:rFonts w:ascii="Calibri" w:hAnsi="Calibri" w:eastAsia="Calibri" w:cs="Calibri"/>
                <w:sz w:val="20"/>
                <w:szCs w:val="20"/>
              </w:rPr>
              <w:t>Il processo scorre la lista degli eventi. A seconda della tipologia di evento, l’operazione da effettuare sarà:</w:t>
            </w:r>
          </w:p>
          <w:p w:rsidR="00C64FEA" w:rsidP="00842DA3" w:rsidRDefault="00C64FEA" w14:paraId="521EB811"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Requisito Base. Il processo effettuerà un’addizione</w:t>
            </w:r>
          </w:p>
          <w:p w:rsidR="00C64FEA" w:rsidP="00842DA3" w:rsidRDefault="00C64FEA" w14:paraId="7F8838D7"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Requisito Addizionale. Il processo verificherà il punteggio rispetto al valore soglia</w:t>
            </w:r>
            <w:r w:rsidR="0067258D">
              <w:rPr>
                <w:rFonts w:ascii="Calibri" w:hAnsi="Calibri" w:eastAsia="Calibri" w:cs="Calibri"/>
                <w:sz w:val="20"/>
                <w:szCs w:val="20"/>
              </w:rPr>
              <w:t xml:space="preserve"> (15)</w:t>
            </w:r>
            <w:r>
              <w:rPr>
                <w:rFonts w:ascii="Calibri" w:hAnsi="Calibri" w:eastAsia="Calibri" w:cs="Calibri"/>
                <w:sz w:val="20"/>
                <w:szCs w:val="20"/>
              </w:rPr>
              <w:t xml:space="preserve">, al momento del calcolo e non considerando il requisito interessato. </w:t>
            </w:r>
          </w:p>
          <w:p w:rsidR="00C64FEA" w:rsidRDefault="00C64FEA" w14:paraId="27F99A0D" w14:textId="77777777">
            <w:pPr>
              <w:pStyle w:val="ListParagraph"/>
              <w:numPr>
                <w:ilvl w:val="0"/>
                <w:numId w:val="0"/>
              </w:numPr>
              <w:ind w:left="1440"/>
              <w:rPr>
                <w:rFonts w:ascii="Calibri" w:hAnsi="Calibri" w:eastAsia="Calibri" w:cs="Calibri"/>
                <w:sz w:val="20"/>
                <w:szCs w:val="20"/>
              </w:rPr>
            </w:pPr>
            <w:r>
              <w:rPr>
                <w:rFonts w:ascii="Calibri" w:hAnsi="Calibri" w:eastAsia="Calibri" w:cs="Calibri"/>
                <w:sz w:val="20"/>
                <w:szCs w:val="20"/>
              </w:rPr>
              <w:t>Se</w:t>
            </w:r>
            <w:r w:rsidR="003753D0">
              <w:rPr>
                <w:rFonts w:ascii="Calibri" w:hAnsi="Calibri" w:eastAsia="Calibri" w:cs="Calibri"/>
                <w:sz w:val="20"/>
                <w:szCs w:val="20"/>
              </w:rPr>
              <w:t xml:space="preserve"> durante il calcolo</w:t>
            </w:r>
            <w:r>
              <w:rPr>
                <w:rFonts w:ascii="Calibri" w:hAnsi="Calibri" w:eastAsia="Calibri" w:cs="Calibri"/>
                <w:sz w:val="20"/>
                <w:szCs w:val="20"/>
              </w:rPr>
              <w:t xml:space="preserve"> il punteggio è inferiore, il processo </w:t>
            </w:r>
            <w:r w:rsidR="00492463">
              <w:rPr>
                <w:rFonts w:ascii="Calibri" w:hAnsi="Calibri" w:eastAsia="Calibri" w:cs="Calibri"/>
                <w:sz w:val="20"/>
                <w:szCs w:val="20"/>
              </w:rPr>
              <w:t>sospende</w:t>
            </w:r>
            <w:r>
              <w:rPr>
                <w:rFonts w:ascii="Calibri" w:hAnsi="Calibri" w:eastAsia="Calibri" w:cs="Calibri"/>
                <w:sz w:val="20"/>
                <w:szCs w:val="20"/>
              </w:rPr>
              <w:t xml:space="preserve"> </w:t>
            </w:r>
            <w:r w:rsidR="00F76AF7">
              <w:rPr>
                <w:rFonts w:ascii="Calibri" w:hAnsi="Calibri" w:eastAsia="Calibri" w:cs="Calibri"/>
                <w:sz w:val="20"/>
                <w:szCs w:val="20"/>
              </w:rPr>
              <w:t xml:space="preserve">la somma dei </w:t>
            </w:r>
            <w:r>
              <w:rPr>
                <w:rFonts w:ascii="Calibri" w:hAnsi="Calibri" w:eastAsia="Calibri" w:cs="Calibri"/>
                <w:sz w:val="20"/>
                <w:szCs w:val="20"/>
              </w:rPr>
              <w:t>requisit</w:t>
            </w:r>
            <w:r w:rsidR="00F76AF7">
              <w:rPr>
                <w:rFonts w:ascii="Calibri" w:hAnsi="Calibri" w:eastAsia="Calibri" w:cs="Calibri"/>
                <w:sz w:val="20"/>
                <w:szCs w:val="20"/>
              </w:rPr>
              <w:t>i</w:t>
            </w:r>
            <w:r>
              <w:rPr>
                <w:rFonts w:ascii="Calibri" w:hAnsi="Calibri" w:eastAsia="Calibri" w:cs="Calibri"/>
                <w:sz w:val="20"/>
                <w:szCs w:val="20"/>
              </w:rPr>
              <w:t xml:space="preserve"> addizional</w:t>
            </w:r>
            <w:r w:rsidR="00F76AF7">
              <w:rPr>
                <w:rFonts w:ascii="Calibri" w:hAnsi="Calibri" w:eastAsia="Calibri" w:cs="Calibri"/>
                <w:sz w:val="20"/>
                <w:szCs w:val="20"/>
              </w:rPr>
              <w:t>i</w:t>
            </w:r>
            <w:r w:rsidR="00A24538">
              <w:rPr>
                <w:rFonts w:ascii="Calibri" w:hAnsi="Calibri" w:eastAsia="Calibri" w:cs="Calibri"/>
                <w:sz w:val="20"/>
                <w:szCs w:val="20"/>
              </w:rPr>
              <w:t>, considerandoli in una successiva elaborazione (quando il punteggio raggiungerà o supererà la soglia (15)</w:t>
            </w:r>
            <w:r>
              <w:rPr>
                <w:rFonts w:ascii="Calibri" w:hAnsi="Calibri" w:eastAsia="Calibri" w:cs="Calibri"/>
                <w:sz w:val="20"/>
                <w:szCs w:val="20"/>
              </w:rPr>
              <w:t xml:space="preserve">. </w:t>
            </w:r>
          </w:p>
          <w:p w:rsidR="00C64FEA" w:rsidRDefault="00C64FEA" w14:paraId="2D97A7A3" w14:textId="77777777">
            <w:pPr>
              <w:pStyle w:val="ListParagraph"/>
              <w:numPr>
                <w:ilvl w:val="0"/>
                <w:numId w:val="0"/>
              </w:numPr>
              <w:ind w:left="1440"/>
              <w:rPr>
                <w:rFonts w:ascii="Calibri" w:hAnsi="Calibri" w:eastAsia="Calibri" w:cs="Calibri"/>
                <w:sz w:val="20"/>
                <w:szCs w:val="20"/>
              </w:rPr>
            </w:pPr>
            <w:r>
              <w:rPr>
                <w:rFonts w:ascii="Calibri" w:hAnsi="Calibri" w:eastAsia="Calibri" w:cs="Calibri"/>
                <w:sz w:val="20"/>
                <w:szCs w:val="20"/>
              </w:rPr>
              <w:t xml:space="preserve">Se il punteggio è uguale o superiore, il processo effettuerà </w:t>
            </w:r>
            <w:r w:rsidR="004B4AE4">
              <w:rPr>
                <w:rFonts w:ascii="Calibri" w:hAnsi="Calibri" w:eastAsia="Calibri" w:cs="Calibri"/>
                <w:sz w:val="20"/>
                <w:szCs w:val="20"/>
              </w:rPr>
              <w:t xml:space="preserve">l’addizione dei requisiti </w:t>
            </w:r>
            <w:r w:rsidR="00A24538">
              <w:rPr>
                <w:rFonts w:ascii="Calibri" w:hAnsi="Calibri" w:eastAsia="Calibri" w:cs="Calibri"/>
                <w:sz w:val="20"/>
                <w:szCs w:val="20"/>
              </w:rPr>
              <w:t>addizionali</w:t>
            </w:r>
            <w:r w:rsidR="006701D9">
              <w:rPr>
                <w:rFonts w:ascii="Calibri" w:hAnsi="Calibri" w:eastAsia="Calibri" w:cs="Calibri"/>
                <w:sz w:val="20"/>
                <w:szCs w:val="20"/>
              </w:rPr>
              <w:t xml:space="preserve"> </w:t>
            </w:r>
            <w:r w:rsidR="00091B31">
              <w:rPr>
                <w:rFonts w:ascii="Calibri" w:hAnsi="Calibri" w:eastAsia="Calibri" w:cs="Calibri"/>
                <w:sz w:val="20"/>
                <w:szCs w:val="20"/>
              </w:rPr>
              <w:t xml:space="preserve">precedentemente </w:t>
            </w:r>
            <w:r w:rsidR="00A24538">
              <w:rPr>
                <w:rFonts w:ascii="Calibri" w:hAnsi="Calibri" w:eastAsia="Calibri" w:cs="Calibri"/>
                <w:sz w:val="20"/>
                <w:szCs w:val="20"/>
              </w:rPr>
              <w:t>sospesi</w:t>
            </w:r>
            <w:r w:rsidR="00392911">
              <w:rPr>
                <w:rFonts w:ascii="Calibri" w:hAnsi="Calibri" w:eastAsia="Calibri" w:cs="Calibri"/>
                <w:sz w:val="20"/>
                <w:szCs w:val="20"/>
              </w:rPr>
              <w:t xml:space="preserve"> e successivi</w:t>
            </w:r>
            <w:r w:rsidR="00091B31">
              <w:rPr>
                <w:rFonts w:ascii="Calibri" w:hAnsi="Calibri" w:eastAsia="Calibri" w:cs="Calibri"/>
                <w:sz w:val="20"/>
                <w:szCs w:val="20"/>
              </w:rPr>
              <w:t>.</w:t>
            </w:r>
          </w:p>
          <w:p w:rsidR="00C64FEA" w:rsidP="00842DA3" w:rsidRDefault="00C64FEA" w14:paraId="2E06D38F"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Decurtazione. Il processo effettuerà una sottrazione</w:t>
            </w:r>
          </w:p>
          <w:p w:rsidR="00C64FEA" w:rsidP="00842DA3" w:rsidRDefault="00C64FEA" w14:paraId="56EEE964"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 xml:space="preserve">Recupero. Il processo effettuerà un’addizione, </w:t>
            </w:r>
            <w:r w:rsidR="00091B31">
              <w:rPr>
                <w:rFonts w:ascii="Calibri" w:hAnsi="Calibri" w:eastAsia="Calibri" w:cs="Calibri"/>
                <w:sz w:val="20"/>
                <w:szCs w:val="20"/>
              </w:rPr>
              <w:t xml:space="preserve">soltanto </w:t>
            </w:r>
            <w:r w:rsidRPr="000E5E7A">
              <w:rPr>
                <w:rFonts w:ascii="Calibri" w:hAnsi="Calibri" w:eastAsia="Calibri" w:cs="Calibri"/>
                <w:sz w:val="20"/>
                <w:szCs w:val="20"/>
              </w:rPr>
              <w:t>se esiste almeno una decurtazione</w:t>
            </w:r>
            <w:r w:rsidR="00A24538">
              <w:rPr>
                <w:rFonts w:ascii="Calibri" w:hAnsi="Calibri" w:eastAsia="Calibri" w:cs="Calibri"/>
                <w:sz w:val="20"/>
                <w:szCs w:val="20"/>
              </w:rPr>
              <w:t>,</w:t>
            </w:r>
            <w:r w:rsidRPr="000E5E7A">
              <w:rPr>
                <w:rFonts w:ascii="Calibri" w:hAnsi="Calibri" w:eastAsia="Calibri" w:cs="Calibri"/>
                <w:sz w:val="20"/>
                <w:szCs w:val="20"/>
              </w:rPr>
              <w:t xml:space="preserve"> anche successiva</w:t>
            </w:r>
            <w:r w:rsidR="00A24538">
              <w:rPr>
                <w:rFonts w:ascii="Calibri" w:hAnsi="Calibri" w:eastAsia="Calibri" w:cs="Calibri"/>
                <w:sz w:val="20"/>
                <w:szCs w:val="20"/>
              </w:rPr>
              <w:t xml:space="preserve">, </w:t>
            </w:r>
            <w:r w:rsidRPr="000E5E7A">
              <w:rPr>
                <w:rFonts w:ascii="Calibri" w:hAnsi="Calibri" w:eastAsia="Calibri" w:cs="Calibri"/>
                <w:sz w:val="20"/>
                <w:szCs w:val="20"/>
              </w:rPr>
              <w:t>non annullata</w:t>
            </w:r>
            <w:r w:rsidR="00091B31">
              <w:rPr>
                <w:rFonts w:ascii="Calibri" w:hAnsi="Calibri" w:eastAsia="Calibri" w:cs="Calibri"/>
                <w:sz w:val="20"/>
                <w:szCs w:val="20"/>
              </w:rPr>
              <w:t>.</w:t>
            </w:r>
            <w:r w:rsidR="00A925B2">
              <w:rPr>
                <w:rFonts w:ascii="Calibri" w:hAnsi="Calibri" w:eastAsia="Calibri" w:cs="Calibri"/>
                <w:sz w:val="20"/>
                <w:szCs w:val="20"/>
              </w:rPr>
              <w:t xml:space="preserve"> Se esiste solo e solamente una decurtazione annullata, il recupero non viene considerato.</w:t>
            </w:r>
          </w:p>
          <w:p w:rsidR="00C64FEA" w:rsidP="00842DA3" w:rsidRDefault="00C64FEA" w14:paraId="267C965E"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 xml:space="preserve">Annullamento Decurtazione. </w:t>
            </w:r>
            <w:r w:rsidRPr="00954940">
              <w:rPr>
                <w:rFonts w:ascii="Calibri" w:hAnsi="Calibri" w:eastAsia="Calibri" w:cs="Calibri"/>
                <w:sz w:val="20"/>
                <w:szCs w:val="20"/>
              </w:rPr>
              <w:t xml:space="preserve">Il processo effettuerà </w:t>
            </w:r>
            <w:r>
              <w:rPr>
                <w:rFonts w:ascii="Calibri" w:hAnsi="Calibri" w:eastAsia="Calibri" w:cs="Calibri"/>
                <w:sz w:val="20"/>
                <w:szCs w:val="20"/>
              </w:rPr>
              <w:t xml:space="preserve">un’addizione </w:t>
            </w:r>
            <w:r w:rsidR="0095784B">
              <w:rPr>
                <w:rFonts w:ascii="Calibri" w:hAnsi="Calibri" w:eastAsia="Calibri" w:cs="Calibri"/>
                <w:sz w:val="20"/>
                <w:szCs w:val="20"/>
              </w:rPr>
              <w:t>pari al valore della</w:t>
            </w:r>
            <w:r>
              <w:rPr>
                <w:rFonts w:ascii="Calibri" w:hAnsi="Calibri" w:eastAsia="Calibri" w:cs="Calibri"/>
                <w:sz w:val="20"/>
                <w:szCs w:val="20"/>
              </w:rPr>
              <w:t xml:space="preserve"> decurtazione annullata</w:t>
            </w:r>
            <w:r w:rsidRPr="00954940">
              <w:rPr>
                <w:rFonts w:ascii="Calibri" w:hAnsi="Calibri" w:eastAsia="Calibri" w:cs="Calibri"/>
                <w:sz w:val="20"/>
                <w:szCs w:val="20"/>
              </w:rPr>
              <w:t xml:space="preserve">. </w:t>
            </w:r>
            <w:r w:rsidR="0095784B">
              <w:rPr>
                <w:rFonts w:ascii="Calibri" w:hAnsi="Calibri" w:eastAsia="Calibri" w:cs="Calibri"/>
                <w:sz w:val="20"/>
                <w:szCs w:val="20"/>
              </w:rPr>
              <w:t xml:space="preserve">Se non è presente alcuna decurtazione non annullata </w:t>
            </w:r>
            <w:r w:rsidR="00CA7D13">
              <w:rPr>
                <w:rFonts w:ascii="Calibri" w:hAnsi="Calibri" w:eastAsia="Calibri" w:cs="Calibri"/>
                <w:sz w:val="20"/>
                <w:szCs w:val="20"/>
              </w:rPr>
              <w:t>(futura)</w:t>
            </w:r>
            <w:r w:rsidR="0095784B">
              <w:rPr>
                <w:rFonts w:ascii="Calibri" w:hAnsi="Calibri" w:eastAsia="Calibri" w:cs="Calibri"/>
                <w:sz w:val="20"/>
                <w:szCs w:val="20"/>
              </w:rPr>
              <w:t>, il processo effet</w:t>
            </w:r>
            <w:r w:rsidR="00CA7D13">
              <w:rPr>
                <w:rFonts w:ascii="Calibri" w:hAnsi="Calibri" w:eastAsia="Calibri" w:cs="Calibri"/>
                <w:sz w:val="20"/>
                <w:szCs w:val="20"/>
              </w:rPr>
              <w:t>t</w:t>
            </w:r>
            <w:r w:rsidR="0095784B">
              <w:rPr>
                <w:rFonts w:ascii="Calibri" w:hAnsi="Calibri" w:eastAsia="Calibri" w:cs="Calibri"/>
                <w:sz w:val="20"/>
                <w:szCs w:val="20"/>
              </w:rPr>
              <w:t>uerà</w:t>
            </w:r>
            <w:r>
              <w:rPr>
                <w:rFonts w:ascii="Calibri" w:hAnsi="Calibri" w:eastAsia="Calibri" w:cs="Calibri"/>
                <w:sz w:val="20"/>
                <w:szCs w:val="20"/>
              </w:rPr>
              <w:t xml:space="preserve"> una sottrazione</w:t>
            </w:r>
            <w:r w:rsidRPr="00954940">
              <w:rPr>
                <w:rFonts w:ascii="Calibri" w:hAnsi="Calibri" w:eastAsia="Calibri" w:cs="Calibri"/>
                <w:sz w:val="20"/>
                <w:szCs w:val="20"/>
              </w:rPr>
              <w:t xml:space="preserve"> </w:t>
            </w:r>
            <w:r w:rsidR="00CA7D13">
              <w:rPr>
                <w:rFonts w:ascii="Calibri" w:hAnsi="Calibri" w:eastAsia="Calibri" w:cs="Calibri"/>
                <w:sz w:val="20"/>
                <w:szCs w:val="20"/>
              </w:rPr>
              <w:t>del valore pari a</w:t>
            </w:r>
            <w:r w:rsidRPr="00954940">
              <w:rPr>
                <w:rFonts w:ascii="Calibri" w:hAnsi="Calibri" w:eastAsia="Calibri" w:cs="Calibri"/>
                <w:sz w:val="20"/>
                <w:szCs w:val="20"/>
              </w:rPr>
              <w:t xml:space="preserve">i recuperi </w:t>
            </w:r>
            <w:r w:rsidRPr="00CA7D13" w:rsidR="00CA7D13">
              <w:rPr>
                <w:rFonts w:ascii="Calibri" w:hAnsi="Calibri" w:eastAsia="Calibri" w:cs="Calibri"/>
                <w:sz w:val="20"/>
                <w:szCs w:val="20"/>
              </w:rPr>
              <w:t>precedentemente elaborati</w:t>
            </w:r>
            <w:r w:rsidRPr="00954940">
              <w:rPr>
                <w:rFonts w:ascii="Calibri" w:hAnsi="Calibri" w:eastAsia="Calibri" w:cs="Calibri"/>
                <w:sz w:val="20"/>
                <w:szCs w:val="20"/>
              </w:rPr>
              <w:t>.</w:t>
            </w:r>
          </w:p>
          <w:p w:rsidRPr="00954940" w:rsidR="00E504DF" w:rsidP="00842DA3" w:rsidRDefault="00E504DF" w14:paraId="14A1635A"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Scatto Anzianità Iscrizione.</w:t>
            </w:r>
            <w:r w:rsidR="0070089B">
              <w:rPr>
                <w:rFonts w:ascii="Calibri" w:hAnsi="Calibri" w:eastAsia="Calibri" w:cs="Calibri"/>
                <w:sz w:val="20"/>
                <w:szCs w:val="20"/>
              </w:rPr>
              <w:t xml:space="preserve"> Il processo effettuerà un’addizione pari al valore della fascia di appartenenza.</w:t>
            </w:r>
          </w:p>
          <w:p w:rsidRPr="00DA6D83" w:rsidR="00DA6D83" w:rsidP="00DA6D83" w:rsidRDefault="00491372" w14:paraId="0E6D26F3" w14:textId="77777777">
            <w:pPr>
              <w:pStyle w:val="ListParagraph"/>
              <w:numPr>
                <w:ilvl w:val="0"/>
                <w:numId w:val="0"/>
              </w:numPr>
              <w:ind w:left="1440"/>
              <w:rPr>
                <w:rFonts w:ascii="Calibri" w:hAnsi="Calibri" w:eastAsia="Calibri" w:cs="Calibri"/>
                <w:sz w:val="20"/>
                <w:szCs w:val="20"/>
              </w:rPr>
            </w:pPr>
            <w:r>
              <w:rPr>
                <w:rFonts w:ascii="Calibri" w:hAnsi="Calibri" w:eastAsia="Calibri" w:cs="Calibri"/>
                <w:sz w:val="20"/>
                <w:szCs w:val="20"/>
              </w:rPr>
              <w:t>Anzianità tra i 5 e i 10 anni</w:t>
            </w:r>
            <w:r w:rsidR="00DA6D83">
              <w:rPr>
                <w:rFonts w:ascii="Calibri" w:hAnsi="Calibri" w:eastAsia="Calibri" w:cs="Calibri"/>
                <w:sz w:val="20"/>
                <w:szCs w:val="20"/>
              </w:rPr>
              <w:t xml:space="preserve"> =&gt; 3 punti</w:t>
            </w:r>
          </w:p>
          <w:p w:rsidRPr="00DA6D83" w:rsidR="00DA6D83" w:rsidP="00DA6D83" w:rsidRDefault="00DA6D83" w14:paraId="0C7BF50C" w14:textId="77777777">
            <w:pPr>
              <w:pStyle w:val="ListParagraph"/>
              <w:numPr>
                <w:ilvl w:val="0"/>
                <w:numId w:val="0"/>
              </w:numPr>
              <w:ind w:left="1440"/>
              <w:rPr>
                <w:rFonts w:ascii="Calibri" w:hAnsi="Calibri" w:eastAsia="Calibri" w:cs="Calibri"/>
                <w:sz w:val="20"/>
                <w:szCs w:val="20"/>
              </w:rPr>
            </w:pPr>
            <w:r>
              <w:rPr>
                <w:rFonts w:ascii="Calibri" w:hAnsi="Calibri" w:eastAsia="Calibri" w:cs="Calibri"/>
                <w:sz w:val="20"/>
                <w:szCs w:val="20"/>
              </w:rPr>
              <w:t>Anzianità tra i 11 e i 15 anni =&gt; 2 punti</w:t>
            </w:r>
          </w:p>
          <w:p w:rsidRPr="00DA6D83" w:rsidR="00DA6D83" w:rsidP="00DA6D83" w:rsidRDefault="00DA6D83" w14:paraId="0A748CC1" w14:textId="77777777">
            <w:pPr>
              <w:pStyle w:val="ListParagraph"/>
              <w:numPr>
                <w:ilvl w:val="0"/>
                <w:numId w:val="0"/>
              </w:numPr>
              <w:ind w:left="1440"/>
              <w:rPr>
                <w:rFonts w:ascii="Calibri" w:hAnsi="Calibri" w:eastAsia="Calibri" w:cs="Calibri"/>
                <w:sz w:val="20"/>
                <w:szCs w:val="20"/>
              </w:rPr>
            </w:pPr>
            <w:r>
              <w:rPr>
                <w:rFonts w:ascii="Calibri" w:hAnsi="Calibri" w:eastAsia="Calibri" w:cs="Calibri"/>
                <w:sz w:val="20"/>
                <w:szCs w:val="20"/>
              </w:rPr>
              <w:t>Anzianità tra i 16 e i 20 anni =&gt; 3 punti</w:t>
            </w:r>
          </w:p>
          <w:p w:rsidR="001E44F8" w:rsidP="001E44F8" w:rsidRDefault="00DA6D83" w14:paraId="34486EDA" w14:textId="77777777">
            <w:pPr>
              <w:pStyle w:val="ListParagraph"/>
              <w:numPr>
                <w:ilvl w:val="0"/>
                <w:numId w:val="0"/>
              </w:numPr>
              <w:ind w:left="1440"/>
              <w:rPr>
                <w:rFonts w:ascii="Calibri" w:hAnsi="Calibri" w:eastAsia="Calibri" w:cs="Calibri"/>
                <w:sz w:val="20"/>
                <w:szCs w:val="20"/>
              </w:rPr>
            </w:pPr>
            <w:r>
              <w:rPr>
                <w:rFonts w:ascii="Calibri" w:hAnsi="Calibri" w:eastAsia="Calibri" w:cs="Calibri"/>
                <w:sz w:val="20"/>
                <w:szCs w:val="20"/>
              </w:rPr>
              <w:t>Anzianità oltre 20 anni =&gt; 2 punti</w:t>
            </w:r>
          </w:p>
          <w:p w:rsidRPr="00346824" w:rsidR="00346824" w:rsidP="00842DA3" w:rsidRDefault="00DF4128" w14:paraId="59D17783" w14:textId="77777777">
            <w:pPr>
              <w:pStyle w:val="ListParagraph"/>
              <w:numPr>
                <w:ilvl w:val="1"/>
                <w:numId w:val="46"/>
              </w:numPr>
              <w:rPr>
                <w:rFonts w:ascii="Calibri" w:hAnsi="Calibri" w:eastAsia="Calibri" w:cs="Calibri"/>
                <w:sz w:val="20"/>
                <w:szCs w:val="20"/>
              </w:rPr>
            </w:pPr>
            <w:r>
              <w:rPr>
                <w:rFonts w:ascii="Calibri" w:hAnsi="Calibri" w:eastAsia="Calibri" w:cs="Calibri"/>
                <w:sz w:val="20"/>
                <w:szCs w:val="20"/>
              </w:rPr>
              <w:t xml:space="preserve">[stand-by] </w:t>
            </w:r>
            <w:r w:rsidRPr="006052DB" w:rsidR="001E44F8">
              <w:rPr>
                <w:rFonts w:ascii="Calibri" w:hAnsi="Calibri" w:eastAsia="Calibri" w:cs="Calibri"/>
                <w:sz w:val="20"/>
                <w:szCs w:val="20"/>
              </w:rPr>
              <w:t>Scatto Anzianità PaC. Il processo effettuerà un’addizione</w:t>
            </w:r>
            <w:r w:rsidRPr="006052DB" w:rsidR="006052DB">
              <w:rPr>
                <w:rFonts w:ascii="Calibri" w:hAnsi="Calibri" w:eastAsia="Calibri" w:cs="Calibri"/>
                <w:sz w:val="20"/>
                <w:szCs w:val="20"/>
              </w:rPr>
              <w:t xml:space="preserve"> di 1 punto</w:t>
            </w:r>
            <w:r w:rsidRPr="006052DB" w:rsidR="001E44F8">
              <w:rPr>
                <w:rFonts w:ascii="Calibri" w:hAnsi="Calibri" w:eastAsia="Calibri" w:cs="Calibri"/>
                <w:sz w:val="20"/>
                <w:szCs w:val="20"/>
              </w:rPr>
              <w:t xml:space="preserve"> </w:t>
            </w:r>
            <w:r w:rsidRPr="006052DB" w:rsidR="006052DB">
              <w:rPr>
                <w:rFonts w:ascii="Calibri" w:hAnsi="Calibri" w:eastAsia="Calibri" w:cs="Calibri"/>
                <w:sz w:val="20"/>
                <w:szCs w:val="20"/>
              </w:rPr>
              <w:t xml:space="preserve">ogni due anni (a partire dalla data di emissione della patente). Qualora siano presenti delle decurtazioni, il bonus è </w:t>
            </w:r>
            <w:r w:rsidR="00346824">
              <w:rPr>
                <w:rFonts w:ascii="Calibri" w:hAnsi="Calibri" w:eastAsia="Calibri" w:cs="Calibri"/>
                <w:sz w:val="20"/>
                <w:szCs w:val="20"/>
              </w:rPr>
              <w:t>riconteggiato</w:t>
            </w:r>
            <w:r w:rsidRPr="006052DB" w:rsidR="006052DB">
              <w:rPr>
                <w:rFonts w:ascii="Calibri" w:hAnsi="Calibri" w:eastAsia="Calibri" w:cs="Calibri"/>
                <w:sz w:val="20"/>
                <w:szCs w:val="20"/>
              </w:rPr>
              <w:t xml:space="preserve"> tre anni</w:t>
            </w:r>
            <w:r w:rsidR="006052DB">
              <w:rPr>
                <w:rFonts w:ascii="Calibri" w:hAnsi="Calibri" w:eastAsia="Calibri" w:cs="Calibri"/>
                <w:sz w:val="20"/>
                <w:szCs w:val="20"/>
              </w:rPr>
              <w:t xml:space="preserve"> </w:t>
            </w:r>
            <w:r w:rsidR="00346824">
              <w:rPr>
                <w:rFonts w:ascii="Calibri" w:hAnsi="Calibri" w:eastAsia="Calibri" w:cs="Calibri"/>
                <w:sz w:val="20"/>
                <w:szCs w:val="20"/>
              </w:rPr>
              <w:t xml:space="preserve">dopo </w:t>
            </w:r>
            <w:r w:rsidR="006052DB">
              <w:rPr>
                <w:rFonts w:ascii="Calibri" w:hAnsi="Calibri" w:eastAsia="Calibri" w:cs="Calibri"/>
                <w:sz w:val="20"/>
                <w:szCs w:val="20"/>
              </w:rPr>
              <w:t xml:space="preserve">la data </w:t>
            </w:r>
            <w:r w:rsidR="00346824">
              <w:rPr>
                <w:rFonts w:ascii="Calibri" w:hAnsi="Calibri" w:eastAsia="Calibri" w:cs="Calibri"/>
                <w:sz w:val="20"/>
                <w:szCs w:val="20"/>
              </w:rPr>
              <w:t>dell’ultima</w:t>
            </w:r>
            <w:r w:rsidR="006052DB">
              <w:rPr>
                <w:rFonts w:ascii="Calibri" w:hAnsi="Calibri" w:eastAsia="Calibri" w:cs="Calibri"/>
                <w:sz w:val="20"/>
                <w:szCs w:val="20"/>
              </w:rPr>
              <w:t xml:space="preserve"> decurtazione</w:t>
            </w:r>
            <w:r w:rsidRPr="006052DB" w:rsidR="006052DB">
              <w:rPr>
                <w:rFonts w:ascii="Calibri" w:hAnsi="Calibri" w:eastAsia="Calibri" w:cs="Calibri"/>
                <w:sz w:val="20"/>
                <w:szCs w:val="20"/>
              </w:rPr>
              <w:t>.</w:t>
            </w:r>
            <w:r w:rsidR="00CF3205">
              <w:rPr>
                <w:rFonts w:ascii="Calibri" w:hAnsi="Calibri" w:eastAsia="Calibri" w:cs="Calibri"/>
                <w:sz w:val="20"/>
                <w:szCs w:val="20"/>
              </w:rPr>
              <w:t xml:space="preserve"> </w:t>
            </w:r>
          </w:p>
          <w:p w:rsidRPr="00435841" w:rsidR="00435841" w:rsidP="001E44F8" w:rsidRDefault="00435841" w14:paraId="53E2C005" w14:textId="77777777">
            <w:pPr>
              <w:ind w:left="720" w:hanging="360"/>
              <w:rPr>
                <w:rFonts w:ascii="Calibri" w:hAnsi="Calibri" w:eastAsia="Calibri" w:cs="Calibri"/>
                <w:sz w:val="20"/>
                <w:szCs w:val="20"/>
              </w:rPr>
            </w:pPr>
          </w:p>
          <w:p w:rsidRPr="006452B9" w:rsidR="00C64FEA" w:rsidRDefault="00C64FEA" w14:paraId="3CED5B14" w14:textId="77777777">
            <w:pPr>
              <w:rPr>
                <w:rFonts w:ascii="Calibri" w:hAnsi="Calibri" w:eastAsia="Calibri" w:cs="Calibri"/>
                <w:sz w:val="20"/>
                <w:szCs w:val="20"/>
              </w:rPr>
            </w:pPr>
            <w:r>
              <w:rPr>
                <w:rFonts w:ascii="Calibri" w:hAnsi="Calibri" w:eastAsia="Calibri" w:cs="Calibri"/>
                <w:sz w:val="20"/>
                <w:szCs w:val="20"/>
              </w:rPr>
              <w:t>Durante il calcolo, il processo dovrà tenere conto delle condizioni relative ai valori soglia (vedi sezione Condizioni)</w:t>
            </w:r>
            <w:r w:rsidR="00CA7D13">
              <w:rPr>
                <w:rFonts w:ascii="Calibri" w:hAnsi="Calibri" w:eastAsia="Calibri" w:cs="Calibri"/>
                <w:sz w:val="20"/>
                <w:szCs w:val="20"/>
              </w:rPr>
              <w:t>.</w:t>
            </w:r>
          </w:p>
        </w:tc>
      </w:tr>
      <w:tr w:rsidRPr="00B60DF4" w:rsidR="00F048C7" w14:paraId="241D14D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42F2D5B4"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C64FEA" w:rsidRDefault="00C64FEA" w14:paraId="78FD2FBB" w14:textId="77777777">
            <w:pPr>
              <w:rPr>
                <w:rFonts w:ascii="Calibri" w:hAnsi="Calibri" w:eastAsia="Calibri" w:cs="Calibri"/>
                <w:sz w:val="20"/>
                <w:szCs w:val="20"/>
                <w:lang w:val="en-US"/>
              </w:rPr>
            </w:pPr>
          </w:p>
        </w:tc>
      </w:tr>
      <w:tr w:rsidRPr="00E36527" w:rsidR="00F048C7" w14:paraId="42CA098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0AB64CE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C64FEA" w:rsidRDefault="00C64FEA" w14:paraId="0EB14C55" w14:textId="77777777">
            <w:pPr>
              <w:rPr>
                <w:rFonts w:ascii="Calibri" w:hAnsi="Calibri" w:eastAsia="Calibri" w:cs="Calibri"/>
                <w:sz w:val="20"/>
                <w:szCs w:val="20"/>
              </w:rPr>
            </w:pPr>
          </w:p>
        </w:tc>
      </w:tr>
      <w:tr w:rsidRPr="00E36527" w:rsidR="00F048C7" w14:paraId="7373A9A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5BDB95A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C64FEA" w:rsidRDefault="00C64FEA" w14:paraId="1208B77B" w14:textId="77777777">
            <w:pPr>
              <w:rPr>
                <w:rFonts w:ascii="Calibri" w:hAnsi="Calibri" w:eastAsia="Calibri" w:cs="Calibri"/>
                <w:sz w:val="20"/>
                <w:szCs w:val="20"/>
              </w:rPr>
            </w:pPr>
          </w:p>
        </w:tc>
      </w:tr>
      <w:tr w:rsidRPr="00E36527" w:rsidR="00F048C7" w14:paraId="05CD872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C64FEA" w:rsidRDefault="00C64FEA" w14:paraId="374109F8"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C64FEA" w:rsidRDefault="00C64FEA" w14:paraId="55284AE1" w14:textId="77777777">
            <w:pPr>
              <w:rPr>
                <w:rFonts w:ascii="Calibri" w:hAnsi="Calibri" w:eastAsia="Calibri" w:cs="Calibri"/>
                <w:sz w:val="20"/>
                <w:szCs w:val="20"/>
              </w:rPr>
            </w:pPr>
          </w:p>
        </w:tc>
      </w:tr>
    </w:tbl>
    <w:p w:rsidR="00FB2807" w:rsidP="002B4AC0" w:rsidRDefault="00FB2807" w14:paraId="4F1E1E50" w14:textId="3AD5ED9B">
      <w:pPr>
        <w:pStyle w:val="Heading3"/>
      </w:pPr>
      <w:bookmarkStart w:name="_Toc222417324" w:id="136"/>
      <w:r>
        <w:t>Update Bozza Decurtazione</w:t>
      </w:r>
      <w:bookmarkEnd w:id="136"/>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rsidTr="2703DAEF" w14:paraId="79B80527"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517DC272"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B2807" w:rsidRDefault="00337E8B" w14:paraId="60997205" w14:textId="4E3152F4">
            <w:pPr>
              <w:rPr>
                <w:rFonts w:ascii="Calibri" w:hAnsi="Calibri" w:eastAsia="Calibri" w:cs="Calibri"/>
                <w:sz w:val="20"/>
                <w:szCs w:val="20"/>
              </w:rPr>
            </w:pPr>
            <w:r>
              <w:rPr>
                <w:rFonts w:ascii="Calibri" w:hAnsi="Calibri" w:cs="Calibri"/>
                <w:sz w:val="20"/>
                <w:szCs w:val="20"/>
              </w:rPr>
              <w:t>Motore</w:t>
            </w:r>
          </w:p>
        </w:tc>
      </w:tr>
      <w:tr w:rsidRPr="00E36527" w:rsidR="00F048C7" w:rsidTr="2703DAEF" w14:paraId="1F1491AE"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23AA931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B2807" w:rsidRDefault="00662820" w14:paraId="61DAB9BE" w14:textId="43DDE076">
            <w:pPr>
              <w:rPr>
                <w:rFonts w:ascii="Calibri" w:hAnsi="Calibri" w:eastAsia="Calibri" w:cs="Calibri"/>
                <w:sz w:val="20"/>
                <w:szCs w:val="20"/>
              </w:rPr>
            </w:pPr>
            <w:r w:rsidRPr="00662820">
              <w:rPr>
                <w:rFonts w:ascii="Calibri" w:hAnsi="Calibri" w:eastAsia="Calibri" w:cs="Calibri"/>
                <w:sz w:val="20"/>
                <w:szCs w:val="20"/>
              </w:rPr>
              <w:t>INL-ServiziUtenza-java-be_istanza-patente-crediti-async</w:t>
            </w:r>
          </w:p>
        </w:tc>
      </w:tr>
      <w:tr w:rsidRPr="00E36527" w:rsidR="00F048C7" w:rsidTr="2703DAEF" w14:paraId="02EC957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73258A03"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B2807" w:rsidRDefault="00FB2807" w14:paraId="022C9213" w14:textId="77777777">
            <w:pPr>
              <w:jc w:val="both"/>
              <w:rPr>
                <w:rFonts w:ascii="Calibri" w:hAnsi="Calibri" w:eastAsia="Calibri" w:cs="Calibri"/>
                <w:sz w:val="20"/>
                <w:szCs w:val="20"/>
              </w:rPr>
            </w:pPr>
            <w:r>
              <w:rPr>
                <w:rFonts w:ascii="Calibri" w:hAnsi="Calibri" w:eastAsia="Calibri" w:cs="Calibri"/>
                <w:sz w:val="20"/>
                <w:szCs w:val="20"/>
              </w:rPr>
              <w:t>Cambio stato della decurtazione temporizzato</w:t>
            </w:r>
          </w:p>
        </w:tc>
      </w:tr>
      <w:tr w:rsidRPr="00E36527" w:rsidR="00F048C7" w:rsidTr="2703DAEF" w14:paraId="14197B5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492F5A77"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B2807" w:rsidRDefault="00C34682" w14:paraId="38AE5C58" w14:textId="4312ED81">
            <w:pPr>
              <w:rPr>
                <w:rFonts w:ascii="Calibri" w:hAnsi="Calibri" w:eastAsia="Calibri" w:cs="Calibri"/>
                <w:sz w:val="20"/>
                <w:szCs w:val="20"/>
              </w:rPr>
            </w:pPr>
            <w:r>
              <w:rPr>
                <w:rFonts w:ascii="Calibri" w:hAnsi="Calibri" w:eastAsia="Calibri" w:cs="Calibri"/>
                <w:sz w:val="20"/>
                <w:szCs w:val="20"/>
              </w:rPr>
              <w:t>L’intervento consiste nell’</w:t>
            </w:r>
            <w:r w:rsidR="00FB2807">
              <w:rPr>
                <w:rFonts w:ascii="Calibri" w:hAnsi="Calibri" w:eastAsia="Calibri" w:cs="Calibri"/>
                <w:sz w:val="20"/>
                <w:szCs w:val="20"/>
              </w:rPr>
              <w:t>aggiorna</w:t>
            </w:r>
            <w:r>
              <w:rPr>
                <w:rFonts w:ascii="Calibri" w:hAnsi="Calibri" w:eastAsia="Calibri" w:cs="Calibri"/>
                <w:sz w:val="20"/>
                <w:szCs w:val="20"/>
              </w:rPr>
              <w:t>mento</w:t>
            </w:r>
            <w:r w:rsidR="00FB2807">
              <w:rPr>
                <w:rFonts w:ascii="Calibri" w:hAnsi="Calibri" w:eastAsia="Calibri" w:cs="Calibri"/>
                <w:sz w:val="20"/>
                <w:szCs w:val="20"/>
              </w:rPr>
              <w:t xml:space="preserve"> </w:t>
            </w:r>
            <w:r>
              <w:rPr>
                <w:rFonts w:ascii="Calibri" w:hAnsi="Calibri" w:eastAsia="Calibri" w:cs="Calibri"/>
                <w:sz w:val="20"/>
                <w:szCs w:val="20"/>
              </w:rPr>
              <w:t>del</w:t>
            </w:r>
            <w:r w:rsidR="00FB2807">
              <w:rPr>
                <w:rFonts w:ascii="Calibri" w:hAnsi="Calibri" w:eastAsia="Calibri" w:cs="Calibri"/>
                <w:sz w:val="20"/>
                <w:szCs w:val="20"/>
              </w:rPr>
              <w:t>lo stato delle decurtazioni in bozza</w:t>
            </w:r>
            <w:r>
              <w:rPr>
                <w:rFonts w:ascii="Calibri" w:hAnsi="Calibri" w:eastAsia="Calibri" w:cs="Calibri"/>
                <w:sz w:val="20"/>
                <w:szCs w:val="20"/>
              </w:rPr>
              <w:t>,</w:t>
            </w:r>
            <w:r w:rsidR="00FB2807">
              <w:rPr>
                <w:rFonts w:ascii="Calibri" w:hAnsi="Calibri" w:eastAsia="Calibri" w:cs="Calibri"/>
                <w:sz w:val="20"/>
                <w:szCs w:val="20"/>
              </w:rPr>
              <w:t xml:space="preserve"> associate a patenti emesse o sospese</w:t>
            </w:r>
            <w:r>
              <w:rPr>
                <w:rFonts w:ascii="Calibri" w:hAnsi="Calibri" w:eastAsia="Calibri" w:cs="Calibri"/>
                <w:sz w:val="20"/>
                <w:szCs w:val="20"/>
              </w:rPr>
              <w:t>,</w:t>
            </w:r>
            <w:r w:rsidR="00FB2807">
              <w:rPr>
                <w:rFonts w:ascii="Calibri" w:hAnsi="Calibri" w:eastAsia="Calibri" w:cs="Calibri"/>
                <w:sz w:val="20"/>
                <w:szCs w:val="20"/>
              </w:rPr>
              <w:t xml:space="preserve"> e </w:t>
            </w:r>
            <w:r>
              <w:rPr>
                <w:rFonts w:ascii="Calibri" w:hAnsi="Calibri" w:eastAsia="Calibri" w:cs="Calibri"/>
                <w:sz w:val="20"/>
                <w:szCs w:val="20"/>
              </w:rPr>
              <w:t>nell’i</w:t>
            </w:r>
            <w:r w:rsidR="00FB2807">
              <w:rPr>
                <w:rFonts w:ascii="Calibri" w:hAnsi="Calibri" w:eastAsia="Calibri" w:cs="Calibri"/>
                <w:sz w:val="20"/>
                <w:szCs w:val="20"/>
              </w:rPr>
              <w:t>nseri</w:t>
            </w:r>
            <w:r>
              <w:rPr>
                <w:rFonts w:ascii="Calibri" w:hAnsi="Calibri" w:eastAsia="Calibri" w:cs="Calibri"/>
                <w:sz w:val="20"/>
                <w:szCs w:val="20"/>
              </w:rPr>
              <w:t>mento</w:t>
            </w:r>
            <w:r w:rsidR="00FB2807">
              <w:rPr>
                <w:rFonts w:ascii="Calibri" w:hAnsi="Calibri" w:eastAsia="Calibri" w:cs="Calibri"/>
                <w:sz w:val="20"/>
                <w:szCs w:val="20"/>
              </w:rPr>
              <w:t xml:space="preserve"> </w:t>
            </w:r>
            <w:r w:rsidR="001305AB">
              <w:rPr>
                <w:rFonts w:ascii="Calibri" w:hAnsi="Calibri" w:eastAsia="Calibri" w:cs="Calibri"/>
                <w:sz w:val="20"/>
                <w:szCs w:val="20"/>
              </w:rPr>
              <w:t>de</w:t>
            </w:r>
            <w:r w:rsidR="00FB2807">
              <w:rPr>
                <w:rFonts w:ascii="Calibri" w:hAnsi="Calibri" w:eastAsia="Calibri" w:cs="Calibri"/>
                <w:sz w:val="20"/>
                <w:szCs w:val="20"/>
              </w:rPr>
              <w:t>l punteggio da decurtare</w:t>
            </w:r>
            <w:r w:rsidR="001305AB">
              <w:rPr>
                <w:rFonts w:ascii="Calibri" w:hAnsi="Calibri" w:eastAsia="Calibri" w:cs="Calibri"/>
                <w:sz w:val="20"/>
                <w:szCs w:val="20"/>
              </w:rPr>
              <w:t>,</w:t>
            </w:r>
            <w:r w:rsidR="00FB2807">
              <w:rPr>
                <w:rFonts w:ascii="Calibri" w:hAnsi="Calibri" w:eastAsia="Calibri" w:cs="Calibri"/>
                <w:sz w:val="20"/>
                <w:szCs w:val="20"/>
              </w:rPr>
              <w:t xml:space="preserve"> come se fosse un requisito aggiuntivo</w:t>
            </w:r>
          </w:p>
        </w:tc>
      </w:tr>
      <w:tr w:rsidRPr="00CF4664" w:rsidR="00F048C7" w:rsidTr="2703DAEF" w14:paraId="60626FA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309E0E4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430EE1" w:rsidR="00FB2807" w:rsidRDefault="001305AB" w14:paraId="3A977B50" w14:textId="5B9A3A80">
            <w:pPr>
              <w:jc w:val="both"/>
              <w:rPr>
                <w:rFonts w:ascii="Calibri" w:hAnsi="Calibri" w:eastAsia="Calibri" w:cs="Calibri"/>
                <w:sz w:val="20"/>
                <w:szCs w:val="20"/>
                <w:lang w:val="en-US"/>
              </w:rPr>
            </w:pPr>
            <w:r w:rsidRPr="00430EE1">
              <w:rPr>
                <w:rFonts w:ascii="Calibri" w:hAnsi="Calibri" w:eastAsia="Calibri" w:cs="Calibri"/>
                <w:sz w:val="20"/>
                <w:szCs w:val="20"/>
                <w:lang w:val="en-US"/>
              </w:rPr>
              <w:t>Schedulatore</w:t>
            </w:r>
            <w:r w:rsidRPr="00430EE1" w:rsidR="0024432A">
              <w:rPr>
                <w:rFonts w:ascii="Calibri" w:hAnsi="Calibri" w:eastAsia="Calibri" w:cs="Calibri"/>
                <w:sz w:val="20"/>
                <w:szCs w:val="20"/>
                <w:lang w:val="en-US"/>
              </w:rPr>
              <w:t xml:space="preserve"> scheduler.li.event.executor.</w:t>
            </w:r>
            <w:r w:rsidRPr="00430EE1">
              <w:rPr>
                <w:rFonts w:ascii="Calibri" w:hAnsi="Calibri" w:eastAsia="Calibri" w:cs="Calibri"/>
                <w:sz w:val="20"/>
                <w:szCs w:val="20"/>
                <w:lang w:val="en-US"/>
              </w:rPr>
              <w:t xml:space="preserve"> </w:t>
            </w:r>
          </w:p>
        </w:tc>
      </w:tr>
      <w:tr w:rsidRPr="00CF4664" w:rsidR="00F048C7" w:rsidTr="2703DAEF" w14:paraId="06A7D43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3B62070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FB2807" w:rsidRDefault="00D57A5F" w14:paraId="3AB360B8" w14:textId="05AD8FEC">
            <w:pPr>
              <w:rPr>
                <w:rFonts w:ascii="Calibri" w:hAnsi="Calibri" w:eastAsia="Calibri" w:cs="Calibri"/>
                <w:sz w:val="20"/>
                <w:szCs w:val="20"/>
              </w:rPr>
            </w:pPr>
            <w:r>
              <w:rPr>
                <w:rFonts w:ascii="Calibri" w:hAnsi="Calibri" w:eastAsia="Calibri" w:cs="Calibri"/>
                <w:sz w:val="20"/>
                <w:szCs w:val="20"/>
              </w:rPr>
              <w:t>Estrazione di t</w:t>
            </w:r>
            <w:r w:rsidR="00FB2807">
              <w:rPr>
                <w:rFonts w:ascii="Calibri" w:hAnsi="Calibri" w:eastAsia="Calibri" w:cs="Calibri"/>
                <w:sz w:val="20"/>
                <w:szCs w:val="20"/>
              </w:rPr>
              <w:t>utte le decurtazioni</w:t>
            </w:r>
            <w:r>
              <w:rPr>
                <w:rFonts w:ascii="Calibri" w:hAnsi="Calibri" w:eastAsia="Calibri" w:cs="Calibri"/>
                <w:sz w:val="20"/>
                <w:szCs w:val="20"/>
              </w:rPr>
              <w:t>,</w:t>
            </w:r>
            <w:r w:rsidR="00FB2807">
              <w:rPr>
                <w:rFonts w:ascii="Calibri" w:hAnsi="Calibri" w:eastAsia="Calibri" w:cs="Calibri"/>
                <w:sz w:val="20"/>
                <w:szCs w:val="20"/>
              </w:rPr>
              <w:t xml:space="preserve"> non provenienti da verbale unico</w:t>
            </w:r>
            <w:r>
              <w:rPr>
                <w:rFonts w:ascii="Calibri" w:hAnsi="Calibri" w:eastAsia="Calibri" w:cs="Calibri"/>
                <w:sz w:val="20"/>
                <w:szCs w:val="20"/>
              </w:rPr>
              <w:t>,</w:t>
            </w:r>
            <w:r w:rsidR="00FB2807">
              <w:rPr>
                <w:rFonts w:ascii="Calibri" w:hAnsi="Calibri" w:eastAsia="Calibri" w:cs="Calibri"/>
                <w:sz w:val="20"/>
                <w:szCs w:val="20"/>
              </w:rPr>
              <w:t xml:space="preserve"> in stato bozza </w:t>
            </w:r>
            <w:r>
              <w:rPr>
                <w:rFonts w:ascii="Calibri" w:hAnsi="Calibri" w:eastAsia="Calibri" w:cs="Calibri"/>
                <w:sz w:val="20"/>
                <w:szCs w:val="20"/>
              </w:rPr>
              <w:t xml:space="preserve">e </w:t>
            </w:r>
            <w:r w:rsidR="00FB2807">
              <w:rPr>
                <w:rFonts w:ascii="Calibri" w:hAnsi="Calibri" w:eastAsia="Calibri" w:cs="Calibri"/>
                <w:sz w:val="20"/>
                <w:szCs w:val="20"/>
              </w:rPr>
              <w:t>associate a patenti emesse o sospese</w:t>
            </w:r>
            <w:r>
              <w:rPr>
                <w:rFonts w:ascii="Calibri" w:hAnsi="Calibri" w:eastAsia="Calibri" w:cs="Calibri"/>
                <w:sz w:val="20"/>
                <w:szCs w:val="20"/>
              </w:rPr>
              <w:t>.</w:t>
            </w:r>
          </w:p>
          <w:p w:rsidR="00D57A5F" w:rsidRDefault="00D57A5F" w14:paraId="6653E403" w14:textId="77777777">
            <w:pPr>
              <w:rPr>
                <w:rFonts w:ascii="Calibri" w:hAnsi="Calibri" w:eastAsia="Calibri" w:cs="Calibri"/>
                <w:sz w:val="20"/>
                <w:szCs w:val="20"/>
              </w:rPr>
            </w:pPr>
          </w:p>
          <w:p w:rsidRPr="004B1DBB" w:rsidR="00FB2807" w:rsidRDefault="00FB2807" w14:paraId="0E9244E5" w14:textId="77777777">
            <w:pPr>
              <w:rPr>
                <w:rFonts w:ascii="Calibri" w:hAnsi="Calibri" w:eastAsia="Calibri" w:cs="Calibri"/>
                <w:sz w:val="20"/>
                <w:szCs w:val="20"/>
                <w:lang w:val="en-US"/>
              </w:rPr>
            </w:pPr>
            <w:r w:rsidRPr="004B1DBB">
              <w:rPr>
                <w:rFonts w:ascii="Calibri" w:hAnsi="Calibri" w:eastAsia="Calibri" w:cs="Calibri"/>
                <w:sz w:val="20"/>
                <w:szCs w:val="20"/>
                <w:lang w:val="en-US"/>
              </w:rPr>
              <w:t>select DECU_ID,LICE.license_instance_id , lice.state_id</w:t>
            </w:r>
          </w:p>
          <w:p w:rsidRPr="00F8579B" w:rsidR="00FB2807" w:rsidP="2703DAEF" w:rsidRDefault="09BAA108" w14:paraId="1C69B4B3" w14:textId="2AD3497E">
            <w:pPr>
              <w:rPr>
                <w:rFonts w:ascii="Calibri" w:hAnsi="Calibri" w:eastAsia="Calibri" w:cs="Calibri"/>
                <w:sz w:val="20"/>
                <w:szCs w:val="20"/>
                <w:lang w:val="en-US"/>
              </w:rPr>
            </w:pPr>
            <w:r w:rsidRPr="00F8579B">
              <w:rPr>
                <w:rFonts w:ascii="Calibri" w:hAnsi="Calibri" w:eastAsia="Calibri" w:cs="Calibri"/>
                <w:sz w:val="20"/>
                <w:szCs w:val="20"/>
                <w:lang w:val="en-US"/>
              </w:rPr>
              <w:t>from [dbo].[DECU_DECURTAZIONE_PAC_DAT] DECU</w:t>
            </w:r>
          </w:p>
          <w:p w:rsidRPr="00F8579B" w:rsidR="00FB2807" w:rsidP="2703DAEF" w:rsidRDefault="09BAA108" w14:paraId="1E45F0A6" w14:textId="59B104D8">
            <w:pPr>
              <w:rPr>
                <w:rFonts w:ascii="Calibri" w:hAnsi="Calibri" w:eastAsia="Calibri" w:cs="Calibri"/>
                <w:sz w:val="20"/>
                <w:szCs w:val="20"/>
                <w:lang w:val="en-US"/>
              </w:rPr>
            </w:pPr>
            <w:r w:rsidRPr="00F8579B">
              <w:rPr>
                <w:rFonts w:ascii="Calibri" w:hAnsi="Calibri" w:eastAsia="Calibri" w:cs="Calibri"/>
                <w:sz w:val="20"/>
                <w:szCs w:val="20"/>
                <w:lang w:val="en-US"/>
              </w:rPr>
              <w:t xml:space="preserve">join [dbo].[license] LICE ON LICE.id=DECU_FK_LICE_ID </w:t>
            </w:r>
          </w:p>
          <w:p w:rsidRPr="009F73DD" w:rsidR="00FB2807" w:rsidRDefault="00FB2807" w14:paraId="7C2DDDED" w14:textId="77777777">
            <w:pPr>
              <w:rPr>
                <w:rFonts w:ascii="Calibri" w:hAnsi="Calibri" w:eastAsia="Calibri" w:cs="Calibri"/>
                <w:sz w:val="20"/>
                <w:szCs w:val="20"/>
                <w:lang w:val="en-US"/>
              </w:rPr>
            </w:pPr>
            <w:r w:rsidRPr="004B1DBB">
              <w:rPr>
                <w:rFonts w:ascii="Calibri" w:hAnsi="Calibri" w:eastAsia="Calibri" w:cs="Calibri"/>
                <w:sz w:val="20"/>
                <w:szCs w:val="20"/>
                <w:lang w:val="en-US"/>
              </w:rPr>
              <w:t>WHERE DECU_FK_STDE_ID =1 and LICE.state_id IN (1,3)</w:t>
            </w:r>
            <w:r>
              <w:rPr>
                <w:rFonts w:ascii="Calibri" w:hAnsi="Calibri" w:eastAsia="Calibri" w:cs="Calibri"/>
                <w:sz w:val="20"/>
                <w:szCs w:val="20"/>
                <w:lang w:val="en-US"/>
              </w:rPr>
              <w:t xml:space="preserve"> and </w:t>
            </w:r>
            <w:r w:rsidRPr="00330F84">
              <w:rPr>
                <w:rFonts w:ascii="Calibri" w:hAnsi="Calibri" w:eastAsia="Calibri" w:cs="Calibri"/>
                <w:sz w:val="20"/>
                <w:szCs w:val="20"/>
                <w:lang w:val="en-US"/>
              </w:rPr>
              <w:t>DECU_FK_VERB_ID</w:t>
            </w:r>
            <w:r>
              <w:rPr>
                <w:rFonts w:ascii="Calibri" w:hAnsi="Calibri" w:eastAsia="Calibri" w:cs="Calibri"/>
                <w:sz w:val="20"/>
                <w:szCs w:val="20"/>
                <w:lang w:val="en-US"/>
              </w:rPr>
              <w:t xml:space="preserve"> IS NULL</w:t>
            </w:r>
          </w:p>
        </w:tc>
      </w:tr>
      <w:tr w:rsidRPr="00E36527" w:rsidR="00F048C7" w:rsidTr="2703DAEF" w14:paraId="3879A41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6F8448D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FB2807" w:rsidRDefault="00FB2807" w14:paraId="40EA8525" w14:textId="77777777">
            <w:pPr>
              <w:rPr>
                <w:rFonts w:ascii="Calibri" w:hAnsi="Calibri" w:eastAsia="Calibri" w:cs="Calibri"/>
                <w:sz w:val="20"/>
                <w:szCs w:val="20"/>
              </w:rPr>
            </w:pPr>
            <w:r>
              <w:rPr>
                <w:rFonts w:ascii="Calibri" w:hAnsi="Calibri" w:eastAsia="Calibri" w:cs="Calibri"/>
                <w:sz w:val="20"/>
                <w:szCs w:val="20"/>
              </w:rPr>
              <w:t xml:space="preserve">Il processo verifica che </w:t>
            </w:r>
          </w:p>
          <w:p w:rsidRPr="00005F80" w:rsidR="00FB2807" w:rsidP="00842DA3" w:rsidRDefault="00FB2807" w14:paraId="0002A2CE" w14:textId="77777777">
            <w:pPr>
              <w:pStyle w:val="ListParagraph"/>
              <w:numPr>
                <w:ilvl w:val="0"/>
                <w:numId w:val="71"/>
              </w:numPr>
              <w:rPr>
                <w:rFonts w:ascii="Calibri" w:hAnsi="Calibri" w:eastAsia="Calibri" w:cs="Calibri"/>
                <w:sz w:val="20"/>
                <w:szCs w:val="20"/>
              </w:rPr>
            </w:pPr>
            <w:r w:rsidRPr="00005F80">
              <w:rPr>
                <w:rFonts w:ascii="Calibri" w:hAnsi="Calibri" w:eastAsia="Calibri" w:cs="Calibri"/>
                <w:sz w:val="20"/>
                <w:szCs w:val="20"/>
              </w:rPr>
              <w:t xml:space="preserve">la decurtazione è in bozza </w:t>
            </w:r>
          </w:p>
          <w:p w:rsidRPr="00005F80" w:rsidR="00FB2807" w:rsidP="00842DA3" w:rsidRDefault="00FB2807" w14:paraId="002C5B75" w14:textId="77777777">
            <w:pPr>
              <w:pStyle w:val="ListParagraph"/>
              <w:numPr>
                <w:ilvl w:val="0"/>
                <w:numId w:val="71"/>
              </w:numPr>
              <w:rPr>
                <w:rFonts w:ascii="Calibri" w:hAnsi="Calibri" w:eastAsia="Calibri" w:cs="Calibri"/>
                <w:sz w:val="20"/>
                <w:szCs w:val="20"/>
              </w:rPr>
            </w:pPr>
            <w:r>
              <w:rPr>
                <w:rFonts w:ascii="Calibri" w:hAnsi="Calibri" w:eastAsia="Calibri" w:cs="Calibri"/>
                <w:sz w:val="20"/>
                <w:szCs w:val="20"/>
              </w:rPr>
              <w:t>la decurtazione non ha origine dal processo automatico innescato da verbale unico</w:t>
            </w:r>
          </w:p>
          <w:p w:rsidRPr="00E36527" w:rsidR="00FB2807" w:rsidP="00842DA3" w:rsidRDefault="00FB2807" w14:paraId="40BD47D6" w14:textId="77777777">
            <w:pPr>
              <w:pStyle w:val="ListParagraph"/>
              <w:numPr>
                <w:ilvl w:val="0"/>
                <w:numId w:val="71"/>
              </w:numPr>
              <w:rPr>
                <w:rFonts w:ascii="Calibri" w:hAnsi="Calibri" w:eastAsia="Calibri" w:cs="Calibri"/>
                <w:sz w:val="20"/>
                <w:szCs w:val="20"/>
              </w:rPr>
            </w:pPr>
            <w:r w:rsidRPr="00005F80">
              <w:rPr>
                <w:rFonts w:ascii="Calibri" w:hAnsi="Calibri" w:eastAsia="Calibri" w:cs="Calibri"/>
                <w:sz w:val="20"/>
                <w:szCs w:val="20"/>
              </w:rPr>
              <w:t xml:space="preserve">la patente è emessa o </w:t>
            </w:r>
            <w:r>
              <w:rPr>
                <w:rFonts w:ascii="Calibri" w:hAnsi="Calibri" w:eastAsia="Calibri" w:cs="Calibri"/>
                <w:sz w:val="20"/>
                <w:szCs w:val="20"/>
              </w:rPr>
              <w:t>sospesa</w:t>
            </w:r>
          </w:p>
        </w:tc>
      </w:tr>
      <w:tr w:rsidRPr="00E36527" w:rsidR="00F048C7" w:rsidTr="2703DAEF" w14:paraId="02D834C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2D9A1C9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D57A5F" w:rsidP="00D57A5F" w:rsidRDefault="00D57A5F" w14:paraId="052B6E91" w14:textId="4509EF41">
            <w:pPr>
              <w:rPr>
                <w:rFonts w:ascii="Calibri" w:hAnsi="Calibri" w:eastAsia="Calibri" w:cs="Calibri"/>
                <w:sz w:val="20"/>
                <w:szCs w:val="20"/>
              </w:rPr>
            </w:pPr>
            <w:r>
              <w:rPr>
                <w:rFonts w:ascii="Calibri" w:hAnsi="Calibri" w:eastAsia="Calibri" w:cs="Calibri"/>
                <w:sz w:val="20"/>
                <w:szCs w:val="20"/>
              </w:rPr>
              <w:t xml:space="preserve">A fine </w:t>
            </w:r>
            <w:r w:rsidR="00FB2807">
              <w:rPr>
                <w:rFonts w:ascii="Calibri" w:hAnsi="Calibri" w:eastAsia="Calibri" w:cs="Calibri"/>
                <w:sz w:val="20"/>
                <w:szCs w:val="20"/>
              </w:rPr>
              <w:t>processo</w:t>
            </w:r>
            <w:r>
              <w:rPr>
                <w:rFonts w:ascii="Calibri" w:hAnsi="Calibri" w:eastAsia="Calibri" w:cs="Calibri"/>
                <w:sz w:val="20"/>
                <w:szCs w:val="20"/>
              </w:rPr>
              <w:t>, le decurtazioni estratte avranno:</w:t>
            </w:r>
          </w:p>
          <w:p w:rsidR="00D57A5F" w:rsidP="00842DA3" w:rsidRDefault="00D57A5F" w14:paraId="5E46C0B8" w14:textId="77777777">
            <w:pPr>
              <w:pStyle w:val="ListParagraph"/>
              <w:numPr>
                <w:ilvl w:val="0"/>
                <w:numId w:val="79"/>
              </w:numPr>
              <w:rPr>
                <w:rFonts w:ascii="Calibri" w:hAnsi="Calibri" w:eastAsia="Calibri" w:cs="Calibri"/>
                <w:sz w:val="20"/>
                <w:szCs w:val="20"/>
              </w:rPr>
            </w:pPr>
            <w:r w:rsidRPr="00D57A5F">
              <w:rPr>
                <w:rFonts w:ascii="Calibri" w:hAnsi="Calibri" w:eastAsia="Calibri" w:cs="Calibri"/>
                <w:sz w:val="20"/>
                <w:szCs w:val="20"/>
              </w:rPr>
              <w:t>l</w:t>
            </w:r>
            <w:r w:rsidRPr="00D57A5F" w:rsidR="00FB2807">
              <w:rPr>
                <w:rFonts w:ascii="Calibri" w:hAnsi="Calibri" w:eastAsia="Calibri" w:cs="Calibri"/>
                <w:sz w:val="20"/>
                <w:szCs w:val="20"/>
              </w:rPr>
              <w:t>o</w:t>
            </w:r>
            <w:r w:rsidR="00FB2807">
              <w:rPr>
                <w:rFonts w:ascii="Calibri" w:hAnsi="Calibri" w:eastAsia="Calibri" w:cs="Calibri"/>
                <w:sz w:val="20"/>
                <w:szCs w:val="20"/>
              </w:rPr>
              <w:t xml:space="preserve"> stato della decurtazione a confermato</w:t>
            </w:r>
          </w:p>
          <w:p w:rsidR="00D57A5F" w:rsidP="00842DA3" w:rsidRDefault="00FB2807" w14:paraId="275BBD0E" w14:textId="77777777">
            <w:pPr>
              <w:pStyle w:val="ListParagraph"/>
              <w:numPr>
                <w:ilvl w:val="0"/>
                <w:numId w:val="79"/>
              </w:numPr>
              <w:rPr>
                <w:rFonts w:ascii="Calibri" w:hAnsi="Calibri" w:eastAsia="Calibri" w:cs="Calibri"/>
                <w:sz w:val="20"/>
                <w:szCs w:val="20"/>
              </w:rPr>
            </w:pPr>
            <w:r>
              <w:rPr>
                <w:rFonts w:ascii="Calibri" w:hAnsi="Calibri" w:eastAsia="Calibri" w:cs="Calibri"/>
                <w:sz w:val="20"/>
                <w:szCs w:val="20"/>
              </w:rPr>
              <w:t>l’utente di conferma con il nome del batch</w:t>
            </w:r>
          </w:p>
          <w:p w:rsidRPr="00E36527" w:rsidR="00FB2807" w:rsidP="00842DA3" w:rsidRDefault="00FB2807" w14:paraId="3265B4DC" w14:textId="05709C14">
            <w:pPr>
              <w:pStyle w:val="ListParagraph"/>
              <w:numPr>
                <w:ilvl w:val="0"/>
                <w:numId w:val="79"/>
              </w:numPr>
              <w:rPr>
                <w:rFonts w:ascii="Calibri" w:hAnsi="Calibri" w:eastAsia="Calibri" w:cs="Calibri"/>
                <w:sz w:val="20"/>
                <w:szCs w:val="20"/>
              </w:rPr>
            </w:pPr>
            <w:r>
              <w:rPr>
                <w:rFonts w:ascii="Calibri" w:hAnsi="Calibri" w:eastAsia="Calibri" w:cs="Calibri"/>
                <w:sz w:val="20"/>
                <w:szCs w:val="20"/>
              </w:rPr>
              <w:t>la data di conferma con la data di sistema del momento in cui avviene il passaggio di stato (analogamente per utente e data ultimo aggiornamento)</w:t>
            </w:r>
          </w:p>
        </w:tc>
      </w:tr>
      <w:tr w:rsidRPr="00E36527" w:rsidR="00F048C7" w:rsidTr="2703DAEF" w14:paraId="173FA4C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3B6DED3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FB2807" w:rsidRDefault="00FB2807" w14:paraId="03315968" w14:textId="77777777">
            <w:pPr>
              <w:rPr>
                <w:rFonts w:ascii="Calibri" w:hAnsi="Calibri" w:eastAsia="Calibri" w:cs="Calibri"/>
                <w:sz w:val="20"/>
                <w:szCs w:val="20"/>
              </w:rPr>
            </w:pPr>
          </w:p>
        </w:tc>
      </w:tr>
      <w:tr w:rsidRPr="00BA67F0" w:rsidR="00F048C7" w:rsidTr="2703DAEF" w14:paraId="47602D6D" w14:textId="77777777">
        <w:trPr>
          <w:trHeight w:val="473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7FA13065"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24432A" w:rsidRDefault="0024432A" w14:paraId="0768D2ED" w14:textId="7467E595">
            <w:pPr>
              <w:rPr>
                <w:rFonts w:ascii="Calibri" w:hAnsi="Calibri" w:eastAsia="Calibri" w:cs="Calibri"/>
                <w:sz w:val="20"/>
                <w:szCs w:val="20"/>
              </w:rPr>
            </w:pPr>
            <w:r w:rsidRPr="00662820">
              <w:rPr>
                <w:rFonts w:ascii="Calibri" w:hAnsi="Calibri" w:eastAsia="Calibri" w:cs="Calibri"/>
                <w:sz w:val="20"/>
                <w:szCs w:val="20"/>
              </w:rPr>
              <w:t xml:space="preserve">Tale esecuzione sarà da </w:t>
            </w:r>
            <w:r>
              <w:rPr>
                <w:rFonts w:ascii="Calibri" w:hAnsi="Calibri" w:eastAsia="Calibri" w:cs="Calibri"/>
                <w:sz w:val="20"/>
                <w:szCs w:val="20"/>
              </w:rPr>
              <w:t>effettuare prima dell’elaborazione degli eventi presenti nella tabella license_instance_event</w:t>
            </w:r>
          </w:p>
          <w:p w:rsidR="0024432A" w:rsidRDefault="0024432A" w14:paraId="0C5188F4" w14:textId="77777777">
            <w:pPr>
              <w:rPr>
                <w:rFonts w:ascii="Calibri" w:hAnsi="Calibri" w:eastAsia="Calibri" w:cs="Calibri"/>
                <w:sz w:val="20"/>
                <w:szCs w:val="20"/>
              </w:rPr>
            </w:pPr>
          </w:p>
          <w:p w:rsidR="00FB2807" w:rsidRDefault="00FB2807" w14:paraId="65CA9C2F" w14:textId="77777777">
            <w:pPr>
              <w:rPr>
                <w:rFonts w:ascii="Calibri" w:hAnsi="Calibri" w:eastAsia="Calibri" w:cs="Calibri"/>
                <w:sz w:val="20"/>
                <w:szCs w:val="20"/>
              </w:rPr>
            </w:pPr>
            <w:r>
              <w:rPr>
                <w:rFonts w:ascii="Calibri" w:hAnsi="Calibri" w:eastAsia="Calibri" w:cs="Calibri"/>
                <w:sz w:val="20"/>
                <w:szCs w:val="20"/>
              </w:rPr>
              <w:t>La decurtazione in bozza viene aggiornata se non è già presente per la stessa decurtazione in stato confermato con le seguenti informazioni:</w:t>
            </w:r>
          </w:p>
          <w:tbl>
            <w:tblPr>
              <w:tblW w:w="6140" w:type="dxa"/>
              <w:tblCellMar>
                <w:left w:w="70" w:type="dxa"/>
                <w:right w:w="70" w:type="dxa"/>
              </w:tblCellMar>
              <w:tblLook w:val="04A0" w:firstRow="1" w:lastRow="0" w:firstColumn="1" w:lastColumn="0" w:noHBand="0" w:noVBand="1"/>
            </w:tblPr>
            <w:tblGrid>
              <w:gridCol w:w="4140"/>
              <w:gridCol w:w="2000"/>
            </w:tblGrid>
            <w:tr w:rsidR="00F048C7" w14:paraId="4C4E1DFD" w14:textId="77777777">
              <w:trPr>
                <w:trHeight w:val="310"/>
              </w:trPr>
              <w:tc>
                <w:tcPr>
                  <w:tcW w:w="6140" w:type="dxa"/>
                  <w:gridSpan w:val="2"/>
                  <w:tcBorders>
                    <w:top w:val="single" w:color="auto" w:sz="4" w:space="0"/>
                    <w:left w:val="single" w:color="auto" w:sz="4" w:space="0"/>
                    <w:bottom w:val="single" w:color="auto" w:sz="4" w:space="0"/>
                    <w:right w:val="single" w:color="000000" w:sz="4" w:space="0"/>
                  </w:tcBorders>
                  <w:shd w:val="clear" w:color="000000" w:fill="FFFFFF"/>
                  <w:vAlign w:val="center"/>
                  <w:hideMark/>
                </w:tcPr>
                <w:p w:rsidR="00FB2807" w:rsidRDefault="00FB2807" w14:paraId="28D69CE7" w14:textId="77777777">
                  <w:pPr>
                    <w:jc w:val="center"/>
                    <w:rPr>
                      <w:rFonts w:ascii="Calibri" w:hAnsi="Calibri" w:cs="Calibri"/>
                      <w:color w:val="000000"/>
                      <w:sz w:val="16"/>
                      <w:szCs w:val="16"/>
                    </w:rPr>
                  </w:pPr>
                  <w:r>
                    <w:rPr>
                      <w:rFonts w:ascii="Calibri" w:hAnsi="Calibri" w:cs="Calibri"/>
                      <w:color w:val="000000"/>
                      <w:sz w:val="16"/>
                      <w:szCs w:val="16"/>
                    </w:rPr>
                    <w:t>DECU_DECURTAZIONE_PAC_DAT</w:t>
                  </w:r>
                </w:p>
              </w:tc>
            </w:tr>
            <w:tr w:rsidR="00F048C7" w14:paraId="1C8F087B" w14:textId="77777777">
              <w:trPr>
                <w:trHeight w:val="42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FB2807" w:rsidRDefault="00FB2807" w14:paraId="042BDBD3" w14:textId="77777777">
                  <w:pPr>
                    <w:rPr>
                      <w:rFonts w:ascii="Calibri" w:hAnsi="Calibri" w:cs="Calibri"/>
                      <w:color w:val="000000"/>
                      <w:sz w:val="16"/>
                      <w:szCs w:val="16"/>
                    </w:rPr>
                  </w:pPr>
                  <w:r>
                    <w:rPr>
                      <w:rFonts w:ascii="Calibri" w:hAnsi="Calibri" w:cs="Calibri"/>
                      <w:color w:val="000000"/>
                      <w:sz w:val="16"/>
                      <w:szCs w:val="16"/>
                    </w:rPr>
                    <w:t>DECU_FK_STDE_ID</w:t>
                  </w:r>
                </w:p>
              </w:tc>
              <w:tc>
                <w:tcPr>
                  <w:tcW w:w="2000" w:type="dxa"/>
                  <w:tcBorders>
                    <w:top w:val="nil"/>
                    <w:left w:val="nil"/>
                    <w:bottom w:val="single" w:color="auto" w:sz="4" w:space="0"/>
                    <w:right w:val="single" w:color="auto" w:sz="4" w:space="0"/>
                  </w:tcBorders>
                  <w:noWrap/>
                  <w:vAlign w:val="bottom"/>
                  <w:hideMark/>
                </w:tcPr>
                <w:p w:rsidR="00FB2807" w:rsidRDefault="00FB2807" w14:paraId="219CEF24" w14:textId="77777777">
                  <w:pPr>
                    <w:rPr>
                      <w:rFonts w:ascii="Calibri" w:hAnsi="Calibri" w:cs="Calibri"/>
                      <w:color w:val="000000"/>
                      <w:sz w:val="16"/>
                      <w:szCs w:val="16"/>
                    </w:rPr>
                  </w:pPr>
                  <w:r>
                    <w:rPr>
                      <w:rFonts w:ascii="Calibri" w:hAnsi="Calibri" w:cs="Calibri"/>
                      <w:color w:val="000000"/>
                      <w:sz w:val="16"/>
                      <w:szCs w:val="16"/>
                    </w:rPr>
                    <w:t>2</w:t>
                  </w:r>
                </w:p>
              </w:tc>
            </w:tr>
            <w:tr w:rsidR="00F048C7" w14:paraId="6F7279DD"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FB2807" w:rsidRDefault="00FB2807" w14:paraId="5EA4C9E5" w14:textId="77777777">
                  <w:pPr>
                    <w:rPr>
                      <w:rFonts w:ascii="Calibri" w:hAnsi="Calibri" w:cs="Calibri"/>
                      <w:color w:val="000000"/>
                      <w:sz w:val="16"/>
                      <w:szCs w:val="16"/>
                    </w:rPr>
                  </w:pPr>
                  <w:r>
                    <w:rPr>
                      <w:rFonts w:ascii="Calibri" w:hAnsi="Calibri" w:cs="Calibri"/>
                      <w:color w:val="000000"/>
                      <w:sz w:val="16"/>
                      <w:szCs w:val="16"/>
                    </w:rPr>
                    <w:t>DECU_CONFIRMATION_USER</w:t>
                  </w:r>
                </w:p>
              </w:tc>
              <w:tc>
                <w:tcPr>
                  <w:tcW w:w="2000" w:type="dxa"/>
                  <w:tcBorders>
                    <w:top w:val="nil"/>
                    <w:left w:val="nil"/>
                    <w:bottom w:val="single" w:color="auto" w:sz="4" w:space="0"/>
                    <w:right w:val="single" w:color="auto" w:sz="4" w:space="0"/>
                  </w:tcBorders>
                  <w:noWrap/>
                  <w:vAlign w:val="bottom"/>
                  <w:hideMark/>
                </w:tcPr>
                <w:p w:rsidR="00FB2807" w:rsidRDefault="00FB2807" w14:paraId="72E2520C" w14:textId="77777777">
                  <w:pPr>
                    <w:rPr>
                      <w:rFonts w:ascii="Calibri" w:hAnsi="Calibri" w:cs="Calibri"/>
                      <w:color w:val="000000"/>
                      <w:sz w:val="16"/>
                      <w:szCs w:val="16"/>
                    </w:rPr>
                  </w:pPr>
                  <w:r>
                    <w:rPr>
                      <w:rFonts w:ascii="Calibri" w:hAnsi="Calibri" w:cs="Calibri"/>
                      <w:color w:val="000000"/>
                      <w:sz w:val="16"/>
                      <w:szCs w:val="16"/>
                    </w:rPr>
                    <w:t>Nome batch</w:t>
                  </w:r>
                </w:p>
              </w:tc>
            </w:tr>
            <w:tr w:rsidR="00F048C7" w14:paraId="72918E9F"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FB2807" w:rsidRDefault="00FB2807" w14:paraId="15B9F585" w14:textId="77777777">
                  <w:pPr>
                    <w:rPr>
                      <w:rFonts w:ascii="Calibri" w:hAnsi="Calibri" w:cs="Calibri"/>
                      <w:color w:val="000000"/>
                      <w:sz w:val="16"/>
                      <w:szCs w:val="16"/>
                    </w:rPr>
                  </w:pPr>
                  <w:r>
                    <w:rPr>
                      <w:rFonts w:ascii="Calibri" w:hAnsi="Calibri" w:cs="Calibri"/>
                      <w:color w:val="000000"/>
                      <w:sz w:val="16"/>
                      <w:szCs w:val="16"/>
                    </w:rPr>
                    <w:t>DECU_CONFIRMATION_DATE</w:t>
                  </w:r>
                </w:p>
              </w:tc>
              <w:tc>
                <w:tcPr>
                  <w:tcW w:w="2000" w:type="dxa"/>
                  <w:tcBorders>
                    <w:top w:val="nil"/>
                    <w:left w:val="nil"/>
                    <w:bottom w:val="single" w:color="auto" w:sz="4" w:space="0"/>
                    <w:right w:val="single" w:color="auto" w:sz="4" w:space="0"/>
                  </w:tcBorders>
                  <w:noWrap/>
                  <w:vAlign w:val="bottom"/>
                  <w:hideMark/>
                </w:tcPr>
                <w:p w:rsidR="00FB2807" w:rsidRDefault="00FB2807" w14:paraId="1A0CA7E4"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14:paraId="03C0F865"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FB2807" w:rsidRDefault="00FB2807" w14:paraId="55195DD3" w14:textId="77777777">
                  <w:pPr>
                    <w:rPr>
                      <w:rFonts w:ascii="Calibri" w:hAnsi="Calibri" w:cs="Calibri"/>
                      <w:color w:val="000000"/>
                      <w:sz w:val="16"/>
                      <w:szCs w:val="16"/>
                    </w:rPr>
                  </w:pPr>
                  <w:r>
                    <w:rPr>
                      <w:rFonts w:ascii="Calibri" w:hAnsi="Calibri" w:cs="Calibri"/>
                      <w:color w:val="000000"/>
                      <w:sz w:val="16"/>
                      <w:szCs w:val="16"/>
                    </w:rPr>
                    <w:t>DECU_LAST_UPDATE_USER</w:t>
                  </w:r>
                </w:p>
              </w:tc>
              <w:tc>
                <w:tcPr>
                  <w:tcW w:w="2000" w:type="dxa"/>
                  <w:tcBorders>
                    <w:top w:val="nil"/>
                    <w:left w:val="nil"/>
                    <w:bottom w:val="single" w:color="auto" w:sz="4" w:space="0"/>
                    <w:right w:val="single" w:color="auto" w:sz="4" w:space="0"/>
                  </w:tcBorders>
                  <w:noWrap/>
                  <w:vAlign w:val="bottom"/>
                  <w:hideMark/>
                </w:tcPr>
                <w:p w:rsidR="00FB2807" w:rsidRDefault="00FB2807" w14:paraId="49314F6E" w14:textId="77777777">
                  <w:pPr>
                    <w:rPr>
                      <w:rFonts w:ascii="Calibri" w:hAnsi="Calibri" w:cs="Calibri"/>
                      <w:color w:val="000000"/>
                      <w:sz w:val="16"/>
                      <w:szCs w:val="16"/>
                    </w:rPr>
                  </w:pPr>
                  <w:r>
                    <w:rPr>
                      <w:rFonts w:ascii="Calibri" w:hAnsi="Calibri" w:cs="Calibri"/>
                      <w:color w:val="000000"/>
                      <w:sz w:val="16"/>
                      <w:szCs w:val="16"/>
                    </w:rPr>
                    <w:t>Nome batch</w:t>
                  </w:r>
                </w:p>
              </w:tc>
            </w:tr>
            <w:tr w:rsidR="00F048C7" w14:paraId="4280F333" w14:textId="77777777">
              <w:trPr>
                <w:trHeight w:val="290"/>
              </w:trPr>
              <w:tc>
                <w:tcPr>
                  <w:tcW w:w="4140" w:type="dxa"/>
                  <w:tcBorders>
                    <w:top w:val="nil"/>
                    <w:left w:val="single" w:color="auto" w:sz="4" w:space="0"/>
                    <w:bottom w:val="single" w:color="auto" w:sz="4" w:space="0"/>
                    <w:right w:val="single" w:color="auto" w:sz="4" w:space="0"/>
                  </w:tcBorders>
                  <w:shd w:val="clear" w:color="000000" w:fill="FFFFFF"/>
                  <w:vAlign w:val="center"/>
                  <w:hideMark/>
                </w:tcPr>
                <w:p w:rsidR="00FB2807" w:rsidRDefault="00FB2807" w14:paraId="1D05EE78" w14:textId="77777777">
                  <w:pPr>
                    <w:rPr>
                      <w:rFonts w:ascii="Calibri" w:hAnsi="Calibri" w:cs="Calibri"/>
                      <w:color w:val="000000"/>
                      <w:sz w:val="16"/>
                      <w:szCs w:val="16"/>
                    </w:rPr>
                  </w:pPr>
                  <w:r>
                    <w:rPr>
                      <w:rFonts w:ascii="Calibri" w:hAnsi="Calibri" w:cs="Calibri"/>
                      <w:color w:val="000000"/>
                      <w:sz w:val="16"/>
                      <w:szCs w:val="16"/>
                    </w:rPr>
                    <w:t>DECU_LAST_UPDATE_DATE</w:t>
                  </w:r>
                </w:p>
              </w:tc>
              <w:tc>
                <w:tcPr>
                  <w:tcW w:w="2000" w:type="dxa"/>
                  <w:tcBorders>
                    <w:top w:val="nil"/>
                    <w:left w:val="nil"/>
                    <w:bottom w:val="single" w:color="auto" w:sz="4" w:space="0"/>
                    <w:right w:val="single" w:color="auto" w:sz="4" w:space="0"/>
                  </w:tcBorders>
                  <w:noWrap/>
                  <w:vAlign w:val="bottom"/>
                  <w:hideMark/>
                </w:tcPr>
                <w:p w:rsidR="00FB2807" w:rsidRDefault="00FB2807" w14:paraId="079A38C8" w14:textId="77777777">
                  <w:pPr>
                    <w:rPr>
                      <w:rFonts w:ascii="Calibri" w:hAnsi="Calibri" w:cs="Calibri"/>
                      <w:color w:val="000000"/>
                      <w:sz w:val="16"/>
                      <w:szCs w:val="16"/>
                    </w:rPr>
                  </w:pPr>
                  <w:r>
                    <w:rPr>
                      <w:rFonts w:ascii="Calibri" w:hAnsi="Calibri" w:cs="Calibri"/>
                      <w:color w:val="000000"/>
                      <w:sz w:val="16"/>
                      <w:szCs w:val="16"/>
                    </w:rPr>
                    <w:t>sysdatetime</w:t>
                  </w:r>
                </w:p>
              </w:tc>
            </w:tr>
          </w:tbl>
          <w:p w:rsidR="00FB2807" w:rsidRDefault="00FB2807" w14:paraId="67FEBB40" w14:textId="77777777">
            <w:pPr>
              <w:rPr>
                <w:rFonts w:ascii="Calibri" w:hAnsi="Calibri" w:eastAsia="Calibri" w:cs="Calibri"/>
                <w:sz w:val="20"/>
                <w:szCs w:val="20"/>
              </w:rPr>
            </w:pPr>
          </w:p>
          <w:p w:rsidR="00FB2807" w:rsidRDefault="00FB2807" w14:paraId="32626A48" w14:textId="44864E4A">
            <w:pPr>
              <w:rPr>
                <w:rFonts w:ascii="Calibri" w:hAnsi="Calibri" w:eastAsia="Calibri" w:cs="Calibri"/>
                <w:sz w:val="20"/>
                <w:szCs w:val="20"/>
              </w:rPr>
            </w:pPr>
            <w:r>
              <w:rPr>
                <w:rFonts w:ascii="Calibri" w:hAnsi="Calibri" w:eastAsia="Calibri" w:cs="Calibri"/>
                <w:sz w:val="20"/>
                <w:szCs w:val="20"/>
              </w:rPr>
              <w:t>Deve essere inserito un record</w:t>
            </w:r>
            <w:r w:rsidR="00D57A5F">
              <w:rPr>
                <w:rFonts w:ascii="Calibri" w:hAnsi="Calibri" w:eastAsia="Calibri" w:cs="Calibri"/>
                <w:sz w:val="20"/>
                <w:szCs w:val="20"/>
              </w:rPr>
              <w:t>,</w:t>
            </w:r>
            <w:r>
              <w:rPr>
                <w:rFonts w:ascii="Calibri" w:hAnsi="Calibri" w:eastAsia="Calibri" w:cs="Calibri"/>
                <w:sz w:val="20"/>
                <w:szCs w:val="20"/>
              </w:rPr>
              <w:t xml:space="preserve"> </w:t>
            </w:r>
            <w:r w:rsidRPr="00B4029B">
              <w:rPr>
                <w:rFonts w:ascii="Calibri" w:hAnsi="Calibri" w:eastAsia="Calibri" w:cs="Calibri"/>
                <w:sz w:val="20"/>
                <w:szCs w:val="20"/>
              </w:rPr>
              <w:t>se non è già presente per la stessa decurtazione</w:t>
            </w:r>
            <w:r w:rsidR="00D57A5F">
              <w:rPr>
                <w:rFonts w:ascii="Calibri" w:hAnsi="Calibri" w:eastAsia="Calibri" w:cs="Calibri"/>
                <w:sz w:val="20"/>
                <w:szCs w:val="20"/>
              </w:rPr>
              <w:t>,</w:t>
            </w:r>
            <w:r>
              <w:rPr>
                <w:rFonts w:ascii="Calibri" w:hAnsi="Calibri" w:eastAsia="Calibri" w:cs="Calibri"/>
                <w:sz w:val="20"/>
                <w:szCs w:val="20"/>
              </w:rPr>
              <w:t xml:space="preserve"> impostando le seguenti informazioni:</w:t>
            </w:r>
          </w:p>
          <w:tbl>
            <w:tblPr>
              <w:tblW w:w="6126" w:type="dxa"/>
              <w:tblCellMar>
                <w:left w:w="70" w:type="dxa"/>
                <w:right w:w="70" w:type="dxa"/>
              </w:tblCellMar>
              <w:tblLook w:val="04A0" w:firstRow="1" w:lastRow="0" w:firstColumn="1" w:lastColumn="0" w:noHBand="0" w:noVBand="1"/>
            </w:tblPr>
            <w:tblGrid>
              <w:gridCol w:w="1480"/>
              <w:gridCol w:w="4646"/>
            </w:tblGrid>
            <w:tr w:rsidR="00F048C7" w:rsidTr="2703DAEF" w14:paraId="3F943B10" w14:textId="77777777">
              <w:trPr>
                <w:trHeight w:val="264"/>
              </w:trPr>
              <w:tc>
                <w:tcPr>
                  <w:tcW w:w="6126" w:type="dxa"/>
                  <w:gridSpan w:val="2"/>
                  <w:tcBorders>
                    <w:top w:val="single" w:color="auto" w:sz="4" w:space="0"/>
                    <w:left w:val="single" w:color="auto" w:sz="4" w:space="0"/>
                    <w:bottom w:val="single" w:color="auto" w:sz="4" w:space="0"/>
                    <w:right w:val="single" w:color="000000" w:themeColor="text1" w:sz="4" w:space="0"/>
                  </w:tcBorders>
                  <w:noWrap/>
                  <w:vAlign w:val="center"/>
                  <w:hideMark/>
                </w:tcPr>
                <w:p w:rsidR="00FB2807" w:rsidRDefault="00FB2807" w14:paraId="04941271" w14:textId="77777777">
                  <w:pPr>
                    <w:jc w:val="center"/>
                    <w:rPr>
                      <w:rFonts w:ascii="Calibri" w:hAnsi="Calibri" w:cs="Calibri"/>
                      <w:color w:val="000000"/>
                      <w:sz w:val="16"/>
                      <w:szCs w:val="16"/>
                    </w:rPr>
                  </w:pPr>
                  <w:r>
                    <w:rPr>
                      <w:rFonts w:ascii="Calibri" w:hAnsi="Calibri" w:cs="Calibri"/>
                      <w:color w:val="000000"/>
                      <w:sz w:val="16"/>
                      <w:szCs w:val="16"/>
                    </w:rPr>
                    <w:t>license_instance_requirement_additional</w:t>
                  </w:r>
                </w:p>
              </w:tc>
            </w:tr>
            <w:tr w:rsidR="00F048C7" w:rsidTr="2703DAEF" w14:paraId="5DF55992" w14:textId="77777777">
              <w:trPr>
                <w:trHeight w:val="264"/>
              </w:trPr>
              <w:tc>
                <w:tcPr>
                  <w:tcW w:w="1480" w:type="dxa"/>
                  <w:tcBorders>
                    <w:top w:val="nil"/>
                    <w:left w:val="single" w:color="auto" w:sz="4" w:space="0"/>
                    <w:bottom w:val="single" w:color="auto" w:sz="4" w:space="0"/>
                    <w:right w:val="single" w:color="auto" w:sz="4" w:space="0"/>
                  </w:tcBorders>
                  <w:noWrap/>
                  <w:vAlign w:val="bottom"/>
                  <w:hideMark/>
                </w:tcPr>
                <w:p w:rsidR="00FB2807" w:rsidRDefault="00FB2807" w14:paraId="34AAAFA0" w14:textId="77777777">
                  <w:pPr>
                    <w:jc w:val="center"/>
                    <w:rPr>
                      <w:rFonts w:ascii="Calibri" w:hAnsi="Calibri" w:cs="Calibri"/>
                      <w:color w:val="000000"/>
                      <w:sz w:val="16"/>
                      <w:szCs w:val="16"/>
                    </w:rPr>
                  </w:pPr>
                  <w:r>
                    <w:rPr>
                      <w:rFonts w:ascii="Calibri" w:hAnsi="Calibri" w:cs="Calibri"/>
                      <w:color w:val="000000"/>
                      <w:sz w:val="16"/>
                      <w:szCs w:val="16"/>
                    </w:rPr>
                    <w:t>Campo</w:t>
                  </w:r>
                </w:p>
              </w:tc>
              <w:tc>
                <w:tcPr>
                  <w:tcW w:w="4646" w:type="dxa"/>
                  <w:tcBorders>
                    <w:top w:val="nil"/>
                    <w:left w:val="nil"/>
                    <w:bottom w:val="single" w:color="auto" w:sz="4" w:space="0"/>
                    <w:right w:val="single" w:color="auto" w:sz="4" w:space="0"/>
                  </w:tcBorders>
                  <w:noWrap/>
                  <w:vAlign w:val="bottom"/>
                  <w:hideMark/>
                </w:tcPr>
                <w:p w:rsidR="00FB2807" w:rsidRDefault="00FB2807" w14:paraId="13206CA9" w14:textId="77777777">
                  <w:pPr>
                    <w:jc w:val="center"/>
                    <w:rPr>
                      <w:rFonts w:ascii="Calibri" w:hAnsi="Calibri" w:cs="Calibri"/>
                      <w:color w:val="000000"/>
                      <w:sz w:val="16"/>
                      <w:szCs w:val="16"/>
                    </w:rPr>
                  </w:pPr>
                  <w:r>
                    <w:rPr>
                      <w:rFonts w:ascii="Calibri" w:hAnsi="Calibri" w:cs="Calibri"/>
                      <w:color w:val="000000"/>
                      <w:sz w:val="16"/>
                      <w:szCs w:val="16"/>
                    </w:rPr>
                    <w:t>Decurtazione</w:t>
                  </w:r>
                </w:p>
              </w:tc>
            </w:tr>
            <w:tr w:rsidR="00F048C7" w:rsidTr="2703DAEF" w14:paraId="4155AF65"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00FB2807" w:rsidRDefault="00FB2807" w14:paraId="287A2F80" w14:textId="77777777">
                  <w:pPr>
                    <w:rPr>
                      <w:rFonts w:ascii="Calibri" w:hAnsi="Calibri" w:cs="Calibri"/>
                      <w:color w:val="000000"/>
                      <w:sz w:val="16"/>
                      <w:szCs w:val="16"/>
                    </w:rPr>
                  </w:pPr>
                  <w:r>
                    <w:rPr>
                      <w:rFonts w:ascii="Calibri" w:hAnsi="Calibri" w:cs="Calibri"/>
                      <w:color w:val="000000"/>
                      <w:sz w:val="16"/>
                      <w:szCs w:val="16"/>
                    </w:rPr>
                    <w:t>id</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00FB2807" w:rsidRDefault="00FB2807" w14:paraId="727D05D5" w14:textId="77777777">
                  <w:pPr>
                    <w:rPr>
                      <w:rFonts w:ascii="Calibri" w:hAnsi="Calibri" w:cs="Calibri"/>
                      <w:color w:val="000000"/>
                      <w:sz w:val="16"/>
                      <w:szCs w:val="16"/>
                    </w:rPr>
                  </w:pPr>
                  <w:r>
                    <w:rPr>
                      <w:rFonts w:ascii="Calibri" w:hAnsi="Calibri" w:cs="Calibri"/>
                      <w:color w:val="000000"/>
                      <w:sz w:val="16"/>
                      <w:szCs w:val="16"/>
                    </w:rPr>
                    <w:t>generato</w:t>
                  </w:r>
                </w:p>
              </w:tc>
            </w:tr>
            <w:tr w:rsidR="00F048C7" w:rsidTr="2703DAEF" w14:paraId="2CCC98B7"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00FB2807" w:rsidRDefault="00FB2807" w14:paraId="0F3688A4" w14:textId="77777777">
                  <w:pPr>
                    <w:rPr>
                      <w:rFonts w:ascii="Calibri" w:hAnsi="Calibri" w:cs="Calibri"/>
                      <w:color w:val="000000"/>
                      <w:sz w:val="16"/>
                      <w:szCs w:val="16"/>
                    </w:rPr>
                  </w:pPr>
                  <w:r>
                    <w:rPr>
                      <w:rFonts w:ascii="Calibri" w:hAnsi="Calibri" w:cs="Calibri"/>
                      <w:color w:val="000000"/>
                      <w:sz w:val="16"/>
                      <w:szCs w:val="16"/>
                    </w:rPr>
                    <w:t>ext_id</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00FB2807" w:rsidRDefault="00FB2807" w14:paraId="3A24B1FA" w14:textId="77777777">
                  <w:pPr>
                    <w:rPr>
                      <w:rFonts w:ascii="Calibri" w:hAnsi="Calibri" w:cs="Calibri"/>
                      <w:color w:val="000000"/>
                      <w:sz w:val="16"/>
                      <w:szCs w:val="16"/>
                    </w:rPr>
                  </w:pPr>
                  <w:r>
                    <w:rPr>
                      <w:rFonts w:ascii="Calibri" w:hAnsi="Calibri" w:cs="Calibri"/>
                      <w:color w:val="000000"/>
                      <w:sz w:val="16"/>
                      <w:szCs w:val="16"/>
                    </w:rPr>
                    <w:t>generato</w:t>
                  </w:r>
                </w:p>
              </w:tc>
            </w:tr>
            <w:tr w:rsidRPr="00E96D08" w:rsidR="00F048C7" w:rsidTr="2703DAEF" w14:paraId="36D5AE59" w14:textId="77777777">
              <w:trPr>
                <w:trHeight w:val="576"/>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00FB2807" w:rsidRDefault="00FB2807" w14:paraId="400B769A" w14:textId="77777777">
                  <w:pPr>
                    <w:rPr>
                      <w:rFonts w:ascii="Calibri" w:hAnsi="Calibri" w:cs="Calibri"/>
                      <w:color w:val="000000"/>
                      <w:sz w:val="16"/>
                      <w:szCs w:val="16"/>
                    </w:rPr>
                  </w:pPr>
                  <w:r>
                    <w:rPr>
                      <w:rFonts w:ascii="Calibri" w:hAnsi="Calibri" w:cs="Calibri"/>
                      <w:color w:val="000000"/>
                      <w:sz w:val="16"/>
                      <w:szCs w:val="16"/>
                    </w:rPr>
                    <w:t>license_instance_id</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F02234" w:rsidR="00FB2807" w:rsidRDefault="00FB2807" w14:paraId="12D1CEC9" w14:textId="77777777">
                  <w:pPr>
                    <w:rPr>
                      <w:rFonts w:ascii="Calibri" w:hAnsi="Calibri" w:cs="Calibri"/>
                      <w:color w:val="000000"/>
                      <w:sz w:val="16"/>
                      <w:szCs w:val="16"/>
                      <w:lang w:val="en-US"/>
                    </w:rPr>
                  </w:pPr>
                  <w:r w:rsidRPr="00F02234">
                    <w:rPr>
                      <w:rFonts w:ascii="Calibri" w:hAnsi="Calibri" w:cs="Calibri"/>
                      <w:color w:val="000000"/>
                      <w:sz w:val="16"/>
                      <w:szCs w:val="16"/>
                      <w:lang w:val="en-US"/>
                    </w:rPr>
                    <w:t xml:space="preserve"> select DECU_ID,LICE.license_instance_id </w:t>
                  </w:r>
                </w:p>
                <w:p w:rsidRPr="00F8579B" w:rsidR="00FB2807" w:rsidP="2703DAEF" w:rsidRDefault="09BAA108" w14:paraId="15F6AA85" w14:textId="38C9CF6E">
                  <w:pPr>
                    <w:rPr>
                      <w:rFonts w:ascii="Calibri" w:hAnsi="Calibri" w:cs="Calibri"/>
                      <w:color w:val="000000"/>
                      <w:sz w:val="16"/>
                      <w:szCs w:val="16"/>
                      <w:lang w:val="en-US"/>
                    </w:rPr>
                  </w:pPr>
                  <w:r w:rsidRPr="00F8579B">
                    <w:rPr>
                      <w:rFonts w:ascii="Calibri" w:hAnsi="Calibri" w:cs="Calibri"/>
                      <w:color w:val="000000" w:themeColor="text1"/>
                      <w:sz w:val="16"/>
                      <w:szCs w:val="16"/>
                      <w:lang w:val="en-US"/>
                    </w:rPr>
                    <w:t>from [dbo].[DECU_DECURTAZIONE_PAC_DAT] DECU</w:t>
                  </w:r>
                </w:p>
                <w:p w:rsidRPr="00F8579B" w:rsidR="00FB2807" w:rsidP="2703DAEF" w:rsidRDefault="09BAA108" w14:paraId="32F87E51" w14:textId="5D181445">
                  <w:pPr>
                    <w:rPr>
                      <w:rFonts w:ascii="Calibri" w:hAnsi="Calibri" w:cs="Calibri"/>
                      <w:color w:val="000000"/>
                      <w:sz w:val="16"/>
                      <w:szCs w:val="16"/>
                      <w:lang w:val="en-US"/>
                    </w:rPr>
                  </w:pPr>
                  <w:r w:rsidRPr="00F8579B">
                    <w:rPr>
                      <w:rFonts w:ascii="Calibri" w:hAnsi="Calibri" w:cs="Calibri"/>
                      <w:color w:val="000000" w:themeColor="text1"/>
                      <w:sz w:val="16"/>
                      <w:szCs w:val="16"/>
                      <w:lang w:val="en-US"/>
                    </w:rPr>
                    <w:t xml:space="preserve">join [dbo].[license] LICE ON LICE.id=DECU_FK_LICE_ID </w:t>
                  </w:r>
                </w:p>
                <w:p w:rsidRPr="00F02234" w:rsidR="00FB2807" w:rsidRDefault="00FB2807" w14:paraId="0212C6A4" w14:textId="77777777">
                  <w:pPr>
                    <w:rPr>
                      <w:rFonts w:ascii="Calibri" w:hAnsi="Calibri" w:cs="Calibri"/>
                      <w:color w:val="000000"/>
                      <w:sz w:val="16"/>
                      <w:szCs w:val="16"/>
                      <w:lang w:val="en-US"/>
                    </w:rPr>
                  </w:pPr>
                  <w:r w:rsidRPr="00F02234">
                    <w:rPr>
                      <w:rFonts w:ascii="Calibri" w:hAnsi="Calibri" w:cs="Calibri"/>
                      <w:color w:val="000000"/>
                      <w:sz w:val="16"/>
                      <w:szCs w:val="16"/>
                      <w:lang w:val="en-US"/>
                    </w:rPr>
                    <w:t xml:space="preserve">WHERE DECU_FK_STDE_ID =1 </w:t>
                  </w:r>
                </w:p>
                <w:p w:rsidRPr="00E96D08" w:rsidR="00FB2807" w:rsidRDefault="00FB2807" w14:paraId="255B338F" w14:textId="77777777">
                  <w:pPr>
                    <w:rPr>
                      <w:rFonts w:ascii="Calibri" w:hAnsi="Calibri" w:cs="Calibri"/>
                      <w:color w:val="000000"/>
                      <w:sz w:val="16"/>
                      <w:szCs w:val="16"/>
                      <w:lang w:val="en-US"/>
                    </w:rPr>
                  </w:pPr>
                  <w:r w:rsidRPr="00E96D08">
                    <w:rPr>
                      <w:rFonts w:ascii="Calibri" w:hAnsi="Calibri" w:cs="Calibri"/>
                      <w:color w:val="000000"/>
                      <w:sz w:val="16"/>
                      <w:szCs w:val="16"/>
                      <w:lang w:val="en-US"/>
                    </w:rPr>
                    <w:t>AND DECU_ID= INPUT</w:t>
                  </w:r>
                </w:p>
              </w:tc>
            </w:tr>
            <w:tr w:rsidRPr="00E96D08" w:rsidR="00F048C7" w:rsidTr="2703DAEF" w14:paraId="04C36A2F"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E96D08" w:rsidR="00FB2807" w:rsidRDefault="00FB2807" w14:paraId="3E8E5C0E" w14:textId="77777777">
                  <w:pPr>
                    <w:rPr>
                      <w:rFonts w:ascii="Calibri" w:hAnsi="Calibri" w:cs="Calibri"/>
                      <w:color w:val="000000"/>
                      <w:sz w:val="16"/>
                      <w:szCs w:val="16"/>
                      <w:lang w:val="en-US"/>
                    </w:rPr>
                  </w:pPr>
                  <w:r w:rsidRPr="00E96D08">
                    <w:rPr>
                      <w:rFonts w:ascii="Calibri" w:hAnsi="Calibri" w:cs="Calibri"/>
                      <w:color w:val="000000"/>
                      <w:sz w:val="16"/>
                      <w:szCs w:val="16"/>
                      <w:lang w:val="en-US"/>
                    </w:rPr>
                    <w:t>requirement_id</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E96D08" w:rsidR="00FB2807" w:rsidRDefault="00FB2807" w14:paraId="766E691D" w14:textId="77777777">
                  <w:pPr>
                    <w:rPr>
                      <w:rFonts w:ascii="Calibri" w:hAnsi="Calibri" w:cs="Calibri"/>
                      <w:color w:val="000000"/>
                      <w:sz w:val="16"/>
                      <w:szCs w:val="16"/>
                      <w:lang w:val="en-US"/>
                    </w:rPr>
                  </w:pPr>
                  <w:r w:rsidRPr="00E96D08">
                    <w:rPr>
                      <w:rFonts w:ascii="Calibri" w:hAnsi="Calibri" w:cs="Calibri"/>
                      <w:color w:val="000000"/>
                      <w:sz w:val="16"/>
                      <w:szCs w:val="16"/>
                      <w:lang w:val="en-US"/>
                    </w:rPr>
                    <w:t>28</w:t>
                  </w:r>
                </w:p>
              </w:tc>
            </w:tr>
            <w:tr w:rsidRPr="00E96D08" w:rsidR="00F048C7" w:rsidTr="2703DAEF" w14:paraId="26C06727"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E96D08" w:rsidR="00FB2807" w:rsidRDefault="00FB2807" w14:paraId="57CD4F3C" w14:textId="77777777">
                  <w:pPr>
                    <w:rPr>
                      <w:rFonts w:ascii="Calibri" w:hAnsi="Calibri" w:cs="Calibri"/>
                      <w:color w:val="000000"/>
                      <w:sz w:val="16"/>
                      <w:szCs w:val="16"/>
                      <w:lang w:val="en-US"/>
                    </w:rPr>
                  </w:pPr>
                  <w:r w:rsidRPr="00E96D08">
                    <w:rPr>
                      <w:rFonts w:ascii="Calibri" w:hAnsi="Calibri" w:cs="Calibri"/>
                      <w:color w:val="000000"/>
                      <w:sz w:val="16"/>
                      <w:szCs w:val="16"/>
                      <w:lang w:val="en-US"/>
                    </w:rPr>
                    <w:t>state_id</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E96D08" w:rsidR="00FB2807" w:rsidRDefault="00FB2807" w14:paraId="7A65998B" w14:textId="77777777">
                  <w:pPr>
                    <w:rPr>
                      <w:rFonts w:ascii="Calibri" w:hAnsi="Calibri" w:cs="Calibri"/>
                      <w:color w:val="000000"/>
                      <w:sz w:val="16"/>
                      <w:szCs w:val="16"/>
                      <w:lang w:val="en-US"/>
                    </w:rPr>
                  </w:pPr>
                  <w:r w:rsidRPr="00E96D08">
                    <w:rPr>
                      <w:rFonts w:ascii="Calibri" w:hAnsi="Calibri" w:cs="Calibri"/>
                      <w:color w:val="000000"/>
                      <w:sz w:val="16"/>
                      <w:szCs w:val="16"/>
                      <w:lang w:val="en-US"/>
                    </w:rPr>
                    <w:t xml:space="preserve">4=DRAFT </w:t>
                  </w:r>
                </w:p>
              </w:tc>
            </w:tr>
            <w:tr w:rsidRPr="00E96D08" w:rsidR="00F048C7" w:rsidTr="2703DAEF" w14:paraId="6B2FE717"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E96D08" w:rsidR="00FB2807" w:rsidRDefault="00FB2807" w14:paraId="3E420E2C" w14:textId="77777777">
                  <w:pPr>
                    <w:rPr>
                      <w:rFonts w:ascii="Calibri" w:hAnsi="Calibri" w:cs="Calibri"/>
                      <w:color w:val="000000"/>
                      <w:sz w:val="16"/>
                      <w:szCs w:val="16"/>
                      <w:lang w:val="en-US"/>
                    </w:rPr>
                  </w:pPr>
                  <w:r w:rsidRPr="00E96D08">
                    <w:rPr>
                      <w:rFonts w:ascii="Calibri" w:hAnsi="Calibri" w:cs="Calibri"/>
                      <w:color w:val="000000"/>
                      <w:sz w:val="16"/>
                      <w:szCs w:val="16"/>
                      <w:lang w:val="en-US"/>
                    </w:rPr>
                    <w:t>blocked</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E96D08" w:rsidR="00FB2807" w:rsidRDefault="00FB2807" w14:paraId="07268102" w14:textId="77777777">
                  <w:pPr>
                    <w:rPr>
                      <w:rFonts w:ascii="Calibri" w:hAnsi="Calibri" w:cs="Calibri"/>
                      <w:color w:val="000000"/>
                      <w:sz w:val="16"/>
                      <w:szCs w:val="16"/>
                      <w:lang w:val="en-US"/>
                    </w:rPr>
                  </w:pPr>
                  <w:r w:rsidRPr="00E96D08">
                    <w:rPr>
                      <w:rFonts w:ascii="Calibri" w:hAnsi="Calibri" w:cs="Calibri"/>
                      <w:color w:val="000000"/>
                      <w:sz w:val="16"/>
                      <w:szCs w:val="16"/>
                      <w:lang w:val="en-US"/>
                    </w:rPr>
                    <w:t>1</w:t>
                  </w:r>
                </w:p>
              </w:tc>
            </w:tr>
            <w:tr w:rsidRPr="00E96D08" w:rsidR="00F048C7" w:rsidTr="2703DAEF" w14:paraId="4828481F"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E96D08" w:rsidR="00FB2807" w:rsidRDefault="00FB2807" w14:paraId="27C1547E" w14:textId="77777777">
                  <w:pPr>
                    <w:rPr>
                      <w:rFonts w:ascii="Calibri" w:hAnsi="Calibri" w:cs="Calibri"/>
                      <w:color w:val="000000"/>
                      <w:sz w:val="16"/>
                      <w:szCs w:val="16"/>
                      <w:lang w:val="en-US"/>
                    </w:rPr>
                  </w:pPr>
                  <w:r w:rsidRPr="00E96D08">
                    <w:rPr>
                      <w:rFonts w:ascii="Calibri" w:hAnsi="Calibri" w:cs="Calibri"/>
                      <w:color w:val="000000"/>
                      <w:sz w:val="16"/>
                      <w:szCs w:val="16"/>
                      <w:lang w:val="en-US"/>
                    </w:rPr>
                    <w:t>proposed</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E96D08" w:rsidR="00FB2807" w:rsidRDefault="00FB2807" w14:paraId="3ED3386B" w14:textId="77777777">
                  <w:pPr>
                    <w:rPr>
                      <w:rFonts w:ascii="Calibri" w:hAnsi="Calibri" w:cs="Calibri"/>
                      <w:color w:val="000000"/>
                      <w:sz w:val="16"/>
                      <w:szCs w:val="16"/>
                      <w:lang w:val="en-US"/>
                    </w:rPr>
                  </w:pPr>
                  <w:r w:rsidRPr="00E96D08">
                    <w:rPr>
                      <w:rFonts w:ascii="Calibri" w:hAnsi="Calibri" w:cs="Calibri"/>
                      <w:color w:val="000000"/>
                      <w:sz w:val="16"/>
                      <w:szCs w:val="16"/>
                      <w:lang w:val="en-US"/>
                    </w:rPr>
                    <w:t>0</w:t>
                  </w:r>
                </w:p>
              </w:tc>
            </w:tr>
            <w:tr w:rsidRPr="00E96D08" w:rsidR="00F048C7" w:rsidTr="2703DAEF" w14:paraId="6732A573"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E96D08" w:rsidR="00FB2807" w:rsidRDefault="00FB2807" w14:paraId="4C63B2A4" w14:textId="77777777">
                  <w:pPr>
                    <w:rPr>
                      <w:rFonts w:ascii="Calibri" w:hAnsi="Calibri" w:cs="Calibri"/>
                      <w:color w:val="000000"/>
                      <w:sz w:val="16"/>
                      <w:szCs w:val="16"/>
                      <w:lang w:val="en-US"/>
                    </w:rPr>
                  </w:pPr>
                  <w:r w:rsidRPr="00E96D08">
                    <w:rPr>
                      <w:rFonts w:ascii="Calibri" w:hAnsi="Calibri" w:cs="Calibri"/>
                      <w:color w:val="000000"/>
                      <w:sz w:val="16"/>
                      <w:szCs w:val="16"/>
                      <w:lang w:val="en-US"/>
                    </w:rPr>
                    <w:t>created_by</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2F7921" w:rsidR="00FB2807" w:rsidRDefault="00FB2807" w14:paraId="27C90E34" w14:textId="77777777">
                  <w:pPr>
                    <w:rPr>
                      <w:rFonts w:ascii="Calibri" w:hAnsi="Calibri" w:cs="Calibri"/>
                      <w:color w:val="000000"/>
                      <w:sz w:val="16"/>
                      <w:szCs w:val="16"/>
                    </w:rPr>
                  </w:pPr>
                  <w:r>
                    <w:rPr>
                      <w:rFonts w:ascii="Aptos Narrow" w:hAnsi="Aptos Narrow"/>
                      <w:color w:val="000000"/>
                      <w:sz w:val="16"/>
                      <w:szCs w:val="16"/>
                    </w:rPr>
                    <w:t>cf utente INL che ha creato la decurtazione</w:t>
                  </w:r>
                </w:p>
              </w:tc>
            </w:tr>
            <w:tr w:rsidRPr="00E96D08" w:rsidR="00F048C7" w:rsidTr="2703DAEF" w14:paraId="7F84FFAA"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E96D08" w:rsidR="00FB2807" w:rsidRDefault="00FB2807" w14:paraId="1D020E56" w14:textId="77777777">
                  <w:pPr>
                    <w:rPr>
                      <w:rFonts w:ascii="Calibri" w:hAnsi="Calibri" w:cs="Calibri"/>
                      <w:color w:val="000000"/>
                      <w:sz w:val="16"/>
                      <w:szCs w:val="16"/>
                      <w:lang w:val="en-US"/>
                    </w:rPr>
                  </w:pPr>
                  <w:r w:rsidRPr="00E96D08">
                    <w:rPr>
                      <w:rFonts w:ascii="Calibri" w:hAnsi="Calibri" w:cs="Calibri"/>
                      <w:color w:val="000000"/>
                      <w:sz w:val="16"/>
                      <w:szCs w:val="16"/>
                      <w:lang w:val="en-US"/>
                    </w:rPr>
                    <w:t>created_date</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E96D08" w:rsidR="00FB2807" w:rsidRDefault="00FB2807" w14:paraId="72ECBFBF" w14:textId="77777777">
                  <w:pPr>
                    <w:rPr>
                      <w:rFonts w:ascii="Calibri" w:hAnsi="Calibri" w:cs="Calibri"/>
                      <w:color w:val="000000"/>
                      <w:sz w:val="16"/>
                      <w:szCs w:val="16"/>
                      <w:lang w:val="en-US"/>
                    </w:rPr>
                  </w:pPr>
                  <w:r w:rsidRPr="00E96D08">
                    <w:rPr>
                      <w:rFonts w:ascii="Calibri" w:hAnsi="Calibri" w:cs="Calibri"/>
                      <w:color w:val="000000"/>
                      <w:sz w:val="16"/>
                      <w:szCs w:val="16"/>
                      <w:lang w:val="en-US"/>
                    </w:rPr>
                    <w:t>sysdatetime</w:t>
                  </w:r>
                </w:p>
              </w:tc>
            </w:tr>
            <w:tr w:rsidRPr="00E96D08" w:rsidR="00F048C7" w:rsidTr="2703DAEF" w14:paraId="73A3E882"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E96D08" w:rsidR="00FB2807" w:rsidRDefault="00FB2807" w14:paraId="2C511193" w14:textId="77777777">
                  <w:pPr>
                    <w:rPr>
                      <w:rFonts w:ascii="Calibri" w:hAnsi="Calibri" w:cs="Calibri"/>
                      <w:color w:val="000000"/>
                      <w:sz w:val="16"/>
                      <w:szCs w:val="16"/>
                      <w:lang w:val="en-US"/>
                    </w:rPr>
                  </w:pPr>
                  <w:r w:rsidRPr="00E96D08">
                    <w:rPr>
                      <w:rFonts w:ascii="Calibri" w:hAnsi="Calibri" w:cs="Calibri"/>
                      <w:color w:val="000000"/>
                      <w:sz w:val="16"/>
                      <w:szCs w:val="16"/>
                      <w:lang w:val="en-US"/>
                    </w:rPr>
                    <w:t>last_modified_by</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2F7921" w:rsidR="00FB2807" w:rsidRDefault="00FB2807" w14:paraId="3D1BEEC6" w14:textId="77777777">
                  <w:pPr>
                    <w:rPr>
                      <w:rFonts w:ascii="Calibri" w:hAnsi="Calibri" w:cs="Calibri"/>
                      <w:color w:val="000000"/>
                      <w:sz w:val="16"/>
                      <w:szCs w:val="16"/>
                    </w:rPr>
                  </w:pPr>
                  <w:r>
                    <w:rPr>
                      <w:rFonts w:ascii="Aptos Narrow" w:hAnsi="Aptos Narrow"/>
                      <w:color w:val="000000"/>
                      <w:sz w:val="16"/>
                      <w:szCs w:val="16"/>
                    </w:rPr>
                    <w:t>cf utente INL che ha creato la decurtazione</w:t>
                  </w:r>
                </w:p>
              </w:tc>
            </w:tr>
            <w:tr w:rsidRPr="00954940" w:rsidR="00F048C7" w:rsidTr="2703DAEF" w14:paraId="24D86A49"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B675A2" w:rsidR="00FB2807" w:rsidP="2703DAEF" w:rsidRDefault="09BAA108" w14:paraId="721BC779" w14:textId="77777777">
                  <w:pPr>
                    <w:rPr>
                      <w:rFonts w:ascii="Calibri" w:hAnsi="Calibri" w:cs="Calibri"/>
                      <w:color w:val="000000"/>
                      <w:sz w:val="16"/>
                      <w:szCs w:val="16"/>
                    </w:rPr>
                  </w:pPr>
                  <w:r w:rsidRPr="00B675A2">
                    <w:rPr>
                      <w:rFonts w:ascii="Calibri" w:hAnsi="Calibri" w:cs="Calibri"/>
                      <w:color w:val="000000" w:themeColor="text1"/>
                      <w:sz w:val="16"/>
                      <w:szCs w:val="16"/>
                    </w:rPr>
                    <w:t>last_modified_date</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B675A2" w:rsidR="00FB2807" w:rsidP="2703DAEF" w:rsidRDefault="09BAA108" w14:paraId="2EC05DBA" w14:textId="77777777">
                  <w:pPr>
                    <w:rPr>
                      <w:rFonts w:ascii="Calibri" w:hAnsi="Calibri" w:cs="Calibri"/>
                      <w:color w:val="000000"/>
                      <w:sz w:val="16"/>
                      <w:szCs w:val="16"/>
                    </w:rPr>
                  </w:pPr>
                  <w:r w:rsidRPr="00B675A2">
                    <w:rPr>
                      <w:rFonts w:ascii="Calibri" w:hAnsi="Calibri" w:cs="Calibri"/>
                      <w:color w:val="000000" w:themeColor="text1"/>
                      <w:sz w:val="16"/>
                      <w:szCs w:val="16"/>
                    </w:rPr>
                    <w:t>sysdatetime</w:t>
                  </w:r>
                </w:p>
              </w:tc>
            </w:tr>
            <w:tr w:rsidRPr="00954940" w:rsidR="00F048C7" w:rsidTr="2703DAEF" w14:paraId="76D7EE5B"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430EE1" w:rsidR="00FB2807" w:rsidRDefault="00FB2807" w14:paraId="1D723176" w14:textId="77777777">
                  <w:pPr>
                    <w:rPr>
                      <w:rFonts w:ascii="Calibri" w:hAnsi="Calibri" w:cs="Calibri"/>
                      <w:color w:val="000000"/>
                      <w:sz w:val="16"/>
                      <w:szCs w:val="16"/>
                    </w:rPr>
                  </w:pPr>
                  <w:r w:rsidRPr="00430EE1">
                    <w:rPr>
                      <w:rFonts w:ascii="Calibri" w:hAnsi="Calibri" w:cs="Calibri"/>
                      <w:color w:val="000000"/>
                      <w:sz w:val="16"/>
                      <w:szCs w:val="16"/>
                    </w:rPr>
                    <w:t>deleted</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430EE1" w:rsidR="00FB2807" w:rsidRDefault="00FB2807" w14:paraId="40E04586" w14:textId="77777777">
                  <w:pPr>
                    <w:rPr>
                      <w:rFonts w:ascii="Calibri" w:hAnsi="Calibri" w:cs="Calibri"/>
                      <w:color w:val="000000"/>
                      <w:sz w:val="16"/>
                      <w:szCs w:val="16"/>
                    </w:rPr>
                  </w:pPr>
                  <w:r w:rsidRPr="00430EE1">
                    <w:rPr>
                      <w:rFonts w:ascii="Calibri" w:hAnsi="Calibri" w:cs="Calibri"/>
                      <w:color w:val="000000"/>
                      <w:sz w:val="16"/>
                      <w:szCs w:val="16"/>
                    </w:rPr>
                    <w:t>0</w:t>
                  </w:r>
                </w:p>
              </w:tc>
            </w:tr>
            <w:tr w:rsidRPr="00A912B3" w:rsidR="00F048C7" w:rsidTr="2703DAEF" w14:paraId="4B6342A2"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A912B3" w:rsidR="00FB2807" w:rsidRDefault="00FB2807" w14:paraId="54E0209A" w14:textId="77777777">
                  <w:pPr>
                    <w:rPr>
                      <w:rFonts w:ascii="Calibri" w:hAnsi="Calibri" w:cs="Calibri"/>
                      <w:color w:val="000000"/>
                      <w:sz w:val="16"/>
                      <w:szCs w:val="16"/>
                    </w:rPr>
                  </w:pPr>
                  <w:r w:rsidRPr="00A912B3">
                    <w:rPr>
                      <w:rFonts w:ascii="Calibri" w:hAnsi="Calibri" w:cs="Calibri"/>
                      <w:color w:val="000000"/>
                      <w:sz w:val="16"/>
                      <w:szCs w:val="16"/>
                    </w:rPr>
                    <w:t>deleted_date</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A912B3" w:rsidR="00FB2807" w:rsidRDefault="00FB2807" w14:paraId="354FA46A" w14:textId="77777777">
                  <w:pPr>
                    <w:rPr>
                      <w:rFonts w:ascii="Calibri" w:hAnsi="Calibri" w:cs="Calibri"/>
                      <w:color w:val="000000"/>
                      <w:sz w:val="16"/>
                      <w:szCs w:val="16"/>
                    </w:rPr>
                  </w:pPr>
                  <w:r w:rsidRPr="00A912B3">
                    <w:rPr>
                      <w:rFonts w:ascii="Calibri" w:hAnsi="Calibri" w:cs="Calibri"/>
                      <w:color w:val="000000"/>
                      <w:sz w:val="16"/>
                      <w:szCs w:val="16"/>
                    </w:rPr>
                    <w:t> </w:t>
                  </w:r>
                </w:p>
              </w:tc>
            </w:tr>
            <w:tr w:rsidRPr="00A912B3" w:rsidR="00F048C7" w:rsidTr="2703DAEF" w14:paraId="6FB1003B" w14:textId="77777777">
              <w:trPr>
                <w:trHeight w:val="264"/>
              </w:trPr>
              <w:tc>
                <w:tcPr>
                  <w:tcW w:w="1480" w:type="dxa"/>
                  <w:tcBorders>
                    <w:top w:val="nil"/>
                    <w:left w:val="single" w:color="auto" w:sz="4" w:space="0"/>
                    <w:bottom w:val="single" w:color="auto" w:sz="4" w:space="0"/>
                    <w:right w:val="single" w:color="auto" w:sz="4" w:space="0"/>
                  </w:tcBorders>
                  <w:shd w:val="clear" w:color="auto" w:fill="FFFFFF" w:themeFill="background1"/>
                  <w:vAlign w:val="center"/>
                  <w:hideMark/>
                </w:tcPr>
                <w:p w:rsidRPr="00A912B3" w:rsidR="00FB2807" w:rsidRDefault="00FB2807" w14:paraId="3A002FAC" w14:textId="77777777">
                  <w:pPr>
                    <w:rPr>
                      <w:rFonts w:ascii="Calibri" w:hAnsi="Calibri" w:cs="Calibri"/>
                      <w:color w:val="000000"/>
                      <w:sz w:val="16"/>
                      <w:szCs w:val="16"/>
                    </w:rPr>
                  </w:pPr>
                  <w:r w:rsidRPr="00A912B3">
                    <w:rPr>
                      <w:rFonts w:ascii="Calibri" w:hAnsi="Calibri" w:cs="Calibri"/>
                      <w:color w:val="000000" w:themeColor="text1"/>
                      <w:sz w:val="16"/>
                      <w:szCs w:val="16"/>
                    </w:rPr>
                    <w:t>deleted_by</w:t>
                  </w:r>
                </w:p>
              </w:tc>
              <w:tc>
                <w:tcPr>
                  <w:tcW w:w="4646" w:type="dxa"/>
                  <w:tcBorders>
                    <w:top w:val="nil"/>
                    <w:left w:val="nil"/>
                    <w:bottom w:val="single" w:color="auto" w:sz="4" w:space="0"/>
                    <w:right w:val="single" w:color="auto" w:sz="4" w:space="0"/>
                  </w:tcBorders>
                  <w:shd w:val="clear" w:color="auto" w:fill="FFFFFF" w:themeFill="background1"/>
                  <w:vAlign w:val="center"/>
                  <w:hideMark/>
                </w:tcPr>
                <w:p w:rsidRPr="00A912B3" w:rsidR="00FB2807" w:rsidRDefault="00FB2807" w14:paraId="3431A5C3" w14:textId="77777777">
                  <w:pPr>
                    <w:rPr>
                      <w:rFonts w:ascii="Calibri" w:hAnsi="Calibri" w:cs="Calibri"/>
                      <w:color w:val="000000"/>
                      <w:sz w:val="16"/>
                      <w:szCs w:val="16"/>
                    </w:rPr>
                  </w:pPr>
                  <w:r w:rsidRPr="00A912B3">
                    <w:rPr>
                      <w:rFonts w:ascii="Calibri" w:hAnsi="Calibri" w:cs="Calibri"/>
                      <w:color w:val="000000"/>
                      <w:sz w:val="16"/>
                      <w:szCs w:val="16"/>
                    </w:rPr>
                    <w:t> </w:t>
                  </w:r>
                </w:p>
              </w:tc>
            </w:tr>
          </w:tbl>
          <w:p w:rsidRPr="00A912B3" w:rsidR="00FB2807" w:rsidRDefault="00FB2807" w14:paraId="6835D4BE" w14:textId="77777777">
            <w:pPr>
              <w:rPr>
                <w:rFonts w:ascii="Calibri" w:hAnsi="Calibri" w:eastAsia="Calibri" w:cs="Calibri"/>
                <w:sz w:val="20"/>
                <w:szCs w:val="20"/>
              </w:rPr>
            </w:pPr>
          </w:p>
          <w:p w:rsidRPr="004639E5" w:rsidR="00FB2807" w:rsidRDefault="00FB2807" w14:paraId="742F7EA6" w14:textId="77777777">
            <w:pPr>
              <w:rPr>
                <w:rFonts w:ascii="Calibri" w:hAnsi="Calibri" w:eastAsia="Calibri" w:cs="Calibri"/>
                <w:sz w:val="20"/>
                <w:szCs w:val="20"/>
              </w:rPr>
            </w:pPr>
            <w:r w:rsidRPr="009F6F6C">
              <w:rPr>
                <w:rFonts w:ascii="Calibri" w:hAnsi="Calibri" w:eastAsia="Calibri" w:cs="Calibri"/>
                <w:sz w:val="20"/>
                <w:szCs w:val="20"/>
              </w:rPr>
              <w:t xml:space="preserve">Deve essere inserito un record </w:t>
            </w:r>
            <w:r>
              <w:rPr>
                <w:rFonts w:ascii="Calibri" w:hAnsi="Calibri" w:eastAsia="Calibri" w:cs="Calibri"/>
                <w:sz w:val="20"/>
                <w:szCs w:val="20"/>
              </w:rPr>
              <w:t>se non è già presente per la stessa decurtazione</w:t>
            </w:r>
            <w:r w:rsidRPr="009F6F6C">
              <w:rPr>
                <w:rFonts w:ascii="Calibri" w:hAnsi="Calibri" w:eastAsia="Calibri" w:cs="Calibri"/>
                <w:sz w:val="20"/>
                <w:szCs w:val="20"/>
              </w:rPr>
              <w:t xml:space="preserve"> per ogni valore de</w:t>
            </w:r>
            <w:r>
              <w:rPr>
                <w:rFonts w:ascii="Calibri" w:hAnsi="Calibri" w:eastAsia="Calibri" w:cs="Calibri"/>
                <w:sz w:val="20"/>
                <w:szCs w:val="20"/>
              </w:rPr>
              <w:t xml:space="preserve">gli </w:t>
            </w:r>
            <w:r w:rsidRPr="009F6F6C">
              <w:rPr>
                <w:rFonts w:ascii="Calibri" w:hAnsi="Calibri" w:eastAsia="Calibri" w:cs="Calibri"/>
                <w:sz w:val="20"/>
                <w:szCs w:val="20"/>
              </w:rPr>
              <w:t>attribut</w:t>
            </w:r>
            <w:r>
              <w:rPr>
                <w:rFonts w:ascii="Calibri" w:hAnsi="Calibri" w:eastAsia="Calibri" w:cs="Calibri"/>
                <w:sz w:val="20"/>
                <w:szCs w:val="20"/>
              </w:rPr>
              <w:t>i (3 record per ogni decurtazione) della decurtazione imp</w:t>
            </w:r>
            <w:r w:rsidRPr="009F6F6C">
              <w:rPr>
                <w:rFonts w:ascii="Calibri" w:hAnsi="Calibri" w:eastAsia="Calibri" w:cs="Calibri"/>
                <w:sz w:val="20"/>
                <w:szCs w:val="20"/>
              </w:rPr>
              <w:t>ostando le seguenti informazioni:</w:t>
            </w:r>
          </w:p>
          <w:tbl>
            <w:tblPr>
              <w:tblW w:w="4268" w:type="dxa"/>
              <w:tblCellMar>
                <w:left w:w="70" w:type="dxa"/>
                <w:right w:w="70" w:type="dxa"/>
              </w:tblCellMar>
              <w:tblLook w:val="04A0" w:firstRow="1" w:lastRow="0" w:firstColumn="1" w:lastColumn="0" w:noHBand="0" w:noVBand="1"/>
            </w:tblPr>
            <w:tblGrid>
              <w:gridCol w:w="1481"/>
              <w:gridCol w:w="3007"/>
            </w:tblGrid>
            <w:tr w:rsidR="00F048C7" w14:paraId="5E118D69" w14:textId="77777777">
              <w:trPr>
                <w:trHeight w:val="264"/>
              </w:trPr>
              <w:tc>
                <w:tcPr>
                  <w:tcW w:w="4268" w:type="dxa"/>
                  <w:gridSpan w:val="2"/>
                  <w:tcBorders>
                    <w:top w:val="single" w:color="auto" w:sz="8" w:space="0"/>
                    <w:left w:val="single" w:color="auto" w:sz="8" w:space="0"/>
                    <w:bottom w:val="single" w:color="auto" w:sz="4" w:space="0"/>
                    <w:right w:val="single" w:color="000000" w:sz="8" w:space="0"/>
                  </w:tcBorders>
                  <w:noWrap/>
                  <w:vAlign w:val="bottom"/>
                  <w:hideMark/>
                </w:tcPr>
                <w:p w:rsidR="00FB2807" w:rsidRDefault="00FB2807" w14:paraId="5D1A8949" w14:textId="77777777">
                  <w:pPr>
                    <w:jc w:val="center"/>
                    <w:rPr>
                      <w:rFonts w:ascii="Calibri" w:hAnsi="Calibri" w:cs="Calibri"/>
                      <w:color w:val="000000"/>
                      <w:sz w:val="16"/>
                      <w:szCs w:val="16"/>
                    </w:rPr>
                  </w:pPr>
                  <w:r>
                    <w:rPr>
                      <w:rFonts w:ascii="Calibri" w:hAnsi="Calibri" w:cs="Calibri"/>
                      <w:color w:val="000000"/>
                      <w:sz w:val="16"/>
                      <w:szCs w:val="16"/>
                    </w:rPr>
                    <w:t>additional_requirement_operation_data</w:t>
                  </w:r>
                </w:p>
              </w:tc>
            </w:tr>
            <w:tr w:rsidR="00F048C7" w14:paraId="0798C321" w14:textId="77777777">
              <w:trPr>
                <w:trHeight w:val="264"/>
              </w:trPr>
              <w:tc>
                <w:tcPr>
                  <w:tcW w:w="1371" w:type="dxa"/>
                  <w:tcBorders>
                    <w:top w:val="nil"/>
                    <w:left w:val="single" w:color="auto" w:sz="8" w:space="0"/>
                    <w:bottom w:val="single" w:color="auto" w:sz="8" w:space="0"/>
                    <w:right w:val="single" w:color="auto" w:sz="4" w:space="0"/>
                  </w:tcBorders>
                  <w:noWrap/>
                  <w:vAlign w:val="bottom"/>
                  <w:hideMark/>
                </w:tcPr>
                <w:p w:rsidR="00FB2807" w:rsidRDefault="00FB2807" w14:paraId="626AD174" w14:textId="77777777">
                  <w:pPr>
                    <w:jc w:val="center"/>
                    <w:rPr>
                      <w:rFonts w:ascii="Calibri" w:hAnsi="Calibri" w:cs="Calibri"/>
                      <w:color w:val="000000"/>
                      <w:sz w:val="16"/>
                      <w:szCs w:val="16"/>
                    </w:rPr>
                  </w:pPr>
                  <w:r>
                    <w:rPr>
                      <w:rFonts w:ascii="Calibri" w:hAnsi="Calibri" w:cs="Calibri"/>
                      <w:color w:val="000000"/>
                      <w:sz w:val="16"/>
                      <w:szCs w:val="16"/>
                    </w:rPr>
                    <w:t>Campo</w:t>
                  </w:r>
                </w:p>
              </w:tc>
              <w:tc>
                <w:tcPr>
                  <w:tcW w:w="2897" w:type="dxa"/>
                  <w:tcBorders>
                    <w:top w:val="nil"/>
                    <w:left w:val="nil"/>
                    <w:bottom w:val="single" w:color="auto" w:sz="8" w:space="0"/>
                    <w:right w:val="single" w:color="auto" w:sz="8" w:space="0"/>
                  </w:tcBorders>
                  <w:noWrap/>
                  <w:vAlign w:val="bottom"/>
                  <w:hideMark/>
                </w:tcPr>
                <w:p w:rsidR="00FB2807" w:rsidRDefault="00FB2807" w14:paraId="36F246F4" w14:textId="77777777">
                  <w:pPr>
                    <w:jc w:val="center"/>
                    <w:rPr>
                      <w:rFonts w:ascii="Calibri" w:hAnsi="Calibri" w:cs="Calibri"/>
                      <w:color w:val="000000"/>
                      <w:sz w:val="16"/>
                      <w:szCs w:val="16"/>
                    </w:rPr>
                  </w:pPr>
                  <w:r>
                    <w:rPr>
                      <w:rFonts w:ascii="Calibri" w:hAnsi="Calibri" w:cs="Calibri"/>
                      <w:color w:val="000000"/>
                      <w:sz w:val="16"/>
                      <w:szCs w:val="16"/>
                    </w:rPr>
                    <w:t>Decurtazione</w:t>
                  </w:r>
                </w:p>
              </w:tc>
            </w:tr>
            <w:tr w:rsidR="00F048C7" w14:paraId="6AB54436"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A827D38" w14:textId="77777777">
                  <w:pPr>
                    <w:rPr>
                      <w:rFonts w:ascii="Calibri" w:hAnsi="Calibri" w:cs="Calibri"/>
                      <w:color w:val="000000"/>
                      <w:sz w:val="16"/>
                      <w:szCs w:val="16"/>
                    </w:rPr>
                  </w:pPr>
                  <w:r>
                    <w:rPr>
                      <w:rFonts w:ascii="Calibri" w:hAnsi="Calibri" w:cs="Calibri"/>
                      <w:color w:val="000000"/>
                      <w:sz w:val="16"/>
                      <w:szCs w:val="16"/>
                    </w:rPr>
                    <w:t>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4B0A719C" w14:textId="77777777">
                  <w:pPr>
                    <w:rPr>
                      <w:rFonts w:ascii="Calibri" w:hAnsi="Calibri" w:cs="Calibri"/>
                      <w:color w:val="000000"/>
                      <w:sz w:val="16"/>
                      <w:szCs w:val="16"/>
                    </w:rPr>
                  </w:pPr>
                  <w:r>
                    <w:rPr>
                      <w:rFonts w:ascii="Calibri" w:hAnsi="Calibri" w:cs="Calibri"/>
                      <w:color w:val="000000"/>
                      <w:sz w:val="16"/>
                      <w:szCs w:val="16"/>
                    </w:rPr>
                    <w:t>generato</w:t>
                  </w:r>
                </w:p>
              </w:tc>
            </w:tr>
            <w:tr w:rsidRPr="00CF4664" w:rsidR="00F048C7" w14:paraId="0F71303E"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Pr="00A463BE" w:rsidR="00FB2807" w:rsidRDefault="00FB2807" w14:paraId="4706C3F4"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2897" w:type="dxa"/>
                  <w:tcBorders>
                    <w:top w:val="nil"/>
                    <w:left w:val="nil"/>
                    <w:bottom w:val="single" w:color="auto" w:sz="4" w:space="0"/>
                    <w:right w:val="single" w:color="auto" w:sz="8" w:space="0"/>
                  </w:tcBorders>
                  <w:shd w:val="clear" w:color="000000" w:fill="FFFFFF"/>
                  <w:vAlign w:val="center"/>
                  <w:hideMark/>
                </w:tcPr>
                <w:p w:rsidRPr="00A463BE" w:rsidR="00FB2807" w:rsidRDefault="00FB2807" w14:paraId="6998368A" w14:textId="77777777">
                  <w:pPr>
                    <w:rPr>
                      <w:rFonts w:ascii="Calibri" w:hAnsi="Calibri" w:cs="Calibri"/>
                      <w:color w:val="000000"/>
                      <w:sz w:val="16"/>
                      <w:szCs w:val="16"/>
                      <w:lang w:val="en-US"/>
                    </w:rPr>
                  </w:pPr>
                  <w:r w:rsidRPr="00A463BE">
                    <w:rPr>
                      <w:rFonts w:ascii="Calibri" w:hAnsi="Calibri" w:cs="Calibri"/>
                      <w:color w:val="000000"/>
                      <w:sz w:val="16"/>
                      <w:szCs w:val="16"/>
                      <w:lang w:val="en-US"/>
                    </w:rPr>
                    <w:t>license_instance_requirement_additional.id</w:t>
                  </w:r>
                </w:p>
              </w:tc>
            </w:tr>
            <w:tr w:rsidR="00F048C7" w14:paraId="451F6D3E" w14:textId="77777777">
              <w:trPr>
                <w:trHeight w:val="576"/>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454616A" w14:textId="77777777">
                  <w:pPr>
                    <w:rPr>
                      <w:rFonts w:ascii="Calibri" w:hAnsi="Calibri" w:cs="Calibri"/>
                      <w:color w:val="000000"/>
                      <w:sz w:val="16"/>
                      <w:szCs w:val="16"/>
                    </w:rPr>
                  </w:pPr>
                  <w:r>
                    <w:rPr>
                      <w:rFonts w:ascii="Calibri" w:hAnsi="Calibri" w:cs="Calibri"/>
                      <w:color w:val="000000"/>
                      <w:sz w:val="16"/>
                      <w:szCs w:val="16"/>
                    </w:rPr>
                    <w:t>operation_id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3429DD66" w14:textId="77777777">
                  <w:pPr>
                    <w:rPr>
                      <w:rFonts w:ascii="Calibri" w:hAnsi="Calibri" w:cs="Calibri"/>
                      <w:color w:val="000000"/>
                      <w:sz w:val="16"/>
                      <w:szCs w:val="16"/>
                    </w:rPr>
                  </w:pPr>
                  <w:r>
                    <w:rPr>
                      <w:rFonts w:ascii="Calibri" w:hAnsi="Calibri" w:cs="Calibri"/>
                      <w:color w:val="000000"/>
                      <w:sz w:val="16"/>
                      <w:szCs w:val="16"/>
                    </w:rPr>
                    <w:t>1 = Creato</w:t>
                  </w:r>
                </w:p>
              </w:tc>
            </w:tr>
            <w:tr w:rsidR="00F048C7" w14:paraId="2131E2BA"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61AEBF89" w14:textId="77777777">
                  <w:pPr>
                    <w:rPr>
                      <w:rFonts w:ascii="Calibri" w:hAnsi="Calibri" w:cs="Calibri"/>
                      <w:color w:val="000000"/>
                      <w:sz w:val="16"/>
                      <w:szCs w:val="16"/>
                    </w:rPr>
                  </w:pPr>
                  <w:r>
                    <w:rPr>
                      <w:rFonts w:ascii="Calibri" w:hAnsi="Calibri" w:cs="Calibri"/>
                      <w:color w:val="000000"/>
                      <w:sz w:val="16"/>
                      <w:szCs w:val="16"/>
                    </w:rPr>
                    <w:t>requirement_attr_id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07F6C6B6" w14:textId="77777777">
                  <w:pPr>
                    <w:rPr>
                      <w:rFonts w:ascii="Calibri" w:hAnsi="Calibri" w:cs="Calibri"/>
                      <w:color w:val="000000"/>
                      <w:sz w:val="16"/>
                      <w:szCs w:val="16"/>
                    </w:rPr>
                  </w:pPr>
                  <w:r>
                    <w:rPr>
                      <w:rFonts w:ascii="Calibri" w:hAnsi="Calibri" w:cs="Calibri"/>
                      <w:color w:val="000000"/>
                      <w:sz w:val="16"/>
                      <w:szCs w:val="16"/>
                    </w:rPr>
                    <w:t>35</w:t>
                  </w:r>
                </w:p>
              </w:tc>
            </w:tr>
            <w:tr w:rsidR="00F048C7" w14:paraId="24FD2464"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11D3AC4D" w14:textId="77777777">
                  <w:pPr>
                    <w:rPr>
                      <w:rFonts w:ascii="Calibri" w:hAnsi="Calibri" w:cs="Calibri"/>
                      <w:color w:val="000000"/>
                      <w:sz w:val="16"/>
                      <w:szCs w:val="16"/>
                    </w:rPr>
                  </w:pPr>
                  <w:r>
                    <w:rPr>
                      <w:rFonts w:ascii="Calibri" w:hAnsi="Calibri" w:cs="Calibri"/>
                      <w:color w:val="000000"/>
                      <w:sz w:val="16"/>
                      <w:szCs w:val="16"/>
                    </w:rPr>
                    <w:t>field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0085B854" w14:textId="77777777">
                  <w:pPr>
                    <w:rPr>
                      <w:rFonts w:ascii="Calibri" w:hAnsi="Calibri" w:cs="Calibri"/>
                      <w:color w:val="000000"/>
                      <w:sz w:val="16"/>
                      <w:szCs w:val="16"/>
                    </w:rPr>
                  </w:pPr>
                  <w:r>
                    <w:rPr>
                      <w:rFonts w:ascii="Calibri" w:hAnsi="Calibri" w:cs="Calibri"/>
                      <w:color w:val="000000"/>
                      <w:sz w:val="16"/>
                      <w:szCs w:val="16"/>
                    </w:rPr>
                    <w:t>‘startDate'</w:t>
                  </w:r>
                </w:p>
              </w:tc>
            </w:tr>
            <w:tr w:rsidR="00F048C7" w14:paraId="294A9833"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1E69DACF" w14:textId="77777777">
                  <w:pPr>
                    <w:rPr>
                      <w:rFonts w:ascii="Calibri" w:hAnsi="Calibri" w:cs="Calibri"/>
                      <w:color w:val="000000"/>
                      <w:sz w:val="16"/>
                      <w:szCs w:val="16"/>
                    </w:rPr>
                  </w:pPr>
                  <w:r>
                    <w:rPr>
                      <w:rFonts w:ascii="Calibri" w:hAnsi="Calibri" w:cs="Calibri"/>
                      <w:color w:val="000000"/>
                      <w:sz w:val="16"/>
                      <w:szCs w:val="16"/>
                    </w:rPr>
                    <w:t>value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5DFC0B4E" w14:textId="1FFEC182">
                  <w:pPr>
                    <w:rPr>
                      <w:rFonts w:ascii="Calibri" w:hAnsi="Calibri" w:cs="Calibri"/>
                      <w:color w:val="000000"/>
                      <w:sz w:val="16"/>
                      <w:szCs w:val="16"/>
                    </w:rPr>
                  </w:pPr>
                  <w:r>
                    <w:rPr>
                      <w:rFonts w:ascii="Calibri" w:hAnsi="Calibri" w:cs="Calibri"/>
                      <w:color w:val="000000"/>
                      <w:sz w:val="16"/>
                      <w:szCs w:val="16"/>
                    </w:rPr>
                    <w:t>DECU_CONFIRMATION_DATE</w:t>
                  </w:r>
                  <w:r w:rsidR="0036233F">
                    <w:rPr>
                      <w:rFonts w:ascii="Calibri" w:hAnsi="Calibri" w:cs="Calibri"/>
                      <w:color w:val="000000"/>
                      <w:sz w:val="16"/>
                      <w:szCs w:val="16"/>
                    </w:rPr>
                    <w:t xml:space="preserve"> </w:t>
                  </w:r>
                  <w:r w:rsidRPr="00B4029B" w:rsidR="0036233F">
                    <w:rPr>
                      <w:rFonts w:ascii="Calibri" w:hAnsi="Calibri" w:cs="Calibri"/>
                      <w:sz w:val="16"/>
                      <w:szCs w:val="16"/>
                    </w:rPr>
                    <w:t>nel formato yyyyMMdd</w:t>
                  </w:r>
                </w:p>
              </w:tc>
            </w:tr>
            <w:tr w:rsidR="00F048C7" w14:paraId="2A05AD31"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2DBDAB0E" w14:textId="77777777">
                  <w:pPr>
                    <w:rPr>
                      <w:rFonts w:ascii="Calibri" w:hAnsi="Calibri" w:cs="Calibri"/>
                      <w:color w:val="000000"/>
                      <w:sz w:val="16"/>
                      <w:szCs w:val="16"/>
                    </w:rPr>
                  </w:pPr>
                  <w:r>
                    <w:rPr>
                      <w:rFonts w:ascii="Calibri" w:hAnsi="Calibri" w:cs="Calibri"/>
                      <w:color w:val="000000"/>
                      <w:sz w:val="16"/>
                      <w:szCs w:val="16"/>
                    </w:rPr>
                    <w:t>created_by</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6057F959" w14:textId="77777777">
                  <w:pPr>
                    <w:rPr>
                      <w:rFonts w:ascii="Calibri" w:hAnsi="Calibri" w:cs="Calibri"/>
                      <w:color w:val="000000"/>
                      <w:sz w:val="16"/>
                      <w:szCs w:val="16"/>
                    </w:rPr>
                  </w:pPr>
                  <w:r>
                    <w:rPr>
                      <w:rFonts w:ascii="Aptos Narrow" w:hAnsi="Aptos Narrow"/>
                      <w:color w:val="000000"/>
                      <w:sz w:val="16"/>
                      <w:szCs w:val="16"/>
                    </w:rPr>
                    <w:t>cf utente INL che ha creato la decurtazione</w:t>
                  </w:r>
                </w:p>
              </w:tc>
            </w:tr>
            <w:tr w:rsidR="00F048C7" w14:paraId="257D5B28"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36D1ECD2" w14:textId="77777777">
                  <w:pPr>
                    <w:rPr>
                      <w:rFonts w:ascii="Calibri" w:hAnsi="Calibri" w:cs="Calibri"/>
                      <w:color w:val="000000"/>
                      <w:sz w:val="16"/>
                      <w:szCs w:val="16"/>
                    </w:rPr>
                  </w:pPr>
                  <w:r>
                    <w:rPr>
                      <w:rFonts w:ascii="Calibri" w:hAnsi="Calibri" w:cs="Calibri"/>
                      <w:color w:val="000000"/>
                      <w:sz w:val="16"/>
                      <w:szCs w:val="16"/>
                    </w:rPr>
                    <w:t>created_date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2E76FAB9"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14:paraId="2E1C3A12"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551EE01A" w14:textId="77777777">
                  <w:pPr>
                    <w:rPr>
                      <w:rFonts w:ascii="Calibri" w:hAnsi="Calibri" w:cs="Calibri"/>
                      <w:color w:val="000000"/>
                      <w:sz w:val="16"/>
                      <w:szCs w:val="16"/>
                    </w:rPr>
                  </w:pPr>
                  <w:r>
                    <w:rPr>
                      <w:rFonts w:ascii="Calibri" w:hAnsi="Calibri" w:cs="Calibri"/>
                      <w:color w:val="000000"/>
                      <w:sz w:val="16"/>
                      <w:szCs w:val="16"/>
                    </w:rPr>
                    <w:t>last_modified_by</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1C8825BB" w14:textId="77777777">
                  <w:pPr>
                    <w:rPr>
                      <w:rFonts w:ascii="Calibri" w:hAnsi="Calibri" w:cs="Calibri"/>
                      <w:color w:val="000000"/>
                      <w:sz w:val="16"/>
                      <w:szCs w:val="16"/>
                    </w:rPr>
                  </w:pPr>
                  <w:r>
                    <w:rPr>
                      <w:rFonts w:ascii="Aptos Narrow" w:hAnsi="Aptos Narrow"/>
                      <w:color w:val="000000"/>
                      <w:sz w:val="16"/>
                      <w:szCs w:val="16"/>
                    </w:rPr>
                    <w:t>cf utente INL che ha creato la decurtazione</w:t>
                  </w:r>
                </w:p>
              </w:tc>
            </w:tr>
            <w:tr w:rsidR="00F048C7" w14:paraId="4FB49207"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BEC94CA"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0E14D178"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14:paraId="3F865CC8"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5D53018A" w14:textId="77777777">
                  <w:pPr>
                    <w:rPr>
                      <w:rFonts w:ascii="Calibri" w:hAnsi="Calibri" w:cs="Calibri"/>
                      <w:color w:val="000000"/>
                      <w:sz w:val="16"/>
                      <w:szCs w:val="16"/>
                    </w:rPr>
                  </w:pPr>
                  <w:r>
                    <w:rPr>
                      <w:rFonts w:ascii="Calibri" w:hAnsi="Calibri" w:cs="Calibri"/>
                      <w:color w:val="000000"/>
                      <w:sz w:val="16"/>
                      <w:szCs w:val="16"/>
                    </w:rPr>
                    <w:t>deleted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546EF3A8" w14:textId="77777777">
                  <w:pPr>
                    <w:rPr>
                      <w:rFonts w:ascii="Calibri" w:hAnsi="Calibri" w:cs="Calibri"/>
                      <w:color w:val="000000"/>
                      <w:sz w:val="16"/>
                      <w:szCs w:val="16"/>
                    </w:rPr>
                  </w:pPr>
                  <w:r>
                    <w:rPr>
                      <w:rFonts w:ascii="Calibri" w:hAnsi="Calibri" w:cs="Calibri"/>
                      <w:color w:val="000000"/>
                      <w:sz w:val="16"/>
                      <w:szCs w:val="16"/>
                    </w:rPr>
                    <w:t>0</w:t>
                  </w:r>
                </w:p>
              </w:tc>
            </w:tr>
            <w:tr w:rsidR="00F048C7" w14:paraId="33C2514F"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20A23BF3" w14:textId="77777777">
                  <w:pPr>
                    <w:rPr>
                      <w:rFonts w:ascii="Calibri" w:hAnsi="Calibri" w:cs="Calibri"/>
                      <w:color w:val="000000"/>
                      <w:sz w:val="16"/>
                      <w:szCs w:val="16"/>
                    </w:rPr>
                  </w:pPr>
                  <w:r>
                    <w:rPr>
                      <w:rFonts w:ascii="Calibri" w:hAnsi="Calibri" w:cs="Calibri"/>
                      <w:color w:val="000000"/>
                      <w:sz w:val="16"/>
                      <w:szCs w:val="16"/>
                    </w:rPr>
                    <w:t>deleted_date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0AE2A436" w14:textId="77777777">
                  <w:pPr>
                    <w:rPr>
                      <w:rFonts w:ascii="Calibri" w:hAnsi="Calibri" w:cs="Calibri"/>
                      <w:color w:val="000000"/>
                      <w:sz w:val="16"/>
                      <w:szCs w:val="16"/>
                    </w:rPr>
                  </w:pPr>
                  <w:r>
                    <w:rPr>
                      <w:rFonts w:ascii="Calibri" w:hAnsi="Calibri" w:cs="Calibri"/>
                      <w:color w:val="000000"/>
                      <w:sz w:val="16"/>
                      <w:szCs w:val="16"/>
                    </w:rPr>
                    <w:t> </w:t>
                  </w:r>
                </w:p>
              </w:tc>
            </w:tr>
            <w:tr w:rsidR="00F048C7" w14:paraId="553231C2" w14:textId="77777777">
              <w:trPr>
                <w:trHeight w:val="264"/>
              </w:trPr>
              <w:tc>
                <w:tcPr>
                  <w:tcW w:w="1371" w:type="dxa"/>
                  <w:tcBorders>
                    <w:top w:val="nil"/>
                    <w:left w:val="single" w:color="auto" w:sz="8" w:space="0"/>
                    <w:bottom w:val="single" w:color="auto" w:sz="8" w:space="0"/>
                    <w:right w:val="single" w:color="auto" w:sz="4" w:space="0"/>
                  </w:tcBorders>
                  <w:shd w:val="clear" w:color="000000" w:fill="FFFFFF"/>
                  <w:vAlign w:val="center"/>
                  <w:hideMark/>
                </w:tcPr>
                <w:p w:rsidR="00FB2807" w:rsidRDefault="00FB2807" w14:paraId="40B60530" w14:textId="77777777">
                  <w:pPr>
                    <w:rPr>
                      <w:rFonts w:ascii="Calibri" w:hAnsi="Calibri" w:cs="Calibri"/>
                      <w:color w:val="000000"/>
                      <w:sz w:val="16"/>
                      <w:szCs w:val="16"/>
                    </w:rPr>
                  </w:pPr>
                  <w:r>
                    <w:rPr>
                      <w:rFonts w:ascii="Calibri" w:hAnsi="Calibri" w:cs="Calibri"/>
                      <w:color w:val="000000"/>
                      <w:sz w:val="16"/>
                      <w:szCs w:val="16"/>
                    </w:rPr>
                    <w:t>deleted_by</w:t>
                  </w:r>
                </w:p>
              </w:tc>
              <w:tc>
                <w:tcPr>
                  <w:tcW w:w="2897" w:type="dxa"/>
                  <w:tcBorders>
                    <w:top w:val="nil"/>
                    <w:left w:val="nil"/>
                    <w:bottom w:val="single" w:color="auto" w:sz="8" w:space="0"/>
                    <w:right w:val="single" w:color="auto" w:sz="8" w:space="0"/>
                  </w:tcBorders>
                  <w:shd w:val="clear" w:color="000000" w:fill="FFFFFF"/>
                  <w:vAlign w:val="center"/>
                  <w:hideMark/>
                </w:tcPr>
                <w:p w:rsidR="00FB2807" w:rsidRDefault="00FB2807" w14:paraId="21F1D2D6" w14:textId="77777777">
                  <w:pPr>
                    <w:rPr>
                      <w:rFonts w:ascii="Calibri" w:hAnsi="Calibri" w:cs="Calibri"/>
                      <w:color w:val="000000"/>
                      <w:sz w:val="16"/>
                      <w:szCs w:val="16"/>
                    </w:rPr>
                  </w:pPr>
                  <w:r>
                    <w:rPr>
                      <w:rFonts w:ascii="Calibri" w:hAnsi="Calibri" w:cs="Calibri"/>
                      <w:color w:val="000000"/>
                      <w:sz w:val="16"/>
                      <w:szCs w:val="16"/>
                    </w:rPr>
                    <w:t> </w:t>
                  </w:r>
                </w:p>
              </w:tc>
            </w:tr>
            <w:tr w:rsidR="00F048C7" w14:paraId="379FB52C"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1ABCD67" w14:textId="77777777">
                  <w:pPr>
                    <w:rPr>
                      <w:rFonts w:ascii="Calibri" w:hAnsi="Calibri" w:cs="Calibri"/>
                      <w:color w:val="000000"/>
                      <w:sz w:val="16"/>
                      <w:szCs w:val="16"/>
                    </w:rPr>
                  </w:pPr>
                  <w:r>
                    <w:rPr>
                      <w:rFonts w:ascii="Calibri" w:hAnsi="Calibri" w:cs="Calibri"/>
                      <w:color w:val="000000"/>
                      <w:sz w:val="16"/>
                      <w:szCs w:val="16"/>
                    </w:rPr>
                    <w:t>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36F38770" w14:textId="77777777">
                  <w:pPr>
                    <w:rPr>
                      <w:rFonts w:ascii="Calibri" w:hAnsi="Calibri" w:cs="Calibri"/>
                      <w:color w:val="000000"/>
                      <w:sz w:val="16"/>
                      <w:szCs w:val="16"/>
                    </w:rPr>
                  </w:pPr>
                  <w:r>
                    <w:rPr>
                      <w:rFonts w:ascii="Calibri" w:hAnsi="Calibri" w:cs="Calibri"/>
                      <w:color w:val="000000"/>
                      <w:sz w:val="16"/>
                      <w:szCs w:val="16"/>
                    </w:rPr>
                    <w:t>generato</w:t>
                  </w:r>
                </w:p>
              </w:tc>
            </w:tr>
            <w:tr w:rsidRPr="00CF4664" w:rsidR="00F048C7" w14:paraId="14FB085B"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Pr="00A463BE" w:rsidR="00FB2807" w:rsidRDefault="00FB2807" w14:paraId="04F62F88"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2897" w:type="dxa"/>
                  <w:tcBorders>
                    <w:top w:val="nil"/>
                    <w:left w:val="nil"/>
                    <w:bottom w:val="single" w:color="auto" w:sz="4" w:space="0"/>
                    <w:right w:val="single" w:color="auto" w:sz="8" w:space="0"/>
                  </w:tcBorders>
                  <w:shd w:val="clear" w:color="000000" w:fill="FFFFFF"/>
                  <w:vAlign w:val="center"/>
                  <w:hideMark/>
                </w:tcPr>
                <w:p w:rsidRPr="00A463BE" w:rsidR="00FB2807" w:rsidRDefault="00FB2807" w14:paraId="738A2003" w14:textId="77777777">
                  <w:pPr>
                    <w:rPr>
                      <w:rFonts w:ascii="Calibri" w:hAnsi="Calibri" w:cs="Calibri"/>
                      <w:color w:val="000000"/>
                      <w:sz w:val="16"/>
                      <w:szCs w:val="16"/>
                      <w:lang w:val="en-US"/>
                    </w:rPr>
                  </w:pPr>
                  <w:r w:rsidRPr="00A463BE">
                    <w:rPr>
                      <w:rFonts w:ascii="Calibri" w:hAnsi="Calibri" w:cs="Calibri"/>
                      <w:color w:val="000000"/>
                      <w:sz w:val="16"/>
                      <w:szCs w:val="16"/>
                      <w:lang w:val="en-US"/>
                    </w:rPr>
                    <w:t>license_instance_requirement_additional.id</w:t>
                  </w:r>
                </w:p>
              </w:tc>
            </w:tr>
            <w:tr w:rsidR="00F048C7" w14:paraId="5DB8E05A"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7D7C48DF" w14:textId="77777777">
                  <w:pPr>
                    <w:rPr>
                      <w:rFonts w:ascii="Calibri" w:hAnsi="Calibri" w:cs="Calibri"/>
                      <w:color w:val="000000"/>
                      <w:sz w:val="16"/>
                      <w:szCs w:val="16"/>
                    </w:rPr>
                  </w:pPr>
                  <w:r>
                    <w:rPr>
                      <w:rFonts w:ascii="Calibri" w:hAnsi="Calibri" w:cs="Calibri"/>
                      <w:color w:val="000000"/>
                      <w:sz w:val="16"/>
                      <w:szCs w:val="16"/>
                    </w:rPr>
                    <w:t>operation_id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24048D99" w14:textId="77777777">
                  <w:pPr>
                    <w:rPr>
                      <w:rFonts w:ascii="Calibri" w:hAnsi="Calibri" w:cs="Calibri"/>
                      <w:color w:val="000000"/>
                      <w:sz w:val="16"/>
                      <w:szCs w:val="16"/>
                    </w:rPr>
                  </w:pPr>
                  <w:r>
                    <w:rPr>
                      <w:rFonts w:ascii="Calibri" w:hAnsi="Calibri" w:cs="Calibri"/>
                      <w:color w:val="000000"/>
                      <w:sz w:val="16"/>
                      <w:szCs w:val="16"/>
                    </w:rPr>
                    <w:t>1 = Creato</w:t>
                  </w:r>
                </w:p>
              </w:tc>
            </w:tr>
            <w:tr w:rsidR="00F048C7" w14:paraId="188C86EE"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1883B843" w14:textId="77777777">
                  <w:pPr>
                    <w:rPr>
                      <w:rFonts w:ascii="Calibri" w:hAnsi="Calibri" w:cs="Calibri"/>
                      <w:color w:val="000000"/>
                      <w:sz w:val="16"/>
                      <w:szCs w:val="16"/>
                    </w:rPr>
                  </w:pPr>
                  <w:r>
                    <w:rPr>
                      <w:rFonts w:ascii="Calibri" w:hAnsi="Calibri" w:cs="Calibri"/>
                      <w:color w:val="000000"/>
                      <w:sz w:val="16"/>
                      <w:szCs w:val="16"/>
                    </w:rPr>
                    <w:t>requirement_attr_id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10409478" w14:textId="77777777">
                  <w:pPr>
                    <w:rPr>
                      <w:rFonts w:ascii="Calibri" w:hAnsi="Calibri" w:cs="Calibri"/>
                      <w:color w:val="000000"/>
                      <w:sz w:val="16"/>
                      <w:szCs w:val="16"/>
                    </w:rPr>
                  </w:pPr>
                  <w:r>
                    <w:rPr>
                      <w:rFonts w:ascii="Calibri" w:hAnsi="Calibri" w:cs="Calibri"/>
                      <w:color w:val="000000"/>
                      <w:sz w:val="16"/>
                      <w:szCs w:val="16"/>
                    </w:rPr>
                    <w:t>36</w:t>
                  </w:r>
                </w:p>
              </w:tc>
            </w:tr>
            <w:tr w:rsidR="00F048C7" w14:paraId="24A690B0"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622108F0" w14:textId="77777777">
                  <w:pPr>
                    <w:rPr>
                      <w:rFonts w:ascii="Calibri" w:hAnsi="Calibri" w:cs="Calibri"/>
                      <w:color w:val="000000"/>
                      <w:sz w:val="16"/>
                      <w:szCs w:val="16"/>
                    </w:rPr>
                  </w:pPr>
                  <w:r>
                    <w:rPr>
                      <w:rFonts w:ascii="Calibri" w:hAnsi="Calibri" w:cs="Calibri"/>
                      <w:color w:val="000000"/>
                      <w:sz w:val="16"/>
                      <w:szCs w:val="16"/>
                    </w:rPr>
                    <w:t>field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2860CD09" w14:textId="77777777">
                  <w:pPr>
                    <w:rPr>
                      <w:rFonts w:ascii="Calibri" w:hAnsi="Calibri" w:cs="Calibri"/>
                      <w:color w:val="000000"/>
                      <w:sz w:val="16"/>
                      <w:szCs w:val="16"/>
                    </w:rPr>
                  </w:pPr>
                  <w:r>
                    <w:rPr>
                      <w:rFonts w:ascii="Calibri" w:hAnsi="Calibri" w:cs="Calibri"/>
                      <w:color w:val="000000"/>
                      <w:sz w:val="16"/>
                      <w:szCs w:val="16"/>
                    </w:rPr>
                    <w:t>‘deductionCredits'</w:t>
                  </w:r>
                </w:p>
              </w:tc>
            </w:tr>
            <w:tr w:rsidR="00F048C7" w14:paraId="37DDCDEF"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25096F2E" w14:textId="77777777">
                  <w:pPr>
                    <w:rPr>
                      <w:rFonts w:ascii="Calibri" w:hAnsi="Calibri" w:cs="Calibri"/>
                      <w:color w:val="000000"/>
                      <w:sz w:val="16"/>
                      <w:szCs w:val="16"/>
                    </w:rPr>
                  </w:pPr>
                  <w:r>
                    <w:rPr>
                      <w:rFonts w:ascii="Calibri" w:hAnsi="Calibri" w:cs="Calibri"/>
                      <w:color w:val="000000"/>
                      <w:sz w:val="16"/>
                      <w:szCs w:val="16"/>
                    </w:rPr>
                    <w:t>value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75FAF6DF" w14:textId="77777777">
                  <w:pPr>
                    <w:rPr>
                      <w:rFonts w:ascii="Calibri" w:hAnsi="Calibri" w:cs="Calibri"/>
                      <w:color w:val="000000"/>
                      <w:sz w:val="16"/>
                      <w:szCs w:val="16"/>
                    </w:rPr>
                  </w:pPr>
                  <w:r>
                    <w:rPr>
                      <w:rFonts w:ascii="Calibri" w:hAnsi="Calibri" w:cs="Calibri"/>
                      <w:color w:val="000000"/>
                      <w:sz w:val="16"/>
                      <w:szCs w:val="16"/>
                    </w:rPr>
                    <w:t>DECU_PUNTEGGIO</w:t>
                  </w:r>
                </w:p>
              </w:tc>
            </w:tr>
            <w:tr w:rsidR="00F048C7" w14:paraId="4B5EB23B"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53322CA7" w14:textId="77777777">
                  <w:pPr>
                    <w:rPr>
                      <w:rFonts w:ascii="Calibri" w:hAnsi="Calibri" w:cs="Calibri"/>
                      <w:color w:val="000000"/>
                      <w:sz w:val="16"/>
                      <w:szCs w:val="16"/>
                    </w:rPr>
                  </w:pPr>
                  <w:r>
                    <w:rPr>
                      <w:rFonts w:ascii="Calibri" w:hAnsi="Calibri" w:cs="Calibri"/>
                      <w:color w:val="000000"/>
                      <w:sz w:val="16"/>
                      <w:szCs w:val="16"/>
                    </w:rPr>
                    <w:t>created_by</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46E7F2E9" w14:textId="77777777">
                  <w:pPr>
                    <w:rPr>
                      <w:rFonts w:ascii="Calibri" w:hAnsi="Calibri" w:cs="Calibri"/>
                      <w:color w:val="000000"/>
                      <w:sz w:val="16"/>
                      <w:szCs w:val="16"/>
                    </w:rPr>
                  </w:pPr>
                  <w:r>
                    <w:rPr>
                      <w:rFonts w:ascii="Aptos Narrow" w:hAnsi="Aptos Narrow"/>
                      <w:color w:val="000000"/>
                      <w:sz w:val="16"/>
                      <w:szCs w:val="16"/>
                    </w:rPr>
                    <w:t>cf utente INL che ha creato la decurtazione</w:t>
                  </w:r>
                </w:p>
              </w:tc>
            </w:tr>
            <w:tr w:rsidR="00F048C7" w14:paraId="0C732E2A"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AE85642" w14:textId="77777777">
                  <w:pPr>
                    <w:rPr>
                      <w:rFonts w:ascii="Calibri" w:hAnsi="Calibri" w:cs="Calibri"/>
                      <w:color w:val="000000"/>
                      <w:sz w:val="16"/>
                      <w:szCs w:val="16"/>
                    </w:rPr>
                  </w:pPr>
                  <w:r>
                    <w:rPr>
                      <w:rFonts w:ascii="Calibri" w:hAnsi="Calibri" w:cs="Calibri"/>
                      <w:color w:val="000000"/>
                      <w:sz w:val="16"/>
                      <w:szCs w:val="16"/>
                    </w:rPr>
                    <w:t>created_date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0E41C6C5"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14:paraId="76505A13"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39BEB662" w14:textId="77777777">
                  <w:pPr>
                    <w:rPr>
                      <w:rFonts w:ascii="Calibri" w:hAnsi="Calibri" w:cs="Calibri"/>
                      <w:color w:val="000000"/>
                      <w:sz w:val="16"/>
                      <w:szCs w:val="16"/>
                    </w:rPr>
                  </w:pPr>
                  <w:r>
                    <w:rPr>
                      <w:rFonts w:ascii="Calibri" w:hAnsi="Calibri" w:cs="Calibri"/>
                      <w:color w:val="000000"/>
                      <w:sz w:val="16"/>
                      <w:szCs w:val="16"/>
                    </w:rPr>
                    <w:t>last_modified_by</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64679F1F" w14:textId="77777777">
                  <w:pPr>
                    <w:rPr>
                      <w:rFonts w:ascii="Calibri" w:hAnsi="Calibri" w:cs="Calibri"/>
                      <w:color w:val="000000"/>
                      <w:sz w:val="16"/>
                      <w:szCs w:val="16"/>
                    </w:rPr>
                  </w:pPr>
                  <w:r>
                    <w:rPr>
                      <w:rFonts w:ascii="Aptos Narrow" w:hAnsi="Aptos Narrow"/>
                      <w:color w:val="000000"/>
                      <w:sz w:val="16"/>
                      <w:szCs w:val="16"/>
                    </w:rPr>
                    <w:t>cf utente INL che ha creato la decurtazione</w:t>
                  </w:r>
                </w:p>
              </w:tc>
            </w:tr>
            <w:tr w:rsidR="00F048C7" w14:paraId="2C3AD6BC"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39C87BD"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27100274"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14:paraId="66127CF2"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684CC5C8" w14:textId="77777777">
                  <w:pPr>
                    <w:rPr>
                      <w:rFonts w:ascii="Calibri" w:hAnsi="Calibri" w:cs="Calibri"/>
                      <w:color w:val="000000"/>
                      <w:sz w:val="16"/>
                      <w:szCs w:val="16"/>
                    </w:rPr>
                  </w:pPr>
                  <w:r>
                    <w:rPr>
                      <w:rFonts w:ascii="Calibri" w:hAnsi="Calibri" w:cs="Calibri"/>
                      <w:color w:val="000000"/>
                      <w:sz w:val="16"/>
                      <w:szCs w:val="16"/>
                    </w:rPr>
                    <w:t>deleted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644C818A" w14:textId="77777777">
                  <w:pPr>
                    <w:rPr>
                      <w:rFonts w:ascii="Calibri" w:hAnsi="Calibri" w:cs="Calibri"/>
                      <w:color w:val="000000"/>
                      <w:sz w:val="16"/>
                      <w:szCs w:val="16"/>
                    </w:rPr>
                  </w:pPr>
                  <w:r>
                    <w:rPr>
                      <w:rFonts w:ascii="Calibri" w:hAnsi="Calibri" w:cs="Calibri"/>
                      <w:color w:val="000000"/>
                      <w:sz w:val="16"/>
                      <w:szCs w:val="16"/>
                    </w:rPr>
                    <w:t>0</w:t>
                  </w:r>
                </w:p>
              </w:tc>
            </w:tr>
            <w:tr w:rsidR="00F048C7" w14:paraId="380AFD6D"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6E504CBE" w14:textId="77777777">
                  <w:pPr>
                    <w:rPr>
                      <w:rFonts w:ascii="Calibri" w:hAnsi="Calibri" w:cs="Calibri"/>
                      <w:color w:val="000000"/>
                      <w:sz w:val="16"/>
                      <w:szCs w:val="16"/>
                    </w:rPr>
                  </w:pPr>
                  <w:r>
                    <w:rPr>
                      <w:rFonts w:ascii="Calibri" w:hAnsi="Calibri" w:cs="Calibri"/>
                      <w:color w:val="000000"/>
                      <w:sz w:val="16"/>
                      <w:szCs w:val="16"/>
                    </w:rPr>
                    <w:t>deleted_date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199D0665" w14:textId="77777777">
                  <w:pPr>
                    <w:rPr>
                      <w:rFonts w:ascii="Calibri" w:hAnsi="Calibri" w:cs="Calibri"/>
                      <w:color w:val="000000"/>
                      <w:sz w:val="16"/>
                      <w:szCs w:val="16"/>
                    </w:rPr>
                  </w:pPr>
                  <w:r>
                    <w:rPr>
                      <w:rFonts w:ascii="Calibri" w:hAnsi="Calibri" w:cs="Calibri"/>
                      <w:color w:val="000000"/>
                      <w:sz w:val="16"/>
                      <w:szCs w:val="16"/>
                    </w:rPr>
                    <w:t> </w:t>
                  </w:r>
                </w:p>
              </w:tc>
            </w:tr>
            <w:tr w:rsidR="00F048C7" w14:paraId="5442B631" w14:textId="77777777">
              <w:trPr>
                <w:trHeight w:val="264"/>
              </w:trPr>
              <w:tc>
                <w:tcPr>
                  <w:tcW w:w="1371" w:type="dxa"/>
                  <w:tcBorders>
                    <w:top w:val="nil"/>
                    <w:left w:val="single" w:color="auto" w:sz="8" w:space="0"/>
                    <w:bottom w:val="single" w:color="auto" w:sz="8" w:space="0"/>
                    <w:right w:val="single" w:color="auto" w:sz="4" w:space="0"/>
                  </w:tcBorders>
                  <w:shd w:val="clear" w:color="000000" w:fill="FFFFFF"/>
                  <w:vAlign w:val="center"/>
                  <w:hideMark/>
                </w:tcPr>
                <w:p w:rsidR="00FB2807" w:rsidRDefault="00FB2807" w14:paraId="18A902EF" w14:textId="77777777">
                  <w:pPr>
                    <w:rPr>
                      <w:rFonts w:ascii="Calibri" w:hAnsi="Calibri" w:cs="Calibri"/>
                      <w:color w:val="000000"/>
                      <w:sz w:val="16"/>
                      <w:szCs w:val="16"/>
                    </w:rPr>
                  </w:pPr>
                  <w:r>
                    <w:rPr>
                      <w:rFonts w:ascii="Calibri" w:hAnsi="Calibri" w:cs="Calibri"/>
                      <w:color w:val="000000"/>
                      <w:sz w:val="16"/>
                      <w:szCs w:val="16"/>
                    </w:rPr>
                    <w:t>deleted_by</w:t>
                  </w:r>
                </w:p>
              </w:tc>
              <w:tc>
                <w:tcPr>
                  <w:tcW w:w="2897" w:type="dxa"/>
                  <w:tcBorders>
                    <w:top w:val="nil"/>
                    <w:left w:val="nil"/>
                    <w:bottom w:val="single" w:color="auto" w:sz="8" w:space="0"/>
                    <w:right w:val="single" w:color="auto" w:sz="8" w:space="0"/>
                  </w:tcBorders>
                  <w:shd w:val="clear" w:color="000000" w:fill="FFFFFF"/>
                  <w:vAlign w:val="center"/>
                  <w:hideMark/>
                </w:tcPr>
                <w:p w:rsidR="00FB2807" w:rsidRDefault="00FB2807" w14:paraId="26E2577A" w14:textId="77777777">
                  <w:pPr>
                    <w:rPr>
                      <w:rFonts w:ascii="Calibri" w:hAnsi="Calibri" w:cs="Calibri"/>
                      <w:color w:val="000000"/>
                      <w:sz w:val="16"/>
                      <w:szCs w:val="16"/>
                    </w:rPr>
                  </w:pPr>
                  <w:r>
                    <w:rPr>
                      <w:rFonts w:ascii="Calibri" w:hAnsi="Calibri" w:cs="Calibri"/>
                      <w:color w:val="000000"/>
                      <w:sz w:val="16"/>
                      <w:szCs w:val="16"/>
                    </w:rPr>
                    <w:t> </w:t>
                  </w:r>
                </w:p>
              </w:tc>
            </w:tr>
            <w:tr w:rsidR="00F048C7" w14:paraId="4154D28B"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1E544B99" w14:textId="77777777">
                  <w:pPr>
                    <w:rPr>
                      <w:rFonts w:ascii="Calibri" w:hAnsi="Calibri" w:cs="Calibri"/>
                      <w:color w:val="000000"/>
                      <w:sz w:val="16"/>
                      <w:szCs w:val="16"/>
                    </w:rPr>
                  </w:pPr>
                  <w:r>
                    <w:rPr>
                      <w:rFonts w:ascii="Calibri" w:hAnsi="Calibri" w:cs="Calibri"/>
                      <w:color w:val="000000"/>
                      <w:sz w:val="16"/>
                      <w:szCs w:val="16"/>
                    </w:rPr>
                    <w:t>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22E4DF3C" w14:textId="77777777">
                  <w:pPr>
                    <w:rPr>
                      <w:rFonts w:ascii="Calibri" w:hAnsi="Calibri" w:cs="Calibri"/>
                      <w:color w:val="000000"/>
                      <w:sz w:val="16"/>
                      <w:szCs w:val="16"/>
                    </w:rPr>
                  </w:pPr>
                  <w:r>
                    <w:rPr>
                      <w:rFonts w:ascii="Calibri" w:hAnsi="Calibri" w:cs="Calibri"/>
                      <w:color w:val="000000"/>
                      <w:sz w:val="16"/>
                      <w:szCs w:val="16"/>
                    </w:rPr>
                    <w:t>generato</w:t>
                  </w:r>
                </w:p>
              </w:tc>
            </w:tr>
            <w:tr w:rsidRPr="00CF4664" w:rsidR="00F048C7" w14:paraId="5BCC02F5"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Pr="00A463BE" w:rsidR="00FB2807" w:rsidRDefault="00FB2807" w14:paraId="6E1DFEDA"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2897" w:type="dxa"/>
                  <w:tcBorders>
                    <w:top w:val="nil"/>
                    <w:left w:val="nil"/>
                    <w:bottom w:val="single" w:color="auto" w:sz="4" w:space="0"/>
                    <w:right w:val="single" w:color="auto" w:sz="8" w:space="0"/>
                  </w:tcBorders>
                  <w:shd w:val="clear" w:color="000000" w:fill="FFFFFF"/>
                  <w:vAlign w:val="center"/>
                  <w:hideMark/>
                </w:tcPr>
                <w:p w:rsidRPr="00A463BE" w:rsidR="00FB2807" w:rsidRDefault="00FB2807" w14:paraId="0FC6E1AA" w14:textId="77777777">
                  <w:pPr>
                    <w:rPr>
                      <w:rFonts w:ascii="Calibri" w:hAnsi="Calibri" w:cs="Calibri"/>
                      <w:color w:val="000000"/>
                      <w:sz w:val="16"/>
                      <w:szCs w:val="16"/>
                      <w:lang w:val="en-US"/>
                    </w:rPr>
                  </w:pPr>
                  <w:r w:rsidRPr="00A463BE">
                    <w:rPr>
                      <w:rFonts w:ascii="Calibri" w:hAnsi="Calibri" w:cs="Calibri"/>
                      <w:color w:val="000000"/>
                      <w:sz w:val="16"/>
                      <w:szCs w:val="16"/>
                      <w:lang w:val="en-US"/>
                    </w:rPr>
                    <w:t>license_instance_requirement_additional.id</w:t>
                  </w:r>
                </w:p>
              </w:tc>
            </w:tr>
            <w:tr w:rsidR="00F048C7" w14:paraId="0FFB11B0"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3C9A66CB" w14:textId="77777777">
                  <w:pPr>
                    <w:rPr>
                      <w:rFonts w:ascii="Calibri" w:hAnsi="Calibri" w:cs="Calibri"/>
                      <w:color w:val="000000"/>
                      <w:sz w:val="16"/>
                      <w:szCs w:val="16"/>
                    </w:rPr>
                  </w:pPr>
                  <w:r>
                    <w:rPr>
                      <w:rFonts w:ascii="Calibri" w:hAnsi="Calibri" w:cs="Calibri"/>
                      <w:color w:val="000000"/>
                      <w:sz w:val="16"/>
                      <w:szCs w:val="16"/>
                    </w:rPr>
                    <w:t>operation_id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0A6641E8" w14:textId="77777777">
                  <w:pPr>
                    <w:rPr>
                      <w:rFonts w:ascii="Calibri" w:hAnsi="Calibri" w:cs="Calibri"/>
                      <w:color w:val="000000"/>
                      <w:sz w:val="16"/>
                      <w:szCs w:val="16"/>
                    </w:rPr>
                  </w:pPr>
                  <w:r>
                    <w:rPr>
                      <w:rFonts w:ascii="Calibri" w:hAnsi="Calibri" w:cs="Calibri"/>
                      <w:color w:val="000000"/>
                      <w:sz w:val="16"/>
                      <w:szCs w:val="16"/>
                    </w:rPr>
                    <w:t>1 = Creato</w:t>
                  </w:r>
                </w:p>
              </w:tc>
            </w:tr>
            <w:tr w:rsidR="00F048C7" w14:paraId="7AF95B13"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2DE24D74" w14:textId="77777777">
                  <w:pPr>
                    <w:rPr>
                      <w:rFonts w:ascii="Calibri" w:hAnsi="Calibri" w:cs="Calibri"/>
                      <w:color w:val="000000"/>
                      <w:sz w:val="16"/>
                      <w:szCs w:val="16"/>
                    </w:rPr>
                  </w:pPr>
                  <w:r>
                    <w:rPr>
                      <w:rFonts w:ascii="Calibri" w:hAnsi="Calibri" w:cs="Calibri"/>
                      <w:color w:val="000000"/>
                      <w:sz w:val="16"/>
                      <w:szCs w:val="16"/>
                    </w:rPr>
                    <w:t>requirement_attr_id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5DC21DAD" w14:textId="77777777">
                  <w:pPr>
                    <w:rPr>
                      <w:rFonts w:ascii="Calibri" w:hAnsi="Calibri" w:cs="Calibri"/>
                      <w:color w:val="000000"/>
                      <w:sz w:val="16"/>
                      <w:szCs w:val="16"/>
                    </w:rPr>
                  </w:pPr>
                  <w:r>
                    <w:rPr>
                      <w:rFonts w:ascii="Calibri" w:hAnsi="Calibri" w:cs="Calibri"/>
                      <w:color w:val="000000"/>
                      <w:sz w:val="16"/>
                      <w:szCs w:val="16"/>
                    </w:rPr>
                    <w:t>39</w:t>
                  </w:r>
                </w:p>
              </w:tc>
            </w:tr>
            <w:tr w:rsidR="00F048C7" w14:paraId="66B2A899"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4B27D0F4" w14:textId="77777777">
                  <w:pPr>
                    <w:rPr>
                      <w:rFonts w:ascii="Calibri" w:hAnsi="Calibri" w:cs="Calibri"/>
                      <w:color w:val="000000"/>
                      <w:sz w:val="16"/>
                      <w:szCs w:val="16"/>
                    </w:rPr>
                  </w:pPr>
                  <w:r>
                    <w:rPr>
                      <w:rFonts w:ascii="Calibri" w:hAnsi="Calibri" w:cs="Calibri"/>
                      <w:color w:val="000000"/>
                      <w:sz w:val="16"/>
                      <w:szCs w:val="16"/>
                    </w:rPr>
                    <w:t>field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5187ED97" w14:textId="77777777">
                  <w:pPr>
                    <w:rPr>
                      <w:rFonts w:ascii="Calibri" w:hAnsi="Calibri" w:cs="Calibri"/>
                      <w:color w:val="000000"/>
                      <w:sz w:val="16"/>
                      <w:szCs w:val="16"/>
                    </w:rPr>
                  </w:pPr>
                  <w:r>
                    <w:rPr>
                      <w:rFonts w:ascii="Calibri" w:hAnsi="Calibri" w:cs="Calibri"/>
                      <w:color w:val="000000"/>
                      <w:sz w:val="16"/>
                      <w:szCs w:val="16"/>
                    </w:rPr>
                    <w:t>deductionId'</w:t>
                  </w:r>
                </w:p>
              </w:tc>
            </w:tr>
            <w:tr w:rsidR="00F048C7" w14:paraId="06EE96A7"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6EFAE140" w14:textId="77777777">
                  <w:pPr>
                    <w:rPr>
                      <w:rFonts w:ascii="Calibri" w:hAnsi="Calibri" w:cs="Calibri"/>
                      <w:color w:val="000000"/>
                      <w:sz w:val="16"/>
                      <w:szCs w:val="16"/>
                    </w:rPr>
                  </w:pPr>
                  <w:r>
                    <w:rPr>
                      <w:rFonts w:ascii="Calibri" w:hAnsi="Calibri" w:cs="Calibri"/>
                      <w:color w:val="000000"/>
                      <w:sz w:val="16"/>
                      <w:szCs w:val="16"/>
                    </w:rPr>
                    <w:t>value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29A05521" w14:textId="77777777">
                  <w:pPr>
                    <w:rPr>
                      <w:rFonts w:ascii="Calibri" w:hAnsi="Calibri" w:cs="Calibri"/>
                      <w:color w:val="000000"/>
                      <w:sz w:val="16"/>
                      <w:szCs w:val="16"/>
                    </w:rPr>
                  </w:pPr>
                  <w:r>
                    <w:rPr>
                      <w:rFonts w:ascii="Calibri" w:hAnsi="Calibri" w:cs="Calibri"/>
                      <w:color w:val="000000"/>
                      <w:sz w:val="16"/>
                      <w:szCs w:val="16"/>
                    </w:rPr>
                    <w:t>DECU_ID</w:t>
                  </w:r>
                </w:p>
              </w:tc>
            </w:tr>
            <w:tr w:rsidR="00F048C7" w14:paraId="025B7FBA"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A1638F9" w14:textId="77777777">
                  <w:pPr>
                    <w:rPr>
                      <w:rFonts w:ascii="Calibri" w:hAnsi="Calibri" w:cs="Calibri"/>
                      <w:color w:val="000000"/>
                      <w:sz w:val="16"/>
                      <w:szCs w:val="16"/>
                    </w:rPr>
                  </w:pPr>
                  <w:r>
                    <w:rPr>
                      <w:rFonts w:ascii="Calibri" w:hAnsi="Calibri" w:cs="Calibri"/>
                      <w:color w:val="000000"/>
                      <w:sz w:val="16"/>
                      <w:szCs w:val="16"/>
                    </w:rPr>
                    <w:t>created_by</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119453B2" w14:textId="77777777">
                  <w:pPr>
                    <w:rPr>
                      <w:rFonts w:ascii="Calibri" w:hAnsi="Calibri" w:cs="Calibri"/>
                      <w:color w:val="000000"/>
                      <w:sz w:val="16"/>
                      <w:szCs w:val="16"/>
                    </w:rPr>
                  </w:pPr>
                  <w:r>
                    <w:rPr>
                      <w:rFonts w:ascii="Aptos Narrow" w:hAnsi="Aptos Narrow"/>
                      <w:color w:val="000000"/>
                      <w:sz w:val="16"/>
                      <w:szCs w:val="16"/>
                    </w:rPr>
                    <w:t>cf utente INL che ha creato la decurtazione</w:t>
                  </w:r>
                </w:p>
              </w:tc>
            </w:tr>
            <w:tr w:rsidR="00F048C7" w14:paraId="2FB41239"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B3FAE8F" w14:textId="77777777">
                  <w:pPr>
                    <w:rPr>
                      <w:rFonts w:ascii="Calibri" w:hAnsi="Calibri" w:cs="Calibri"/>
                      <w:color w:val="000000"/>
                      <w:sz w:val="16"/>
                      <w:szCs w:val="16"/>
                    </w:rPr>
                  </w:pPr>
                  <w:r>
                    <w:rPr>
                      <w:rFonts w:ascii="Calibri" w:hAnsi="Calibri" w:cs="Calibri"/>
                      <w:color w:val="000000"/>
                      <w:sz w:val="16"/>
                      <w:szCs w:val="16"/>
                    </w:rPr>
                    <w:t>created_date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251848F8"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14:paraId="43219CEE"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2A2BF1E2" w14:textId="77777777">
                  <w:pPr>
                    <w:rPr>
                      <w:rFonts w:ascii="Calibri" w:hAnsi="Calibri" w:cs="Calibri"/>
                      <w:color w:val="000000"/>
                      <w:sz w:val="16"/>
                      <w:szCs w:val="16"/>
                    </w:rPr>
                  </w:pPr>
                  <w:r>
                    <w:rPr>
                      <w:rFonts w:ascii="Calibri" w:hAnsi="Calibri" w:cs="Calibri"/>
                      <w:color w:val="000000"/>
                      <w:sz w:val="16"/>
                      <w:szCs w:val="16"/>
                    </w:rPr>
                    <w:t>last_modified_by</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72EB2CC6" w14:textId="77777777">
                  <w:pPr>
                    <w:rPr>
                      <w:rFonts w:ascii="Calibri" w:hAnsi="Calibri" w:cs="Calibri"/>
                      <w:color w:val="000000"/>
                      <w:sz w:val="16"/>
                      <w:szCs w:val="16"/>
                    </w:rPr>
                  </w:pPr>
                  <w:r>
                    <w:rPr>
                      <w:rFonts w:ascii="Aptos Narrow" w:hAnsi="Aptos Narrow"/>
                      <w:color w:val="000000"/>
                      <w:sz w:val="16"/>
                      <w:szCs w:val="16"/>
                    </w:rPr>
                    <w:t>cf utente INL che ha creato la decurtazione</w:t>
                  </w:r>
                </w:p>
              </w:tc>
            </w:tr>
            <w:tr w:rsidR="00F048C7" w14:paraId="2748730C"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7B8E3564"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19A342DA" w14:textId="77777777">
                  <w:pPr>
                    <w:rPr>
                      <w:rFonts w:ascii="Calibri" w:hAnsi="Calibri" w:cs="Calibri"/>
                      <w:color w:val="000000"/>
                      <w:sz w:val="16"/>
                      <w:szCs w:val="16"/>
                    </w:rPr>
                  </w:pPr>
                  <w:r>
                    <w:rPr>
                      <w:rFonts w:ascii="Calibri" w:hAnsi="Calibri" w:cs="Calibri"/>
                      <w:color w:val="000000"/>
                      <w:sz w:val="16"/>
                      <w:szCs w:val="16"/>
                    </w:rPr>
                    <w:t>sysdatetime</w:t>
                  </w:r>
                </w:p>
              </w:tc>
            </w:tr>
            <w:tr w:rsidR="00F048C7" w14:paraId="4E8F9E55"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217262A3" w14:textId="77777777">
                  <w:pPr>
                    <w:rPr>
                      <w:rFonts w:ascii="Calibri" w:hAnsi="Calibri" w:cs="Calibri"/>
                      <w:color w:val="000000"/>
                      <w:sz w:val="16"/>
                      <w:szCs w:val="16"/>
                    </w:rPr>
                  </w:pPr>
                  <w:r>
                    <w:rPr>
                      <w:rFonts w:ascii="Calibri" w:hAnsi="Calibri" w:cs="Calibri"/>
                      <w:color w:val="000000"/>
                      <w:sz w:val="16"/>
                      <w:szCs w:val="16"/>
                    </w:rPr>
                    <w:t>deleted</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3C3EC16F" w14:textId="77777777">
                  <w:pPr>
                    <w:rPr>
                      <w:rFonts w:ascii="Calibri" w:hAnsi="Calibri" w:cs="Calibri"/>
                      <w:color w:val="000000"/>
                      <w:sz w:val="16"/>
                      <w:szCs w:val="16"/>
                    </w:rPr>
                  </w:pPr>
                  <w:r>
                    <w:rPr>
                      <w:rFonts w:ascii="Calibri" w:hAnsi="Calibri" w:cs="Calibri"/>
                      <w:color w:val="000000"/>
                      <w:sz w:val="16"/>
                      <w:szCs w:val="16"/>
                    </w:rPr>
                    <w:t>0</w:t>
                  </w:r>
                </w:p>
              </w:tc>
            </w:tr>
            <w:tr w:rsidR="00F048C7" w14:paraId="27D3A790" w14:textId="77777777">
              <w:trPr>
                <w:trHeight w:val="264"/>
              </w:trPr>
              <w:tc>
                <w:tcPr>
                  <w:tcW w:w="1371"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76BA0901" w14:textId="77777777">
                  <w:pPr>
                    <w:rPr>
                      <w:rFonts w:ascii="Calibri" w:hAnsi="Calibri" w:cs="Calibri"/>
                      <w:color w:val="000000"/>
                      <w:sz w:val="16"/>
                      <w:szCs w:val="16"/>
                    </w:rPr>
                  </w:pPr>
                  <w:r>
                    <w:rPr>
                      <w:rFonts w:ascii="Calibri" w:hAnsi="Calibri" w:cs="Calibri"/>
                      <w:color w:val="000000"/>
                      <w:sz w:val="16"/>
                      <w:szCs w:val="16"/>
                    </w:rPr>
                    <w:t>deleted_date</w:t>
                  </w:r>
                </w:p>
              </w:tc>
              <w:tc>
                <w:tcPr>
                  <w:tcW w:w="2897" w:type="dxa"/>
                  <w:tcBorders>
                    <w:top w:val="nil"/>
                    <w:left w:val="nil"/>
                    <w:bottom w:val="single" w:color="auto" w:sz="4" w:space="0"/>
                    <w:right w:val="single" w:color="auto" w:sz="8" w:space="0"/>
                  </w:tcBorders>
                  <w:shd w:val="clear" w:color="000000" w:fill="FFFFFF"/>
                  <w:vAlign w:val="center"/>
                  <w:hideMark/>
                </w:tcPr>
                <w:p w:rsidR="00FB2807" w:rsidRDefault="00FB2807" w14:paraId="59F85B4E" w14:textId="77777777">
                  <w:pPr>
                    <w:rPr>
                      <w:rFonts w:ascii="Calibri" w:hAnsi="Calibri" w:cs="Calibri"/>
                      <w:color w:val="000000"/>
                      <w:sz w:val="16"/>
                      <w:szCs w:val="16"/>
                    </w:rPr>
                  </w:pPr>
                  <w:r>
                    <w:rPr>
                      <w:rFonts w:ascii="Calibri" w:hAnsi="Calibri" w:cs="Calibri"/>
                      <w:color w:val="000000"/>
                      <w:sz w:val="16"/>
                      <w:szCs w:val="16"/>
                    </w:rPr>
                    <w:t> </w:t>
                  </w:r>
                </w:p>
              </w:tc>
            </w:tr>
            <w:tr w:rsidR="00F048C7" w14:paraId="424D887C" w14:textId="77777777">
              <w:trPr>
                <w:trHeight w:val="264"/>
              </w:trPr>
              <w:tc>
                <w:tcPr>
                  <w:tcW w:w="1371" w:type="dxa"/>
                  <w:tcBorders>
                    <w:top w:val="nil"/>
                    <w:left w:val="single" w:color="auto" w:sz="8" w:space="0"/>
                    <w:bottom w:val="single" w:color="auto" w:sz="8" w:space="0"/>
                    <w:right w:val="single" w:color="auto" w:sz="4" w:space="0"/>
                  </w:tcBorders>
                  <w:shd w:val="clear" w:color="000000" w:fill="FFFFFF"/>
                  <w:vAlign w:val="center"/>
                  <w:hideMark/>
                </w:tcPr>
                <w:p w:rsidR="00FB2807" w:rsidRDefault="00FB2807" w14:paraId="7DD00C2F" w14:textId="77777777">
                  <w:pPr>
                    <w:rPr>
                      <w:rFonts w:ascii="Calibri" w:hAnsi="Calibri" w:cs="Calibri"/>
                      <w:color w:val="000000"/>
                      <w:sz w:val="16"/>
                      <w:szCs w:val="16"/>
                    </w:rPr>
                  </w:pPr>
                  <w:r>
                    <w:rPr>
                      <w:rFonts w:ascii="Calibri" w:hAnsi="Calibri" w:cs="Calibri"/>
                      <w:color w:val="000000"/>
                      <w:sz w:val="16"/>
                      <w:szCs w:val="16"/>
                    </w:rPr>
                    <w:t>deleted_by</w:t>
                  </w:r>
                </w:p>
              </w:tc>
              <w:tc>
                <w:tcPr>
                  <w:tcW w:w="2897" w:type="dxa"/>
                  <w:tcBorders>
                    <w:top w:val="nil"/>
                    <w:left w:val="nil"/>
                    <w:bottom w:val="single" w:color="auto" w:sz="8" w:space="0"/>
                    <w:right w:val="single" w:color="auto" w:sz="8" w:space="0"/>
                  </w:tcBorders>
                  <w:shd w:val="clear" w:color="000000" w:fill="FFFFFF"/>
                  <w:vAlign w:val="center"/>
                  <w:hideMark/>
                </w:tcPr>
                <w:p w:rsidR="00FB2807" w:rsidRDefault="00FB2807" w14:paraId="31707537" w14:textId="77777777">
                  <w:pPr>
                    <w:rPr>
                      <w:rFonts w:ascii="Calibri" w:hAnsi="Calibri" w:cs="Calibri"/>
                      <w:color w:val="000000"/>
                      <w:sz w:val="16"/>
                      <w:szCs w:val="16"/>
                    </w:rPr>
                  </w:pPr>
                  <w:r>
                    <w:rPr>
                      <w:rFonts w:ascii="Calibri" w:hAnsi="Calibri" w:cs="Calibri"/>
                      <w:color w:val="000000"/>
                      <w:sz w:val="16"/>
                      <w:szCs w:val="16"/>
                    </w:rPr>
                    <w:t> </w:t>
                  </w:r>
                </w:p>
              </w:tc>
            </w:tr>
          </w:tbl>
          <w:p w:rsidR="00FB2807" w:rsidRDefault="00FB2807" w14:paraId="3379DE28" w14:textId="77777777">
            <w:pPr>
              <w:rPr>
                <w:rFonts w:ascii="Calibri" w:hAnsi="Calibri" w:eastAsia="Calibri" w:cs="Calibri"/>
                <w:sz w:val="20"/>
                <w:szCs w:val="20"/>
              </w:rPr>
            </w:pPr>
          </w:p>
          <w:tbl>
            <w:tblPr>
              <w:tblW w:w="5480" w:type="dxa"/>
              <w:tblCellMar>
                <w:left w:w="70" w:type="dxa"/>
                <w:right w:w="70" w:type="dxa"/>
              </w:tblCellMar>
              <w:tblLook w:val="04A0" w:firstRow="1" w:lastRow="0" w:firstColumn="1" w:lastColumn="0" w:noHBand="0" w:noVBand="1"/>
            </w:tblPr>
            <w:tblGrid>
              <w:gridCol w:w="1422"/>
              <w:gridCol w:w="4074"/>
            </w:tblGrid>
            <w:tr w:rsidR="00F048C7" w14:paraId="3F2EFB80" w14:textId="77777777">
              <w:trPr>
                <w:trHeight w:val="264"/>
              </w:trPr>
              <w:tc>
                <w:tcPr>
                  <w:tcW w:w="5480" w:type="dxa"/>
                  <w:gridSpan w:val="2"/>
                  <w:tcBorders>
                    <w:top w:val="single" w:color="auto" w:sz="8" w:space="0"/>
                    <w:left w:val="single" w:color="auto" w:sz="8" w:space="0"/>
                    <w:bottom w:val="single" w:color="auto" w:sz="4" w:space="0"/>
                    <w:right w:val="single" w:color="000000" w:sz="8" w:space="0"/>
                  </w:tcBorders>
                  <w:noWrap/>
                  <w:vAlign w:val="bottom"/>
                  <w:hideMark/>
                </w:tcPr>
                <w:p w:rsidR="00FB2807" w:rsidRDefault="00FB2807" w14:paraId="654C6797" w14:textId="77777777">
                  <w:pPr>
                    <w:jc w:val="center"/>
                    <w:rPr>
                      <w:rFonts w:ascii="Calibri" w:hAnsi="Calibri" w:cs="Calibri"/>
                      <w:b/>
                      <w:bCs/>
                      <w:color w:val="000000"/>
                      <w:sz w:val="16"/>
                      <w:szCs w:val="16"/>
                    </w:rPr>
                  </w:pPr>
                  <w:r>
                    <w:rPr>
                      <w:rFonts w:ascii="Calibri" w:hAnsi="Calibri" w:cs="Calibri"/>
                      <w:b/>
                      <w:bCs/>
                      <w:color w:val="000000"/>
                      <w:sz w:val="16"/>
                      <w:szCs w:val="16"/>
                      <w:lang w:val="en-US"/>
                    </w:rPr>
                    <w:t>license_instance_event</w:t>
                  </w:r>
                </w:p>
              </w:tc>
            </w:tr>
            <w:tr w:rsidR="00F048C7" w14:paraId="1EFFF316"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087329B5" w14:textId="77777777">
                  <w:pPr>
                    <w:rPr>
                      <w:rFonts w:ascii="Calibri" w:hAnsi="Calibri" w:cs="Calibri"/>
                      <w:color w:val="000000"/>
                      <w:sz w:val="16"/>
                      <w:szCs w:val="16"/>
                    </w:rPr>
                  </w:pPr>
                  <w:r>
                    <w:rPr>
                      <w:rFonts w:ascii="Calibri" w:hAnsi="Calibri" w:cs="Calibri"/>
                      <w:color w:val="000000"/>
                      <w:sz w:val="16"/>
                      <w:szCs w:val="16"/>
                    </w:rPr>
                    <w:t>id</w:t>
                  </w:r>
                </w:p>
              </w:tc>
              <w:tc>
                <w:tcPr>
                  <w:tcW w:w="4000" w:type="dxa"/>
                  <w:tcBorders>
                    <w:top w:val="nil"/>
                    <w:left w:val="nil"/>
                    <w:bottom w:val="single" w:color="auto" w:sz="4" w:space="0"/>
                    <w:right w:val="single" w:color="auto" w:sz="8" w:space="0"/>
                  </w:tcBorders>
                  <w:noWrap/>
                  <w:vAlign w:val="bottom"/>
                  <w:hideMark/>
                </w:tcPr>
                <w:p w:rsidR="00FB2807" w:rsidRDefault="00FB2807" w14:paraId="4513ADD1" w14:textId="77777777">
                  <w:pPr>
                    <w:rPr>
                      <w:rFonts w:ascii="Aptos Narrow" w:hAnsi="Aptos Narrow"/>
                      <w:color w:val="000000"/>
                      <w:sz w:val="16"/>
                      <w:szCs w:val="16"/>
                    </w:rPr>
                  </w:pPr>
                  <w:r>
                    <w:rPr>
                      <w:rFonts w:ascii="Aptos Narrow" w:hAnsi="Aptos Narrow"/>
                      <w:color w:val="000000"/>
                      <w:sz w:val="16"/>
                      <w:szCs w:val="16"/>
                    </w:rPr>
                    <w:t>Progressivo</w:t>
                  </w:r>
                </w:p>
              </w:tc>
            </w:tr>
            <w:tr w:rsidR="00F048C7" w14:paraId="08188394"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5C1D4365" w14:textId="77777777">
                  <w:pPr>
                    <w:rPr>
                      <w:rFonts w:ascii="Calibri" w:hAnsi="Calibri" w:cs="Calibri"/>
                      <w:color w:val="000000"/>
                      <w:sz w:val="16"/>
                      <w:szCs w:val="16"/>
                    </w:rPr>
                  </w:pPr>
                  <w:r>
                    <w:rPr>
                      <w:rFonts w:ascii="Calibri" w:hAnsi="Calibri" w:cs="Calibri"/>
                      <w:color w:val="000000"/>
                      <w:sz w:val="16"/>
                      <w:szCs w:val="16"/>
                    </w:rPr>
                    <w:t>event_id</w:t>
                  </w:r>
                </w:p>
              </w:tc>
              <w:tc>
                <w:tcPr>
                  <w:tcW w:w="4000" w:type="dxa"/>
                  <w:tcBorders>
                    <w:top w:val="nil"/>
                    <w:left w:val="nil"/>
                    <w:bottom w:val="single" w:color="auto" w:sz="4" w:space="0"/>
                    <w:right w:val="single" w:color="auto" w:sz="8" w:space="0"/>
                  </w:tcBorders>
                  <w:noWrap/>
                  <w:vAlign w:val="bottom"/>
                  <w:hideMark/>
                </w:tcPr>
                <w:p w:rsidR="00FB2807" w:rsidRDefault="00FB2807" w14:paraId="69AF6091" w14:textId="77777777">
                  <w:pPr>
                    <w:rPr>
                      <w:rFonts w:ascii="Aptos Narrow" w:hAnsi="Aptos Narrow"/>
                      <w:color w:val="000000"/>
                      <w:sz w:val="16"/>
                      <w:szCs w:val="16"/>
                    </w:rPr>
                  </w:pPr>
                  <w:r>
                    <w:rPr>
                      <w:rFonts w:ascii="Aptos Narrow" w:hAnsi="Aptos Narrow"/>
                      <w:color w:val="000000"/>
                      <w:sz w:val="16"/>
                      <w:szCs w:val="16"/>
                    </w:rPr>
                    <w:t>Progressivo</w:t>
                  </w:r>
                </w:p>
              </w:tc>
            </w:tr>
            <w:tr w:rsidR="00F048C7" w14:paraId="69659AEF"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2F7C83A2" w14:textId="77777777">
                  <w:pPr>
                    <w:rPr>
                      <w:rFonts w:ascii="Calibri" w:hAnsi="Calibri" w:cs="Calibri"/>
                      <w:color w:val="000000"/>
                      <w:sz w:val="16"/>
                      <w:szCs w:val="16"/>
                    </w:rPr>
                  </w:pPr>
                  <w:r>
                    <w:rPr>
                      <w:rFonts w:ascii="Calibri" w:hAnsi="Calibri" w:cs="Calibri"/>
                      <w:color w:val="000000"/>
                      <w:sz w:val="16"/>
                      <w:szCs w:val="16"/>
                    </w:rPr>
                    <w:t>event_type_id</w:t>
                  </w:r>
                </w:p>
              </w:tc>
              <w:tc>
                <w:tcPr>
                  <w:tcW w:w="4000" w:type="dxa"/>
                  <w:tcBorders>
                    <w:top w:val="nil"/>
                    <w:left w:val="nil"/>
                    <w:bottom w:val="single" w:color="auto" w:sz="4" w:space="0"/>
                    <w:right w:val="single" w:color="auto" w:sz="8" w:space="0"/>
                  </w:tcBorders>
                  <w:noWrap/>
                  <w:vAlign w:val="bottom"/>
                  <w:hideMark/>
                </w:tcPr>
                <w:p w:rsidR="00FB2807" w:rsidRDefault="00FB2807" w14:paraId="56D2A089" w14:textId="77777777">
                  <w:pPr>
                    <w:rPr>
                      <w:rFonts w:ascii="Aptos Narrow" w:hAnsi="Aptos Narrow"/>
                      <w:color w:val="000000"/>
                      <w:sz w:val="16"/>
                      <w:szCs w:val="16"/>
                    </w:rPr>
                  </w:pPr>
                  <w:r>
                    <w:rPr>
                      <w:rFonts w:ascii="Aptos Narrow" w:hAnsi="Aptos Narrow"/>
                      <w:color w:val="000000"/>
                      <w:sz w:val="16"/>
                      <w:szCs w:val="16"/>
                    </w:rPr>
                    <w:t>2</w:t>
                  </w:r>
                </w:p>
              </w:tc>
            </w:tr>
            <w:tr w:rsidR="00F048C7" w14:paraId="30C08842"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79F5A3A1" w14:textId="77777777">
                  <w:pPr>
                    <w:rPr>
                      <w:rFonts w:ascii="Calibri" w:hAnsi="Calibri" w:cs="Calibri"/>
                      <w:color w:val="000000"/>
                      <w:sz w:val="16"/>
                      <w:szCs w:val="16"/>
                    </w:rPr>
                  </w:pPr>
                  <w:r>
                    <w:rPr>
                      <w:rFonts w:ascii="Calibri" w:hAnsi="Calibri" w:cs="Calibri"/>
                      <w:color w:val="000000"/>
                      <w:sz w:val="16"/>
                      <w:szCs w:val="16"/>
                    </w:rPr>
                    <w:t>event_state_id</w:t>
                  </w:r>
                </w:p>
              </w:tc>
              <w:tc>
                <w:tcPr>
                  <w:tcW w:w="4000" w:type="dxa"/>
                  <w:tcBorders>
                    <w:top w:val="nil"/>
                    <w:left w:val="nil"/>
                    <w:bottom w:val="single" w:color="auto" w:sz="4" w:space="0"/>
                    <w:right w:val="single" w:color="auto" w:sz="8" w:space="0"/>
                  </w:tcBorders>
                  <w:noWrap/>
                  <w:vAlign w:val="bottom"/>
                  <w:hideMark/>
                </w:tcPr>
                <w:p w:rsidR="00FB2807" w:rsidRDefault="00FB2807" w14:paraId="5F934B67" w14:textId="77777777">
                  <w:pPr>
                    <w:rPr>
                      <w:rFonts w:ascii="Aptos Narrow" w:hAnsi="Aptos Narrow"/>
                      <w:color w:val="000000"/>
                      <w:sz w:val="16"/>
                      <w:szCs w:val="16"/>
                    </w:rPr>
                  </w:pPr>
                  <w:r>
                    <w:rPr>
                      <w:rFonts w:ascii="Aptos Narrow" w:hAnsi="Aptos Narrow"/>
                      <w:color w:val="000000"/>
                      <w:sz w:val="16"/>
                      <w:szCs w:val="16"/>
                    </w:rPr>
                    <w:t xml:space="preserve">1=CREATED </w:t>
                  </w:r>
                </w:p>
              </w:tc>
            </w:tr>
            <w:tr w:rsidRPr="00CF4664" w:rsidR="00F048C7" w14:paraId="1AC974E4"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65381DA5" w14:textId="77777777">
                  <w:pPr>
                    <w:rPr>
                      <w:rFonts w:ascii="Calibri" w:hAnsi="Calibri" w:cs="Calibri"/>
                      <w:color w:val="000000"/>
                      <w:sz w:val="16"/>
                      <w:szCs w:val="16"/>
                    </w:rPr>
                  </w:pPr>
                  <w:r>
                    <w:rPr>
                      <w:rFonts w:ascii="Calibri" w:hAnsi="Calibri" w:cs="Calibri"/>
                      <w:color w:val="000000"/>
                      <w:sz w:val="16"/>
                      <w:szCs w:val="16"/>
                    </w:rPr>
                    <w:t>license_instance_id</w:t>
                  </w:r>
                </w:p>
              </w:tc>
              <w:tc>
                <w:tcPr>
                  <w:tcW w:w="4000" w:type="dxa"/>
                  <w:tcBorders>
                    <w:top w:val="nil"/>
                    <w:left w:val="nil"/>
                    <w:bottom w:val="single" w:color="auto" w:sz="4" w:space="0"/>
                    <w:right w:val="single" w:color="auto" w:sz="8" w:space="0"/>
                  </w:tcBorders>
                  <w:noWrap/>
                  <w:vAlign w:val="bottom"/>
                  <w:hideMark/>
                </w:tcPr>
                <w:p w:rsidRPr="0073605B" w:rsidR="00FB2807" w:rsidRDefault="00FB2807" w14:paraId="34D642B2" w14:textId="77777777">
                  <w:pPr>
                    <w:rPr>
                      <w:rFonts w:ascii="Aptos Narrow" w:hAnsi="Aptos Narrow"/>
                      <w:color w:val="000000"/>
                      <w:sz w:val="16"/>
                      <w:szCs w:val="16"/>
                      <w:lang w:val="en-US"/>
                    </w:rPr>
                  </w:pPr>
                  <w:r w:rsidRPr="0073605B">
                    <w:rPr>
                      <w:rFonts w:ascii="Aptos Narrow" w:hAnsi="Aptos Narrow"/>
                      <w:color w:val="000000"/>
                      <w:sz w:val="16"/>
                      <w:szCs w:val="16"/>
                      <w:lang w:val="en-US"/>
                    </w:rPr>
                    <w:t>license_instance_requirement_additional.license_instance_id</w:t>
                  </w:r>
                </w:p>
              </w:tc>
            </w:tr>
            <w:tr w:rsidRPr="00CF4664" w:rsidR="00F048C7" w14:paraId="3F9FF6B1"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Pr="0073605B" w:rsidR="00FB2807" w:rsidRDefault="00FB2807" w14:paraId="3D961A95" w14:textId="77777777">
                  <w:pPr>
                    <w:rPr>
                      <w:rFonts w:ascii="Calibri" w:hAnsi="Calibri" w:cs="Calibri"/>
                      <w:color w:val="000000"/>
                      <w:sz w:val="16"/>
                      <w:szCs w:val="16"/>
                      <w:lang w:val="en-US"/>
                    </w:rPr>
                  </w:pPr>
                  <w:r>
                    <w:rPr>
                      <w:rFonts w:ascii="Calibri" w:hAnsi="Calibri" w:cs="Calibri"/>
                      <w:color w:val="000000"/>
                      <w:sz w:val="16"/>
                      <w:szCs w:val="16"/>
                      <w:lang w:val="en-US"/>
                    </w:rPr>
                    <w:t>lic_inst_req_add_id</w:t>
                  </w:r>
                </w:p>
              </w:tc>
              <w:tc>
                <w:tcPr>
                  <w:tcW w:w="4000" w:type="dxa"/>
                  <w:tcBorders>
                    <w:top w:val="nil"/>
                    <w:left w:val="nil"/>
                    <w:bottom w:val="single" w:color="auto" w:sz="4" w:space="0"/>
                    <w:right w:val="single" w:color="auto" w:sz="8" w:space="0"/>
                  </w:tcBorders>
                  <w:noWrap/>
                  <w:vAlign w:val="bottom"/>
                  <w:hideMark/>
                </w:tcPr>
                <w:p w:rsidRPr="0073605B" w:rsidR="00FB2807" w:rsidRDefault="00FB2807" w14:paraId="4286921B" w14:textId="77777777">
                  <w:pPr>
                    <w:rPr>
                      <w:rFonts w:ascii="Aptos Narrow" w:hAnsi="Aptos Narrow"/>
                      <w:color w:val="000000"/>
                      <w:sz w:val="16"/>
                      <w:szCs w:val="16"/>
                      <w:lang w:val="en-US"/>
                    </w:rPr>
                  </w:pPr>
                  <w:r w:rsidRPr="0073605B">
                    <w:rPr>
                      <w:rFonts w:ascii="Aptos Narrow" w:hAnsi="Aptos Narrow"/>
                      <w:color w:val="000000"/>
                      <w:sz w:val="16"/>
                      <w:szCs w:val="16"/>
                      <w:lang w:val="en-US"/>
                    </w:rPr>
                    <w:t>license_instance_requirement_additional.id</w:t>
                  </w:r>
                </w:p>
              </w:tc>
            </w:tr>
            <w:tr w:rsidRPr="00CF4664" w:rsidR="00F048C7" w14:paraId="0B5E0CFB" w14:textId="77777777">
              <w:trPr>
                <w:trHeight w:val="1500"/>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76C7B8D1" w14:textId="77777777">
                  <w:pPr>
                    <w:rPr>
                      <w:rFonts w:ascii="Calibri" w:hAnsi="Calibri" w:cs="Calibri"/>
                      <w:color w:val="000000"/>
                      <w:sz w:val="16"/>
                      <w:szCs w:val="16"/>
                    </w:rPr>
                  </w:pPr>
                  <w:r>
                    <w:rPr>
                      <w:rFonts w:ascii="Calibri" w:hAnsi="Calibri" w:cs="Calibri"/>
                      <w:color w:val="000000"/>
                      <w:sz w:val="16"/>
                      <w:szCs w:val="16"/>
                    </w:rPr>
                    <w:t>content</w:t>
                  </w:r>
                </w:p>
              </w:tc>
              <w:tc>
                <w:tcPr>
                  <w:tcW w:w="4000" w:type="dxa"/>
                  <w:tcBorders>
                    <w:top w:val="nil"/>
                    <w:left w:val="nil"/>
                    <w:bottom w:val="single" w:color="auto" w:sz="4" w:space="0"/>
                    <w:right w:val="single" w:color="auto" w:sz="8" w:space="0"/>
                  </w:tcBorders>
                  <w:vAlign w:val="bottom"/>
                  <w:hideMark/>
                </w:tcPr>
                <w:p w:rsidRPr="0073605B" w:rsidR="00FB2807" w:rsidRDefault="00FB2807" w14:paraId="670A25EE" w14:textId="77777777">
                  <w:pPr>
                    <w:rPr>
                      <w:rFonts w:ascii="Aptos Narrow" w:hAnsi="Aptos Narrow"/>
                      <w:color w:val="000000"/>
                      <w:sz w:val="16"/>
                      <w:szCs w:val="16"/>
                      <w:lang w:val="en-US"/>
                    </w:rPr>
                  </w:pPr>
                  <w:r w:rsidRPr="0073605B">
                    <w:rPr>
                      <w:rFonts w:ascii="Aptos Narrow" w:hAnsi="Aptos Narrow"/>
                      <w:color w:val="000000"/>
                      <w:sz w:val="16"/>
                      <w:szCs w:val="16"/>
                      <w:lang w:val="en-US"/>
                    </w:rPr>
                    <w:t>{</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"additionalRequirementsToAdd":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"requirementId": license_instance_requirement_additional.ext_id,</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"data":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35 "startDate": additional_requirement_operation_data.value,</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36 "deductionCredits": additional_requirement_operation_data.value</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39 "deductionId": additional_requirement_operation_data.value</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"additionalRequirementsToUpdate":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"additionalRequirementsToDelete":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"requester":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"type": "Utente INL",</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"selfCerts":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 xml:space="preserve">    }</w:t>
                  </w:r>
                  <w:r w:rsidRPr="0073605B">
                    <w:rPr>
                      <w:rFonts w:ascii="Aptos Narrow" w:hAnsi="Aptos Narrow"/>
                      <w:color w:val="000000"/>
                      <w:sz w:val="16"/>
                      <w:szCs w:val="16"/>
                      <w:lang w:val="en-US"/>
                    </w:rPr>
                    <w:br/>
                  </w:r>
                  <w:r w:rsidRPr="0073605B">
                    <w:rPr>
                      <w:rFonts w:ascii="Aptos Narrow" w:hAnsi="Aptos Narrow"/>
                      <w:color w:val="000000"/>
                      <w:sz w:val="16"/>
                      <w:szCs w:val="16"/>
                      <w:lang w:val="en-US"/>
                    </w:rPr>
                    <w:t>}</w:t>
                  </w:r>
                </w:p>
              </w:tc>
            </w:tr>
            <w:tr w:rsidR="00F048C7" w14:paraId="53512E2D"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3224B3C7" w14:textId="77777777">
                  <w:pPr>
                    <w:rPr>
                      <w:rFonts w:ascii="Calibri" w:hAnsi="Calibri" w:cs="Calibri"/>
                      <w:color w:val="000000"/>
                      <w:sz w:val="16"/>
                      <w:szCs w:val="16"/>
                    </w:rPr>
                  </w:pPr>
                  <w:r>
                    <w:rPr>
                      <w:rFonts w:ascii="Calibri" w:hAnsi="Calibri" w:cs="Calibri"/>
                      <w:color w:val="000000"/>
                      <w:sz w:val="16"/>
                      <w:szCs w:val="16"/>
                    </w:rPr>
                    <w:t>created_by</w:t>
                  </w:r>
                </w:p>
              </w:tc>
              <w:tc>
                <w:tcPr>
                  <w:tcW w:w="4000" w:type="dxa"/>
                  <w:tcBorders>
                    <w:top w:val="nil"/>
                    <w:left w:val="nil"/>
                    <w:bottom w:val="single" w:color="auto" w:sz="4" w:space="0"/>
                    <w:right w:val="single" w:color="auto" w:sz="8" w:space="0"/>
                  </w:tcBorders>
                  <w:noWrap/>
                  <w:vAlign w:val="bottom"/>
                  <w:hideMark/>
                </w:tcPr>
                <w:p w:rsidR="00FB2807" w:rsidRDefault="00FB2807" w14:paraId="4511B4C8" w14:textId="77777777">
                  <w:pPr>
                    <w:rPr>
                      <w:rFonts w:ascii="Aptos Narrow" w:hAnsi="Aptos Narrow"/>
                      <w:color w:val="000000"/>
                      <w:sz w:val="16"/>
                      <w:szCs w:val="16"/>
                    </w:rPr>
                  </w:pPr>
                  <w:r>
                    <w:rPr>
                      <w:rFonts w:ascii="Aptos Narrow" w:hAnsi="Aptos Narrow"/>
                      <w:color w:val="000000"/>
                      <w:sz w:val="16"/>
                      <w:szCs w:val="16"/>
                    </w:rPr>
                    <w:t>cf utente INL che ha creato la decurtazione</w:t>
                  </w:r>
                </w:p>
              </w:tc>
            </w:tr>
            <w:tr w:rsidR="00F048C7" w14:paraId="59ECBDB9"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6C656629" w14:textId="77777777">
                  <w:pPr>
                    <w:rPr>
                      <w:rFonts w:ascii="Calibri" w:hAnsi="Calibri" w:cs="Calibri"/>
                      <w:color w:val="000000"/>
                      <w:sz w:val="16"/>
                      <w:szCs w:val="16"/>
                    </w:rPr>
                  </w:pPr>
                  <w:r>
                    <w:rPr>
                      <w:rFonts w:ascii="Calibri" w:hAnsi="Calibri" w:cs="Calibri"/>
                      <w:color w:val="000000"/>
                      <w:sz w:val="16"/>
                      <w:szCs w:val="16"/>
                    </w:rPr>
                    <w:t>created_date</w:t>
                  </w:r>
                </w:p>
              </w:tc>
              <w:tc>
                <w:tcPr>
                  <w:tcW w:w="4000" w:type="dxa"/>
                  <w:tcBorders>
                    <w:top w:val="nil"/>
                    <w:left w:val="nil"/>
                    <w:bottom w:val="single" w:color="auto" w:sz="4" w:space="0"/>
                    <w:right w:val="single" w:color="auto" w:sz="8" w:space="0"/>
                  </w:tcBorders>
                  <w:noWrap/>
                  <w:vAlign w:val="bottom"/>
                  <w:hideMark/>
                </w:tcPr>
                <w:p w:rsidR="00FB2807" w:rsidRDefault="00FB2807" w14:paraId="090D2FBB" w14:textId="77777777">
                  <w:pPr>
                    <w:rPr>
                      <w:rFonts w:ascii="Aptos Narrow" w:hAnsi="Aptos Narrow"/>
                      <w:color w:val="000000"/>
                      <w:sz w:val="16"/>
                      <w:szCs w:val="16"/>
                    </w:rPr>
                  </w:pPr>
                  <w:r>
                    <w:rPr>
                      <w:rFonts w:ascii="Aptos Narrow" w:hAnsi="Aptos Narrow"/>
                      <w:color w:val="000000"/>
                      <w:sz w:val="16"/>
                      <w:szCs w:val="16"/>
                    </w:rPr>
                    <w:t>sysdatetime</w:t>
                  </w:r>
                </w:p>
              </w:tc>
            </w:tr>
            <w:tr w:rsidR="00F048C7" w14:paraId="779CD9E8"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6A374329" w14:textId="77777777">
                  <w:pPr>
                    <w:rPr>
                      <w:rFonts w:ascii="Calibri" w:hAnsi="Calibri" w:cs="Calibri"/>
                      <w:color w:val="000000"/>
                      <w:sz w:val="16"/>
                      <w:szCs w:val="16"/>
                    </w:rPr>
                  </w:pPr>
                  <w:r>
                    <w:rPr>
                      <w:rFonts w:ascii="Calibri" w:hAnsi="Calibri" w:cs="Calibri"/>
                      <w:color w:val="000000"/>
                      <w:sz w:val="16"/>
                      <w:szCs w:val="16"/>
                    </w:rPr>
                    <w:t>last_modified_by</w:t>
                  </w:r>
                </w:p>
              </w:tc>
              <w:tc>
                <w:tcPr>
                  <w:tcW w:w="4000" w:type="dxa"/>
                  <w:tcBorders>
                    <w:top w:val="nil"/>
                    <w:left w:val="nil"/>
                    <w:bottom w:val="single" w:color="auto" w:sz="4" w:space="0"/>
                    <w:right w:val="single" w:color="auto" w:sz="8" w:space="0"/>
                  </w:tcBorders>
                  <w:noWrap/>
                  <w:vAlign w:val="bottom"/>
                  <w:hideMark/>
                </w:tcPr>
                <w:p w:rsidR="00FB2807" w:rsidRDefault="00FB2807" w14:paraId="65187DBE" w14:textId="77777777">
                  <w:pPr>
                    <w:rPr>
                      <w:rFonts w:ascii="Aptos Narrow" w:hAnsi="Aptos Narrow"/>
                      <w:color w:val="000000"/>
                      <w:sz w:val="16"/>
                      <w:szCs w:val="16"/>
                    </w:rPr>
                  </w:pPr>
                  <w:r>
                    <w:rPr>
                      <w:rFonts w:ascii="Aptos Narrow" w:hAnsi="Aptos Narrow"/>
                      <w:color w:val="000000"/>
                      <w:sz w:val="16"/>
                      <w:szCs w:val="16"/>
                    </w:rPr>
                    <w:t>cf utente INL che ha creato la decurtazione</w:t>
                  </w:r>
                </w:p>
              </w:tc>
            </w:tr>
            <w:tr w:rsidR="00F048C7" w14:paraId="7CB51018"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57608B19" w14:textId="77777777">
                  <w:pPr>
                    <w:rPr>
                      <w:rFonts w:ascii="Calibri" w:hAnsi="Calibri" w:cs="Calibri"/>
                      <w:color w:val="000000"/>
                      <w:sz w:val="16"/>
                      <w:szCs w:val="16"/>
                    </w:rPr>
                  </w:pPr>
                  <w:r>
                    <w:rPr>
                      <w:rFonts w:ascii="Calibri" w:hAnsi="Calibri" w:cs="Calibri"/>
                      <w:color w:val="000000"/>
                      <w:sz w:val="16"/>
                      <w:szCs w:val="16"/>
                    </w:rPr>
                    <w:t>last_modified_date</w:t>
                  </w:r>
                </w:p>
              </w:tc>
              <w:tc>
                <w:tcPr>
                  <w:tcW w:w="4000" w:type="dxa"/>
                  <w:tcBorders>
                    <w:top w:val="nil"/>
                    <w:left w:val="nil"/>
                    <w:bottom w:val="single" w:color="auto" w:sz="4" w:space="0"/>
                    <w:right w:val="single" w:color="auto" w:sz="8" w:space="0"/>
                  </w:tcBorders>
                  <w:noWrap/>
                  <w:vAlign w:val="bottom"/>
                  <w:hideMark/>
                </w:tcPr>
                <w:p w:rsidR="00FB2807" w:rsidRDefault="00FB2807" w14:paraId="2DC514A0" w14:textId="77777777">
                  <w:pPr>
                    <w:rPr>
                      <w:rFonts w:ascii="Aptos Narrow" w:hAnsi="Aptos Narrow"/>
                      <w:color w:val="000000"/>
                      <w:sz w:val="16"/>
                      <w:szCs w:val="16"/>
                    </w:rPr>
                  </w:pPr>
                  <w:r>
                    <w:rPr>
                      <w:rFonts w:ascii="Aptos Narrow" w:hAnsi="Aptos Narrow"/>
                      <w:color w:val="000000"/>
                      <w:sz w:val="16"/>
                      <w:szCs w:val="16"/>
                    </w:rPr>
                    <w:t>sysdatetime</w:t>
                  </w:r>
                </w:p>
              </w:tc>
            </w:tr>
            <w:tr w:rsidR="00F048C7" w14:paraId="3ABAA601"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49375DFB" w14:textId="77777777">
                  <w:pPr>
                    <w:rPr>
                      <w:rFonts w:ascii="Calibri" w:hAnsi="Calibri" w:cs="Calibri"/>
                      <w:color w:val="000000"/>
                      <w:sz w:val="16"/>
                      <w:szCs w:val="16"/>
                    </w:rPr>
                  </w:pPr>
                  <w:r>
                    <w:rPr>
                      <w:rFonts w:ascii="Calibri" w:hAnsi="Calibri" w:cs="Calibri"/>
                      <w:color w:val="000000"/>
                      <w:sz w:val="16"/>
                      <w:szCs w:val="16"/>
                    </w:rPr>
                    <w:t>deleted</w:t>
                  </w:r>
                </w:p>
              </w:tc>
              <w:tc>
                <w:tcPr>
                  <w:tcW w:w="4000" w:type="dxa"/>
                  <w:tcBorders>
                    <w:top w:val="nil"/>
                    <w:left w:val="nil"/>
                    <w:bottom w:val="single" w:color="auto" w:sz="4" w:space="0"/>
                    <w:right w:val="single" w:color="auto" w:sz="8" w:space="0"/>
                  </w:tcBorders>
                  <w:noWrap/>
                  <w:vAlign w:val="bottom"/>
                  <w:hideMark/>
                </w:tcPr>
                <w:p w:rsidR="00FB2807" w:rsidRDefault="00FB2807" w14:paraId="6C1D4A5C" w14:textId="77777777">
                  <w:pPr>
                    <w:rPr>
                      <w:rFonts w:ascii="Aptos Narrow" w:hAnsi="Aptos Narrow"/>
                      <w:color w:val="000000"/>
                      <w:sz w:val="16"/>
                      <w:szCs w:val="16"/>
                    </w:rPr>
                  </w:pPr>
                  <w:r>
                    <w:rPr>
                      <w:rFonts w:ascii="Aptos Narrow" w:hAnsi="Aptos Narrow"/>
                      <w:color w:val="000000"/>
                      <w:sz w:val="16"/>
                      <w:szCs w:val="16"/>
                    </w:rPr>
                    <w:t>0</w:t>
                  </w:r>
                </w:p>
              </w:tc>
            </w:tr>
            <w:tr w:rsidR="00F048C7" w14:paraId="4F6C1684" w14:textId="77777777">
              <w:trPr>
                <w:trHeight w:val="264"/>
              </w:trPr>
              <w:tc>
                <w:tcPr>
                  <w:tcW w:w="1480" w:type="dxa"/>
                  <w:tcBorders>
                    <w:top w:val="nil"/>
                    <w:left w:val="single" w:color="auto" w:sz="8" w:space="0"/>
                    <w:bottom w:val="single" w:color="auto" w:sz="4" w:space="0"/>
                    <w:right w:val="single" w:color="auto" w:sz="4" w:space="0"/>
                  </w:tcBorders>
                  <w:shd w:val="clear" w:color="000000" w:fill="FFFFFF"/>
                  <w:vAlign w:val="center"/>
                  <w:hideMark/>
                </w:tcPr>
                <w:p w:rsidR="00FB2807" w:rsidRDefault="00FB2807" w14:paraId="257F5480" w14:textId="77777777">
                  <w:pPr>
                    <w:rPr>
                      <w:rFonts w:ascii="Calibri" w:hAnsi="Calibri" w:cs="Calibri"/>
                      <w:color w:val="000000"/>
                      <w:sz w:val="16"/>
                      <w:szCs w:val="16"/>
                    </w:rPr>
                  </w:pPr>
                  <w:r>
                    <w:rPr>
                      <w:rFonts w:ascii="Calibri" w:hAnsi="Calibri" w:cs="Calibri"/>
                      <w:color w:val="000000"/>
                      <w:sz w:val="16"/>
                      <w:szCs w:val="16"/>
                    </w:rPr>
                    <w:t>deleted_date</w:t>
                  </w:r>
                </w:p>
              </w:tc>
              <w:tc>
                <w:tcPr>
                  <w:tcW w:w="4000" w:type="dxa"/>
                  <w:tcBorders>
                    <w:top w:val="nil"/>
                    <w:left w:val="nil"/>
                    <w:bottom w:val="single" w:color="auto" w:sz="4" w:space="0"/>
                    <w:right w:val="single" w:color="auto" w:sz="8" w:space="0"/>
                  </w:tcBorders>
                  <w:noWrap/>
                  <w:vAlign w:val="bottom"/>
                  <w:hideMark/>
                </w:tcPr>
                <w:p w:rsidR="00FB2807" w:rsidRDefault="00FB2807" w14:paraId="20D967B4" w14:textId="77777777">
                  <w:pPr>
                    <w:rPr>
                      <w:rFonts w:ascii="Aptos Narrow" w:hAnsi="Aptos Narrow"/>
                      <w:color w:val="000000"/>
                      <w:sz w:val="16"/>
                      <w:szCs w:val="16"/>
                    </w:rPr>
                  </w:pPr>
                  <w:r>
                    <w:rPr>
                      <w:rFonts w:ascii="Aptos Narrow" w:hAnsi="Aptos Narrow"/>
                      <w:color w:val="000000"/>
                      <w:sz w:val="16"/>
                      <w:szCs w:val="16"/>
                    </w:rPr>
                    <w:t>null</w:t>
                  </w:r>
                </w:p>
              </w:tc>
            </w:tr>
            <w:tr w:rsidR="00F048C7" w14:paraId="2E8B7F4A" w14:textId="77777777">
              <w:trPr>
                <w:trHeight w:val="264"/>
              </w:trPr>
              <w:tc>
                <w:tcPr>
                  <w:tcW w:w="1480" w:type="dxa"/>
                  <w:tcBorders>
                    <w:top w:val="nil"/>
                    <w:left w:val="single" w:color="auto" w:sz="8" w:space="0"/>
                    <w:bottom w:val="single" w:color="auto" w:sz="8" w:space="0"/>
                    <w:right w:val="single" w:color="auto" w:sz="4" w:space="0"/>
                  </w:tcBorders>
                  <w:shd w:val="clear" w:color="000000" w:fill="FFFFFF"/>
                  <w:vAlign w:val="center"/>
                  <w:hideMark/>
                </w:tcPr>
                <w:p w:rsidR="00FB2807" w:rsidRDefault="00FB2807" w14:paraId="00A8B3A7" w14:textId="77777777">
                  <w:pPr>
                    <w:rPr>
                      <w:rFonts w:ascii="Calibri" w:hAnsi="Calibri" w:cs="Calibri"/>
                      <w:color w:val="000000"/>
                      <w:sz w:val="16"/>
                      <w:szCs w:val="16"/>
                    </w:rPr>
                  </w:pPr>
                  <w:r>
                    <w:rPr>
                      <w:rFonts w:ascii="Calibri" w:hAnsi="Calibri" w:cs="Calibri"/>
                      <w:color w:val="000000"/>
                      <w:sz w:val="16"/>
                      <w:szCs w:val="16"/>
                    </w:rPr>
                    <w:t>deleted_by</w:t>
                  </w:r>
                </w:p>
              </w:tc>
              <w:tc>
                <w:tcPr>
                  <w:tcW w:w="4000" w:type="dxa"/>
                  <w:tcBorders>
                    <w:top w:val="nil"/>
                    <w:left w:val="nil"/>
                    <w:bottom w:val="single" w:color="auto" w:sz="8" w:space="0"/>
                    <w:right w:val="single" w:color="auto" w:sz="8" w:space="0"/>
                  </w:tcBorders>
                  <w:noWrap/>
                  <w:vAlign w:val="bottom"/>
                  <w:hideMark/>
                </w:tcPr>
                <w:p w:rsidR="00FB2807" w:rsidRDefault="00FB2807" w14:paraId="6300BE25" w14:textId="77777777">
                  <w:pPr>
                    <w:rPr>
                      <w:rFonts w:ascii="Aptos Narrow" w:hAnsi="Aptos Narrow"/>
                      <w:color w:val="000000"/>
                      <w:sz w:val="16"/>
                      <w:szCs w:val="16"/>
                    </w:rPr>
                  </w:pPr>
                  <w:r>
                    <w:rPr>
                      <w:rFonts w:ascii="Aptos Narrow" w:hAnsi="Aptos Narrow"/>
                      <w:color w:val="000000"/>
                      <w:sz w:val="16"/>
                      <w:szCs w:val="16"/>
                    </w:rPr>
                    <w:t>null</w:t>
                  </w:r>
                </w:p>
              </w:tc>
            </w:tr>
          </w:tbl>
          <w:p w:rsidRPr="003173DA" w:rsidR="00FB2807" w:rsidRDefault="00FB2807" w14:paraId="389F03C3" w14:textId="77777777">
            <w:pPr>
              <w:rPr>
                <w:rFonts w:ascii="Calibri" w:hAnsi="Calibri" w:eastAsia="Calibri" w:cs="Calibri"/>
                <w:sz w:val="20"/>
                <w:szCs w:val="20"/>
              </w:rPr>
            </w:pPr>
          </w:p>
        </w:tc>
      </w:tr>
      <w:tr w:rsidRPr="00B60DF4" w:rsidR="00F048C7" w:rsidTr="2703DAEF" w14:paraId="02EFA62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4FBB836A"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FB2807" w:rsidRDefault="00FB2807" w14:paraId="67AD6B06" w14:textId="77777777">
            <w:pPr>
              <w:rPr>
                <w:rFonts w:ascii="Calibri" w:hAnsi="Calibri" w:eastAsia="Calibri" w:cs="Calibri"/>
                <w:sz w:val="20"/>
                <w:szCs w:val="20"/>
                <w:lang w:val="en-US"/>
              </w:rPr>
            </w:pPr>
          </w:p>
        </w:tc>
      </w:tr>
      <w:tr w:rsidRPr="00E36527" w:rsidR="00F048C7" w:rsidTr="2703DAEF" w14:paraId="1F8818F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3EC5683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FB2807" w:rsidRDefault="00FB2807" w14:paraId="363B646A" w14:textId="77777777">
            <w:pPr>
              <w:rPr>
                <w:rFonts w:ascii="Calibri" w:hAnsi="Calibri" w:eastAsia="Calibri" w:cs="Calibri"/>
                <w:sz w:val="20"/>
                <w:szCs w:val="20"/>
              </w:rPr>
            </w:pPr>
          </w:p>
        </w:tc>
      </w:tr>
      <w:tr w:rsidRPr="00E36527" w:rsidR="00F048C7" w:rsidTr="2703DAEF" w14:paraId="613E1CA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4332892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B2807" w:rsidRDefault="00FB2807" w14:paraId="04C3A92F"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rsidTr="2703DAEF" w14:paraId="01F442B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FB2807" w:rsidRDefault="00FB2807" w14:paraId="26DE35CB"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FB2807" w:rsidRDefault="00FB2807" w14:paraId="35C281A4" w14:textId="77777777">
            <w:pPr>
              <w:rPr>
                <w:rFonts w:ascii="Calibri" w:hAnsi="Calibri" w:eastAsia="Calibri" w:cs="Calibri"/>
                <w:sz w:val="20"/>
                <w:szCs w:val="20"/>
              </w:rPr>
            </w:pPr>
            <w:r w:rsidRPr="00E36527">
              <w:rPr>
                <w:rFonts w:ascii="Calibri" w:hAnsi="Calibri" w:eastAsia="Calibri" w:cs="Calibri"/>
                <w:sz w:val="20"/>
                <w:szCs w:val="20"/>
              </w:rPr>
              <w:t>RF01-0</w:t>
            </w:r>
            <w:r>
              <w:rPr>
                <w:rFonts w:ascii="Calibri" w:hAnsi="Calibri" w:eastAsia="Calibri" w:cs="Calibri"/>
                <w:sz w:val="20"/>
                <w:szCs w:val="20"/>
              </w:rPr>
              <w:t>4-12</w:t>
            </w:r>
          </w:p>
        </w:tc>
      </w:tr>
    </w:tbl>
    <w:p w:rsidRPr="00FB2807" w:rsidR="00FB2807" w:rsidP="00FB2807" w:rsidRDefault="00FB2807" w14:paraId="20648B73" w14:textId="77777777">
      <w:pPr>
        <w:rPr>
          <w:rFonts w:eastAsia="Calibri"/>
        </w:rPr>
      </w:pPr>
    </w:p>
    <w:p w:rsidR="0024451A" w:rsidP="002B4AC0" w:rsidRDefault="00151205" w14:paraId="1CF3C6FA" w14:textId="496F71B3">
      <w:pPr>
        <w:pStyle w:val="Heading3"/>
      </w:pPr>
      <w:bookmarkStart w:name="_Toc222417325" w:id="137"/>
      <w:r>
        <w:t>Insert Bonus Anzianità Iscrizione</w:t>
      </w:r>
      <w:bookmarkEnd w:id="137"/>
      <w:r>
        <w:t xml:space="preserve"> </w:t>
      </w: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244"/>
        <w:gridCol w:w="8321"/>
      </w:tblGrid>
      <w:tr w:rsidRPr="00E36527" w:rsidR="00F048C7" w14:paraId="4E2CA8C0"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4F251C44"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4451A" w:rsidRDefault="0024451A" w14:paraId="5DBA466D" w14:textId="77777777">
            <w:pPr>
              <w:rPr>
                <w:rFonts w:ascii="Calibri" w:hAnsi="Calibri" w:eastAsia="Calibri" w:cs="Calibri"/>
                <w:sz w:val="20"/>
                <w:szCs w:val="20"/>
              </w:rPr>
            </w:pPr>
            <w:r>
              <w:rPr>
                <w:rFonts w:ascii="Calibri" w:hAnsi="Calibri" w:cs="Calibri"/>
                <w:sz w:val="20"/>
                <w:szCs w:val="20"/>
              </w:rPr>
              <w:t>Motore</w:t>
            </w:r>
          </w:p>
        </w:tc>
      </w:tr>
      <w:tr w:rsidRPr="00E36527" w:rsidR="00F048C7" w14:paraId="2D5F1D68"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2252AFD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4451A" w:rsidRDefault="0024451A" w14:paraId="59304F4D" w14:textId="77777777">
            <w:pPr>
              <w:rPr>
                <w:rFonts w:ascii="Calibri" w:hAnsi="Calibri" w:eastAsia="Calibri" w:cs="Calibri"/>
                <w:sz w:val="20"/>
                <w:szCs w:val="20"/>
              </w:rPr>
            </w:pPr>
            <w:r w:rsidRPr="00662820">
              <w:rPr>
                <w:rFonts w:ascii="Calibri" w:hAnsi="Calibri" w:eastAsia="Calibri" w:cs="Calibri"/>
                <w:sz w:val="20"/>
                <w:szCs w:val="20"/>
              </w:rPr>
              <w:t>INL-ServiziUtenza-java-be_istanza-patente-crediti-async</w:t>
            </w:r>
          </w:p>
        </w:tc>
      </w:tr>
      <w:tr w:rsidRPr="00E36527" w:rsidR="00F048C7" w14:paraId="3286BF8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34F7EFD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4451A" w:rsidRDefault="000D72A9" w14:paraId="26B96C91" w14:textId="67DCC973">
            <w:pPr>
              <w:jc w:val="both"/>
              <w:rPr>
                <w:rFonts w:ascii="Calibri" w:hAnsi="Calibri" w:eastAsia="Calibri" w:cs="Calibri"/>
                <w:sz w:val="20"/>
                <w:szCs w:val="20"/>
              </w:rPr>
            </w:pPr>
            <w:r>
              <w:rPr>
                <w:rFonts w:ascii="Calibri" w:hAnsi="Calibri" w:eastAsia="Calibri" w:cs="Calibri"/>
                <w:sz w:val="20"/>
                <w:szCs w:val="20"/>
              </w:rPr>
              <w:t>Inserimento evento</w:t>
            </w:r>
            <w:r w:rsidR="006E7684">
              <w:rPr>
                <w:rFonts w:ascii="Calibri" w:hAnsi="Calibri" w:eastAsia="Calibri" w:cs="Calibri"/>
                <w:sz w:val="20"/>
                <w:szCs w:val="20"/>
              </w:rPr>
              <w:t xml:space="preserve"> </w:t>
            </w:r>
            <w:r>
              <w:rPr>
                <w:rFonts w:ascii="Calibri" w:hAnsi="Calibri" w:eastAsia="Calibri" w:cs="Calibri"/>
                <w:sz w:val="20"/>
                <w:szCs w:val="20"/>
              </w:rPr>
              <w:t>per il calcolo dell’anzianità dalla data iscrizione</w:t>
            </w:r>
          </w:p>
        </w:tc>
      </w:tr>
      <w:tr w:rsidRPr="00E36527" w:rsidR="00F048C7" w14:paraId="45D7504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766DA6F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4451A" w:rsidRDefault="006E7684" w14:paraId="67ABD355" w14:textId="5FE71388">
            <w:pPr>
              <w:rPr>
                <w:rFonts w:ascii="Calibri" w:hAnsi="Calibri" w:eastAsia="Calibri" w:cs="Calibri"/>
                <w:sz w:val="20"/>
                <w:szCs w:val="20"/>
              </w:rPr>
            </w:pPr>
            <w:r>
              <w:rPr>
                <w:rFonts w:ascii="Calibri" w:hAnsi="Calibri" w:eastAsia="Calibri" w:cs="Calibri"/>
                <w:sz w:val="20"/>
                <w:szCs w:val="20"/>
              </w:rPr>
              <w:t xml:space="preserve">L’intervento consiste nell’inserimento del punteggio da </w:t>
            </w:r>
            <w:r w:rsidR="000D72A9">
              <w:rPr>
                <w:rFonts w:ascii="Calibri" w:hAnsi="Calibri" w:eastAsia="Calibri" w:cs="Calibri"/>
                <w:sz w:val="20"/>
                <w:szCs w:val="20"/>
              </w:rPr>
              <w:t>addizionare</w:t>
            </w:r>
            <w:r>
              <w:rPr>
                <w:rFonts w:ascii="Calibri" w:hAnsi="Calibri" w:eastAsia="Calibri" w:cs="Calibri"/>
                <w:sz w:val="20"/>
                <w:szCs w:val="20"/>
              </w:rPr>
              <w:t>, come se fosse un requisito aggiuntivo</w:t>
            </w:r>
            <w:r w:rsidR="000D72A9">
              <w:rPr>
                <w:rFonts w:ascii="Calibri" w:hAnsi="Calibri" w:eastAsia="Calibri" w:cs="Calibri"/>
                <w:sz w:val="20"/>
                <w:szCs w:val="20"/>
              </w:rPr>
              <w:t>, per le aziende che rispettano le condizioni per applicare il bonus di anzianità</w:t>
            </w:r>
          </w:p>
        </w:tc>
      </w:tr>
      <w:tr w:rsidRPr="00CF4664" w:rsidR="00F048C7" w14:paraId="0C2EE28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70306D7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6E7684" w:rsidR="0024451A" w:rsidRDefault="006E7684" w14:paraId="0CE36F3B" w14:textId="42C7B129">
            <w:pPr>
              <w:jc w:val="both"/>
              <w:rPr>
                <w:rFonts w:ascii="Calibri" w:hAnsi="Calibri" w:eastAsia="Calibri" w:cs="Calibri"/>
                <w:sz w:val="20"/>
                <w:szCs w:val="20"/>
                <w:lang w:val="en-US"/>
              </w:rPr>
            </w:pPr>
            <w:r w:rsidRPr="00430EE1">
              <w:rPr>
                <w:rFonts w:ascii="Calibri" w:hAnsi="Calibri" w:eastAsia="Calibri" w:cs="Calibri"/>
                <w:sz w:val="20"/>
                <w:szCs w:val="20"/>
                <w:lang w:val="en-US"/>
              </w:rPr>
              <w:t xml:space="preserve">Schedulatore scheduler.li.event.executor. </w:t>
            </w:r>
          </w:p>
        </w:tc>
      </w:tr>
      <w:tr w:rsidRPr="009979BF" w:rsidR="00F048C7" w14:paraId="4A30011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7DB63D4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6E7684" w:rsidP="006E7684" w:rsidRDefault="006E7684" w14:paraId="5BC0681F" w14:textId="77777777">
            <w:pPr>
              <w:rPr>
                <w:rFonts w:ascii="Calibri" w:hAnsi="Calibri" w:eastAsia="Calibri" w:cs="Calibri"/>
                <w:sz w:val="20"/>
                <w:szCs w:val="20"/>
              </w:rPr>
            </w:pPr>
            <w:r>
              <w:rPr>
                <w:rFonts w:ascii="Calibri" w:hAnsi="Calibri" w:eastAsia="Calibri" w:cs="Calibri"/>
                <w:sz w:val="20"/>
                <w:szCs w:val="20"/>
              </w:rPr>
              <w:t xml:space="preserve">Estrazione di tutte le </w:t>
            </w:r>
            <w:r w:rsidR="000D72A9">
              <w:rPr>
                <w:rFonts w:ascii="Calibri" w:hAnsi="Calibri" w:eastAsia="Calibri" w:cs="Calibri"/>
                <w:sz w:val="20"/>
                <w:szCs w:val="20"/>
              </w:rPr>
              <w:t>aziende</w:t>
            </w:r>
            <w:r w:rsidR="008A0343">
              <w:rPr>
                <w:rFonts w:ascii="Calibri" w:hAnsi="Calibri" w:eastAsia="Calibri" w:cs="Calibri"/>
                <w:sz w:val="20"/>
                <w:szCs w:val="20"/>
              </w:rPr>
              <w:t>, le quali</w:t>
            </w:r>
            <w:r w:rsidRPr="006B4FB6" w:rsidR="00C16251">
              <w:rPr>
                <w:rFonts w:ascii="Calibri" w:hAnsi="Calibri" w:eastAsia="Calibri" w:cs="Calibri"/>
                <w:sz w:val="20"/>
                <w:szCs w:val="20"/>
              </w:rPr>
              <w:t xml:space="preserve"> il numero di anni dalla data registrazione</w:t>
            </w:r>
            <w:r w:rsidR="008A0343">
              <w:rPr>
                <w:rFonts w:ascii="Calibri" w:hAnsi="Calibri" w:eastAsia="Calibri" w:cs="Calibri"/>
                <w:sz w:val="20"/>
                <w:szCs w:val="20"/>
              </w:rPr>
              <w:t>,</w:t>
            </w:r>
            <w:r w:rsidRPr="006B4FB6" w:rsidR="00C16251">
              <w:rPr>
                <w:rFonts w:ascii="Calibri" w:hAnsi="Calibri" w:eastAsia="Calibri" w:cs="Calibri"/>
                <w:sz w:val="20"/>
                <w:szCs w:val="20"/>
              </w:rPr>
              <w:t xml:space="preserve"> espresso in anni interi per troncamento</w:t>
            </w:r>
            <w:r w:rsidR="008A0343">
              <w:rPr>
                <w:rFonts w:ascii="Calibri" w:hAnsi="Calibri" w:eastAsia="Calibri" w:cs="Calibri"/>
                <w:sz w:val="20"/>
                <w:szCs w:val="20"/>
              </w:rPr>
              <w:t>,</w:t>
            </w:r>
            <w:r w:rsidRPr="006B4FB6" w:rsidR="00C16251">
              <w:rPr>
                <w:rFonts w:ascii="Calibri" w:hAnsi="Calibri" w:eastAsia="Calibri" w:cs="Calibri"/>
                <w:sz w:val="20"/>
                <w:szCs w:val="20"/>
              </w:rPr>
              <w:t xml:space="preserve"> si incrementa di 1</w:t>
            </w:r>
          </w:p>
          <w:p w:rsidR="00CF2091" w:rsidP="006E7684" w:rsidRDefault="00CF2091" w14:paraId="38A69C0A" w14:textId="77777777">
            <w:pPr>
              <w:rPr>
                <w:rFonts w:ascii="Calibri" w:hAnsi="Calibri" w:eastAsia="Calibri" w:cs="Calibri"/>
                <w:sz w:val="20"/>
                <w:szCs w:val="20"/>
              </w:rPr>
            </w:pPr>
          </w:p>
          <w:p w:rsidRPr="009979BF" w:rsidR="0024451A" w:rsidP="004A1901" w:rsidRDefault="00EC4ED0" w14:paraId="3913DDC8" w14:textId="23BE722B">
            <w:pPr>
              <w:rPr>
                <w:rFonts w:ascii="Calibri" w:hAnsi="Calibri" w:eastAsia="Calibri" w:cs="Calibri"/>
                <w:sz w:val="20"/>
                <w:szCs w:val="20"/>
              </w:rPr>
            </w:pPr>
            <w:r w:rsidRPr="00EC4ED0">
              <w:rPr>
                <w:rFonts w:ascii="Calibri" w:hAnsi="Calibri" w:eastAsia="Calibri" w:cs="Calibri"/>
                <w:sz w:val="20"/>
                <w:szCs w:val="20"/>
              </w:rPr>
              <w:t xml:space="preserve">select l.license_instance_id, c.cc_registration_date from dbo.license l join dbo.license_instance li on li.id = l.license_instance_id join dbo.company c on c.id = li.company_id left join dbo.license_instance_event lie  on lie.license_instance_id = l.license_instance_id and lie.deleted = 0  </w:t>
            </w:r>
            <w:r w:rsidRPr="00EC4ED0">
              <w:rPr>
                <w:rFonts w:ascii="Calibri" w:hAnsi="Calibri" w:eastAsia="Calibri" w:cs="Calibri"/>
                <w:sz w:val="20"/>
                <w:szCs w:val="20"/>
              </w:rPr>
              <w:t>and lie.event_state_id = 3  -- event_state_id 3 = WORKED left join dbo.license_instance_event lie2 on lie2.license_instance_id = l.license_instance_id and lie2.deleted = 0 and lie2.event_state_id = 3 -- event_state_id 3 = WORKED and lie2.created_date &gt; lie.created_date where</w:t>
            </w:r>
            <w:r w:rsidRPr="00EC4ED0">
              <w:rPr>
                <w:rFonts w:ascii="Calibri" w:hAnsi="Calibri" w:eastAsia="Calibri" w:cs="Calibri"/>
                <w:sz w:val="20"/>
                <w:szCs w:val="20"/>
              </w:rPr>
              <w:tab/>
            </w:r>
            <w:r w:rsidRPr="00EC4ED0">
              <w:rPr>
                <w:rFonts w:ascii="Calibri" w:hAnsi="Calibri" w:eastAsia="Calibri" w:cs="Calibri"/>
                <w:sz w:val="20"/>
                <w:szCs w:val="20"/>
              </w:rPr>
              <w:t>l.state_id = 1</w:t>
            </w:r>
            <w:r w:rsidRPr="00EC4ED0">
              <w:rPr>
                <w:rFonts w:ascii="Calibri" w:hAnsi="Calibri" w:eastAsia="Calibri" w:cs="Calibri"/>
                <w:sz w:val="20"/>
                <w:szCs w:val="20"/>
              </w:rPr>
              <w:tab/>
            </w:r>
            <w:r w:rsidRPr="00EC4ED0">
              <w:rPr>
                <w:rFonts w:ascii="Calibri" w:hAnsi="Calibri" w:eastAsia="Calibri" w:cs="Calibri"/>
                <w:sz w:val="20"/>
                <w:szCs w:val="20"/>
              </w:rPr>
              <w:t>-- license_state_id 1 = ISSUED and</w:t>
            </w:r>
            <w:r w:rsidRPr="00EC4ED0">
              <w:rPr>
                <w:rFonts w:ascii="Calibri" w:hAnsi="Calibri" w:eastAsia="Calibri" w:cs="Calibri"/>
                <w:sz w:val="20"/>
                <w:szCs w:val="20"/>
              </w:rPr>
              <w:tab/>
            </w:r>
            <w:r w:rsidRPr="00EC4ED0">
              <w:rPr>
                <w:rFonts w:ascii="Calibri" w:hAnsi="Calibri" w:eastAsia="Calibri" w:cs="Calibri"/>
                <w:sz w:val="20"/>
                <w:szCs w:val="20"/>
              </w:rPr>
              <w:t>lie2.id is null</w:t>
            </w:r>
            <w:r w:rsidRPr="00EC4ED0">
              <w:rPr>
                <w:rFonts w:ascii="Calibri" w:hAnsi="Calibri" w:eastAsia="Calibri" w:cs="Calibri"/>
                <w:sz w:val="20"/>
                <w:szCs w:val="20"/>
              </w:rPr>
              <w:tab/>
            </w:r>
            <w:r w:rsidRPr="00EC4ED0">
              <w:rPr>
                <w:rFonts w:ascii="Calibri" w:hAnsi="Calibri" w:eastAsia="Calibri" w:cs="Calibri"/>
                <w:sz w:val="20"/>
                <w:szCs w:val="20"/>
              </w:rPr>
              <w:t>-- tecnico per prendere ULTIMO log esecuzione and -- la funzione abs restituisce il valore assoluto (positivo) dell'espressione numerica specificata abs( ( -- differenza di anni tra la data di iscrizione della company e l'ultima richiesta di evento datediff(yy, cast(c.cc_registration_date as date), coalesce(cast(lie.created_date as date), '2020-01-01')) - -- confronta se il mese-giorno dell'ultima richiesta di evento è minore del mese-giorno della data di iscrizione della company -- se la condizione è rispettata torna 1, altrimenti 0 iif(format(coalesce(cast(lie.created_date as date), '2020-01-01'), 'MMdd') &lt; format(cast(c.cc_registration_date as date), 'MMdd'), 1, 0) ) - ( -- differenza di anni tra la data di iscrizione della company e la data attuale datediff(yy, cast(c.cc_registration_date as date), getDate()) - -- confronta se il mese-giorno della data attuale è minore del mese-giorno della data di iscrizione della company -- se la condizione è rispettata torna 1, altrimenti 0 iif(format(getDate(), 'MMdd') &lt; format(cast(c.cc_registration_date as date), 'MMdd'), 1, 0) ) ) &gt; 0</w:t>
            </w:r>
            <w:r w:rsidRPr="00EC4ED0">
              <w:rPr>
                <w:rFonts w:ascii="Calibri" w:hAnsi="Calibri" w:eastAsia="Calibri" w:cs="Calibri"/>
                <w:sz w:val="20"/>
                <w:szCs w:val="20"/>
              </w:rPr>
              <w:tab/>
            </w:r>
            <w:r w:rsidRPr="00EC4ED0">
              <w:rPr>
                <w:rFonts w:ascii="Calibri" w:hAnsi="Calibri" w:eastAsia="Calibri" w:cs="Calibri"/>
                <w:sz w:val="20"/>
                <w:szCs w:val="20"/>
              </w:rPr>
              <w:t>-- condizione per estrarre le company per cui è cambiato il numero di anni "anzianita iscrizione" order by l.license_instance_id;</w:t>
            </w:r>
          </w:p>
        </w:tc>
      </w:tr>
      <w:tr w:rsidRPr="00E36527" w:rsidR="00F048C7" w14:paraId="4152912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2EA7D65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4451A" w:rsidP="00DE2FBF" w:rsidRDefault="0024451A" w14:paraId="42CCAE96" w14:textId="588EE67E">
            <w:pPr>
              <w:rPr>
                <w:rFonts w:ascii="Calibri" w:hAnsi="Calibri" w:eastAsia="Calibri" w:cs="Calibri"/>
                <w:sz w:val="20"/>
                <w:szCs w:val="20"/>
              </w:rPr>
            </w:pPr>
          </w:p>
        </w:tc>
      </w:tr>
      <w:tr w:rsidRPr="00E36527" w:rsidR="00F048C7" w14:paraId="72ABFFA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179744C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6E7684" w:rsidP="006E7684" w:rsidRDefault="006E7684" w14:paraId="3B1BE5C8" w14:textId="4EC95A77">
            <w:pPr>
              <w:rPr>
                <w:rFonts w:ascii="Calibri" w:hAnsi="Calibri" w:eastAsia="Calibri" w:cs="Calibri"/>
                <w:sz w:val="20"/>
                <w:szCs w:val="20"/>
              </w:rPr>
            </w:pPr>
            <w:r>
              <w:rPr>
                <w:rFonts w:ascii="Calibri" w:hAnsi="Calibri" w:eastAsia="Calibri" w:cs="Calibri"/>
                <w:sz w:val="20"/>
                <w:szCs w:val="20"/>
              </w:rPr>
              <w:t xml:space="preserve">A fine processo, le </w:t>
            </w:r>
            <w:r w:rsidR="00C3095C">
              <w:rPr>
                <w:rFonts w:ascii="Calibri" w:hAnsi="Calibri" w:eastAsia="Calibri" w:cs="Calibri"/>
                <w:sz w:val="20"/>
                <w:szCs w:val="20"/>
              </w:rPr>
              <w:t>patenti</w:t>
            </w:r>
            <w:r w:rsidR="00DE2FBF">
              <w:rPr>
                <w:rFonts w:ascii="Calibri" w:hAnsi="Calibri" w:eastAsia="Calibri" w:cs="Calibri"/>
                <w:sz w:val="20"/>
                <w:szCs w:val="20"/>
              </w:rPr>
              <w:t xml:space="preserve">, </w:t>
            </w:r>
            <w:r w:rsidRPr="00005F80" w:rsidR="00DE2FBF">
              <w:rPr>
                <w:rFonts w:ascii="Calibri" w:hAnsi="Calibri" w:eastAsia="Calibri" w:cs="Calibri"/>
                <w:sz w:val="20"/>
                <w:szCs w:val="20"/>
              </w:rPr>
              <w:t>emess</w:t>
            </w:r>
            <w:r w:rsidR="00DE2FBF">
              <w:rPr>
                <w:rFonts w:ascii="Calibri" w:hAnsi="Calibri" w:eastAsia="Calibri" w:cs="Calibri"/>
                <w:sz w:val="20"/>
                <w:szCs w:val="20"/>
              </w:rPr>
              <w:t>e</w:t>
            </w:r>
            <w:r w:rsidRPr="00005F80" w:rsidR="00DE2FBF">
              <w:rPr>
                <w:rFonts w:ascii="Calibri" w:hAnsi="Calibri" w:eastAsia="Calibri" w:cs="Calibri"/>
                <w:sz w:val="20"/>
                <w:szCs w:val="20"/>
              </w:rPr>
              <w:t xml:space="preserve"> o </w:t>
            </w:r>
            <w:r w:rsidR="00DE2FBF">
              <w:rPr>
                <w:rFonts w:ascii="Calibri" w:hAnsi="Calibri" w:eastAsia="Calibri" w:cs="Calibri"/>
                <w:sz w:val="20"/>
                <w:szCs w:val="20"/>
              </w:rPr>
              <w:t>sospese,</w:t>
            </w:r>
            <w:r w:rsidR="00C3095C">
              <w:rPr>
                <w:rFonts w:ascii="Calibri" w:hAnsi="Calibri" w:eastAsia="Calibri" w:cs="Calibri"/>
                <w:sz w:val="20"/>
                <w:szCs w:val="20"/>
              </w:rPr>
              <w:t xml:space="preserve"> </w:t>
            </w:r>
            <w:r w:rsidR="00DE2FBF">
              <w:rPr>
                <w:rFonts w:ascii="Calibri" w:hAnsi="Calibri" w:eastAsia="Calibri" w:cs="Calibri"/>
                <w:sz w:val="20"/>
                <w:szCs w:val="20"/>
              </w:rPr>
              <w:t>delle aziende</w:t>
            </w:r>
            <w:r>
              <w:rPr>
                <w:rFonts w:ascii="Calibri" w:hAnsi="Calibri" w:eastAsia="Calibri" w:cs="Calibri"/>
                <w:sz w:val="20"/>
                <w:szCs w:val="20"/>
              </w:rPr>
              <w:t xml:space="preserve"> estratte avranno:</w:t>
            </w:r>
          </w:p>
          <w:p w:rsidRPr="00E36527" w:rsidR="0024451A" w:rsidP="00842DA3" w:rsidRDefault="00DE2FBF" w14:paraId="450BD9B6" w14:textId="541654EA">
            <w:pPr>
              <w:pStyle w:val="ListParagraph"/>
              <w:numPr>
                <w:ilvl w:val="0"/>
                <w:numId w:val="79"/>
              </w:numPr>
              <w:rPr>
                <w:rFonts w:ascii="Calibri" w:hAnsi="Calibri" w:eastAsia="Calibri" w:cs="Calibri"/>
                <w:sz w:val="20"/>
                <w:szCs w:val="20"/>
              </w:rPr>
            </w:pPr>
            <w:r>
              <w:rPr>
                <w:rFonts w:ascii="Calibri" w:hAnsi="Calibri" w:eastAsia="Calibri" w:cs="Calibri"/>
                <w:sz w:val="20"/>
                <w:szCs w:val="20"/>
              </w:rPr>
              <w:t>il punteggio incrementato di 1</w:t>
            </w:r>
          </w:p>
        </w:tc>
      </w:tr>
      <w:tr w:rsidRPr="00E36527" w:rsidR="00F048C7" w14:paraId="247B194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4B7C3A2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24451A" w:rsidRDefault="0024451A" w14:paraId="77D0E8AC" w14:textId="77777777">
            <w:pPr>
              <w:rPr>
                <w:rFonts w:ascii="Calibri" w:hAnsi="Calibri" w:eastAsia="Calibri" w:cs="Calibri"/>
                <w:sz w:val="20"/>
                <w:szCs w:val="20"/>
              </w:rPr>
            </w:pPr>
          </w:p>
        </w:tc>
      </w:tr>
      <w:tr w:rsidRPr="00DD7F7E" w:rsidR="00F048C7" w14:paraId="3DB4DF7C" w14:textId="77777777">
        <w:trPr>
          <w:trHeight w:val="770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21849560"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347161" w:rsidP="00347161" w:rsidRDefault="00347161" w14:paraId="6A26CDF6" w14:textId="77777777">
            <w:pPr>
              <w:rPr>
                <w:rFonts w:ascii="Calibri" w:hAnsi="Calibri" w:eastAsia="Calibri" w:cs="Calibri"/>
                <w:sz w:val="20"/>
                <w:szCs w:val="20"/>
              </w:rPr>
            </w:pPr>
            <w:r w:rsidRPr="00662820">
              <w:rPr>
                <w:rFonts w:ascii="Calibri" w:hAnsi="Calibri" w:eastAsia="Calibri" w:cs="Calibri"/>
                <w:sz w:val="20"/>
                <w:szCs w:val="20"/>
              </w:rPr>
              <w:t xml:space="preserve">Tale esecuzione sarà da </w:t>
            </w:r>
            <w:r>
              <w:rPr>
                <w:rFonts w:ascii="Calibri" w:hAnsi="Calibri" w:eastAsia="Calibri" w:cs="Calibri"/>
                <w:sz w:val="20"/>
                <w:szCs w:val="20"/>
              </w:rPr>
              <w:t>effettuare prima dell’elaborazione degli eventi presenti nella tabella license_instance_event</w:t>
            </w:r>
          </w:p>
          <w:p w:rsidR="0024451A" w:rsidRDefault="0024451A" w14:paraId="30E1EB5B" w14:textId="77777777">
            <w:pPr>
              <w:rPr>
                <w:rFonts w:ascii="Calibri" w:hAnsi="Calibri" w:eastAsia="Calibri" w:cs="Calibri"/>
                <w:sz w:val="20"/>
                <w:szCs w:val="20"/>
              </w:rPr>
            </w:pPr>
          </w:p>
          <w:p w:rsidR="00347161" w:rsidRDefault="00347161" w14:paraId="64056D7E" w14:textId="3B1279E2">
            <w:pPr>
              <w:rPr>
                <w:rFonts w:ascii="Calibri" w:hAnsi="Calibri" w:eastAsia="Calibri" w:cs="Calibri"/>
                <w:sz w:val="20"/>
                <w:szCs w:val="20"/>
              </w:rPr>
            </w:pPr>
            <w:r>
              <w:rPr>
                <w:rFonts w:ascii="Calibri" w:hAnsi="Calibri" w:eastAsia="Calibri" w:cs="Calibri"/>
                <w:sz w:val="20"/>
                <w:szCs w:val="20"/>
              </w:rPr>
              <w:t>Deve essere inserito un record</w:t>
            </w:r>
            <w:r w:rsidR="006E5FEF">
              <w:rPr>
                <w:rFonts w:ascii="Calibri" w:hAnsi="Calibri" w:eastAsia="Calibri" w:cs="Calibri"/>
                <w:sz w:val="20"/>
                <w:szCs w:val="20"/>
              </w:rPr>
              <w:t xml:space="preserve"> nella tabella </w:t>
            </w:r>
            <w:r w:rsidRPr="006E5FEF" w:rsidR="006E5FEF">
              <w:rPr>
                <w:rFonts w:ascii="Calibri" w:hAnsi="Calibri" w:eastAsia="Calibri" w:cs="Calibri"/>
                <w:sz w:val="20"/>
                <w:szCs w:val="20"/>
              </w:rPr>
              <w:t>license_instance_event</w:t>
            </w:r>
            <w:r>
              <w:rPr>
                <w:rFonts w:ascii="Calibri" w:hAnsi="Calibri" w:eastAsia="Calibri" w:cs="Calibri"/>
                <w:sz w:val="20"/>
                <w:szCs w:val="20"/>
              </w:rPr>
              <w:t>, se non è già presente per ogni azienda, impostando le seguenti informazioni:</w:t>
            </w:r>
          </w:p>
          <w:tbl>
            <w:tblPr>
              <w:tblW w:w="8192" w:type="dxa"/>
              <w:jc w:val="center"/>
              <w:tblLook w:val="04A0" w:firstRow="1" w:lastRow="0" w:firstColumn="1" w:lastColumn="0" w:noHBand="0" w:noVBand="1"/>
            </w:tblPr>
            <w:tblGrid>
              <w:gridCol w:w="1878"/>
              <w:gridCol w:w="3089"/>
              <w:gridCol w:w="3134"/>
            </w:tblGrid>
            <w:tr w:rsidR="00F048C7" w:rsidTr="00834F76" w14:paraId="090861A0" w14:textId="77777777">
              <w:trPr>
                <w:trHeight w:val="285"/>
                <w:jc w:val="center"/>
              </w:trPr>
              <w:tc>
                <w:tcPr>
                  <w:tcW w:w="1731" w:type="dxa"/>
                  <w:tcBorders>
                    <w:top w:val="single" w:color="61CBF3" w:sz="4" w:space="0"/>
                    <w:left w:val="single" w:color="61CBF3" w:sz="4" w:space="0"/>
                    <w:bottom w:val="single" w:color="61CBF3" w:sz="4" w:space="0"/>
                    <w:right w:val="nil"/>
                  </w:tcBorders>
                  <w:shd w:val="clear" w:color="0F9ED5" w:fill="0F9ED5"/>
                  <w:noWrap/>
                  <w:vAlign w:val="bottom"/>
                  <w:hideMark/>
                </w:tcPr>
                <w:p w:rsidR="00CF0819" w:rsidP="00CF0819" w:rsidRDefault="00CF0819" w14:paraId="6B024041" w14:textId="77777777">
                  <w:pPr>
                    <w:rPr>
                      <w:rFonts w:ascii="Aptos Narrow" w:hAnsi="Aptos Narrow"/>
                      <w:b/>
                      <w:bCs/>
                      <w:color w:val="FFFFFF"/>
                      <w:sz w:val="22"/>
                      <w:szCs w:val="22"/>
                    </w:rPr>
                  </w:pPr>
                  <w:r>
                    <w:rPr>
                      <w:rFonts w:ascii="Aptos Narrow" w:hAnsi="Aptos Narrow"/>
                      <w:b/>
                      <w:bCs/>
                      <w:color w:val="FFFFFF"/>
                      <w:sz w:val="22"/>
                      <w:szCs w:val="22"/>
                    </w:rPr>
                    <w:t>Campo</w:t>
                  </w:r>
                </w:p>
              </w:tc>
              <w:tc>
                <w:tcPr>
                  <w:tcW w:w="3207" w:type="dxa"/>
                  <w:tcBorders>
                    <w:top w:val="single" w:color="61CBF3" w:sz="4" w:space="0"/>
                    <w:left w:val="nil"/>
                    <w:bottom w:val="single" w:color="61CBF3" w:sz="4" w:space="0"/>
                    <w:right w:val="nil"/>
                  </w:tcBorders>
                  <w:shd w:val="clear" w:color="0F9ED5" w:fill="0F9ED5"/>
                  <w:noWrap/>
                  <w:vAlign w:val="bottom"/>
                  <w:hideMark/>
                </w:tcPr>
                <w:p w:rsidR="00CF0819" w:rsidP="00CF0819" w:rsidRDefault="00CF0819" w14:paraId="5067E743" w14:textId="77777777">
                  <w:pPr>
                    <w:rPr>
                      <w:rFonts w:ascii="Aptos Narrow" w:hAnsi="Aptos Narrow"/>
                      <w:b/>
                      <w:bCs/>
                      <w:color w:val="FFFFFF"/>
                      <w:sz w:val="22"/>
                      <w:szCs w:val="22"/>
                    </w:rPr>
                  </w:pPr>
                  <w:r>
                    <w:rPr>
                      <w:rFonts w:ascii="Aptos Narrow" w:hAnsi="Aptos Narrow"/>
                      <w:b/>
                      <w:bCs/>
                      <w:color w:val="FFFFFF"/>
                      <w:sz w:val="22"/>
                      <w:szCs w:val="22"/>
                    </w:rPr>
                    <w:t>Significato</w:t>
                  </w:r>
                </w:p>
              </w:tc>
              <w:tc>
                <w:tcPr>
                  <w:tcW w:w="3254" w:type="dxa"/>
                  <w:tcBorders>
                    <w:top w:val="single" w:color="61CBF3" w:sz="4" w:space="0"/>
                    <w:left w:val="nil"/>
                    <w:bottom w:val="single" w:color="61CBF3" w:sz="4" w:space="0"/>
                    <w:right w:val="single" w:color="61CBF3" w:sz="4" w:space="0"/>
                  </w:tcBorders>
                  <w:shd w:val="clear" w:color="0F9ED5" w:fill="0F9ED5"/>
                  <w:noWrap/>
                  <w:vAlign w:val="bottom"/>
                  <w:hideMark/>
                </w:tcPr>
                <w:p w:rsidR="00CF0819" w:rsidP="00CF0819" w:rsidRDefault="00CF0819" w14:paraId="3D1FD3AD" w14:textId="77777777">
                  <w:pPr>
                    <w:rPr>
                      <w:rFonts w:ascii="Aptos Narrow" w:hAnsi="Aptos Narrow"/>
                      <w:b/>
                      <w:bCs/>
                      <w:color w:val="FFFFFF"/>
                      <w:sz w:val="22"/>
                      <w:szCs w:val="22"/>
                    </w:rPr>
                  </w:pPr>
                  <w:r>
                    <w:rPr>
                      <w:rFonts w:ascii="Aptos Narrow" w:hAnsi="Aptos Narrow"/>
                      <w:b/>
                      <w:bCs/>
                      <w:color w:val="FFFFFF"/>
                      <w:sz w:val="22"/>
                      <w:szCs w:val="22"/>
                    </w:rPr>
                    <w:t>Valorizzazione</w:t>
                  </w:r>
                </w:p>
              </w:tc>
            </w:tr>
            <w:tr w:rsidR="00F048C7" w:rsidTr="00834F76" w14:paraId="473038FA" w14:textId="77777777">
              <w:trPr>
                <w:trHeight w:val="285"/>
                <w:jc w:val="center"/>
              </w:trPr>
              <w:tc>
                <w:tcPr>
                  <w:tcW w:w="1731" w:type="dxa"/>
                  <w:tcBorders>
                    <w:top w:val="single" w:color="61CBF3" w:sz="4" w:space="0"/>
                    <w:left w:val="single" w:color="61CBF3" w:sz="4" w:space="0"/>
                    <w:bottom w:val="single" w:color="61CBF3" w:sz="4" w:space="0"/>
                    <w:right w:val="nil"/>
                  </w:tcBorders>
                  <w:shd w:val="clear" w:color="CAEDFB" w:fill="CAEDFB"/>
                  <w:noWrap/>
                  <w:vAlign w:val="bottom"/>
                  <w:hideMark/>
                </w:tcPr>
                <w:p w:rsidR="00CF0819" w:rsidP="00CF0819" w:rsidRDefault="00CF0819" w14:paraId="2195FF6F" w14:textId="77777777">
                  <w:pPr>
                    <w:rPr>
                      <w:rFonts w:ascii="Aptos Narrow" w:hAnsi="Aptos Narrow"/>
                      <w:color w:val="000000"/>
                      <w:sz w:val="22"/>
                      <w:szCs w:val="22"/>
                    </w:rPr>
                  </w:pPr>
                  <w:r>
                    <w:rPr>
                      <w:rFonts w:ascii="Aptos Narrow" w:hAnsi="Aptos Narrow"/>
                      <w:color w:val="000000"/>
                      <w:sz w:val="22"/>
                      <w:szCs w:val="22"/>
                    </w:rPr>
                    <w:t xml:space="preserve">id </w:t>
                  </w:r>
                </w:p>
              </w:tc>
              <w:tc>
                <w:tcPr>
                  <w:tcW w:w="3207" w:type="dxa"/>
                  <w:tcBorders>
                    <w:top w:val="single" w:color="61CBF3" w:sz="4" w:space="0"/>
                    <w:left w:val="nil"/>
                    <w:bottom w:val="single" w:color="61CBF3" w:sz="4" w:space="0"/>
                    <w:right w:val="nil"/>
                  </w:tcBorders>
                  <w:shd w:val="clear" w:color="CAEDFB" w:fill="CAEDFB"/>
                  <w:noWrap/>
                  <w:vAlign w:val="bottom"/>
                  <w:hideMark/>
                </w:tcPr>
                <w:p w:rsidR="00CF0819" w:rsidP="00CF0819" w:rsidRDefault="00CF0819" w14:paraId="127503AB" w14:textId="77777777">
                  <w:pPr>
                    <w:rPr>
                      <w:rFonts w:ascii="Aptos Narrow" w:hAnsi="Aptos Narrow"/>
                      <w:color w:val="000000"/>
                      <w:sz w:val="22"/>
                      <w:szCs w:val="22"/>
                    </w:rPr>
                  </w:pPr>
                  <w:r>
                    <w:rPr>
                      <w:rFonts w:ascii="Aptos Narrow" w:hAnsi="Aptos Narrow"/>
                      <w:color w:val="000000"/>
                      <w:sz w:val="22"/>
                      <w:szCs w:val="22"/>
                    </w:rPr>
                    <w:t>Id Univoco di Riga</w:t>
                  </w:r>
                </w:p>
              </w:tc>
              <w:tc>
                <w:tcPr>
                  <w:tcW w:w="3254" w:type="dxa"/>
                  <w:tcBorders>
                    <w:top w:val="single" w:color="61CBF3" w:sz="4" w:space="0"/>
                    <w:left w:val="nil"/>
                    <w:bottom w:val="single" w:color="61CBF3" w:sz="4" w:space="0"/>
                    <w:right w:val="single" w:color="61CBF3" w:sz="4" w:space="0"/>
                  </w:tcBorders>
                  <w:shd w:val="clear" w:color="CAEDFB" w:fill="CAEDFB"/>
                  <w:noWrap/>
                  <w:vAlign w:val="bottom"/>
                  <w:hideMark/>
                </w:tcPr>
                <w:p w:rsidR="00CF0819" w:rsidP="00CF0819" w:rsidRDefault="00CF0819" w14:paraId="2E1A6F65" w14:textId="77777777">
                  <w:pPr>
                    <w:rPr>
                      <w:rFonts w:ascii="Aptos Narrow" w:hAnsi="Aptos Narrow"/>
                      <w:color w:val="000000"/>
                      <w:sz w:val="22"/>
                      <w:szCs w:val="22"/>
                    </w:rPr>
                  </w:pPr>
                  <w:r>
                    <w:rPr>
                      <w:rFonts w:ascii="Aptos Narrow" w:hAnsi="Aptos Narrow"/>
                      <w:color w:val="000000"/>
                      <w:sz w:val="22"/>
                      <w:szCs w:val="22"/>
                    </w:rPr>
                    <w:t>Identity</w:t>
                  </w:r>
                </w:p>
              </w:tc>
            </w:tr>
            <w:tr w:rsidR="00F048C7" w:rsidTr="00834F76" w14:paraId="58A7BAA9" w14:textId="77777777">
              <w:trPr>
                <w:trHeight w:val="285"/>
                <w:jc w:val="center"/>
              </w:trPr>
              <w:tc>
                <w:tcPr>
                  <w:tcW w:w="1731" w:type="dxa"/>
                  <w:tcBorders>
                    <w:top w:val="single" w:color="61CBF3" w:sz="4" w:space="0"/>
                    <w:left w:val="single" w:color="61CBF3" w:sz="4" w:space="0"/>
                    <w:bottom w:val="single" w:color="61CBF3" w:sz="4" w:space="0"/>
                    <w:right w:val="nil"/>
                  </w:tcBorders>
                  <w:noWrap/>
                  <w:vAlign w:val="bottom"/>
                  <w:hideMark/>
                </w:tcPr>
                <w:p w:rsidR="00CF0819" w:rsidP="00CF0819" w:rsidRDefault="00CF0819" w14:paraId="2006AD02" w14:textId="77777777">
                  <w:pPr>
                    <w:rPr>
                      <w:rFonts w:ascii="Aptos Narrow" w:hAnsi="Aptos Narrow"/>
                      <w:color w:val="000000"/>
                      <w:sz w:val="22"/>
                      <w:szCs w:val="22"/>
                    </w:rPr>
                  </w:pPr>
                  <w:r>
                    <w:rPr>
                      <w:rFonts w:ascii="Aptos Narrow" w:hAnsi="Aptos Narrow"/>
                      <w:color w:val="000000"/>
                      <w:sz w:val="22"/>
                      <w:szCs w:val="22"/>
                    </w:rPr>
                    <w:t>event_id</w:t>
                  </w:r>
                </w:p>
              </w:tc>
              <w:tc>
                <w:tcPr>
                  <w:tcW w:w="3207" w:type="dxa"/>
                  <w:tcBorders>
                    <w:top w:val="single" w:color="61CBF3" w:sz="4" w:space="0"/>
                    <w:left w:val="nil"/>
                    <w:bottom w:val="single" w:color="61CBF3" w:sz="4" w:space="0"/>
                    <w:right w:val="nil"/>
                  </w:tcBorders>
                  <w:noWrap/>
                  <w:vAlign w:val="bottom"/>
                  <w:hideMark/>
                </w:tcPr>
                <w:p w:rsidR="00CF0819" w:rsidP="00CF0819" w:rsidRDefault="00CF0819" w14:paraId="3B27E591" w14:textId="77777777">
                  <w:pPr>
                    <w:rPr>
                      <w:rFonts w:ascii="Aptos Narrow" w:hAnsi="Aptos Narrow"/>
                      <w:color w:val="000000"/>
                      <w:sz w:val="22"/>
                      <w:szCs w:val="22"/>
                    </w:rPr>
                  </w:pPr>
                  <w:r>
                    <w:rPr>
                      <w:rFonts w:ascii="Aptos Narrow" w:hAnsi="Aptos Narrow"/>
                      <w:color w:val="000000"/>
                      <w:sz w:val="22"/>
                      <w:szCs w:val="22"/>
                    </w:rPr>
                    <w:t>Id Univoco di Riga</w:t>
                  </w:r>
                </w:p>
              </w:tc>
              <w:tc>
                <w:tcPr>
                  <w:tcW w:w="3254" w:type="dxa"/>
                  <w:tcBorders>
                    <w:top w:val="single" w:color="61CBF3" w:sz="4" w:space="0"/>
                    <w:left w:val="nil"/>
                    <w:bottom w:val="single" w:color="61CBF3" w:sz="4" w:space="0"/>
                    <w:right w:val="single" w:color="61CBF3" w:sz="4" w:space="0"/>
                  </w:tcBorders>
                  <w:noWrap/>
                  <w:vAlign w:val="bottom"/>
                  <w:hideMark/>
                </w:tcPr>
                <w:p w:rsidR="00CF0819" w:rsidP="00CF0819" w:rsidRDefault="00CF0819" w14:paraId="049EBC3A" w14:textId="77777777">
                  <w:pPr>
                    <w:rPr>
                      <w:rFonts w:ascii="Aptos Narrow" w:hAnsi="Aptos Narrow"/>
                      <w:color w:val="000000"/>
                      <w:sz w:val="22"/>
                      <w:szCs w:val="22"/>
                    </w:rPr>
                  </w:pPr>
                  <w:r>
                    <w:rPr>
                      <w:rFonts w:ascii="Aptos Narrow" w:hAnsi="Aptos Narrow"/>
                      <w:color w:val="000000"/>
                      <w:sz w:val="22"/>
                      <w:szCs w:val="22"/>
                    </w:rPr>
                    <w:t>UUID</w:t>
                  </w:r>
                </w:p>
              </w:tc>
            </w:tr>
            <w:tr w:rsidR="00F048C7" w:rsidTr="00834F76" w14:paraId="6F9557CE" w14:textId="77777777">
              <w:trPr>
                <w:trHeight w:val="285"/>
                <w:jc w:val="center"/>
              </w:trPr>
              <w:tc>
                <w:tcPr>
                  <w:tcW w:w="1731" w:type="dxa"/>
                  <w:tcBorders>
                    <w:top w:val="single" w:color="61CBF3" w:sz="4" w:space="0"/>
                    <w:left w:val="single" w:color="61CBF3" w:sz="4" w:space="0"/>
                    <w:bottom w:val="single" w:color="61CBF3" w:sz="4" w:space="0"/>
                    <w:right w:val="nil"/>
                  </w:tcBorders>
                  <w:shd w:val="clear" w:color="CAEDFB" w:fill="CAEDFB"/>
                  <w:noWrap/>
                  <w:vAlign w:val="bottom"/>
                  <w:hideMark/>
                </w:tcPr>
                <w:p w:rsidR="00CF0819" w:rsidP="00CF0819" w:rsidRDefault="00CF0819" w14:paraId="35B0CB13" w14:textId="77777777">
                  <w:pPr>
                    <w:rPr>
                      <w:rFonts w:ascii="Aptos Narrow" w:hAnsi="Aptos Narrow"/>
                      <w:color w:val="000000"/>
                      <w:sz w:val="22"/>
                      <w:szCs w:val="22"/>
                    </w:rPr>
                  </w:pPr>
                  <w:r>
                    <w:rPr>
                      <w:rFonts w:ascii="Aptos Narrow" w:hAnsi="Aptos Narrow"/>
                      <w:color w:val="000000"/>
                      <w:sz w:val="22"/>
                      <w:szCs w:val="22"/>
                    </w:rPr>
                    <w:t>event_type_id</w:t>
                  </w:r>
                </w:p>
              </w:tc>
              <w:tc>
                <w:tcPr>
                  <w:tcW w:w="3207" w:type="dxa"/>
                  <w:tcBorders>
                    <w:top w:val="single" w:color="61CBF3" w:sz="4" w:space="0"/>
                    <w:left w:val="nil"/>
                    <w:bottom w:val="single" w:color="61CBF3" w:sz="4" w:space="0"/>
                    <w:right w:val="nil"/>
                  </w:tcBorders>
                  <w:shd w:val="clear" w:color="CAEDFB" w:fill="CAEDFB"/>
                  <w:noWrap/>
                  <w:vAlign w:val="bottom"/>
                  <w:hideMark/>
                </w:tcPr>
                <w:p w:rsidR="00CF0819" w:rsidP="00CF0819" w:rsidRDefault="00CF0819" w14:paraId="5A6B5E09" w14:textId="77777777">
                  <w:pPr>
                    <w:rPr>
                      <w:rFonts w:ascii="Aptos Narrow" w:hAnsi="Aptos Narrow"/>
                      <w:color w:val="000000"/>
                      <w:sz w:val="22"/>
                      <w:szCs w:val="22"/>
                    </w:rPr>
                  </w:pPr>
                  <w:r>
                    <w:rPr>
                      <w:rFonts w:ascii="Aptos Narrow" w:hAnsi="Aptos Narrow"/>
                      <w:color w:val="000000"/>
                      <w:sz w:val="22"/>
                      <w:szCs w:val="22"/>
                    </w:rPr>
                    <w:t>Tipo evento</w:t>
                  </w:r>
                </w:p>
              </w:tc>
              <w:tc>
                <w:tcPr>
                  <w:tcW w:w="3254" w:type="dxa"/>
                  <w:tcBorders>
                    <w:top w:val="single" w:color="61CBF3" w:sz="4" w:space="0"/>
                    <w:left w:val="nil"/>
                    <w:bottom w:val="single" w:color="61CBF3" w:sz="4" w:space="0"/>
                    <w:right w:val="single" w:color="61CBF3" w:sz="4" w:space="0"/>
                  </w:tcBorders>
                  <w:shd w:val="clear" w:color="CAEDFB" w:fill="CAEDFB"/>
                  <w:noWrap/>
                  <w:vAlign w:val="bottom"/>
                  <w:hideMark/>
                </w:tcPr>
                <w:p w:rsidR="00CF0819" w:rsidP="00CF0819" w:rsidRDefault="00CF0819" w14:paraId="640359B5" w14:textId="77777777">
                  <w:pPr>
                    <w:rPr>
                      <w:rFonts w:ascii="Aptos Narrow" w:hAnsi="Aptos Narrow"/>
                      <w:color w:val="000000"/>
                      <w:sz w:val="22"/>
                      <w:szCs w:val="22"/>
                    </w:rPr>
                  </w:pPr>
                  <w:r>
                    <w:rPr>
                      <w:rFonts w:ascii="Aptos Narrow" w:hAnsi="Aptos Narrow"/>
                      <w:color w:val="000000"/>
                      <w:sz w:val="22"/>
                      <w:szCs w:val="22"/>
                    </w:rPr>
                    <w:t>2</w:t>
                  </w:r>
                </w:p>
              </w:tc>
            </w:tr>
            <w:tr w:rsidR="00F048C7" w:rsidTr="00834F76" w14:paraId="48668512" w14:textId="77777777">
              <w:trPr>
                <w:trHeight w:val="285"/>
                <w:jc w:val="center"/>
              </w:trPr>
              <w:tc>
                <w:tcPr>
                  <w:tcW w:w="1731" w:type="dxa"/>
                  <w:tcBorders>
                    <w:top w:val="single" w:color="61CBF3" w:sz="4" w:space="0"/>
                    <w:left w:val="single" w:color="61CBF3" w:sz="4" w:space="0"/>
                    <w:bottom w:val="single" w:color="61CBF3" w:sz="4" w:space="0"/>
                    <w:right w:val="nil"/>
                  </w:tcBorders>
                  <w:noWrap/>
                  <w:vAlign w:val="bottom"/>
                  <w:hideMark/>
                </w:tcPr>
                <w:p w:rsidR="00CF0819" w:rsidP="00CF0819" w:rsidRDefault="00CF0819" w14:paraId="4F567EFC" w14:textId="77777777">
                  <w:pPr>
                    <w:rPr>
                      <w:rFonts w:ascii="Aptos Narrow" w:hAnsi="Aptos Narrow"/>
                      <w:color w:val="000000"/>
                      <w:sz w:val="22"/>
                      <w:szCs w:val="22"/>
                    </w:rPr>
                  </w:pPr>
                  <w:r>
                    <w:rPr>
                      <w:rFonts w:ascii="Aptos Narrow" w:hAnsi="Aptos Narrow"/>
                      <w:color w:val="000000"/>
                      <w:sz w:val="22"/>
                      <w:szCs w:val="22"/>
                    </w:rPr>
                    <w:t>event_state_id</w:t>
                  </w:r>
                </w:p>
              </w:tc>
              <w:tc>
                <w:tcPr>
                  <w:tcW w:w="3207" w:type="dxa"/>
                  <w:tcBorders>
                    <w:top w:val="single" w:color="61CBF3" w:sz="4" w:space="0"/>
                    <w:left w:val="nil"/>
                    <w:bottom w:val="single" w:color="61CBF3" w:sz="4" w:space="0"/>
                    <w:right w:val="nil"/>
                  </w:tcBorders>
                  <w:noWrap/>
                  <w:vAlign w:val="bottom"/>
                  <w:hideMark/>
                </w:tcPr>
                <w:p w:rsidR="00CF0819" w:rsidP="00CF0819" w:rsidRDefault="00CF0819" w14:paraId="44525AD8" w14:textId="77777777">
                  <w:pPr>
                    <w:rPr>
                      <w:rFonts w:ascii="Aptos Narrow" w:hAnsi="Aptos Narrow"/>
                      <w:color w:val="000000"/>
                      <w:sz w:val="22"/>
                      <w:szCs w:val="22"/>
                    </w:rPr>
                  </w:pPr>
                </w:p>
              </w:tc>
              <w:tc>
                <w:tcPr>
                  <w:tcW w:w="3254" w:type="dxa"/>
                  <w:tcBorders>
                    <w:top w:val="single" w:color="61CBF3" w:sz="4" w:space="0"/>
                    <w:left w:val="nil"/>
                    <w:bottom w:val="single" w:color="61CBF3" w:sz="4" w:space="0"/>
                    <w:right w:val="single" w:color="61CBF3" w:sz="4" w:space="0"/>
                  </w:tcBorders>
                  <w:noWrap/>
                  <w:vAlign w:val="bottom"/>
                  <w:hideMark/>
                </w:tcPr>
                <w:p w:rsidR="00CF0819" w:rsidP="00CF0819" w:rsidRDefault="00CF0819" w14:paraId="2673ED62" w14:textId="77777777">
                  <w:pPr>
                    <w:rPr>
                      <w:rFonts w:ascii="Aptos Narrow" w:hAnsi="Aptos Narrow"/>
                      <w:color w:val="000000"/>
                      <w:sz w:val="22"/>
                      <w:szCs w:val="22"/>
                    </w:rPr>
                  </w:pPr>
                  <w:r>
                    <w:rPr>
                      <w:rFonts w:ascii="Aptos Narrow" w:hAnsi="Aptos Narrow"/>
                      <w:color w:val="000000"/>
                      <w:sz w:val="22"/>
                      <w:szCs w:val="22"/>
                    </w:rPr>
                    <w:t>1</w:t>
                  </w:r>
                </w:p>
              </w:tc>
            </w:tr>
            <w:tr w:rsidR="00F048C7" w:rsidTr="00834F76" w14:paraId="7FD09B4D" w14:textId="77777777">
              <w:trPr>
                <w:trHeight w:val="285"/>
                <w:jc w:val="center"/>
              </w:trPr>
              <w:tc>
                <w:tcPr>
                  <w:tcW w:w="1731" w:type="dxa"/>
                  <w:tcBorders>
                    <w:top w:val="single" w:color="61CBF3" w:sz="4" w:space="0"/>
                    <w:left w:val="single" w:color="61CBF3" w:sz="4" w:space="0"/>
                    <w:bottom w:val="single" w:color="61CBF3" w:sz="4" w:space="0"/>
                    <w:right w:val="nil"/>
                  </w:tcBorders>
                  <w:shd w:val="clear" w:color="CAEDFB" w:fill="CAEDFB"/>
                  <w:noWrap/>
                  <w:vAlign w:val="bottom"/>
                  <w:hideMark/>
                </w:tcPr>
                <w:p w:rsidR="00CF0819" w:rsidP="00CF0819" w:rsidRDefault="00CF0819" w14:paraId="200BCD6C" w14:textId="77777777">
                  <w:pPr>
                    <w:rPr>
                      <w:rFonts w:ascii="Aptos Narrow" w:hAnsi="Aptos Narrow"/>
                      <w:color w:val="000000"/>
                      <w:sz w:val="22"/>
                      <w:szCs w:val="22"/>
                    </w:rPr>
                  </w:pPr>
                  <w:r>
                    <w:rPr>
                      <w:rFonts w:ascii="Aptos Narrow" w:hAnsi="Aptos Narrow"/>
                      <w:color w:val="000000"/>
                      <w:sz w:val="22"/>
                      <w:szCs w:val="22"/>
                    </w:rPr>
                    <w:t>license_instance_id</w:t>
                  </w:r>
                </w:p>
              </w:tc>
              <w:tc>
                <w:tcPr>
                  <w:tcW w:w="3207" w:type="dxa"/>
                  <w:tcBorders>
                    <w:top w:val="single" w:color="61CBF3" w:sz="4" w:space="0"/>
                    <w:left w:val="nil"/>
                    <w:bottom w:val="single" w:color="61CBF3" w:sz="4" w:space="0"/>
                    <w:right w:val="nil"/>
                  </w:tcBorders>
                  <w:shd w:val="clear" w:color="CAEDFB" w:fill="CAEDFB"/>
                  <w:noWrap/>
                  <w:vAlign w:val="bottom"/>
                  <w:hideMark/>
                </w:tcPr>
                <w:p w:rsidR="00CF0819" w:rsidP="00CF0819" w:rsidRDefault="00CF0819" w14:paraId="7FD45F74" w14:textId="77777777">
                  <w:pPr>
                    <w:rPr>
                      <w:rFonts w:ascii="Aptos Narrow" w:hAnsi="Aptos Narrow"/>
                      <w:color w:val="000000"/>
                      <w:sz w:val="22"/>
                      <w:szCs w:val="22"/>
                    </w:rPr>
                  </w:pPr>
                  <w:r>
                    <w:rPr>
                      <w:rFonts w:ascii="Aptos Narrow" w:hAnsi="Aptos Narrow"/>
                      <w:color w:val="000000"/>
                      <w:sz w:val="22"/>
                      <w:szCs w:val="22"/>
                    </w:rPr>
                    <w:t>Id della Istanza della Patente</w:t>
                  </w:r>
                </w:p>
              </w:tc>
              <w:tc>
                <w:tcPr>
                  <w:tcW w:w="3254" w:type="dxa"/>
                  <w:tcBorders>
                    <w:top w:val="single" w:color="61CBF3" w:sz="4" w:space="0"/>
                    <w:left w:val="nil"/>
                    <w:bottom w:val="single" w:color="61CBF3" w:sz="4" w:space="0"/>
                    <w:right w:val="single" w:color="61CBF3" w:sz="4" w:space="0"/>
                  </w:tcBorders>
                  <w:shd w:val="clear" w:color="CAEDFB" w:fill="CAEDFB"/>
                  <w:noWrap/>
                  <w:vAlign w:val="bottom"/>
                  <w:hideMark/>
                </w:tcPr>
                <w:p w:rsidR="00CF0819" w:rsidP="00CF0819" w:rsidRDefault="00CF0819" w14:paraId="115EE053" w14:textId="77777777">
                  <w:pPr>
                    <w:rPr>
                      <w:rFonts w:ascii="Aptos Narrow" w:hAnsi="Aptos Narrow"/>
                      <w:color w:val="000000"/>
                      <w:sz w:val="22"/>
                      <w:szCs w:val="22"/>
                    </w:rPr>
                  </w:pPr>
                  <w:r>
                    <w:rPr>
                      <w:rFonts w:ascii="Aptos Narrow" w:hAnsi="Aptos Narrow"/>
                      <w:color w:val="000000"/>
                      <w:sz w:val="22"/>
                      <w:szCs w:val="22"/>
                    </w:rPr>
                    <w:t>license_instance.id</w:t>
                  </w:r>
                </w:p>
              </w:tc>
            </w:tr>
            <w:tr w:rsidR="00F048C7" w:rsidTr="00834F76" w14:paraId="463C4406" w14:textId="77777777">
              <w:trPr>
                <w:trHeight w:val="285"/>
                <w:jc w:val="center"/>
              </w:trPr>
              <w:tc>
                <w:tcPr>
                  <w:tcW w:w="1731" w:type="dxa"/>
                  <w:tcBorders>
                    <w:top w:val="single" w:color="61CBF3" w:sz="4" w:space="0"/>
                    <w:left w:val="single" w:color="61CBF3" w:sz="4" w:space="0"/>
                    <w:bottom w:val="single" w:color="61CBF3" w:sz="4" w:space="0"/>
                    <w:right w:val="nil"/>
                  </w:tcBorders>
                  <w:noWrap/>
                  <w:vAlign w:val="bottom"/>
                  <w:hideMark/>
                </w:tcPr>
                <w:p w:rsidRPr="006F3D7B" w:rsidR="00CF0819" w:rsidP="00CF0819" w:rsidRDefault="00CF0819" w14:paraId="00E2E04C" w14:textId="77777777">
                  <w:pPr>
                    <w:rPr>
                      <w:rFonts w:ascii="Aptos Narrow" w:hAnsi="Aptos Narrow"/>
                      <w:color w:val="000000"/>
                      <w:sz w:val="22"/>
                      <w:szCs w:val="22"/>
                      <w:lang w:val="en-US"/>
                    </w:rPr>
                  </w:pPr>
                  <w:r w:rsidRPr="006F3D7B">
                    <w:rPr>
                      <w:rFonts w:ascii="Aptos Narrow" w:hAnsi="Aptos Narrow"/>
                      <w:color w:val="000000"/>
                      <w:sz w:val="22"/>
                      <w:szCs w:val="22"/>
                      <w:lang w:val="en-US"/>
                    </w:rPr>
                    <w:t>lic_inst_req_add_id</w:t>
                  </w:r>
                </w:p>
              </w:tc>
              <w:tc>
                <w:tcPr>
                  <w:tcW w:w="3207" w:type="dxa"/>
                  <w:tcBorders>
                    <w:top w:val="single" w:color="61CBF3" w:sz="4" w:space="0"/>
                    <w:left w:val="nil"/>
                    <w:bottom w:val="single" w:color="61CBF3" w:sz="4" w:space="0"/>
                    <w:right w:val="nil"/>
                  </w:tcBorders>
                  <w:noWrap/>
                  <w:vAlign w:val="bottom"/>
                  <w:hideMark/>
                </w:tcPr>
                <w:p w:rsidR="00CF0819" w:rsidP="00CF0819" w:rsidRDefault="00CF0819" w14:paraId="1AC378E3" w14:textId="77777777">
                  <w:pPr>
                    <w:rPr>
                      <w:rFonts w:ascii="Aptos Narrow" w:hAnsi="Aptos Narrow"/>
                      <w:color w:val="000000"/>
                      <w:sz w:val="22"/>
                      <w:szCs w:val="22"/>
                    </w:rPr>
                  </w:pPr>
                  <w:r>
                    <w:rPr>
                      <w:rFonts w:ascii="Aptos Narrow" w:hAnsi="Aptos Narrow"/>
                      <w:color w:val="000000"/>
                      <w:sz w:val="22"/>
                      <w:szCs w:val="22"/>
                    </w:rPr>
                    <w:t>Id dello eventuale Requisito Aggiuntivo</w:t>
                  </w:r>
                </w:p>
              </w:tc>
              <w:tc>
                <w:tcPr>
                  <w:tcW w:w="3254" w:type="dxa"/>
                  <w:tcBorders>
                    <w:top w:val="single" w:color="61CBF3" w:sz="4" w:space="0"/>
                    <w:left w:val="nil"/>
                    <w:bottom w:val="single" w:color="61CBF3" w:sz="4" w:space="0"/>
                    <w:right w:val="single" w:color="61CBF3" w:sz="4" w:space="0"/>
                  </w:tcBorders>
                  <w:noWrap/>
                  <w:vAlign w:val="bottom"/>
                  <w:hideMark/>
                </w:tcPr>
                <w:p w:rsidR="00CF0819" w:rsidP="00CF0819" w:rsidRDefault="00834F76" w14:paraId="5801558F" w14:textId="18774F12">
                  <w:pPr>
                    <w:rPr>
                      <w:rFonts w:ascii="Aptos Narrow" w:hAnsi="Aptos Narrow"/>
                      <w:color w:val="FF0000"/>
                      <w:sz w:val="22"/>
                      <w:szCs w:val="22"/>
                    </w:rPr>
                  </w:pPr>
                  <w:r w:rsidRPr="00834F76">
                    <w:rPr>
                      <w:rFonts w:ascii="Aptos Narrow" w:hAnsi="Aptos Narrow"/>
                      <w:sz w:val="22"/>
                      <w:szCs w:val="22"/>
                    </w:rPr>
                    <w:t>null</w:t>
                  </w:r>
                </w:p>
              </w:tc>
            </w:tr>
            <w:tr w:rsidR="00F048C7" w:rsidTr="00834F76" w14:paraId="4522D858" w14:textId="77777777">
              <w:trPr>
                <w:trHeight w:val="285"/>
                <w:jc w:val="center"/>
              </w:trPr>
              <w:tc>
                <w:tcPr>
                  <w:tcW w:w="1731" w:type="dxa"/>
                  <w:tcBorders>
                    <w:top w:val="single" w:color="61CBF3" w:sz="4" w:space="0"/>
                    <w:left w:val="single" w:color="61CBF3" w:sz="4" w:space="0"/>
                    <w:bottom w:val="single" w:color="61CBF3" w:sz="4" w:space="0"/>
                    <w:right w:val="nil"/>
                  </w:tcBorders>
                  <w:shd w:val="clear" w:color="CAEDFB" w:fill="CAEDFB"/>
                  <w:noWrap/>
                  <w:vAlign w:val="bottom"/>
                  <w:hideMark/>
                </w:tcPr>
                <w:p w:rsidR="00CF0819" w:rsidP="00CF0819" w:rsidRDefault="00CF0819" w14:paraId="110A8016" w14:textId="77777777">
                  <w:pPr>
                    <w:rPr>
                      <w:rFonts w:ascii="Aptos Narrow" w:hAnsi="Aptos Narrow"/>
                      <w:color w:val="000000"/>
                      <w:sz w:val="22"/>
                      <w:szCs w:val="22"/>
                    </w:rPr>
                  </w:pPr>
                  <w:r>
                    <w:rPr>
                      <w:rFonts w:ascii="Aptos Narrow" w:hAnsi="Aptos Narrow"/>
                      <w:color w:val="000000"/>
                      <w:sz w:val="22"/>
                      <w:szCs w:val="22"/>
                    </w:rPr>
                    <w:t>content</w:t>
                  </w:r>
                </w:p>
              </w:tc>
              <w:tc>
                <w:tcPr>
                  <w:tcW w:w="3207" w:type="dxa"/>
                  <w:tcBorders>
                    <w:top w:val="single" w:color="61CBF3" w:sz="4" w:space="0"/>
                    <w:left w:val="nil"/>
                    <w:bottom w:val="single" w:color="61CBF3" w:sz="4" w:space="0"/>
                    <w:right w:val="nil"/>
                  </w:tcBorders>
                  <w:shd w:val="clear" w:color="CAEDFB" w:fill="CAEDFB"/>
                  <w:noWrap/>
                  <w:vAlign w:val="bottom"/>
                  <w:hideMark/>
                </w:tcPr>
                <w:p w:rsidR="00CF0819" w:rsidP="00CF0819" w:rsidRDefault="00CF0819" w14:paraId="5AE080AA" w14:textId="77777777">
                  <w:pPr>
                    <w:rPr>
                      <w:rFonts w:ascii="Aptos Narrow" w:hAnsi="Aptos Narrow"/>
                      <w:color w:val="000000"/>
                      <w:sz w:val="22"/>
                      <w:szCs w:val="22"/>
                    </w:rPr>
                  </w:pPr>
                  <w:r>
                    <w:rPr>
                      <w:rFonts w:ascii="Aptos Narrow" w:hAnsi="Aptos Narrow"/>
                      <w:color w:val="000000"/>
                      <w:sz w:val="22"/>
                      <w:szCs w:val="22"/>
                    </w:rPr>
                    <w:t>La modifica occorsa come json, in questo caso registriamo il motivo</w:t>
                  </w:r>
                </w:p>
              </w:tc>
              <w:tc>
                <w:tcPr>
                  <w:tcW w:w="3254" w:type="dxa"/>
                  <w:tcBorders>
                    <w:top w:val="single" w:color="61CBF3" w:sz="4" w:space="0"/>
                    <w:left w:val="nil"/>
                    <w:bottom w:val="single" w:color="61CBF3" w:sz="4" w:space="0"/>
                    <w:right w:val="single" w:color="61CBF3" w:sz="4" w:space="0"/>
                  </w:tcBorders>
                  <w:shd w:val="clear" w:color="CAEDFB" w:fill="CAEDFB"/>
                  <w:noWrap/>
                  <w:vAlign w:val="bottom"/>
                  <w:hideMark/>
                </w:tcPr>
                <w:p w:rsidR="00CF0819" w:rsidP="00CF0819" w:rsidRDefault="00CF0819" w14:paraId="71B4EE32" w14:textId="50597E59">
                  <w:pPr>
                    <w:rPr>
                      <w:rFonts w:ascii="Aptos Narrow" w:hAnsi="Aptos Narrow"/>
                      <w:color w:val="000000"/>
                      <w:sz w:val="22"/>
                      <w:szCs w:val="22"/>
                    </w:rPr>
                  </w:pPr>
                  <w:r>
                    <w:rPr>
                      <w:rFonts w:ascii="Aptos Narrow" w:hAnsi="Aptos Narrow"/>
                      <w:color w:val="000000"/>
                      <w:sz w:val="22"/>
                      <w:szCs w:val="22"/>
                    </w:rPr>
                    <w:t xml:space="preserve">{Motivo:"Rivalutazione Periodica per Aggiornamento bonus anzianità </w:t>
                  </w:r>
                  <w:r w:rsidR="004A3B98">
                    <w:rPr>
                      <w:rFonts w:ascii="Aptos Narrow" w:hAnsi="Aptos Narrow"/>
                      <w:color w:val="000000"/>
                      <w:sz w:val="22"/>
                      <w:szCs w:val="22"/>
                    </w:rPr>
                    <w:t>iscrizione</w:t>
                  </w:r>
                  <w:r>
                    <w:rPr>
                      <w:rFonts w:ascii="Aptos Narrow" w:hAnsi="Aptos Narrow"/>
                      <w:color w:val="000000"/>
                      <w:sz w:val="22"/>
                      <w:szCs w:val="22"/>
                    </w:rPr>
                    <w:t xml:space="preserve">", </w:t>
                  </w:r>
                  <w:r w:rsidRPr="00CC2B9D">
                    <w:rPr>
                      <w:rFonts w:ascii="Aptos Narrow" w:hAnsi="Aptos Narrow"/>
                      <w:color w:val="000000"/>
                      <w:sz w:val="22"/>
                      <w:szCs w:val="22"/>
                    </w:rPr>
                    <w:t>cc_registration_date</w:t>
                  </w:r>
                  <w:r>
                    <w:rPr>
                      <w:rFonts w:ascii="Aptos Narrow" w:hAnsi="Aptos Narrow"/>
                      <w:color w:val="000000"/>
                      <w:sz w:val="22"/>
                      <w:szCs w:val="22"/>
                    </w:rPr>
                    <w:t xml:space="preserve"> : </w:t>
                  </w:r>
                  <w:r w:rsidRPr="00CC2B9D">
                    <w:rPr>
                      <w:rFonts w:ascii="Aptos Narrow" w:hAnsi="Aptos Narrow"/>
                      <w:color w:val="000000"/>
                      <w:sz w:val="22"/>
                      <w:szCs w:val="22"/>
                    </w:rPr>
                    <w:t>cc_registration_date</w:t>
                  </w:r>
                  <w:r>
                    <w:rPr>
                      <w:rFonts w:ascii="Aptos Narrow" w:hAnsi="Aptos Narrow"/>
                      <w:color w:val="000000"/>
                      <w:sz w:val="22"/>
                      <w:szCs w:val="22"/>
                    </w:rPr>
                    <w:t xml:space="preserve"> }'</w:t>
                  </w:r>
                </w:p>
              </w:tc>
            </w:tr>
            <w:tr w:rsidR="00F048C7" w:rsidTr="00834F76" w14:paraId="01414DB8" w14:textId="77777777">
              <w:trPr>
                <w:trHeight w:val="285"/>
                <w:jc w:val="center"/>
              </w:trPr>
              <w:tc>
                <w:tcPr>
                  <w:tcW w:w="1731" w:type="dxa"/>
                  <w:tcBorders>
                    <w:top w:val="single" w:color="61CBF3" w:sz="4" w:space="0"/>
                    <w:left w:val="single" w:color="61CBF3" w:sz="4" w:space="0"/>
                    <w:bottom w:val="single" w:color="61CBF3" w:sz="4" w:space="0"/>
                    <w:right w:val="nil"/>
                  </w:tcBorders>
                  <w:noWrap/>
                  <w:vAlign w:val="bottom"/>
                  <w:hideMark/>
                </w:tcPr>
                <w:p w:rsidR="00CF0819" w:rsidP="00CF0819" w:rsidRDefault="00CF0819" w14:paraId="64D27C43" w14:textId="77777777">
                  <w:pPr>
                    <w:rPr>
                      <w:rFonts w:ascii="Aptos Narrow" w:hAnsi="Aptos Narrow"/>
                      <w:color w:val="000000"/>
                      <w:sz w:val="22"/>
                      <w:szCs w:val="22"/>
                    </w:rPr>
                  </w:pPr>
                  <w:r>
                    <w:rPr>
                      <w:rFonts w:ascii="Aptos Narrow" w:hAnsi="Aptos Narrow"/>
                      <w:color w:val="000000"/>
                      <w:sz w:val="22"/>
                      <w:szCs w:val="22"/>
                    </w:rPr>
                    <w:t>created_by</w:t>
                  </w:r>
                </w:p>
              </w:tc>
              <w:tc>
                <w:tcPr>
                  <w:tcW w:w="3207" w:type="dxa"/>
                  <w:tcBorders>
                    <w:top w:val="single" w:color="61CBF3" w:sz="4" w:space="0"/>
                    <w:left w:val="nil"/>
                    <w:bottom w:val="single" w:color="61CBF3" w:sz="4" w:space="0"/>
                    <w:right w:val="nil"/>
                  </w:tcBorders>
                  <w:noWrap/>
                  <w:vAlign w:val="bottom"/>
                  <w:hideMark/>
                </w:tcPr>
                <w:p w:rsidR="00CF0819" w:rsidP="00CF0819" w:rsidRDefault="000A1EF1" w14:paraId="79F5FD70" w14:textId="325695BB">
                  <w:pPr>
                    <w:rPr>
                      <w:rFonts w:ascii="Aptos Narrow" w:hAnsi="Aptos Narrow"/>
                      <w:color w:val="000000"/>
                      <w:sz w:val="22"/>
                      <w:szCs w:val="22"/>
                    </w:rPr>
                  </w:pPr>
                  <w:r w:rsidRPr="000A1EF1">
                    <w:rPr>
                      <w:rFonts w:ascii="Aptos Narrow" w:hAnsi="Aptos Narrow"/>
                      <w:sz w:val="22"/>
                      <w:szCs w:val="22"/>
                    </w:rPr>
                    <w:t>Utente di creazione</w:t>
                  </w:r>
                </w:p>
              </w:tc>
              <w:tc>
                <w:tcPr>
                  <w:tcW w:w="3254" w:type="dxa"/>
                  <w:tcBorders>
                    <w:top w:val="single" w:color="61CBF3" w:sz="4" w:space="0"/>
                    <w:left w:val="nil"/>
                    <w:bottom w:val="single" w:color="61CBF3" w:sz="4" w:space="0"/>
                    <w:right w:val="single" w:color="61CBF3" w:sz="4" w:space="0"/>
                  </w:tcBorders>
                  <w:noWrap/>
                  <w:vAlign w:val="bottom"/>
                  <w:hideMark/>
                </w:tcPr>
                <w:p w:rsidRPr="00834F76" w:rsidR="00CF0819" w:rsidP="00CF0819" w:rsidRDefault="000A1EF1" w14:paraId="6D08AF7D" w14:textId="4538FAC4">
                  <w:pPr>
                    <w:rPr>
                      <w:rFonts w:ascii="Aptos Narrow" w:hAnsi="Aptos Narrow"/>
                      <w:sz w:val="22"/>
                      <w:szCs w:val="22"/>
                    </w:rPr>
                  </w:pPr>
                  <w:r w:rsidRPr="00DA7811">
                    <w:rPr>
                      <w:rFonts w:ascii="Aptos Narrow" w:hAnsi="Aptos Narrow"/>
                      <w:color w:val="EE0000"/>
                      <w:sz w:val="22"/>
                      <w:szCs w:val="22"/>
                    </w:rPr>
                    <w:t>PACPAC00A00A000A</w:t>
                  </w:r>
                </w:p>
              </w:tc>
            </w:tr>
            <w:tr w:rsidR="00F048C7" w:rsidTr="00834F76" w14:paraId="7CE0ABDC" w14:textId="77777777">
              <w:trPr>
                <w:trHeight w:val="285"/>
                <w:jc w:val="center"/>
              </w:trPr>
              <w:tc>
                <w:tcPr>
                  <w:tcW w:w="1731" w:type="dxa"/>
                  <w:tcBorders>
                    <w:top w:val="single" w:color="61CBF3" w:sz="4" w:space="0"/>
                    <w:left w:val="single" w:color="61CBF3" w:sz="4" w:space="0"/>
                    <w:bottom w:val="single" w:color="61CBF3" w:sz="4" w:space="0"/>
                    <w:right w:val="nil"/>
                  </w:tcBorders>
                  <w:shd w:val="clear" w:color="CAEDFB" w:fill="CAEDFB"/>
                  <w:noWrap/>
                  <w:vAlign w:val="bottom"/>
                  <w:hideMark/>
                </w:tcPr>
                <w:p w:rsidR="00CF0819" w:rsidP="00CF0819" w:rsidRDefault="00CF0819" w14:paraId="414F3056" w14:textId="77777777">
                  <w:pPr>
                    <w:rPr>
                      <w:rFonts w:ascii="Aptos Narrow" w:hAnsi="Aptos Narrow"/>
                      <w:color w:val="000000"/>
                      <w:sz w:val="22"/>
                      <w:szCs w:val="22"/>
                    </w:rPr>
                  </w:pPr>
                  <w:r>
                    <w:rPr>
                      <w:rFonts w:ascii="Aptos Narrow" w:hAnsi="Aptos Narrow"/>
                      <w:color w:val="000000"/>
                      <w:sz w:val="22"/>
                      <w:szCs w:val="22"/>
                    </w:rPr>
                    <w:t>created_date</w:t>
                  </w:r>
                </w:p>
              </w:tc>
              <w:tc>
                <w:tcPr>
                  <w:tcW w:w="3207" w:type="dxa"/>
                  <w:tcBorders>
                    <w:top w:val="single" w:color="61CBF3" w:sz="4" w:space="0"/>
                    <w:left w:val="nil"/>
                    <w:bottom w:val="single" w:color="61CBF3" w:sz="4" w:space="0"/>
                    <w:right w:val="nil"/>
                  </w:tcBorders>
                  <w:shd w:val="clear" w:color="CAEDFB" w:fill="CAEDFB"/>
                  <w:noWrap/>
                  <w:vAlign w:val="bottom"/>
                  <w:hideMark/>
                </w:tcPr>
                <w:p w:rsidR="00CF0819" w:rsidP="00CF0819" w:rsidRDefault="00CF0819" w14:paraId="15FE1855" w14:textId="77777777">
                  <w:pPr>
                    <w:rPr>
                      <w:rFonts w:ascii="Aptos Narrow" w:hAnsi="Aptos Narrow"/>
                      <w:color w:val="000000"/>
                      <w:sz w:val="22"/>
                      <w:szCs w:val="22"/>
                    </w:rPr>
                  </w:pPr>
                  <w:r>
                    <w:rPr>
                      <w:rFonts w:ascii="Aptos Narrow" w:hAnsi="Aptos Narrow"/>
                      <w:color w:val="000000"/>
                      <w:sz w:val="22"/>
                      <w:szCs w:val="22"/>
                    </w:rPr>
                    <w:t>Data Creazione</w:t>
                  </w:r>
                </w:p>
              </w:tc>
              <w:tc>
                <w:tcPr>
                  <w:tcW w:w="3254" w:type="dxa"/>
                  <w:tcBorders>
                    <w:top w:val="single" w:color="61CBF3" w:sz="4" w:space="0"/>
                    <w:left w:val="nil"/>
                    <w:bottom w:val="single" w:color="61CBF3" w:sz="4" w:space="0"/>
                    <w:right w:val="single" w:color="61CBF3" w:sz="4" w:space="0"/>
                  </w:tcBorders>
                  <w:shd w:val="clear" w:color="CAEDFB" w:fill="CAEDFB"/>
                  <w:noWrap/>
                  <w:vAlign w:val="bottom"/>
                  <w:hideMark/>
                </w:tcPr>
                <w:p w:rsidRPr="00834F76" w:rsidR="00CF0819" w:rsidP="00CF0819" w:rsidRDefault="00CF0819" w14:paraId="4FF81F96" w14:textId="77777777">
                  <w:pPr>
                    <w:rPr>
                      <w:rFonts w:ascii="Aptos Narrow" w:hAnsi="Aptos Narrow"/>
                      <w:sz w:val="22"/>
                      <w:szCs w:val="22"/>
                    </w:rPr>
                  </w:pPr>
                  <w:r w:rsidRPr="00834F76">
                    <w:rPr>
                      <w:rFonts w:ascii="Aptos Narrow" w:hAnsi="Aptos Narrow"/>
                      <w:sz w:val="22"/>
                      <w:szCs w:val="22"/>
                    </w:rPr>
                    <w:t>Data e ora di sistema</w:t>
                  </w:r>
                </w:p>
              </w:tc>
            </w:tr>
            <w:tr w:rsidR="00F048C7" w:rsidTr="00834F76" w14:paraId="15D99133" w14:textId="77777777">
              <w:trPr>
                <w:trHeight w:val="285"/>
                <w:jc w:val="center"/>
              </w:trPr>
              <w:tc>
                <w:tcPr>
                  <w:tcW w:w="1731" w:type="dxa"/>
                  <w:tcBorders>
                    <w:top w:val="single" w:color="61CBF3" w:sz="4" w:space="0"/>
                    <w:left w:val="single" w:color="61CBF3" w:sz="4" w:space="0"/>
                    <w:bottom w:val="single" w:color="61CBF3" w:sz="4" w:space="0"/>
                    <w:right w:val="nil"/>
                  </w:tcBorders>
                  <w:noWrap/>
                  <w:vAlign w:val="bottom"/>
                  <w:hideMark/>
                </w:tcPr>
                <w:p w:rsidR="00CF0819" w:rsidP="00CF0819" w:rsidRDefault="00CF0819" w14:paraId="522E061D" w14:textId="77777777">
                  <w:pPr>
                    <w:rPr>
                      <w:rFonts w:ascii="Aptos Narrow" w:hAnsi="Aptos Narrow"/>
                      <w:color w:val="000000"/>
                      <w:sz w:val="22"/>
                      <w:szCs w:val="22"/>
                    </w:rPr>
                  </w:pPr>
                  <w:r>
                    <w:rPr>
                      <w:rFonts w:ascii="Aptos Narrow" w:hAnsi="Aptos Narrow"/>
                      <w:color w:val="000000"/>
                      <w:sz w:val="22"/>
                      <w:szCs w:val="22"/>
                    </w:rPr>
                    <w:t>last_modified_by</w:t>
                  </w:r>
                </w:p>
              </w:tc>
              <w:tc>
                <w:tcPr>
                  <w:tcW w:w="3207" w:type="dxa"/>
                  <w:tcBorders>
                    <w:top w:val="single" w:color="61CBF3" w:sz="4" w:space="0"/>
                    <w:left w:val="nil"/>
                    <w:bottom w:val="single" w:color="61CBF3" w:sz="4" w:space="0"/>
                    <w:right w:val="nil"/>
                  </w:tcBorders>
                  <w:noWrap/>
                  <w:vAlign w:val="bottom"/>
                  <w:hideMark/>
                </w:tcPr>
                <w:p w:rsidR="00CF0819" w:rsidP="00CF0819" w:rsidRDefault="00CF0819" w14:paraId="4AAD75A7" w14:textId="77777777">
                  <w:pPr>
                    <w:rPr>
                      <w:rFonts w:ascii="Aptos Narrow" w:hAnsi="Aptos Narrow"/>
                      <w:color w:val="000000"/>
                      <w:sz w:val="22"/>
                      <w:szCs w:val="22"/>
                    </w:rPr>
                  </w:pPr>
                  <w:r>
                    <w:rPr>
                      <w:rFonts w:ascii="Aptos Narrow" w:hAnsi="Aptos Narrow"/>
                      <w:color w:val="000000"/>
                      <w:sz w:val="22"/>
                      <w:szCs w:val="22"/>
                    </w:rPr>
                    <w:t>Id utente di aggiornamento</w:t>
                  </w:r>
                </w:p>
              </w:tc>
              <w:tc>
                <w:tcPr>
                  <w:tcW w:w="3254" w:type="dxa"/>
                  <w:tcBorders>
                    <w:top w:val="single" w:color="61CBF3" w:sz="4" w:space="0"/>
                    <w:left w:val="nil"/>
                    <w:bottom w:val="single" w:color="61CBF3" w:sz="4" w:space="0"/>
                    <w:right w:val="single" w:color="61CBF3" w:sz="4" w:space="0"/>
                  </w:tcBorders>
                  <w:noWrap/>
                  <w:vAlign w:val="bottom"/>
                  <w:hideMark/>
                </w:tcPr>
                <w:p w:rsidRPr="00834F76" w:rsidR="00CF0819" w:rsidP="00CF0819" w:rsidRDefault="000806AC" w14:paraId="7B876FD1" w14:textId="38973C28">
                  <w:pPr>
                    <w:rPr>
                      <w:rFonts w:ascii="Aptos Narrow" w:hAnsi="Aptos Narrow"/>
                      <w:sz w:val="22"/>
                      <w:szCs w:val="22"/>
                    </w:rPr>
                  </w:pPr>
                  <w:r>
                    <w:rPr>
                      <w:rFonts w:ascii="Aptos Narrow" w:hAnsi="Aptos Narrow"/>
                      <w:sz w:val="22"/>
                      <w:szCs w:val="22"/>
                    </w:rPr>
                    <w:t>null</w:t>
                  </w:r>
                </w:p>
              </w:tc>
            </w:tr>
            <w:tr w:rsidR="00F048C7" w:rsidTr="00834F76" w14:paraId="7540EDC3" w14:textId="77777777">
              <w:trPr>
                <w:trHeight w:val="285"/>
                <w:jc w:val="center"/>
              </w:trPr>
              <w:tc>
                <w:tcPr>
                  <w:tcW w:w="1731" w:type="dxa"/>
                  <w:tcBorders>
                    <w:top w:val="single" w:color="61CBF3" w:sz="4" w:space="0"/>
                    <w:left w:val="single" w:color="61CBF3" w:sz="4" w:space="0"/>
                    <w:bottom w:val="single" w:color="61CBF3" w:sz="4" w:space="0"/>
                    <w:right w:val="nil"/>
                  </w:tcBorders>
                  <w:shd w:val="clear" w:color="CAEDFB" w:fill="CAEDFB"/>
                  <w:noWrap/>
                  <w:vAlign w:val="bottom"/>
                  <w:hideMark/>
                </w:tcPr>
                <w:p w:rsidR="00CF0819" w:rsidP="00CF0819" w:rsidRDefault="00CF0819" w14:paraId="56A41722" w14:textId="77777777">
                  <w:pPr>
                    <w:rPr>
                      <w:rFonts w:ascii="Aptos Narrow" w:hAnsi="Aptos Narrow"/>
                      <w:color w:val="000000"/>
                      <w:sz w:val="22"/>
                      <w:szCs w:val="22"/>
                    </w:rPr>
                  </w:pPr>
                  <w:r>
                    <w:rPr>
                      <w:rFonts w:ascii="Aptos Narrow" w:hAnsi="Aptos Narrow"/>
                      <w:color w:val="000000"/>
                      <w:sz w:val="22"/>
                      <w:szCs w:val="22"/>
                    </w:rPr>
                    <w:t>last_modified_date</w:t>
                  </w:r>
                </w:p>
              </w:tc>
              <w:tc>
                <w:tcPr>
                  <w:tcW w:w="3207" w:type="dxa"/>
                  <w:tcBorders>
                    <w:top w:val="single" w:color="61CBF3" w:sz="4" w:space="0"/>
                    <w:left w:val="nil"/>
                    <w:bottom w:val="single" w:color="61CBF3" w:sz="4" w:space="0"/>
                    <w:right w:val="nil"/>
                  </w:tcBorders>
                  <w:shd w:val="clear" w:color="CAEDFB" w:fill="CAEDFB"/>
                  <w:noWrap/>
                  <w:vAlign w:val="bottom"/>
                  <w:hideMark/>
                </w:tcPr>
                <w:p w:rsidR="00CF0819" w:rsidP="00CF0819" w:rsidRDefault="00CF0819" w14:paraId="701869BC" w14:textId="77777777">
                  <w:pPr>
                    <w:rPr>
                      <w:rFonts w:ascii="Aptos Narrow" w:hAnsi="Aptos Narrow"/>
                      <w:color w:val="000000"/>
                      <w:sz w:val="22"/>
                      <w:szCs w:val="22"/>
                    </w:rPr>
                  </w:pPr>
                  <w:r>
                    <w:rPr>
                      <w:rFonts w:ascii="Aptos Narrow" w:hAnsi="Aptos Narrow"/>
                      <w:color w:val="000000"/>
                      <w:sz w:val="22"/>
                      <w:szCs w:val="22"/>
                    </w:rPr>
                    <w:t>Data ultima Modifica</w:t>
                  </w:r>
                </w:p>
              </w:tc>
              <w:tc>
                <w:tcPr>
                  <w:tcW w:w="3254" w:type="dxa"/>
                  <w:tcBorders>
                    <w:top w:val="single" w:color="61CBF3" w:sz="4" w:space="0"/>
                    <w:left w:val="nil"/>
                    <w:bottom w:val="single" w:color="61CBF3" w:sz="4" w:space="0"/>
                    <w:right w:val="single" w:color="61CBF3" w:sz="4" w:space="0"/>
                  </w:tcBorders>
                  <w:shd w:val="clear" w:color="CAEDFB" w:fill="CAEDFB"/>
                  <w:noWrap/>
                  <w:vAlign w:val="bottom"/>
                  <w:hideMark/>
                </w:tcPr>
                <w:p w:rsidR="00CF0819" w:rsidP="00CF0819" w:rsidRDefault="00834F76" w14:paraId="739D5132" w14:textId="7F30FE48">
                  <w:pPr>
                    <w:rPr>
                      <w:rFonts w:ascii="Aptos Narrow" w:hAnsi="Aptos Narrow"/>
                      <w:color w:val="000000"/>
                      <w:sz w:val="22"/>
                      <w:szCs w:val="22"/>
                    </w:rPr>
                  </w:pPr>
                  <w:r>
                    <w:rPr>
                      <w:rFonts w:ascii="Aptos Narrow" w:hAnsi="Aptos Narrow"/>
                      <w:color w:val="000000"/>
                      <w:sz w:val="22"/>
                      <w:szCs w:val="22"/>
                    </w:rPr>
                    <w:t>Data e ora di sistema</w:t>
                  </w:r>
                </w:p>
              </w:tc>
            </w:tr>
            <w:tr w:rsidR="00F048C7" w:rsidTr="00834F76" w14:paraId="2974EE58" w14:textId="77777777">
              <w:trPr>
                <w:trHeight w:val="285"/>
                <w:jc w:val="center"/>
              </w:trPr>
              <w:tc>
                <w:tcPr>
                  <w:tcW w:w="1731" w:type="dxa"/>
                  <w:tcBorders>
                    <w:top w:val="single" w:color="61CBF3" w:sz="4" w:space="0"/>
                    <w:left w:val="single" w:color="61CBF3" w:sz="4" w:space="0"/>
                    <w:bottom w:val="single" w:color="61CBF3" w:sz="4" w:space="0"/>
                    <w:right w:val="nil"/>
                  </w:tcBorders>
                  <w:noWrap/>
                  <w:vAlign w:val="bottom"/>
                  <w:hideMark/>
                </w:tcPr>
                <w:p w:rsidR="00CF0819" w:rsidP="00CF0819" w:rsidRDefault="00CF0819" w14:paraId="56EE42C1" w14:textId="77777777">
                  <w:pPr>
                    <w:rPr>
                      <w:rFonts w:ascii="Aptos Narrow" w:hAnsi="Aptos Narrow"/>
                      <w:color w:val="000000"/>
                      <w:sz w:val="22"/>
                      <w:szCs w:val="22"/>
                    </w:rPr>
                  </w:pPr>
                  <w:r>
                    <w:rPr>
                      <w:rFonts w:ascii="Aptos Narrow" w:hAnsi="Aptos Narrow"/>
                      <w:color w:val="000000"/>
                      <w:sz w:val="22"/>
                      <w:szCs w:val="22"/>
                    </w:rPr>
                    <w:t>deleted</w:t>
                  </w:r>
                </w:p>
              </w:tc>
              <w:tc>
                <w:tcPr>
                  <w:tcW w:w="3207" w:type="dxa"/>
                  <w:tcBorders>
                    <w:top w:val="single" w:color="61CBF3" w:sz="4" w:space="0"/>
                    <w:left w:val="nil"/>
                    <w:bottom w:val="single" w:color="61CBF3" w:sz="4" w:space="0"/>
                    <w:right w:val="nil"/>
                  </w:tcBorders>
                  <w:noWrap/>
                  <w:vAlign w:val="bottom"/>
                  <w:hideMark/>
                </w:tcPr>
                <w:p w:rsidR="00CF0819" w:rsidP="00CF0819" w:rsidRDefault="00CF0819" w14:paraId="0D83DC21" w14:textId="77777777">
                  <w:pPr>
                    <w:rPr>
                      <w:rFonts w:ascii="Aptos Narrow" w:hAnsi="Aptos Narrow"/>
                      <w:color w:val="000000"/>
                      <w:sz w:val="22"/>
                      <w:szCs w:val="22"/>
                    </w:rPr>
                  </w:pPr>
                  <w:r>
                    <w:rPr>
                      <w:rFonts w:ascii="Aptos Narrow" w:hAnsi="Aptos Narrow"/>
                      <w:color w:val="000000"/>
                      <w:sz w:val="22"/>
                      <w:szCs w:val="22"/>
                    </w:rPr>
                    <w:t>Flag cancellazione</w:t>
                  </w:r>
                </w:p>
              </w:tc>
              <w:tc>
                <w:tcPr>
                  <w:tcW w:w="3254" w:type="dxa"/>
                  <w:tcBorders>
                    <w:top w:val="single" w:color="61CBF3" w:sz="4" w:space="0"/>
                    <w:left w:val="nil"/>
                    <w:bottom w:val="single" w:color="61CBF3" w:sz="4" w:space="0"/>
                    <w:right w:val="single" w:color="61CBF3" w:sz="4" w:space="0"/>
                  </w:tcBorders>
                  <w:noWrap/>
                  <w:vAlign w:val="bottom"/>
                  <w:hideMark/>
                </w:tcPr>
                <w:p w:rsidR="00CF0819" w:rsidP="00CF0819" w:rsidRDefault="00CF0819" w14:paraId="16A094B0" w14:textId="77777777">
                  <w:pPr>
                    <w:rPr>
                      <w:rFonts w:ascii="Aptos Narrow" w:hAnsi="Aptos Narrow"/>
                      <w:color w:val="000000"/>
                      <w:sz w:val="22"/>
                      <w:szCs w:val="22"/>
                    </w:rPr>
                  </w:pPr>
                  <w:r>
                    <w:rPr>
                      <w:rFonts w:ascii="Aptos Narrow" w:hAnsi="Aptos Narrow"/>
                      <w:color w:val="000000"/>
                      <w:sz w:val="22"/>
                      <w:szCs w:val="22"/>
                    </w:rPr>
                    <w:t>0</w:t>
                  </w:r>
                </w:p>
              </w:tc>
            </w:tr>
            <w:tr w:rsidR="00F048C7" w:rsidTr="00834F76" w14:paraId="79E54125" w14:textId="77777777">
              <w:trPr>
                <w:trHeight w:val="285"/>
                <w:jc w:val="center"/>
              </w:trPr>
              <w:tc>
                <w:tcPr>
                  <w:tcW w:w="1731" w:type="dxa"/>
                  <w:tcBorders>
                    <w:top w:val="single" w:color="61CBF3" w:sz="4" w:space="0"/>
                    <w:left w:val="single" w:color="61CBF3" w:sz="4" w:space="0"/>
                    <w:bottom w:val="single" w:color="61CBF3" w:sz="4" w:space="0"/>
                    <w:right w:val="nil"/>
                  </w:tcBorders>
                  <w:shd w:val="clear" w:color="CAEDFB" w:fill="CAEDFB"/>
                  <w:noWrap/>
                  <w:vAlign w:val="bottom"/>
                  <w:hideMark/>
                </w:tcPr>
                <w:p w:rsidR="00CF0819" w:rsidP="00CF0819" w:rsidRDefault="00CF0819" w14:paraId="05E8679C" w14:textId="77777777">
                  <w:pPr>
                    <w:rPr>
                      <w:rFonts w:ascii="Aptos Narrow" w:hAnsi="Aptos Narrow"/>
                      <w:color w:val="000000"/>
                      <w:sz w:val="22"/>
                      <w:szCs w:val="22"/>
                    </w:rPr>
                  </w:pPr>
                  <w:r>
                    <w:rPr>
                      <w:rFonts w:ascii="Aptos Narrow" w:hAnsi="Aptos Narrow"/>
                      <w:color w:val="000000"/>
                      <w:sz w:val="22"/>
                      <w:szCs w:val="22"/>
                    </w:rPr>
                    <w:t>deleted_date</w:t>
                  </w:r>
                </w:p>
              </w:tc>
              <w:tc>
                <w:tcPr>
                  <w:tcW w:w="3207" w:type="dxa"/>
                  <w:tcBorders>
                    <w:top w:val="single" w:color="61CBF3" w:sz="4" w:space="0"/>
                    <w:left w:val="nil"/>
                    <w:bottom w:val="single" w:color="61CBF3" w:sz="4" w:space="0"/>
                    <w:right w:val="nil"/>
                  </w:tcBorders>
                  <w:shd w:val="clear" w:color="CAEDFB" w:fill="CAEDFB"/>
                  <w:noWrap/>
                  <w:vAlign w:val="bottom"/>
                  <w:hideMark/>
                </w:tcPr>
                <w:p w:rsidR="00CF0819" w:rsidP="00CF0819" w:rsidRDefault="00CF0819" w14:paraId="3FDB83A5" w14:textId="77777777">
                  <w:pPr>
                    <w:rPr>
                      <w:rFonts w:ascii="Aptos Narrow" w:hAnsi="Aptos Narrow"/>
                      <w:color w:val="000000"/>
                      <w:sz w:val="22"/>
                      <w:szCs w:val="22"/>
                    </w:rPr>
                  </w:pPr>
                  <w:r>
                    <w:rPr>
                      <w:rFonts w:ascii="Aptos Narrow" w:hAnsi="Aptos Narrow"/>
                      <w:color w:val="000000"/>
                      <w:sz w:val="22"/>
                      <w:szCs w:val="22"/>
                    </w:rPr>
                    <w:t>Id utente di cancellazione</w:t>
                  </w:r>
                </w:p>
              </w:tc>
              <w:tc>
                <w:tcPr>
                  <w:tcW w:w="3254" w:type="dxa"/>
                  <w:tcBorders>
                    <w:top w:val="single" w:color="61CBF3" w:sz="4" w:space="0"/>
                    <w:left w:val="nil"/>
                    <w:bottom w:val="single" w:color="61CBF3" w:sz="4" w:space="0"/>
                    <w:right w:val="single" w:color="61CBF3" w:sz="4" w:space="0"/>
                  </w:tcBorders>
                  <w:shd w:val="clear" w:color="CAEDFB" w:fill="CAEDFB"/>
                  <w:noWrap/>
                  <w:vAlign w:val="bottom"/>
                  <w:hideMark/>
                </w:tcPr>
                <w:p w:rsidR="00CF0819" w:rsidP="00CF0819" w:rsidRDefault="00CF0819" w14:paraId="63561EB7" w14:textId="77777777">
                  <w:pPr>
                    <w:rPr>
                      <w:rFonts w:ascii="Aptos Narrow" w:hAnsi="Aptos Narrow"/>
                      <w:color w:val="000000"/>
                      <w:sz w:val="22"/>
                      <w:szCs w:val="22"/>
                    </w:rPr>
                  </w:pPr>
                  <w:r>
                    <w:rPr>
                      <w:rFonts w:ascii="Aptos Narrow" w:hAnsi="Aptos Narrow"/>
                      <w:color w:val="000000"/>
                      <w:sz w:val="22"/>
                      <w:szCs w:val="22"/>
                    </w:rPr>
                    <w:t>null</w:t>
                  </w:r>
                </w:p>
              </w:tc>
            </w:tr>
            <w:tr w:rsidR="00F048C7" w:rsidTr="00834F76" w14:paraId="6F2F3C18" w14:textId="77777777">
              <w:trPr>
                <w:trHeight w:val="285"/>
                <w:jc w:val="center"/>
              </w:trPr>
              <w:tc>
                <w:tcPr>
                  <w:tcW w:w="1731" w:type="dxa"/>
                  <w:tcBorders>
                    <w:top w:val="single" w:color="61CBF3" w:sz="4" w:space="0"/>
                    <w:left w:val="single" w:color="61CBF3" w:sz="4" w:space="0"/>
                    <w:bottom w:val="single" w:color="61CBF3" w:sz="4" w:space="0"/>
                    <w:right w:val="nil"/>
                  </w:tcBorders>
                  <w:noWrap/>
                  <w:vAlign w:val="bottom"/>
                  <w:hideMark/>
                </w:tcPr>
                <w:p w:rsidR="00CF0819" w:rsidP="00CF0819" w:rsidRDefault="00CF0819" w14:paraId="6B013382" w14:textId="77777777">
                  <w:pPr>
                    <w:rPr>
                      <w:rFonts w:ascii="Aptos Narrow" w:hAnsi="Aptos Narrow"/>
                      <w:color w:val="000000"/>
                      <w:sz w:val="22"/>
                      <w:szCs w:val="22"/>
                    </w:rPr>
                  </w:pPr>
                  <w:r>
                    <w:rPr>
                      <w:rFonts w:ascii="Aptos Narrow" w:hAnsi="Aptos Narrow"/>
                      <w:color w:val="000000"/>
                      <w:sz w:val="22"/>
                      <w:szCs w:val="22"/>
                    </w:rPr>
                    <w:t>deleted_by</w:t>
                  </w:r>
                </w:p>
              </w:tc>
              <w:tc>
                <w:tcPr>
                  <w:tcW w:w="3207" w:type="dxa"/>
                  <w:tcBorders>
                    <w:top w:val="single" w:color="61CBF3" w:sz="4" w:space="0"/>
                    <w:left w:val="nil"/>
                    <w:bottom w:val="single" w:color="61CBF3" w:sz="4" w:space="0"/>
                    <w:right w:val="nil"/>
                  </w:tcBorders>
                  <w:noWrap/>
                  <w:vAlign w:val="bottom"/>
                  <w:hideMark/>
                </w:tcPr>
                <w:p w:rsidR="00CF0819" w:rsidP="00CF0819" w:rsidRDefault="00CF0819" w14:paraId="2821E0DD" w14:textId="77777777">
                  <w:pPr>
                    <w:rPr>
                      <w:rFonts w:ascii="Aptos Narrow" w:hAnsi="Aptos Narrow"/>
                      <w:color w:val="000000"/>
                      <w:sz w:val="22"/>
                      <w:szCs w:val="22"/>
                    </w:rPr>
                  </w:pPr>
                  <w:r>
                    <w:rPr>
                      <w:rFonts w:ascii="Aptos Narrow" w:hAnsi="Aptos Narrow"/>
                      <w:color w:val="000000"/>
                      <w:sz w:val="22"/>
                      <w:szCs w:val="22"/>
                    </w:rPr>
                    <w:t>Data cancellazione</w:t>
                  </w:r>
                </w:p>
              </w:tc>
              <w:tc>
                <w:tcPr>
                  <w:tcW w:w="3254" w:type="dxa"/>
                  <w:tcBorders>
                    <w:top w:val="single" w:color="61CBF3" w:sz="4" w:space="0"/>
                    <w:left w:val="nil"/>
                    <w:bottom w:val="single" w:color="61CBF3" w:sz="4" w:space="0"/>
                    <w:right w:val="single" w:color="61CBF3" w:sz="4" w:space="0"/>
                  </w:tcBorders>
                  <w:noWrap/>
                  <w:vAlign w:val="bottom"/>
                  <w:hideMark/>
                </w:tcPr>
                <w:p w:rsidR="00CF0819" w:rsidP="00CF0819" w:rsidRDefault="00CF0819" w14:paraId="36BC41A6" w14:textId="77777777">
                  <w:pPr>
                    <w:rPr>
                      <w:rFonts w:ascii="Aptos Narrow" w:hAnsi="Aptos Narrow"/>
                      <w:color w:val="000000"/>
                      <w:sz w:val="22"/>
                      <w:szCs w:val="22"/>
                    </w:rPr>
                  </w:pPr>
                  <w:r>
                    <w:rPr>
                      <w:rFonts w:ascii="Aptos Narrow" w:hAnsi="Aptos Narrow"/>
                      <w:color w:val="000000"/>
                      <w:sz w:val="22"/>
                      <w:szCs w:val="22"/>
                    </w:rPr>
                    <w:t>null</w:t>
                  </w:r>
                </w:p>
              </w:tc>
            </w:tr>
          </w:tbl>
          <w:p w:rsidRPr="00DD7F7E" w:rsidR="0024451A" w:rsidRDefault="0024451A" w14:paraId="321DD659" w14:textId="77777777">
            <w:pPr>
              <w:rPr>
                <w:rFonts w:ascii="Calibri" w:hAnsi="Calibri" w:eastAsia="Calibri" w:cs="Calibri"/>
                <w:sz w:val="20"/>
                <w:szCs w:val="20"/>
              </w:rPr>
            </w:pPr>
          </w:p>
        </w:tc>
      </w:tr>
      <w:tr w:rsidRPr="00B60DF4" w:rsidR="00F048C7" w14:paraId="3C9EDAB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5EEE7901"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24451A" w:rsidRDefault="0024451A" w14:paraId="7DA4F6D9" w14:textId="77777777">
            <w:pPr>
              <w:rPr>
                <w:rFonts w:ascii="Calibri" w:hAnsi="Calibri" w:eastAsia="Calibri" w:cs="Calibri"/>
                <w:sz w:val="20"/>
                <w:szCs w:val="20"/>
                <w:lang w:val="en-US"/>
              </w:rPr>
            </w:pPr>
          </w:p>
        </w:tc>
      </w:tr>
      <w:tr w:rsidRPr="00E36527" w:rsidR="00F048C7" w14:paraId="44FAEC4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3539904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24451A" w:rsidRDefault="0024451A" w14:paraId="7C618A13" w14:textId="77777777">
            <w:pPr>
              <w:rPr>
                <w:rFonts w:ascii="Calibri" w:hAnsi="Calibri" w:eastAsia="Calibri" w:cs="Calibri"/>
                <w:sz w:val="20"/>
                <w:szCs w:val="20"/>
              </w:rPr>
            </w:pPr>
          </w:p>
        </w:tc>
      </w:tr>
      <w:tr w:rsidRPr="00E36527" w:rsidR="00F048C7" w14:paraId="5FC29CD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6946E62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4451A" w:rsidRDefault="0024451A" w14:paraId="5FF89D97"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63BC223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24451A" w:rsidRDefault="0024451A" w14:paraId="4808E9E2"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24451A" w:rsidRDefault="0024451A" w14:paraId="190158E6" w14:textId="26C2CEC1">
            <w:pPr>
              <w:rPr>
                <w:rFonts w:ascii="Calibri" w:hAnsi="Calibri" w:eastAsia="Calibri" w:cs="Calibri"/>
                <w:sz w:val="20"/>
                <w:szCs w:val="20"/>
              </w:rPr>
            </w:pPr>
            <w:r w:rsidRPr="00E36527">
              <w:rPr>
                <w:rFonts w:ascii="Calibri" w:hAnsi="Calibri" w:eastAsia="Calibri" w:cs="Calibri"/>
                <w:sz w:val="20"/>
                <w:szCs w:val="20"/>
              </w:rPr>
              <w:t>RF0</w:t>
            </w:r>
            <w:r w:rsidR="00642A3F">
              <w:rPr>
                <w:rFonts w:ascii="Calibri" w:hAnsi="Calibri" w:eastAsia="Calibri" w:cs="Calibri"/>
                <w:sz w:val="20"/>
                <w:szCs w:val="20"/>
              </w:rPr>
              <w:t>7</w:t>
            </w:r>
            <w:r w:rsidRPr="00E36527">
              <w:rPr>
                <w:rFonts w:ascii="Calibri" w:hAnsi="Calibri" w:eastAsia="Calibri" w:cs="Calibri"/>
                <w:sz w:val="20"/>
                <w:szCs w:val="20"/>
              </w:rPr>
              <w:t>-0</w:t>
            </w:r>
            <w:r w:rsidR="00642A3F">
              <w:rPr>
                <w:rFonts w:ascii="Calibri" w:hAnsi="Calibri" w:eastAsia="Calibri" w:cs="Calibri"/>
                <w:sz w:val="20"/>
                <w:szCs w:val="20"/>
              </w:rPr>
              <w:t>1</w:t>
            </w:r>
            <w:r>
              <w:rPr>
                <w:rFonts w:ascii="Calibri" w:hAnsi="Calibri" w:eastAsia="Calibri" w:cs="Calibri"/>
                <w:sz w:val="20"/>
                <w:szCs w:val="20"/>
              </w:rPr>
              <w:t>-1</w:t>
            </w:r>
            <w:r w:rsidR="00642A3F">
              <w:rPr>
                <w:rFonts w:ascii="Calibri" w:hAnsi="Calibri" w:eastAsia="Calibri" w:cs="Calibri"/>
                <w:sz w:val="20"/>
                <w:szCs w:val="20"/>
              </w:rPr>
              <w:t>4</w:t>
            </w:r>
          </w:p>
        </w:tc>
      </w:tr>
    </w:tbl>
    <w:p w:rsidRPr="00A9485F" w:rsidR="00157624" w:rsidP="002B4AC0" w:rsidRDefault="00157624" w14:paraId="3DFAB689" w14:textId="165A4F53">
      <w:pPr>
        <w:pStyle w:val="Heading3"/>
        <w:rPr>
          <w:lang w:val="en-US"/>
        </w:rPr>
      </w:pPr>
      <w:bookmarkStart w:name="_Toc222417326" w:id="138"/>
      <w:r w:rsidRPr="00A9485F">
        <w:rPr>
          <w:lang w:val="en-US"/>
        </w:rPr>
        <w:t xml:space="preserve">Insert Bonus Anzianità </w:t>
      </w:r>
      <w:r w:rsidRPr="00A9485F" w:rsidR="00866E5D">
        <w:rPr>
          <w:lang w:val="en-US"/>
        </w:rPr>
        <w:t>PaC</w:t>
      </w:r>
      <w:r w:rsidRPr="00A9485F">
        <w:rPr>
          <w:lang w:val="en-US"/>
        </w:rPr>
        <w:t xml:space="preserve"> </w:t>
      </w:r>
      <w:r w:rsidRPr="00A9485F" w:rsidR="00A9485F">
        <w:rPr>
          <w:lang w:val="en-US"/>
        </w:rPr>
        <w:t xml:space="preserve"> (stand-by</w:t>
      </w:r>
      <w:r w:rsidR="00A9485F">
        <w:rPr>
          <w:lang w:val="en-US"/>
        </w:rPr>
        <w:t>)</w:t>
      </w:r>
      <w:bookmarkEnd w:id="138"/>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293AC909"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57624" w:rsidRDefault="00157624" w14:paraId="56398634" w14:textId="77777777">
            <w:pPr>
              <w:spacing w:line="360" w:lineRule="auto"/>
              <w:rPr>
                <w:rFonts w:ascii="Calibri" w:hAnsi="Calibri" w:eastAsia="Calibri" w:cs="Calibri"/>
                <w:b/>
                <w:bCs/>
                <w:sz w:val="20"/>
                <w:szCs w:val="20"/>
              </w:rPr>
            </w:pPr>
            <w:r w:rsidRPr="00A9485F">
              <w:rPr>
                <w:sz w:val="20"/>
                <w:szCs w:val="20"/>
                <w:lang w:val="en-US"/>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57624" w:rsidRDefault="00157624" w14:paraId="77DE60F7" w14:textId="77777777">
            <w:pPr>
              <w:rPr>
                <w:rFonts w:ascii="Calibri" w:hAnsi="Calibri" w:eastAsia="Calibri" w:cs="Calibri"/>
                <w:sz w:val="20"/>
                <w:szCs w:val="20"/>
              </w:rPr>
            </w:pPr>
            <w:r>
              <w:rPr>
                <w:rFonts w:ascii="Calibri" w:hAnsi="Calibri" w:cs="Calibri"/>
                <w:sz w:val="20"/>
                <w:szCs w:val="20"/>
              </w:rPr>
              <w:t>Motore</w:t>
            </w:r>
          </w:p>
        </w:tc>
      </w:tr>
      <w:tr w:rsidRPr="00E36527" w:rsidR="00F048C7" w14:paraId="185EEE7A"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57624" w:rsidRDefault="00157624" w14:paraId="4F3F27E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57624" w:rsidRDefault="00157624" w14:paraId="44EB77C7" w14:textId="77777777">
            <w:pPr>
              <w:rPr>
                <w:rFonts w:ascii="Calibri" w:hAnsi="Calibri" w:eastAsia="Calibri" w:cs="Calibri"/>
                <w:sz w:val="20"/>
                <w:szCs w:val="20"/>
              </w:rPr>
            </w:pPr>
            <w:r w:rsidRPr="00662820">
              <w:rPr>
                <w:rFonts w:ascii="Calibri" w:hAnsi="Calibri" w:eastAsia="Calibri" w:cs="Calibri"/>
                <w:sz w:val="20"/>
                <w:szCs w:val="20"/>
              </w:rPr>
              <w:t>INL-ServiziUtenza-java-be_istanza-patente-crediti-async</w:t>
            </w:r>
          </w:p>
        </w:tc>
      </w:tr>
      <w:tr w:rsidRPr="00E36527" w:rsidR="00F048C7" w14:paraId="50D7032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57624" w:rsidRDefault="00157624" w14:paraId="0CEF885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57624" w:rsidRDefault="00157624" w14:paraId="5C4EA9DA" w14:textId="77777777">
            <w:pPr>
              <w:jc w:val="both"/>
              <w:rPr>
                <w:rFonts w:ascii="Calibri" w:hAnsi="Calibri" w:eastAsia="Calibri" w:cs="Calibri"/>
                <w:sz w:val="20"/>
                <w:szCs w:val="20"/>
              </w:rPr>
            </w:pPr>
          </w:p>
        </w:tc>
      </w:tr>
      <w:tr w:rsidRPr="00E36527" w:rsidR="00F048C7" w14:paraId="737EC9B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57624" w:rsidRDefault="00157624" w14:paraId="63A0219E"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57624" w:rsidRDefault="00157624" w14:paraId="11368451" w14:textId="5B0B72A8">
            <w:pPr>
              <w:rPr>
                <w:rFonts w:ascii="Calibri" w:hAnsi="Calibri" w:eastAsia="Calibri" w:cs="Calibri"/>
                <w:sz w:val="20"/>
                <w:szCs w:val="20"/>
              </w:rPr>
            </w:pPr>
          </w:p>
        </w:tc>
      </w:tr>
      <w:tr w:rsidRPr="00895B4D" w:rsidR="00F048C7" w14:paraId="01D1669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57624" w:rsidRDefault="00157624" w14:paraId="620CD3A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2E205D" w:rsidR="00157624" w:rsidRDefault="00157624" w14:paraId="2120C925" w14:textId="77777777">
            <w:pPr>
              <w:jc w:val="both"/>
              <w:rPr>
                <w:rFonts w:ascii="Calibri" w:hAnsi="Calibri" w:eastAsia="Calibri" w:cs="Calibri"/>
                <w:sz w:val="20"/>
                <w:szCs w:val="20"/>
              </w:rPr>
            </w:pPr>
          </w:p>
        </w:tc>
      </w:tr>
      <w:tr w:rsidRPr="00F006EF" w:rsidR="00F048C7" w14:paraId="52094C1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595A442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EC4ED0" w:rsidP="00EC4ED0" w:rsidRDefault="00EC4ED0" w14:paraId="3EE4EECE" w14:textId="10EE5BC4">
            <w:pPr>
              <w:rPr>
                <w:rFonts w:ascii="Calibri" w:hAnsi="Calibri" w:eastAsia="Calibri" w:cs="Calibri"/>
                <w:sz w:val="20"/>
                <w:szCs w:val="20"/>
              </w:rPr>
            </w:pPr>
            <w:r>
              <w:rPr>
                <w:rFonts w:ascii="Calibri" w:hAnsi="Calibri" w:eastAsia="Calibri" w:cs="Calibri"/>
                <w:sz w:val="20"/>
                <w:szCs w:val="20"/>
              </w:rPr>
              <w:t>Estrazione di tutte le patenti, le quali</w:t>
            </w:r>
            <w:r w:rsidRPr="006B4FB6">
              <w:rPr>
                <w:rFonts w:ascii="Calibri" w:hAnsi="Calibri" w:eastAsia="Calibri" w:cs="Calibri"/>
                <w:sz w:val="20"/>
                <w:szCs w:val="20"/>
              </w:rPr>
              <w:t xml:space="preserve"> il numero di anni dalla data </w:t>
            </w:r>
            <w:r>
              <w:rPr>
                <w:rFonts w:ascii="Calibri" w:hAnsi="Calibri" w:eastAsia="Calibri" w:cs="Calibri"/>
                <w:sz w:val="20"/>
                <w:szCs w:val="20"/>
              </w:rPr>
              <w:t>emissione,</w:t>
            </w:r>
            <w:r w:rsidRPr="006B4FB6">
              <w:rPr>
                <w:rFonts w:ascii="Calibri" w:hAnsi="Calibri" w:eastAsia="Calibri" w:cs="Calibri"/>
                <w:sz w:val="20"/>
                <w:szCs w:val="20"/>
              </w:rPr>
              <w:t xml:space="preserve"> espresso in anni interi per troncamento</w:t>
            </w:r>
            <w:r>
              <w:rPr>
                <w:rFonts w:ascii="Calibri" w:hAnsi="Calibri" w:eastAsia="Calibri" w:cs="Calibri"/>
                <w:sz w:val="20"/>
                <w:szCs w:val="20"/>
              </w:rPr>
              <w:t>,</w:t>
            </w:r>
            <w:r w:rsidRPr="006B4FB6">
              <w:rPr>
                <w:rFonts w:ascii="Calibri" w:hAnsi="Calibri" w:eastAsia="Calibri" w:cs="Calibri"/>
                <w:sz w:val="20"/>
                <w:szCs w:val="20"/>
              </w:rPr>
              <w:t xml:space="preserve"> si incrementa di 1</w:t>
            </w:r>
          </w:p>
          <w:p w:rsidR="00EC4ED0" w:rsidP="00F80859" w:rsidRDefault="00EC4ED0" w14:paraId="2DB5B728" w14:textId="77777777">
            <w:pPr>
              <w:rPr>
                <w:rFonts w:ascii="Calibri" w:hAnsi="Calibri" w:eastAsia="Calibri" w:cs="Calibri"/>
                <w:sz w:val="20"/>
                <w:szCs w:val="20"/>
              </w:rPr>
            </w:pPr>
          </w:p>
          <w:p w:rsidRPr="00F006EF" w:rsidR="009574F2" w:rsidP="00F80859" w:rsidRDefault="00F006EF" w14:paraId="76F5E2C3" w14:textId="08E400A3">
            <w:pPr>
              <w:rPr>
                <w:rFonts w:ascii="Calibri" w:hAnsi="Calibri" w:eastAsia="Calibri" w:cs="Calibri"/>
                <w:sz w:val="20"/>
                <w:szCs w:val="20"/>
              </w:rPr>
            </w:pPr>
            <w:r w:rsidRPr="00F006EF">
              <w:rPr>
                <w:rFonts w:ascii="Calibri" w:hAnsi="Calibri" w:eastAsia="Calibri" w:cs="Calibri"/>
                <w:sz w:val="20"/>
                <w:szCs w:val="20"/>
              </w:rPr>
              <w:t>select l.license_instance_id, c.cc_registration_date from dbo.license l join dbo.license_instance li on li.id = l.license_instance_id join dbo.company c on c.id = li.company_id left join dbo.license_instance_event lie  on lie.license_instance_id = l.license_instance_id and lie.deleted = 0  and lie.event_state_id = 3  -- event_state_id 3 = WORKED left join dbo.license_instance_event lie2 on lie2.license_instance_id = l.license_instance_id and lie2.deleted = 0 and lie2.event_state_id = 3 -- event_state_id 3 = WORKED and lie2.created_date &gt; lie.created_date where</w:t>
            </w:r>
            <w:r w:rsidRPr="00F006EF">
              <w:rPr>
                <w:rFonts w:ascii="Calibri" w:hAnsi="Calibri" w:eastAsia="Calibri" w:cs="Calibri"/>
                <w:sz w:val="20"/>
                <w:szCs w:val="20"/>
              </w:rPr>
              <w:tab/>
            </w:r>
            <w:r w:rsidRPr="00F006EF">
              <w:rPr>
                <w:rFonts w:ascii="Calibri" w:hAnsi="Calibri" w:eastAsia="Calibri" w:cs="Calibri"/>
                <w:sz w:val="20"/>
                <w:szCs w:val="20"/>
              </w:rPr>
              <w:t>l.state_id = 1</w:t>
            </w:r>
            <w:r w:rsidRPr="00F006EF">
              <w:rPr>
                <w:rFonts w:ascii="Calibri" w:hAnsi="Calibri" w:eastAsia="Calibri" w:cs="Calibri"/>
                <w:sz w:val="20"/>
                <w:szCs w:val="20"/>
              </w:rPr>
              <w:tab/>
            </w:r>
            <w:r w:rsidRPr="00F006EF">
              <w:rPr>
                <w:rFonts w:ascii="Calibri" w:hAnsi="Calibri" w:eastAsia="Calibri" w:cs="Calibri"/>
                <w:sz w:val="20"/>
                <w:szCs w:val="20"/>
              </w:rPr>
              <w:t>-- license_state_id 1 = ISSUED and</w:t>
            </w:r>
            <w:r w:rsidRPr="00F006EF">
              <w:rPr>
                <w:rFonts w:ascii="Calibri" w:hAnsi="Calibri" w:eastAsia="Calibri" w:cs="Calibri"/>
                <w:sz w:val="20"/>
                <w:szCs w:val="20"/>
              </w:rPr>
              <w:tab/>
            </w:r>
            <w:r w:rsidRPr="00F006EF">
              <w:rPr>
                <w:rFonts w:ascii="Calibri" w:hAnsi="Calibri" w:eastAsia="Calibri" w:cs="Calibri"/>
                <w:sz w:val="20"/>
                <w:szCs w:val="20"/>
              </w:rPr>
              <w:t>lie2.id is null</w:t>
            </w:r>
            <w:r w:rsidRPr="00F006EF">
              <w:rPr>
                <w:rFonts w:ascii="Calibri" w:hAnsi="Calibri" w:eastAsia="Calibri" w:cs="Calibri"/>
                <w:sz w:val="20"/>
                <w:szCs w:val="20"/>
              </w:rPr>
              <w:tab/>
            </w:r>
            <w:r w:rsidRPr="00F006EF">
              <w:rPr>
                <w:rFonts w:ascii="Calibri" w:hAnsi="Calibri" w:eastAsia="Calibri" w:cs="Calibri"/>
                <w:sz w:val="20"/>
                <w:szCs w:val="20"/>
              </w:rPr>
              <w:t>-- tecnico per prendere ULTIMO log esecuzione and -- la funzione abs restituisce il valore assoluto (positivo) dell'espressione numerica specificata abs( ( -- differenza di anni tra la data di creazione della license e l'ultima richiesta di evento datediff(yy, cast(l.created_date as date), coalesce(cast(lie.created_date as date), '2020-01-01')) - -- confronta se il mese-giorno dell'ultima richiesta di evento è minore del mese-giorno della data di creazione della license -- se la condizione è rispettata torna 1, altrimenti 0 iif(format(coalesce(cast(lie.created_date as date), '2020-01-01'), 'MMdd') &lt; format(cast(l.created_date as date), 'MMdd'), 1, 0) ) - ( -- differenza di anni tra la data di creazione della license e la data attuale datediff(yy, cast(l.created_date as date), getDate()) - -- confronta se il mese-giorno della data attuale è minore del mese-giorno della data di creazione della license -- se la condizione è rispettata torna 1, altrimenti 0 iif(format(getDate(), 'MMdd') &lt; format(cast(l.created_date as date), 'MMdd'), 1, 0) ) ) &gt; 0   -- condizione per estrarre le license per cui è cambiato il numero di anni "anzianita PaC" order by l.license_instance_id;</w:t>
            </w:r>
          </w:p>
        </w:tc>
      </w:tr>
      <w:tr w:rsidRPr="00E36527" w:rsidR="00F048C7" w14:paraId="592123B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49B84AD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642A3F" w:rsidR="009574F2" w:rsidP="009574F2" w:rsidRDefault="009574F2" w14:paraId="3E1C276C" w14:textId="77777777">
            <w:pPr>
              <w:rPr>
                <w:rFonts w:ascii="Calibri" w:hAnsi="Calibri" w:eastAsia="Calibri" w:cs="Calibri"/>
                <w:sz w:val="20"/>
                <w:szCs w:val="20"/>
              </w:rPr>
            </w:pPr>
          </w:p>
        </w:tc>
      </w:tr>
      <w:tr w:rsidRPr="00E36527" w:rsidR="00F048C7" w14:paraId="052ECBC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6764EAC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574F2" w:rsidP="009574F2" w:rsidRDefault="009574F2" w14:paraId="258F4AA1" w14:textId="77777777">
            <w:pPr>
              <w:rPr>
                <w:rFonts w:ascii="Calibri" w:hAnsi="Calibri" w:eastAsia="Calibri" w:cs="Calibri"/>
                <w:sz w:val="20"/>
                <w:szCs w:val="20"/>
              </w:rPr>
            </w:pPr>
          </w:p>
        </w:tc>
      </w:tr>
      <w:tr w:rsidRPr="00E36527" w:rsidR="00F048C7" w14:paraId="3C93EC6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6F4C10C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9574F2" w:rsidP="009574F2" w:rsidRDefault="009574F2" w14:paraId="542C24FD" w14:textId="77777777">
            <w:pPr>
              <w:rPr>
                <w:rFonts w:ascii="Calibri" w:hAnsi="Calibri" w:eastAsia="Calibri" w:cs="Calibri"/>
                <w:sz w:val="20"/>
                <w:szCs w:val="20"/>
              </w:rPr>
            </w:pPr>
          </w:p>
        </w:tc>
      </w:tr>
      <w:tr w:rsidRPr="00BA67F0" w:rsidR="00F048C7" w14:paraId="6724EA50" w14:textId="77777777">
        <w:trPr>
          <w:trHeight w:val="770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11E20EBB"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173DA" w:rsidR="009574F2" w:rsidP="009574F2" w:rsidRDefault="009574F2" w14:paraId="285BDC73" w14:textId="77777777">
            <w:pPr>
              <w:rPr>
                <w:rFonts w:ascii="Calibri" w:hAnsi="Calibri" w:eastAsia="Calibri" w:cs="Calibri"/>
                <w:sz w:val="20"/>
                <w:szCs w:val="20"/>
              </w:rPr>
            </w:pPr>
          </w:p>
        </w:tc>
      </w:tr>
      <w:tr w:rsidRPr="00B60DF4" w:rsidR="00F048C7" w14:paraId="7EAE449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0E3DE44B"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9574F2" w:rsidP="009574F2" w:rsidRDefault="009574F2" w14:paraId="776BD3EE" w14:textId="77777777">
            <w:pPr>
              <w:rPr>
                <w:rFonts w:ascii="Calibri" w:hAnsi="Calibri" w:eastAsia="Calibri" w:cs="Calibri"/>
                <w:sz w:val="20"/>
                <w:szCs w:val="20"/>
                <w:lang w:val="en-US"/>
              </w:rPr>
            </w:pPr>
          </w:p>
        </w:tc>
      </w:tr>
      <w:tr w:rsidRPr="00E36527" w:rsidR="00F048C7" w14:paraId="76EA6A7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7E8B8F0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9574F2" w:rsidP="009574F2" w:rsidRDefault="009574F2" w14:paraId="4AFA1452" w14:textId="77777777">
            <w:pPr>
              <w:rPr>
                <w:rFonts w:ascii="Calibri" w:hAnsi="Calibri" w:eastAsia="Calibri" w:cs="Calibri"/>
                <w:sz w:val="20"/>
                <w:szCs w:val="20"/>
              </w:rPr>
            </w:pPr>
          </w:p>
        </w:tc>
      </w:tr>
      <w:tr w:rsidRPr="00E36527" w:rsidR="00F048C7" w14:paraId="3CBDF17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1A03984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574F2" w:rsidP="009574F2" w:rsidRDefault="009574F2" w14:paraId="16F47F22"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24A37CD7"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9574F2" w:rsidP="009574F2" w:rsidRDefault="009574F2" w14:paraId="5DE4A829"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9574F2" w:rsidP="009574F2" w:rsidRDefault="009574F2" w14:paraId="28140F80" w14:textId="77777777">
            <w:pPr>
              <w:rPr>
                <w:rFonts w:ascii="Calibri" w:hAnsi="Calibri" w:eastAsia="Calibri" w:cs="Calibri"/>
                <w:sz w:val="20"/>
                <w:szCs w:val="20"/>
              </w:rPr>
            </w:pPr>
            <w:r w:rsidRPr="00E36527">
              <w:rPr>
                <w:rFonts w:ascii="Calibri" w:hAnsi="Calibri" w:eastAsia="Calibri" w:cs="Calibri"/>
                <w:sz w:val="20"/>
                <w:szCs w:val="20"/>
              </w:rPr>
              <w:t>RF0</w:t>
            </w:r>
            <w:r>
              <w:rPr>
                <w:rFonts w:ascii="Calibri" w:hAnsi="Calibri" w:eastAsia="Calibri" w:cs="Calibri"/>
                <w:sz w:val="20"/>
                <w:szCs w:val="20"/>
              </w:rPr>
              <w:t>7</w:t>
            </w:r>
            <w:r w:rsidRPr="00E36527">
              <w:rPr>
                <w:rFonts w:ascii="Calibri" w:hAnsi="Calibri" w:eastAsia="Calibri" w:cs="Calibri"/>
                <w:sz w:val="20"/>
                <w:szCs w:val="20"/>
              </w:rPr>
              <w:t>-0</w:t>
            </w:r>
            <w:r>
              <w:rPr>
                <w:rFonts w:ascii="Calibri" w:hAnsi="Calibri" w:eastAsia="Calibri" w:cs="Calibri"/>
                <w:sz w:val="20"/>
                <w:szCs w:val="20"/>
              </w:rPr>
              <w:t>1-14</w:t>
            </w:r>
          </w:p>
        </w:tc>
      </w:tr>
    </w:tbl>
    <w:p w:rsidR="00555299" w:rsidP="002B4AC0" w:rsidRDefault="00FF01F1" w14:paraId="7AE34F09" w14:textId="70D945C4">
      <w:pPr>
        <w:pStyle w:val="Heading3"/>
      </w:pPr>
      <w:bookmarkStart w:name="_Toc222417327" w:id="139"/>
      <w:r>
        <w:t>Log Esecuzione Engine Drools</w:t>
      </w:r>
      <w:bookmarkEnd w:id="139"/>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463B43FD"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7D5C0619"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55299" w:rsidRDefault="00555299" w14:paraId="4E62FAC5" w14:textId="77777777">
            <w:pPr>
              <w:rPr>
                <w:rFonts w:ascii="Calibri" w:hAnsi="Calibri" w:eastAsia="Calibri" w:cs="Calibri"/>
                <w:sz w:val="20"/>
                <w:szCs w:val="20"/>
              </w:rPr>
            </w:pPr>
            <w:r>
              <w:rPr>
                <w:rFonts w:ascii="Calibri" w:hAnsi="Calibri" w:cs="Calibri"/>
                <w:sz w:val="20"/>
                <w:szCs w:val="20"/>
              </w:rPr>
              <w:t>Motore</w:t>
            </w:r>
          </w:p>
        </w:tc>
      </w:tr>
      <w:tr w:rsidRPr="00E36527" w:rsidR="00F048C7" w14:paraId="3E9424EB"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6AAC146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55299" w:rsidRDefault="00555299" w14:paraId="6696B46A" w14:textId="77777777">
            <w:pPr>
              <w:rPr>
                <w:rFonts w:ascii="Calibri" w:hAnsi="Calibri" w:eastAsia="Calibri" w:cs="Calibri"/>
                <w:sz w:val="20"/>
                <w:szCs w:val="20"/>
              </w:rPr>
            </w:pPr>
            <w:r w:rsidRPr="00662820">
              <w:rPr>
                <w:rFonts w:ascii="Calibri" w:hAnsi="Calibri" w:eastAsia="Calibri" w:cs="Calibri"/>
                <w:sz w:val="20"/>
                <w:szCs w:val="20"/>
              </w:rPr>
              <w:t>INL-ServiziUtenza-java-be_istanza-patente-crediti-async</w:t>
            </w:r>
          </w:p>
        </w:tc>
      </w:tr>
      <w:tr w:rsidRPr="00E36527" w:rsidR="00F048C7" w14:paraId="66E181B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5459201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55299" w:rsidRDefault="00555299" w14:paraId="7A31E314" w14:textId="77777777">
            <w:pPr>
              <w:jc w:val="both"/>
              <w:rPr>
                <w:rFonts w:ascii="Calibri" w:hAnsi="Calibri" w:eastAsia="Calibri" w:cs="Calibri"/>
                <w:sz w:val="20"/>
                <w:szCs w:val="20"/>
              </w:rPr>
            </w:pPr>
          </w:p>
        </w:tc>
      </w:tr>
      <w:tr w:rsidRPr="00E36527" w:rsidR="00F048C7" w14:paraId="1F07B44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7439D7F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55299" w:rsidRDefault="00555299" w14:paraId="6A1E148F" w14:textId="77777777">
            <w:pPr>
              <w:rPr>
                <w:rFonts w:ascii="Calibri" w:hAnsi="Calibri" w:eastAsia="Calibri" w:cs="Calibri"/>
                <w:sz w:val="20"/>
                <w:szCs w:val="20"/>
              </w:rPr>
            </w:pPr>
            <w:r>
              <w:rPr>
                <w:rFonts w:ascii="Calibri" w:hAnsi="Calibri" w:eastAsia="Calibri" w:cs="Calibri"/>
                <w:sz w:val="20"/>
                <w:szCs w:val="20"/>
              </w:rPr>
              <w:t>Il batch inserisce…</w:t>
            </w:r>
          </w:p>
        </w:tc>
      </w:tr>
      <w:tr w:rsidRPr="00895B4D" w:rsidR="00F048C7" w14:paraId="7AFFF40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059AD03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2E205D" w:rsidR="00555299" w:rsidRDefault="00555299" w14:paraId="1F32CD70" w14:textId="77777777">
            <w:pPr>
              <w:jc w:val="both"/>
              <w:rPr>
                <w:rFonts w:ascii="Calibri" w:hAnsi="Calibri" w:eastAsia="Calibri" w:cs="Calibri"/>
                <w:sz w:val="20"/>
                <w:szCs w:val="20"/>
              </w:rPr>
            </w:pPr>
          </w:p>
        </w:tc>
      </w:tr>
      <w:tr w:rsidRPr="00954940" w:rsidR="00F048C7" w14:paraId="0CDE0241"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4841FFD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F73DD" w:rsidR="00555299" w:rsidRDefault="00555299" w14:paraId="2701D891" w14:textId="77777777">
            <w:pPr>
              <w:rPr>
                <w:rFonts w:ascii="Calibri" w:hAnsi="Calibri" w:eastAsia="Calibri" w:cs="Calibri"/>
                <w:sz w:val="20"/>
                <w:szCs w:val="20"/>
                <w:lang w:val="en-US"/>
              </w:rPr>
            </w:pPr>
          </w:p>
        </w:tc>
      </w:tr>
      <w:tr w:rsidRPr="00E36527" w:rsidR="00F048C7" w14:paraId="4D3FAE6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3C09275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642A3F" w:rsidR="00555299" w:rsidRDefault="00555299" w14:paraId="4637297E" w14:textId="77777777">
            <w:pPr>
              <w:rPr>
                <w:rFonts w:ascii="Calibri" w:hAnsi="Calibri" w:eastAsia="Calibri" w:cs="Calibri"/>
                <w:sz w:val="20"/>
                <w:szCs w:val="20"/>
              </w:rPr>
            </w:pPr>
          </w:p>
        </w:tc>
      </w:tr>
      <w:tr w:rsidRPr="00E36527" w:rsidR="00F048C7" w14:paraId="2A26ABF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1F1260E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55299" w:rsidRDefault="00555299" w14:paraId="1F1CAD07" w14:textId="77777777">
            <w:pPr>
              <w:rPr>
                <w:rFonts w:ascii="Calibri" w:hAnsi="Calibri" w:eastAsia="Calibri" w:cs="Calibri"/>
                <w:sz w:val="20"/>
                <w:szCs w:val="20"/>
              </w:rPr>
            </w:pPr>
          </w:p>
        </w:tc>
      </w:tr>
      <w:tr w:rsidRPr="00E36527" w:rsidR="00F048C7" w14:paraId="6E0463F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28A065C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555299" w:rsidRDefault="00555299" w14:paraId="2C6D0924" w14:textId="77777777">
            <w:pPr>
              <w:rPr>
                <w:rFonts w:ascii="Calibri" w:hAnsi="Calibri" w:eastAsia="Calibri" w:cs="Calibri"/>
                <w:sz w:val="20"/>
                <w:szCs w:val="20"/>
              </w:rPr>
            </w:pPr>
          </w:p>
        </w:tc>
      </w:tr>
      <w:tr w:rsidRPr="00BA67F0" w:rsidR="00F048C7" w14:paraId="4506F0D0" w14:textId="77777777">
        <w:trPr>
          <w:trHeight w:val="770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397D1723"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173DA" w:rsidR="00555299" w:rsidRDefault="00555299" w14:paraId="0EED69F7" w14:textId="77777777">
            <w:pPr>
              <w:rPr>
                <w:rFonts w:ascii="Calibri" w:hAnsi="Calibri" w:eastAsia="Calibri" w:cs="Calibri"/>
                <w:sz w:val="20"/>
                <w:szCs w:val="20"/>
              </w:rPr>
            </w:pPr>
          </w:p>
        </w:tc>
      </w:tr>
      <w:tr w:rsidRPr="00B60DF4" w:rsidR="00F048C7" w14:paraId="12021866"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36512B5D"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555299" w:rsidRDefault="00555299" w14:paraId="62F9536B" w14:textId="77777777">
            <w:pPr>
              <w:rPr>
                <w:rFonts w:ascii="Calibri" w:hAnsi="Calibri" w:eastAsia="Calibri" w:cs="Calibri"/>
                <w:sz w:val="20"/>
                <w:szCs w:val="20"/>
                <w:lang w:val="en-US"/>
              </w:rPr>
            </w:pPr>
          </w:p>
        </w:tc>
      </w:tr>
      <w:tr w:rsidRPr="00E36527" w:rsidR="00F048C7" w14:paraId="573D03F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756EC37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555299" w:rsidRDefault="00555299" w14:paraId="354C9D58" w14:textId="77777777">
            <w:pPr>
              <w:rPr>
                <w:rFonts w:ascii="Calibri" w:hAnsi="Calibri" w:eastAsia="Calibri" w:cs="Calibri"/>
                <w:sz w:val="20"/>
                <w:szCs w:val="20"/>
              </w:rPr>
            </w:pPr>
          </w:p>
        </w:tc>
      </w:tr>
      <w:tr w:rsidRPr="00E36527" w:rsidR="00F048C7" w14:paraId="68A7497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5ACE3A7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55299" w:rsidRDefault="00555299" w14:paraId="34A63E0D"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57906FE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555299" w:rsidRDefault="00555299" w14:paraId="74BB5FA1"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555299" w:rsidRDefault="00555299" w14:paraId="5350A32A" w14:textId="77777777">
            <w:pPr>
              <w:rPr>
                <w:rFonts w:ascii="Calibri" w:hAnsi="Calibri" w:eastAsia="Calibri" w:cs="Calibri"/>
                <w:sz w:val="20"/>
                <w:szCs w:val="20"/>
              </w:rPr>
            </w:pPr>
            <w:r w:rsidRPr="00E36527">
              <w:rPr>
                <w:rFonts w:ascii="Calibri" w:hAnsi="Calibri" w:eastAsia="Calibri" w:cs="Calibri"/>
                <w:sz w:val="20"/>
                <w:szCs w:val="20"/>
              </w:rPr>
              <w:t>RF0</w:t>
            </w:r>
            <w:r>
              <w:rPr>
                <w:rFonts w:ascii="Calibri" w:hAnsi="Calibri" w:eastAsia="Calibri" w:cs="Calibri"/>
                <w:sz w:val="20"/>
                <w:szCs w:val="20"/>
              </w:rPr>
              <w:t>7</w:t>
            </w:r>
            <w:r w:rsidRPr="00E36527">
              <w:rPr>
                <w:rFonts w:ascii="Calibri" w:hAnsi="Calibri" w:eastAsia="Calibri" w:cs="Calibri"/>
                <w:sz w:val="20"/>
                <w:szCs w:val="20"/>
              </w:rPr>
              <w:t>-0</w:t>
            </w:r>
            <w:r>
              <w:rPr>
                <w:rFonts w:ascii="Calibri" w:hAnsi="Calibri" w:eastAsia="Calibri" w:cs="Calibri"/>
                <w:sz w:val="20"/>
                <w:szCs w:val="20"/>
              </w:rPr>
              <w:t>1-14</w:t>
            </w:r>
          </w:p>
        </w:tc>
      </w:tr>
    </w:tbl>
    <w:p w:rsidR="003A25DC" w:rsidP="002B4AC0" w:rsidRDefault="003A25DC" w14:paraId="556FBFE2" w14:textId="28752C2F">
      <w:pPr>
        <w:pStyle w:val="Heading3"/>
      </w:pPr>
      <w:bookmarkStart w:name="_Toc222417328" w:id="140"/>
      <w:r>
        <w:t>Calcolo Punteggio ad una data definita</w:t>
      </w:r>
      <w:bookmarkEnd w:id="140"/>
      <w:r>
        <w:t xml:space="preserve"> </w:t>
      </w: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F048C7" w14:paraId="43B74D58"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3B21128D" w14:textId="77777777">
            <w:pPr>
              <w:spacing w:line="360" w:lineRule="auto"/>
              <w:rPr>
                <w:rFonts w:ascii="Calibri" w:hAnsi="Calibri" w:eastAsia="Calibri" w:cs="Calibri"/>
                <w:b/>
                <w:bCs/>
                <w:sz w:val="20"/>
                <w:szCs w:val="20"/>
              </w:rPr>
            </w:pPr>
            <w:bookmarkStart w:name="_Toc190156405" w:id="141"/>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A25DC" w:rsidRDefault="003A25DC" w14:paraId="7ED16FB4" w14:textId="77777777">
            <w:pPr>
              <w:rPr>
                <w:rFonts w:ascii="Calibri" w:hAnsi="Calibri" w:eastAsia="Calibri" w:cs="Calibri"/>
                <w:sz w:val="20"/>
                <w:szCs w:val="20"/>
              </w:rPr>
            </w:pPr>
            <w:r>
              <w:rPr>
                <w:rFonts w:ascii="Calibri" w:hAnsi="Calibri" w:cs="Calibri"/>
                <w:sz w:val="20"/>
                <w:szCs w:val="20"/>
              </w:rPr>
              <w:t>Motore</w:t>
            </w:r>
          </w:p>
        </w:tc>
      </w:tr>
      <w:tr w:rsidRPr="00E36527" w:rsidR="00F048C7" w14:paraId="2D22067D"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6A1EF3A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A25DC" w:rsidRDefault="003A25DC" w14:paraId="4076EAFF" w14:textId="77777777">
            <w:pPr>
              <w:rPr>
                <w:rFonts w:ascii="Calibri" w:hAnsi="Calibri" w:eastAsia="Calibri" w:cs="Calibri"/>
                <w:sz w:val="20"/>
                <w:szCs w:val="20"/>
              </w:rPr>
            </w:pPr>
            <w:r w:rsidRPr="00662820">
              <w:rPr>
                <w:rFonts w:ascii="Calibri" w:hAnsi="Calibri" w:eastAsia="Calibri" w:cs="Calibri"/>
                <w:sz w:val="20"/>
                <w:szCs w:val="20"/>
              </w:rPr>
              <w:t>INL-ServiziUtenza-java-be_istanza-patente-crediti-async</w:t>
            </w:r>
          </w:p>
        </w:tc>
      </w:tr>
      <w:tr w:rsidRPr="00E36527" w:rsidR="00F048C7" w14:paraId="3922C78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0D5FB8B0"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A25DC" w:rsidRDefault="003A25DC" w14:paraId="2C3CF229" w14:textId="77777777">
            <w:pPr>
              <w:jc w:val="both"/>
              <w:rPr>
                <w:rFonts w:ascii="Calibri" w:hAnsi="Calibri" w:eastAsia="Calibri" w:cs="Calibri"/>
                <w:sz w:val="20"/>
                <w:szCs w:val="20"/>
              </w:rPr>
            </w:pPr>
          </w:p>
        </w:tc>
      </w:tr>
      <w:tr w:rsidRPr="00E36527" w:rsidR="00F048C7" w14:paraId="2793DD73"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064DDF4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A25DC" w:rsidRDefault="003A25DC" w14:paraId="747AD6EB" w14:textId="244C644C">
            <w:pPr>
              <w:rPr>
                <w:rFonts w:ascii="Calibri" w:hAnsi="Calibri" w:eastAsia="Calibri" w:cs="Calibri"/>
                <w:sz w:val="20"/>
                <w:szCs w:val="20"/>
              </w:rPr>
            </w:pPr>
          </w:p>
        </w:tc>
      </w:tr>
      <w:tr w:rsidRPr="00895B4D" w:rsidR="00F048C7" w14:paraId="485E681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6EA343CA"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2E205D" w:rsidR="003A25DC" w:rsidRDefault="003A25DC" w14:paraId="086C935F" w14:textId="77777777">
            <w:pPr>
              <w:jc w:val="both"/>
              <w:rPr>
                <w:rFonts w:ascii="Calibri" w:hAnsi="Calibri" w:eastAsia="Calibri" w:cs="Calibri"/>
                <w:sz w:val="20"/>
                <w:szCs w:val="20"/>
              </w:rPr>
            </w:pPr>
          </w:p>
        </w:tc>
      </w:tr>
      <w:tr w:rsidRPr="00954940" w:rsidR="00F048C7" w14:paraId="727904C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68CB5C1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F73DD" w:rsidR="003A25DC" w:rsidRDefault="003A25DC" w14:paraId="5C98F197" w14:textId="77777777">
            <w:pPr>
              <w:rPr>
                <w:rFonts w:ascii="Calibri" w:hAnsi="Calibri" w:eastAsia="Calibri" w:cs="Calibri"/>
                <w:sz w:val="20"/>
                <w:szCs w:val="20"/>
                <w:lang w:val="en-US"/>
              </w:rPr>
            </w:pPr>
          </w:p>
        </w:tc>
      </w:tr>
      <w:tr w:rsidRPr="00E36527" w:rsidR="00F048C7" w14:paraId="4FA61A0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27B8EE6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642A3F" w:rsidR="003A25DC" w:rsidRDefault="003A25DC" w14:paraId="7C9DDFF8" w14:textId="77777777">
            <w:pPr>
              <w:rPr>
                <w:rFonts w:ascii="Calibri" w:hAnsi="Calibri" w:eastAsia="Calibri" w:cs="Calibri"/>
                <w:sz w:val="20"/>
                <w:szCs w:val="20"/>
              </w:rPr>
            </w:pPr>
          </w:p>
        </w:tc>
      </w:tr>
      <w:tr w:rsidRPr="00E36527" w:rsidR="00F048C7" w14:paraId="2A63CDC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3241CFA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A25DC" w:rsidRDefault="003A25DC" w14:paraId="21C8AB64" w14:textId="77777777">
            <w:pPr>
              <w:rPr>
                <w:rFonts w:ascii="Calibri" w:hAnsi="Calibri" w:eastAsia="Calibri" w:cs="Calibri"/>
                <w:sz w:val="20"/>
                <w:szCs w:val="20"/>
              </w:rPr>
            </w:pPr>
          </w:p>
        </w:tc>
      </w:tr>
      <w:tr w:rsidRPr="00E36527" w:rsidR="00F048C7" w14:paraId="114ED2C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51D9485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3A25DC" w:rsidRDefault="003A25DC" w14:paraId="17B83826" w14:textId="77777777">
            <w:pPr>
              <w:rPr>
                <w:rFonts w:ascii="Calibri" w:hAnsi="Calibri" w:eastAsia="Calibri" w:cs="Calibri"/>
                <w:sz w:val="20"/>
                <w:szCs w:val="20"/>
              </w:rPr>
            </w:pPr>
          </w:p>
        </w:tc>
      </w:tr>
      <w:tr w:rsidRPr="00BA67F0" w:rsidR="00F048C7" w14:paraId="457D1833" w14:textId="77777777">
        <w:trPr>
          <w:trHeight w:val="770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17F93FB7"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3173DA" w:rsidR="003A25DC" w:rsidRDefault="00FD3058" w14:paraId="500E0906" w14:textId="025EF5F4">
            <w:pPr>
              <w:rPr>
                <w:rFonts w:ascii="Calibri" w:hAnsi="Calibri" w:eastAsia="Calibri" w:cs="Calibri"/>
                <w:sz w:val="20"/>
                <w:szCs w:val="20"/>
              </w:rPr>
            </w:pPr>
            <w:r>
              <w:rPr>
                <w:rFonts w:ascii="Calibri" w:hAnsi="Calibri" w:eastAsia="Calibri" w:cs="Calibri"/>
                <w:sz w:val="20"/>
                <w:szCs w:val="20"/>
              </w:rPr>
              <w:t xml:space="preserve">Deve essere un servizio </w:t>
            </w:r>
            <w:r w:rsidR="007E63DF">
              <w:rPr>
                <w:rFonts w:ascii="Calibri" w:hAnsi="Calibri" w:eastAsia="Calibri" w:cs="Calibri"/>
                <w:sz w:val="20"/>
                <w:szCs w:val="20"/>
              </w:rPr>
              <w:t>da richiamare a per calcolare poi il punteggio.</w:t>
            </w:r>
          </w:p>
        </w:tc>
      </w:tr>
      <w:tr w:rsidRPr="00B60DF4" w:rsidR="00F048C7" w14:paraId="08F970A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6B164161"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0691C" w:rsidR="003A25DC" w:rsidRDefault="003A25DC" w14:paraId="4FD712CF" w14:textId="77777777">
            <w:pPr>
              <w:rPr>
                <w:rFonts w:ascii="Calibri" w:hAnsi="Calibri" w:eastAsia="Calibri" w:cs="Calibri"/>
                <w:sz w:val="20"/>
                <w:szCs w:val="20"/>
                <w:lang w:val="en-US"/>
              </w:rPr>
            </w:pPr>
          </w:p>
        </w:tc>
      </w:tr>
      <w:tr w:rsidRPr="00E36527" w:rsidR="00F048C7" w14:paraId="38C20D7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6464A91D"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3A25DC" w:rsidRDefault="003A25DC" w14:paraId="04B89894" w14:textId="77777777">
            <w:pPr>
              <w:rPr>
                <w:rFonts w:ascii="Calibri" w:hAnsi="Calibri" w:eastAsia="Calibri" w:cs="Calibri"/>
                <w:sz w:val="20"/>
                <w:szCs w:val="20"/>
              </w:rPr>
            </w:pPr>
          </w:p>
        </w:tc>
      </w:tr>
      <w:tr w:rsidRPr="00E36527" w:rsidR="00F048C7" w14:paraId="45FCF9F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078BE58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A25DC" w:rsidRDefault="003A25DC" w14:paraId="1CF033B9" w14:textId="77777777">
            <w:pPr>
              <w:rPr>
                <w:rFonts w:ascii="Calibri" w:hAnsi="Calibri" w:eastAsia="Calibri" w:cs="Calibri"/>
                <w:sz w:val="20"/>
                <w:szCs w:val="20"/>
              </w:rPr>
            </w:pPr>
            <w:r>
              <w:rPr>
                <w:rFonts w:ascii="Calibri" w:hAnsi="Calibri" w:eastAsia="Calibri" w:cs="Calibri"/>
                <w:sz w:val="20"/>
                <w:szCs w:val="20"/>
              </w:rPr>
              <w:t>Vedi tabella Esiti</w:t>
            </w:r>
          </w:p>
        </w:tc>
      </w:tr>
      <w:tr w:rsidRPr="00E36527" w:rsidR="00F048C7" w14:paraId="74C6070C"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3A25DC" w:rsidRDefault="003A25DC" w14:paraId="150EC763"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3A25DC" w:rsidRDefault="003A25DC" w14:paraId="7303D317" w14:textId="77777777">
            <w:pPr>
              <w:rPr>
                <w:rFonts w:ascii="Calibri" w:hAnsi="Calibri" w:eastAsia="Calibri" w:cs="Calibri"/>
                <w:sz w:val="20"/>
                <w:szCs w:val="20"/>
              </w:rPr>
            </w:pPr>
            <w:r w:rsidRPr="00E36527">
              <w:rPr>
                <w:rFonts w:ascii="Calibri" w:hAnsi="Calibri" w:eastAsia="Calibri" w:cs="Calibri"/>
                <w:sz w:val="20"/>
                <w:szCs w:val="20"/>
              </w:rPr>
              <w:t>RF0</w:t>
            </w:r>
            <w:r>
              <w:rPr>
                <w:rFonts w:ascii="Calibri" w:hAnsi="Calibri" w:eastAsia="Calibri" w:cs="Calibri"/>
                <w:sz w:val="20"/>
                <w:szCs w:val="20"/>
              </w:rPr>
              <w:t>7</w:t>
            </w:r>
            <w:r w:rsidRPr="00E36527">
              <w:rPr>
                <w:rFonts w:ascii="Calibri" w:hAnsi="Calibri" w:eastAsia="Calibri" w:cs="Calibri"/>
                <w:sz w:val="20"/>
                <w:szCs w:val="20"/>
              </w:rPr>
              <w:t>-0</w:t>
            </w:r>
            <w:r>
              <w:rPr>
                <w:rFonts w:ascii="Calibri" w:hAnsi="Calibri" w:eastAsia="Calibri" w:cs="Calibri"/>
                <w:sz w:val="20"/>
                <w:szCs w:val="20"/>
              </w:rPr>
              <w:t>1-14</w:t>
            </w:r>
          </w:p>
        </w:tc>
      </w:tr>
    </w:tbl>
    <w:p w:rsidR="001D69D1" w:rsidP="00842DA3" w:rsidRDefault="001D69D1" w14:paraId="1053404C" w14:textId="519F04A1">
      <w:pPr>
        <w:pStyle w:val="Heading2"/>
        <w:numPr>
          <w:ilvl w:val="1"/>
          <w:numId w:val="25"/>
        </w:numPr>
        <w:tabs>
          <w:tab w:val="clear" w:pos="1003"/>
          <w:tab w:val="num" w:pos="2072"/>
        </w:tabs>
        <w:rPr>
          <w:rFonts w:asciiTheme="minorHAnsi" w:hAnsiTheme="minorHAnsi" w:cstheme="minorHAnsi"/>
        </w:rPr>
      </w:pPr>
      <w:bookmarkStart w:name="_Toc222417329" w:id="142"/>
      <w:r w:rsidRPr="001D69D1">
        <w:rPr>
          <w:rFonts w:asciiTheme="minorHAnsi" w:hAnsiTheme="minorHAnsi" w:cstheme="minorHAnsi"/>
        </w:rPr>
        <w:t xml:space="preserve">Processi Back-End – </w:t>
      </w:r>
      <w:r>
        <w:rPr>
          <w:rFonts w:asciiTheme="minorHAnsi" w:hAnsiTheme="minorHAnsi" w:cstheme="minorHAnsi"/>
        </w:rPr>
        <w:t>Istanza Patente a Crediti</w:t>
      </w:r>
      <w:bookmarkEnd w:id="142"/>
    </w:p>
    <w:p w:rsidRPr="00C856E8" w:rsidR="00C856E8" w:rsidP="00C856E8" w:rsidRDefault="00C856E8" w14:paraId="6C1A5BE3" w14:textId="38C17B43">
      <w:pPr>
        <w:pStyle w:val="Heading3"/>
      </w:pPr>
      <w:bookmarkStart w:name="_Toc222417330" w:id="143"/>
      <w:r w:rsidRPr="00C856E8">
        <w:t>Servizio “putAdditionalRequirements”</w:t>
      </w:r>
      <w:bookmarkEnd w:id="143"/>
    </w:p>
    <w:tbl>
      <w:tblPr>
        <w:tblStyle w:val="Equifaxtable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C856E8" w:rsidR="00C856E8" w14:paraId="61E2A8AF"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4A44062E"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2EADF026" w14:textId="77777777">
            <w:pPr>
              <w:rPr>
                <w:rFonts w:ascii="Calibri" w:hAnsi="Calibri" w:eastAsia="MS Mincho" w:cs="Calibri"/>
                <w:sz w:val="20"/>
                <w:szCs w:val="20"/>
              </w:rPr>
            </w:pPr>
            <w:r w:rsidRPr="00C856E8">
              <w:rPr>
                <w:rFonts w:ascii="Calibri" w:hAnsi="Calibri" w:eastAsia="MS Mincho" w:cs="Calibri"/>
                <w:sz w:val="20"/>
                <w:szCs w:val="20"/>
              </w:rPr>
              <w:t>OPERATION</w:t>
            </w:r>
          </w:p>
        </w:tc>
      </w:tr>
      <w:tr w:rsidRPr="00C856E8" w:rsidR="00C856E8" w14:paraId="04C78A87"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4F6E3B55"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52E70C16" w14:textId="77777777">
            <w:pPr>
              <w:rPr>
                <w:rFonts w:ascii="Calibri" w:hAnsi="Calibri" w:eastAsia="MS Mincho" w:cs="Calibri"/>
                <w:sz w:val="20"/>
                <w:szCs w:val="20"/>
              </w:rPr>
            </w:pPr>
            <w:r w:rsidRPr="00C856E8">
              <w:rPr>
                <w:rFonts w:ascii="Calibri" w:hAnsi="Calibri" w:eastAsia="MS Mincho" w:cs="Calibri"/>
                <w:sz w:val="20"/>
                <w:szCs w:val="20"/>
              </w:rPr>
              <w:t>INL-ServiziUtenza-java-be_istanza-patente-crediti-api</w:t>
            </w:r>
          </w:p>
        </w:tc>
      </w:tr>
      <w:tr w:rsidRPr="00C856E8" w:rsidR="00C856E8" w14:paraId="48A4845B"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761A0B0C"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6026B96D" w14:textId="77777777">
            <w:pPr>
              <w:jc w:val="both"/>
              <w:rPr>
                <w:rFonts w:ascii="Calibri" w:hAnsi="Calibri" w:eastAsia="MS Mincho" w:cs="Calibri"/>
                <w:sz w:val="20"/>
                <w:szCs w:val="20"/>
              </w:rPr>
            </w:pPr>
            <w:r w:rsidRPr="00C856E8">
              <w:rPr>
                <w:rFonts w:ascii="Calibri" w:hAnsi="Calibri" w:eastAsia="MS Mincho" w:cs="Calibri"/>
                <w:sz w:val="20"/>
                <w:szCs w:val="20"/>
              </w:rPr>
              <w:t>Aggiornamento dei requisiti aggiuntivi relativi ad un’istanza di patente dato l’identificativo</w:t>
            </w:r>
          </w:p>
        </w:tc>
      </w:tr>
      <w:tr w:rsidRPr="00C856E8" w:rsidR="00C856E8" w14:paraId="3528282B"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6A767744"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5DCA4E3B" w14:textId="77777777">
            <w:pPr>
              <w:rPr>
                <w:rFonts w:ascii="Calibri" w:hAnsi="Calibri" w:eastAsia="MS Mincho" w:cs="Calibri"/>
                <w:sz w:val="20"/>
                <w:szCs w:val="20"/>
              </w:rPr>
            </w:pPr>
            <w:r w:rsidRPr="00C856E8">
              <w:rPr>
                <w:rFonts w:ascii="Calibri" w:hAnsi="Calibri" w:eastAsia="MS Mincho" w:cs="Calibri"/>
                <w:sz w:val="20"/>
                <w:szCs w:val="20"/>
              </w:rPr>
              <w:t>Il servizi effettua l’inserimento di un nuovo requisito, la modifica di un requisito già associato e la cancellazione di un requisito precedentemente associato relativi ad un’istanza di patente dato l’identificativo</w:t>
            </w:r>
          </w:p>
        </w:tc>
      </w:tr>
      <w:tr w:rsidRPr="00CF4664" w:rsidR="00C856E8" w14:paraId="143398FC"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6099C153"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059A86D7" w14:textId="77777777">
            <w:pPr>
              <w:jc w:val="both"/>
              <w:rPr>
                <w:rFonts w:ascii="Calibri" w:hAnsi="Calibri" w:eastAsia="MS Mincho" w:cs="Calibri"/>
                <w:sz w:val="20"/>
                <w:szCs w:val="20"/>
                <w:lang w:val="en-US"/>
              </w:rPr>
            </w:pPr>
            <w:r w:rsidRPr="00C856E8">
              <w:rPr>
                <w:rFonts w:ascii="Calibri" w:hAnsi="Calibri" w:eastAsia="MS Mincho" w:cs="Calibri"/>
                <w:sz w:val="20"/>
                <w:szCs w:val="20"/>
                <w:lang w:val="en-US"/>
              </w:rPr>
              <w:t>PUT &lt;root&gt;/v1/instance/{licenseInstanceId}/requirement/additional</w:t>
            </w:r>
          </w:p>
        </w:tc>
      </w:tr>
      <w:tr w:rsidRPr="00C856E8" w:rsidR="00C856E8" w14:paraId="5849E7C4"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1A80BBD7"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842DA3" w:rsidRDefault="00C856E8" w14:paraId="57B2D4BC" w14:textId="77777777">
            <w:pPr>
              <w:numPr>
                <w:ilvl w:val="0"/>
                <w:numId w:val="89"/>
              </w:numPr>
              <w:contextualSpacing/>
              <w:rPr>
                <w:rFonts w:ascii="Calibri" w:hAnsi="Calibri" w:eastAsia="MS Mincho" w:cs="Calibri"/>
                <w:sz w:val="20"/>
                <w:szCs w:val="20"/>
                <w:lang w:val="en-US"/>
              </w:rPr>
            </w:pPr>
            <w:r w:rsidRPr="00C856E8">
              <w:rPr>
                <w:rFonts w:ascii="Calibri" w:hAnsi="Calibri" w:eastAsia="MS Mincho" w:cs="Calibri"/>
                <w:sz w:val="20"/>
                <w:szCs w:val="20"/>
                <w:lang w:val="en-US"/>
              </w:rPr>
              <w:t xml:space="preserve">licenseInstanceId [string, required, pattern: </w:t>
            </w:r>
            <w:r w:rsidRPr="00C856E8">
              <w:rPr>
                <w:rFonts w:eastAsia="MS Mincho" w:asciiTheme="minorHAnsi" w:hAnsiTheme="minorHAnsi" w:cstheme="minorHAnsi"/>
                <w:sz w:val="22"/>
                <w:szCs w:val="22"/>
                <w:lang w:val="en-US"/>
              </w:rPr>
              <w:t>REGEX_UUID</w:t>
            </w:r>
            <w:r w:rsidRPr="00C856E8">
              <w:rPr>
                <w:rFonts w:ascii="Calibri" w:hAnsi="Calibri" w:eastAsia="MS Mincho" w:cs="Calibri"/>
                <w:sz w:val="20"/>
                <w:szCs w:val="20"/>
                <w:lang w:val="en-US"/>
              </w:rPr>
              <w:t>]</w:t>
            </w:r>
          </w:p>
          <w:p w:rsidRPr="00C856E8" w:rsidR="00C856E8" w:rsidP="00842DA3" w:rsidRDefault="00C856E8" w14:paraId="029821E4" w14:textId="77777777">
            <w:pPr>
              <w:numPr>
                <w:ilvl w:val="0"/>
                <w:numId w:val="89"/>
              </w:numPr>
              <w:contextualSpacing/>
              <w:rPr>
                <w:rFonts w:ascii="Calibri" w:hAnsi="Calibri" w:eastAsia="MS Mincho" w:cs="Calibri"/>
                <w:sz w:val="20"/>
                <w:szCs w:val="20"/>
                <w:lang w:val="en-US"/>
              </w:rPr>
            </w:pPr>
            <w:r w:rsidRPr="00C856E8">
              <w:rPr>
                <w:rFonts w:ascii="Calibri" w:hAnsi="Calibri" w:eastAsia="MS Mincho" w:cs="Calibri"/>
                <w:sz w:val="20"/>
                <w:szCs w:val="20"/>
              </w:rPr>
              <w:t>additionalRequirementsRequestDto: {</w:t>
            </w:r>
          </w:p>
          <w:p w:rsidRPr="00C856E8" w:rsidR="00C856E8" w:rsidP="00C856E8" w:rsidRDefault="00C856E8" w14:paraId="2158E965" w14:textId="77777777">
            <w:pPr>
              <w:ind w:left="360"/>
              <w:rPr>
                <w:rFonts w:ascii="Calibri" w:hAnsi="Calibri" w:eastAsia="MS Mincho" w:cs="Calibri"/>
                <w:sz w:val="20"/>
                <w:szCs w:val="20"/>
              </w:rPr>
            </w:pPr>
            <w:r w:rsidRPr="00C856E8">
              <w:rPr>
                <w:rFonts w:ascii="Calibri" w:hAnsi="Calibri" w:eastAsia="MS Mincho" w:cs="Calibri"/>
                <w:sz w:val="20"/>
                <w:szCs w:val="20"/>
              </w:rPr>
              <w:t xml:space="preserve">  "additionalRequirementsToAdd": [</w:t>
            </w:r>
          </w:p>
          <w:p w:rsidRPr="00C856E8" w:rsidR="00C856E8" w:rsidP="00C856E8" w:rsidRDefault="00C856E8" w14:paraId="6AFE78B2" w14:textId="77777777">
            <w:pPr>
              <w:ind w:left="360"/>
              <w:rPr>
                <w:rFonts w:ascii="Calibri" w:hAnsi="Calibri" w:eastAsia="MS Mincho" w:cs="Calibri"/>
                <w:sz w:val="20"/>
                <w:szCs w:val="20"/>
              </w:rPr>
            </w:pPr>
            <w:r w:rsidRPr="00C856E8">
              <w:rPr>
                <w:rFonts w:ascii="Calibri" w:hAnsi="Calibri" w:eastAsia="MS Mincho" w:cs="Calibri"/>
                <w:sz w:val="20"/>
                <w:szCs w:val="20"/>
              </w:rPr>
              <w:t xml:space="preserve">    {</w:t>
            </w:r>
          </w:p>
          <w:p w:rsidRPr="00C856E8" w:rsidR="00C856E8" w:rsidP="00C856E8" w:rsidRDefault="00C856E8" w14:paraId="3F692D90" w14:textId="77777777">
            <w:pPr>
              <w:ind w:left="360"/>
              <w:rPr>
                <w:rFonts w:ascii="Calibri" w:hAnsi="Calibri" w:eastAsia="MS Mincho" w:cs="Calibri"/>
                <w:sz w:val="20"/>
                <w:szCs w:val="20"/>
                <w:lang w:val="pt-BR"/>
              </w:rPr>
            </w:pPr>
            <w:r w:rsidRPr="00C856E8">
              <w:rPr>
                <w:rFonts w:ascii="Calibri" w:hAnsi="Calibri" w:eastAsia="MS Mincho" w:cs="Calibri"/>
                <w:sz w:val="20"/>
                <w:szCs w:val="20"/>
                <w:lang w:val="pt-BR"/>
              </w:rPr>
              <w:t xml:space="preserve">      "requirementId": "f0A338E2-D8A0-A1e4-2046-2EaDCC39EaaE",</w:t>
            </w:r>
          </w:p>
          <w:p w:rsidRPr="00C856E8" w:rsidR="00C856E8" w:rsidP="00C856E8" w:rsidRDefault="00C856E8" w14:paraId="4105D28A"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pt-BR"/>
              </w:rPr>
              <w:t xml:space="preserve">      </w:t>
            </w:r>
            <w:r w:rsidRPr="00C856E8">
              <w:rPr>
                <w:rFonts w:ascii="Calibri" w:hAnsi="Calibri" w:eastAsia="MS Mincho" w:cs="Calibri"/>
                <w:sz w:val="20"/>
                <w:szCs w:val="20"/>
                <w:lang w:val="en-US"/>
              </w:rPr>
              <w:t>"data": {</w:t>
            </w:r>
          </w:p>
          <w:p w:rsidRPr="00C856E8" w:rsidR="00C856E8" w:rsidP="00C856E8" w:rsidRDefault="00C856E8" w14:paraId="176AE12F"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"additionalProp1": "string",</w:t>
            </w:r>
          </w:p>
          <w:p w:rsidRPr="00C856E8" w:rsidR="00C856E8" w:rsidP="00C856E8" w:rsidRDefault="00C856E8" w14:paraId="7A4D94DF"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"additionalProp2": "string",</w:t>
            </w:r>
          </w:p>
          <w:p w:rsidRPr="00C856E8" w:rsidR="00C856E8" w:rsidP="00C856E8" w:rsidRDefault="00C856E8" w14:paraId="0D553630"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"additionalProp3": "string"</w:t>
            </w:r>
          </w:p>
          <w:p w:rsidRPr="00C856E8" w:rsidR="00C856E8" w:rsidP="00C856E8" w:rsidRDefault="00C856E8" w14:paraId="190C76A1"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0E2FB1E4"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56C84288"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5BAD38EA"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"additionalRequirementsToUpdate": [</w:t>
            </w:r>
          </w:p>
          <w:p w:rsidRPr="00C856E8" w:rsidR="00C856E8" w:rsidP="00C856E8" w:rsidRDefault="00C856E8" w14:paraId="1F6D5D39"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419E22FB"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"requirementRecordId": "C511FeEb-c0fE-9fe5-2Daa-c71ABd78FC18",</w:t>
            </w:r>
          </w:p>
          <w:p w:rsidRPr="00C856E8" w:rsidR="00C856E8" w:rsidP="00C856E8" w:rsidRDefault="00C856E8" w14:paraId="6AB0D7C4"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"data": {</w:t>
            </w:r>
          </w:p>
          <w:p w:rsidRPr="00C856E8" w:rsidR="00C856E8" w:rsidP="00C856E8" w:rsidRDefault="00C856E8" w14:paraId="1D525937"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"additionalProp1": "string",</w:t>
            </w:r>
          </w:p>
          <w:p w:rsidRPr="00C856E8" w:rsidR="00C856E8" w:rsidP="00C856E8" w:rsidRDefault="00C856E8" w14:paraId="7B3552BE"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"additionalProp2": "string",</w:t>
            </w:r>
          </w:p>
          <w:p w:rsidRPr="00C856E8" w:rsidR="00C856E8" w:rsidP="00C856E8" w:rsidRDefault="00C856E8" w14:paraId="47B432F7"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"additionalProp3": "string"</w:t>
            </w:r>
          </w:p>
          <w:p w:rsidRPr="00C856E8" w:rsidR="00C856E8" w:rsidP="00C856E8" w:rsidRDefault="00C856E8" w14:paraId="671415F4"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089B24E2"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42E2B384"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0E0D9863"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"additionalRequirementsToDelete": [</w:t>
            </w:r>
          </w:p>
          <w:p w:rsidRPr="00C856E8" w:rsidR="00C856E8" w:rsidP="00C856E8" w:rsidRDefault="00C856E8" w14:paraId="3A9BC1BE"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23246F" w:rsidR="00C856E8" w:rsidP="00C856E8" w:rsidRDefault="00C856E8" w14:paraId="04645D36"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r w:rsidRPr="0023246F">
              <w:rPr>
                <w:rFonts w:ascii="Calibri" w:hAnsi="Calibri" w:eastAsia="MS Mincho" w:cs="Calibri"/>
                <w:sz w:val="20"/>
                <w:szCs w:val="20"/>
                <w:lang w:val="en-US"/>
              </w:rPr>
              <w:t>"requirementRecordId": "2E4Bc8E6-C0aE-Ce9E-3091-5620CC1dbD46"</w:t>
            </w:r>
          </w:p>
          <w:p w:rsidRPr="00C856E8" w:rsidR="00C856E8" w:rsidP="00C856E8" w:rsidRDefault="00C856E8" w14:paraId="19588329" w14:textId="77777777">
            <w:pPr>
              <w:ind w:left="360"/>
              <w:rPr>
                <w:rFonts w:ascii="Calibri" w:hAnsi="Calibri" w:eastAsia="MS Mincho" w:cs="Calibri"/>
                <w:sz w:val="20"/>
                <w:szCs w:val="20"/>
                <w:lang w:val="en-US"/>
              </w:rPr>
            </w:pPr>
            <w:r w:rsidRPr="0023246F">
              <w:rPr>
                <w:rFonts w:ascii="Calibri" w:hAnsi="Calibri" w:eastAsia="MS Mincho" w:cs="Calibri"/>
                <w:sz w:val="20"/>
                <w:szCs w:val="20"/>
                <w:lang w:val="en-US"/>
              </w:rPr>
              <w:t xml:space="preserve">    </w:t>
            </w:r>
            <w:r w:rsidRPr="00C856E8">
              <w:rPr>
                <w:rFonts w:ascii="Calibri" w:hAnsi="Calibri" w:eastAsia="MS Mincho" w:cs="Calibri"/>
                <w:sz w:val="20"/>
                <w:szCs w:val="20"/>
                <w:lang w:val="en-US"/>
              </w:rPr>
              <w:t>}</w:t>
            </w:r>
          </w:p>
          <w:p w:rsidRPr="00C856E8" w:rsidR="00C856E8" w:rsidP="00C856E8" w:rsidRDefault="00C856E8" w14:paraId="73AC8B9E"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3D75106E"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"requester": {</w:t>
            </w:r>
          </w:p>
          <w:p w:rsidRPr="00C856E8" w:rsidR="00C856E8" w:rsidP="00C856E8" w:rsidRDefault="00C856E8" w14:paraId="4F041251"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"type": "8CA9fFd8-3C0A-DFCd-169f-0e7be2d21dB9",</w:t>
            </w:r>
          </w:p>
          <w:p w:rsidRPr="00C856E8" w:rsidR="00C856E8" w:rsidP="00C856E8" w:rsidRDefault="00C856E8" w14:paraId="6A3F9CC4"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"selfCerts": [</w:t>
            </w:r>
          </w:p>
          <w:p w:rsidRPr="00C856E8" w:rsidR="00C856E8" w:rsidP="00C856E8" w:rsidRDefault="00C856E8" w14:paraId="256E0843"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093FABE3"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"type": "58548FB0-d12A-4D8b-AEf6-CFdFF905af5d",</w:t>
            </w:r>
          </w:p>
          <w:p w:rsidRPr="00C856E8" w:rsidR="00C856E8" w:rsidP="00C856E8" w:rsidRDefault="00C856E8" w14:paraId="6AB1EA1F"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"data": {</w:t>
            </w:r>
          </w:p>
          <w:p w:rsidRPr="00C856E8" w:rsidR="00C856E8" w:rsidP="00C856E8" w:rsidRDefault="00C856E8" w14:paraId="466F8C1D"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"additionalProp1": "string",</w:t>
            </w:r>
          </w:p>
          <w:p w:rsidRPr="00C856E8" w:rsidR="00C856E8" w:rsidP="00C856E8" w:rsidRDefault="00C856E8" w14:paraId="405F211B"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"additionalProp2": "string",</w:t>
            </w:r>
          </w:p>
          <w:p w:rsidRPr="00C856E8" w:rsidR="00C856E8" w:rsidP="00C856E8" w:rsidRDefault="00C856E8" w14:paraId="1C85EA38"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"additionalProp3": "string"</w:t>
            </w:r>
          </w:p>
          <w:p w:rsidRPr="00C856E8" w:rsidR="00C856E8" w:rsidP="00C856E8" w:rsidRDefault="00C856E8" w14:paraId="58771EEA"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6CE9D62A"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61C9FD52"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1D081A91"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"selfCertMap": {</w:t>
            </w:r>
          </w:p>
          <w:p w:rsidRPr="00C856E8" w:rsidR="00C856E8" w:rsidP="00C856E8" w:rsidRDefault="00C856E8" w14:paraId="5AEFF61B"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"additionalProp1": {</w:t>
            </w:r>
          </w:p>
          <w:p w:rsidRPr="00C856E8" w:rsidR="00C856E8" w:rsidP="00C856E8" w:rsidRDefault="00C856E8" w14:paraId="42C143F3"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"additionalProp1": "string",</w:t>
            </w:r>
          </w:p>
          <w:p w:rsidRPr="00C856E8" w:rsidR="00C856E8" w:rsidP="00C856E8" w:rsidRDefault="00C856E8" w14:paraId="0B588876"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"additionalProp2": "string",</w:t>
            </w:r>
          </w:p>
          <w:p w:rsidRPr="00C856E8" w:rsidR="00C856E8" w:rsidP="00C856E8" w:rsidRDefault="00C856E8" w14:paraId="5E77DFC5"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"additionalProp3": "string"</w:t>
            </w:r>
          </w:p>
          <w:p w:rsidRPr="00C856E8" w:rsidR="00C856E8" w:rsidP="00C856E8" w:rsidRDefault="00C856E8" w14:paraId="37D07EA7"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5497B0B2"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"additionalProp2": {</w:t>
            </w:r>
          </w:p>
          <w:p w:rsidRPr="00C856E8" w:rsidR="00C856E8" w:rsidP="00C856E8" w:rsidRDefault="00C856E8" w14:paraId="5A62894F"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"additionalProp1": "string",</w:t>
            </w:r>
          </w:p>
          <w:p w:rsidRPr="00C856E8" w:rsidR="00C856E8" w:rsidP="00C856E8" w:rsidRDefault="00C856E8" w14:paraId="113A8414"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"additionalProp2": "string",</w:t>
            </w:r>
          </w:p>
          <w:p w:rsidRPr="00C856E8" w:rsidR="00C856E8" w:rsidP="00C856E8" w:rsidRDefault="00C856E8" w14:paraId="0CE9A7B8"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"additionalProp3": "string"</w:t>
            </w:r>
          </w:p>
          <w:p w:rsidRPr="00C856E8" w:rsidR="00C856E8" w:rsidP="00C856E8" w:rsidRDefault="00C856E8" w14:paraId="7AD3F703"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30B81EA2"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"additionalProp3": {</w:t>
            </w:r>
          </w:p>
          <w:p w:rsidRPr="00C856E8" w:rsidR="00C856E8" w:rsidP="00C856E8" w:rsidRDefault="00C856E8" w14:paraId="227C0019"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"additionalProp1": "string",</w:t>
            </w:r>
          </w:p>
          <w:p w:rsidRPr="00C856E8" w:rsidR="00C856E8" w:rsidP="00C856E8" w:rsidRDefault="00C856E8" w14:paraId="0A1C915B"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"additionalProp2": "string",</w:t>
            </w:r>
          </w:p>
          <w:p w:rsidRPr="00C856E8" w:rsidR="00C856E8" w:rsidP="00C856E8" w:rsidRDefault="00C856E8" w14:paraId="05011479"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"additionalProp3": "string"</w:t>
            </w:r>
          </w:p>
          <w:p w:rsidRPr="00C856E8" w:rsidR="00C856E8" w:rsidP="00C856E8" w:rsidRDefault="00C856E8" w14:paraId="157B1337"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2D9CF3BB" w14:textId="77777777">
            <w:pPr>
              <w:ind w:left="360"/>
              <w:rPr>
                <w:rFonts w:ascii="Calibri" w:hAnsi="Calibri" w:eastAsia="MS Mincho" w:cs="Calibri"/>
                <w:sz w:val="20"/>
                <w:szCs w:val="20"/>
                <w:lang w:val="en-US"/>
              </w:rPr>
            </w:pPr>
            <w:r w:rsidRPr="00C856E8">
              <w:rPr>
                <w:rFonts w:ascii="Calibri" w:hAnsi="Calibri" w:eastAsia="MS Mincho" w:cs="Calibri"/>
                <w:sz w:val="20"/>
                <w:szCs w:val="20"/>
                <w:lang w:val="en-US"/>
              </w:rPr>
              <w:t xml:space="preserve">    }</w:t>
            </w:r>
          </w:p>
          <w:p w:rsidRPr="00C856E8" w:rsidR="00C856E8" w:rsidP="00C856E8" w:rsidRDefault="00C856E8" w14:paraId="793F2319" w14:textId="77777777">
            <w:pPr>
              <w:ind w:left="360"/>
              <w:rPr>
                <w:rFonts w:ascii="Calibri" w:hAnsi="Calibri" w:eastAsia="MS Mincho" w:cs="Calibri"/>
                <w:sz w:val="20"/>
                <w:szCs w:val="20"/>
              </w:rPr>
            </w:pPr>
            <w:r w:rsidRPr="00C856E8">
              <w:rPr>
                <w:rFonts w:ascii="Calibri" w:hAnsi="Calibri" w:eastAsia="MS Mincho" w:cs="Calibri"/>
                <w:sz w:val="20"/>
                <w:szCs w:val="20"/>
                <w:lang w:val="en-US"/>
              </w:rPr>
              <w:t xml:space="preserve">  </w:t>
            </w:r>
            <w:r w:rsidRPr="00C856E8">
              <w:rPr>
                <w:rFonts w:ascii="Calibri" w:hAnsi="Calibri" w:eastAsia="MS Mincho" w:cs="Calibri"/>
                <w:sz w:val="20"/>
                <w:szCs w:val="20"/>
              </w:rPr>
              <w:t>}</w:t>
            </w:r>
          </w:p>
          <w:p w:rsidRPr="00C856E8" w:rsidR="00C856E8" w:rsidP="00C856E8" w:rsidRDefault="00C856E8" w14:paraId="063271F1" w14:textId="77777777">
            <w:pPr>
              <w:ind w:left="360"/>
              <w:rPr>
                <w:rFonts w:ascii="Calibri" w:hAnsi="Calibri" w:eastAsia="MS Mincho" w:cs="Calibri"/>
                <w:sz w:val="20"/>
                <w:szCs w:val="20"/>
              </w:rPr>
            </w:pPr>
            <w:r w:rsidRPr="00C856E8">
              <w:rPr>
                <w:rFonts w:ascii="Calibri" w:hAnsi="Calibri" w:eastAsia="MS Mincho" w:cs="Calibri"/>
                <w:sz w:val="20"/>
                <w:szCs w:val="20"/>
              </w:rPr>
              <w:t>}</w:t>
            </w:r>
          </w:p>
        </w:tc>
      </w:tr>
      <w:tr w:rsidRPr="00C856E8" w:rsidR="00C856E8" w14:paraId="4599C419"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264D3368"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7AB9D127" w14:textId="77777777">
            <w:pPr>
              <w:rPr>
                <w:rFonts w:ascii="Calibri" w:hAnsi="Calibri" w:eastAsia="MS Mincho" w:cs="Calibri"/>
                <w:sz w:val="20"/>
                <w:szCs w:val="20"/>
              </w:rPr>
            </w:pPr>
            <w:r w:rsidRPr="00C856E8">
              <w:rPr>
                <w:rFonts w:ascii="Calibri" w:hAnsi="Calibri" w:eastAsia="MS Mincho" w:cs="Calibri"/>
                <w:sz w:val="20"/>
                <w:szCs w:val="20"/>
              </w:rPr>
              <w:t>Il processo verifica la validità dei dati di input</w:t>
            </w:r>
          </w:p>
        </w:tc>
      </w:tr>
      <w:tr w:rsidRPr="00C856E8" w:rsidR="00C856E8" w14:paraId="1A28CECB"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3704C188"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4C815F10" w14:textId="77777777">
            <w:pPr>
              <w:spacing w:line="360" w:lineRule="auto"/>
              <w:rPr>
                <w:rFonts w:ascii="Calibri" w:hAnsi="Calibri" w:eastAsia="MS Mincho" w:cs="Calibri"/>
                <w:sz w:val="20"/>
                <w:szCs w:val="20"/>
              </w:rPr>
            </w:pPr>
            <w:r w:rsidRPr="00C856E8">
              <w:rPr>
                <w:rFonts w:ascii="Calibri" w:hAnsi="Calibri" w:eastAsia="MS Mincho" w:cs="Calibri"/>
                <w:sz w:val="20"/>
                <w:szCs w:val="20"/>
              </w:rPr>
              <w:t>Il processo non effettua impostazioni</w:t>
            </w:r>
          </w:p>
        </w:tc>
      </w:tr>
      <w:tr w:rsidRPr="00C856E8" w:rsidR="00C856E8" w14:paraId="0AFB41B7"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2A91FD64"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3DB2AF48" w14:textId="77777777">
            <w:pPr>
              <w:rPr>
                <w:rFonts w:ascii="Calibri" w:hAnsi="Calibri" w:eastAsia="MS Mincho" w:cs="Calibri"/>
                <w:sz w:val="20"/>
                <w:szCs w:val="20"/>
              </w:rPr>
            </w:pPr>
            <w:r w:rsidRPr="00C856E8">
              <w:rPr>
                <w:rFonts w:ascii="Calibri" w:hAnsi="Calibri" w:eastAsia="MS Mincho" w:cs="Calibri"/>
                <w:sz w:val="20"/>
                <w:szCs w:val="20"/>
              </w:rPr>
              <w:t>Il processo non presenta condizioni</w:t>
            </w:r>
          </w:p>
        </w:tc>
      </w:tr>
      <w:tr w:rsidRPr="00C856E8" w:rsidR="00C856E8" w14:paraId="359E8E09"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6414B3D0" w14:textId="77777777">
            <w:pPr>
              <w:rPr>
                <w:rFonts w:ascii="Calibri" w:hAnsi="Calibri" w:eastAsia="MS Mincho" w:cs="Calibri"/>
                <w:b/>
                <w:sz w:val="22"/>
                <w:szCs w:val="22"/>
              </w:rPr>
            </w:pPr>
            <w:r w:rsidRPr="00C856E8">
              <w:rPr>
                <w:rFonts w:ascii="Calibri" w:hAnsi="Calibri" w:eastAsia="MS Mincho" w:cs="Calibri"/>
                <w:b/>
                <w:sz w:val="22"/>
                <w:szCs w:val="22"/>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09432475" w14:textId="77777777">
            <w:pPr>
              <w:rPr>
                <w:rFonts w:ascii="Calibri" w:hAnsi="Calibri" w:eastAsia="MS Mincho" w:cs="Calibri"/>
                <w:sz w:val="20"/>
                <w:szCs w:val="20"/>
              </w:rPr>
            </w:pPr>
            <w:r w:rsidRPr="00C856E8">
              <w:rPr>
                <w:rFonts w:ascii="Calibri" w:hAnsi="Calibri" w:eastAsia="MS Mincho" w:cs="Calibri"/>
                <w:sz w:val="20"/>
                <w:szCs w:val="20"/>
              </w:rPr>
              <w:t>Il processo controlla che i requisiti aggiuntivi in input siano presenti tra i requisiti disponibili.</w:t>
            </w:r>
          </w:p>
          <w:p w:rsidRPr="00C856E8" w:rsidR="00C856E8" w:rsidP="00C856E8" w:rsidRDefault="00C856E8" w14:paraId="6FDA5393" w14:textId="77777777">
            <w:pPr>
              <w:rPr>
                <w:rFonts w:ascii="Calibri" w:hAnsi="Calibri" w:eastAsia="MS Mincho" w:cs="Calibri"/>
                <w:sz w:val="20"/>
                <w:szCs w:val="20"/>
              </w:rPr>
            </w:pPr>
          </w:p>
          <w:p w:rsidRPr="00C856E8" w:rsidR="00C856E8" w:rsidP="00C856E8" w:rsidRDefault="00C856E8" w14:paraId="25C51BA6" w14:textId="77777777">
            <w:pPr>
              <w:rPr>
                <w:rFonts w:ascii="Calibri" w:hAnsi="Calibri" w:eastAsia="MS Mincho" w:cs="Calibri"/>
                <w:sz w:val="20"/>
                <w:szCs w:val="20"/>
              </w:rPr>
            </w:pPr>
            <w:r w:rsidRPr="00C856E8">
              <w:rPr>
                <w:rFonts w:ascii="Calibri" w:hAnsi="Calibri" w:eastAsia="MS Mincho" w:cs="Calibri"/>
                <w:sz w:val="20"/>
                <w:szCs w:val="20"/>
              </w:rPr>
              <w:t>Il processo controlla che tra i requisiti aggiuntivi in input non ci siano presenti duplicati.</w:t>
            </w:r>
          </w:p>
          <w:p w:rsidRPr="00C856E8" w:rsidR="00C856E8" w:rsidP="00C856E8" w:rsidRDefault="00C856E8" w14:paraId="15C282DA" w14:textId="77777777">
            <w:pPr>
              <w:rPr>
                <w:rFonts w:ascii="Calibri" w:hAnsi="Calibri" w:eastAsia="MS Mincho" w:cs="Calibri"/>
                <w:sz w:val="20"/>
                <w:szCs w:val="20"/>
              </w:rPr>
            </w:pPr>
          </w:p>
          <w:p w:rsidRPr="00C856E8" w:rsidR="00C856E8" w:rsidP="00C856E8" w:rsidRDefault="00C856E8" w14:paraId="6222ACFA" w14:textId="77777777">
            <w:pPr>
              <w:rPr>
                <w:rFonts w:ascii="Calibri" w:hAnsi="Calibri" w:eastAsia="MS Mincho" w:cs="Calibri"/>
                <w:sz w:val="20"/>
                <w:szCs w:val="20"/>
              </w:rPr>
            </w:pPr>
            <w:r w:rsidRPr="00C856E8">
              <w:rPr>
                <w:rFonts w:ascii="Calibri" w:hAnsi="Calibri" w:eastAsia="MS Mincho" w:cs="Calibri"/>
                <w:sz w:val="20"/>
                <w:szCs w:val="20"/>
              </w:rPr>
              <w:t xml:space="preserve">Il processo estrae l’istanza di patente dalla tabella “license_instance” filtrando per ext_id uguale a licenseInstanceId e verifica che sia in stato ISSUED, altrimenti lancia l’errore </w:t>
            </w:r>
            <w:r w:rsidRPr="00C856E8">
              <w:rPr>
                <w:rFonts w:ascii="Calibri" w:hAnsi="Calibri" w:eastAsia="MS Mincho" w:cs="Calibri"/>
                <w:i/>
                <w:iCs/>
                <w:sz w:val="20"/>
                <w:szCs w:val="20"/>
              </w:rPr>
              <w:t>LICENSE_IS_NOT_ISSUED</w:t>
            </w:r>
            <w:r w:rsidRPr="00C856E8">
              <w:rPr>
                <w:rFonts w:ascii="Calibri" w:hAnsi="Calibri" w:eastAsia="MS Mincho" w:cs="Calibri"/>
                <w:sz w:val="20"/>
                <w:szCs w:val="20"/>
              </w:rPr>
              <w:t>.</w:t>
            </w:r>
          </w:p>
          <w:p w:rsidRPr="00C856E8" w:rsidR="00C856E8" w:rsidP="00C856E8" w:rsidRDefault="00C856E8" w14:paraId="6752CD1B" w14:textId="77777777">
            <w:pPr>
              <w:rPr>
                <w:rFonts w:ascii="Calibri" w:hAnsi="Calibri" w:eastAsia="MS Mincho" w:cs="Calibri"/>
                <w:sz w:val="20"/>
                <w:szCs w:val="20"/>
              </w:rPr>
            </w:pPr>
          </w:p>
          <w:p w:rsidRPr="00C856E8" w:rsidR="00C856E8" w:rsidP="00C856E8" w:rsidRDefault="00C856E8" w14:paraId="6E93804A" w14:textId="77777777">
            <w:pPr>
              <w:rPr>
                <w:rFonts w:ascii="Calibri" w:hAnsi="Calibri" w:eastAsia="MS Mincho" w:cs="Calibri"/>
                <w:sz w:val="20"/>
                <w:szCs w:val="20"/>
              </w:rPr>
            </w:pPr>
            <w:r w:rsidRPr="00C856E8">
              <w:rPr>
                <w:rFonts w:ascii="Calibri" w:hAnsi="Calibri" w:eastAsia="MS Mincho" w:cs="Calibri"/>
                <w:sz w:val="20"/>
                <w:szCs w:val="20"/>
              </w:rPr>
              <w:t xml:space="preserve">Il processo verifica che il codice fiscale sia il codice eidas e in caso negativo estrae i dati relativi alla delega interrogando il servizio esterno </w:t>
            </w:r>
            <w:r w:rsidRPr="00C856E8">
              <w:rPr>
                <w:rFonts w:ascii="Calibri" w:hAnsi="Calibri" w:eastAsia="MS Mincho" w:cs="Calibri"/>
                <w:b/>
                <w:sz w:val="20"/>
                <w:szCs w:val="20"/>
              </w:rPr>
              <w:t>“Gestione Deleghe - Dettaglio Impresa per Utente”</w:t>
            </w:r>
            <w:r w:rsidRPr="00C856E8">
              <w:rPr>
                <w:rFonts w:ascii="Calibri" w:hAnsi="Calibri" w:eastAsia="MS Mincho" w:cs="Calibri"/>
                <w:sz w:val="20"/>
                <w:szCs w:val="20"/>
              </w:rPr>
              <w:t xml:space="preserve"> che utilizza per ricavarsi la certificazione della tipologia di utente (LR, DELEGATO).</w:t>
            </w:r>
          </w:p>
          <w:p w:rsidRPr="00C856E8" w:rsidR="00C856E8" w:rsidP="00C856E8" w:rsidRDefault="00C856E8" w14:paraId="2BAD7DE9" w14:textId="77777777">
            <w:pPr>
              <w:rPr>
                <w:rFonts w:ascii="Calibri" w:hAnsi="Calibri" w:eastAsia="MS Mincho" w:cs="Calibri"/>
                <w:sz w:val="20"/>
                <w:szCs w:val="20"/>
              </w:rPr>
            </w:pPr>
          </w:p>
          <w:p w:rsidRPr="00C856E8" w:rsidR="00C856E8" w:rsidP="00C856E8" w:rsidRDefault="00C856E8" w14:paraId="39C42431" w14:textId="77777777">
            <w:pPr>
              <w:rPr>
                <w:rFonts w:ascii="Calibri" w:hAnsi="Calibri" w:eastAsia="MS Mincho" w:cs="Calibri"/>
                <w:b/>
                <w:bCs/>
                <w:sz w:val="20"/>
                <w:szCs w:val="20"/>
              </w:rPr>
            </w:pPr>
            <w:r w:rsidRPr="00C856E8">
              <w:rPr>
                <w:rFonts w:ascii="Calibri" w:hAnsi="Calibri" w:eastAsia="MS Mincho" w:cs="Calibri"/>
                <w:b/>
                <w:bCs/>
                <w:sz w:val="20"/>
                <w:szCs w:val="20"/>
              </w:rPr>
              <w:t>Salvataggio del richiedente e delle autocertificazioni</w:t>
            </w:r>
          </w:p>
          <w:p w:rsidRPr="00C856E8" w:rsidR="00C856E8" w:rsidP="00C856E8" w:rsidRDefault="00C856E8" w14:paraId="34AD4FC2" w14:textId="77777777">
            <w:pPr>
              <w:rPr>
                <w:rFonts w:ascii="Calibri" w:hAnsi="Calibri" w:eastAsia="MS Mincho" w:cs="Calibri"/>
                <w:sz w:val="20"/>
                <w:szCs w:val="20"/>
              </w:rPr>
            </w:pPr>
            <w:r w:rsidRPr="00C856E8">
              <w:rPr>
                <w:rFonts w:ascii="Calibri" w:hAnsi="Calibri" w:eastAsia="MS Mincho" w:cs="Calibri"/>
                <w:sz w:val="20"/>
                <w:szCs w:val="20"/>
              </w:rPr>
              <w:t>Se il certificato non è presente il processo salva il nuovo richiedente e le sue autocertificazioni inserendo un record nella tabella requester_self_cert_data, altrimenti estrae il richiedente dell’istanza di patente tra quelli che presentano il codice fiscale presente nell’istanza di patente in input uguale al codice fiscale dell’utente che ha effettuato la richiesta e controlla che il tipo del richiedente, il suo ruolo, sia uguale al tipo del richiedente passato in input. Se così non fosse inserisce un record nella tabella requester_license_instance con il richiedente dell’istanza appena estratto. In caso affermativo, viene estratto dai dati di input il richiedente, se non presente viene inserito nella tabella requester, se è presente viene inserita un record nella tabella requester_license_instance e vengono inserite le relative autocertificazioni nella tabella requester_self_cert_data.</w:t>
            </w:r>
          </w:p>
          <w:p w:rsidRPr="00C856E8" w:rsidR="00C856E8" w:rsidP="00C856E8" w:rsidRDefault="00C856E8" w14:paraId="77D984CA" w14:textId="77777777">
            <w:pPr>
              <w:rPr>
                <w:rFonts w:ascii="Calibri" w:hAnsi="Calibri" w:eastAsia="MS Mincho" w:cs="Calibri"/>
                <w:sz w:val="20"/>
                <w:szCs w:val="20"/>
              </w:rPr>
            </w:pPr>
          </w:p>
          <w:p w:rsidRPr="00C856E8" w:rsidR="00C856E8" w:rsidP="00C856E8" w:rsidRDefault="00C856E8" w14:paraId="6EC825E0" w14:textId="77777777">
            <w:pPr>
              <w:rPr>
                <w:rFonts w:ascii="Calibri" w:hAnsi="Calibri" w:eastAsia="MS Mincho" w:cs="Calibri"/>
                <w:b/>
                <w:sz w:val="20"/>
                <w:szCs w:val="20"/>
              </w:rPr>
            </w:pPr>
            <w:r w:rsidRPr="00C856E8">
              <w:rPr>
                <w:rFonts w:ascii="Calibri" w:hAnsi="Calibri" w:eastAsia="MS Mincho" w:cs="Calibri"/>
                <w:b/>
                <w:bCs/>
                <w:sz w:val="20"/>
                <w:szCs w:val="20"/>
              </w:rPr>
              <w:t>Verifica punteggio soglia minima per l’aggiunta dei requisiti addizionali e/o estensione data fine validità per l’aggiornamento dei requisiti aggiuntivi</w:t>
            </w:r>
            <w:r w:rsidRPr="00C856E8">
              <w:rPr>
                <w:rFonts w:ascii="Calibri" w:hAnsi="Calibri" w:eastAsia="MS Mincho" w:cs="Calibri"/>
                <w:b/>
                <w:bCs/>
                <w:sz w:val="20"/>
                <w:szCs w:val="20"/>
              </w:rPr>
              <w:br/>
            </w:r>
            <w:r w:rsidRPr="00C856E8">
              <w:rPr>
                <w:rFonts w:ascii="Calibri" w:hAnsi="Calibri" w:eastAsia="MS Mincho" w:cs="Calibri"/>
                <w:sz w:val="20"/>
                <w:szCs w:val="20"/>
              </w:rPr>
              <w:t>Il processo verifica se la patente ha o meno il punteggio minimo necessario per poter abilitare l’inserimento di nuovi requisiti aggiuntivi e/o estendere la data fine validità dei requisiti aggiuntivi gia presenti, richiamando il servizio “hasMinimumThreshold”.</w:t>
            </w:r>
            <w:r w:rsidRPr="00C856E8">
              <w:rPr>
                <w:rFonts w:ascii="Calibri" w:hAnsi="Calibri" w:eastAsia="MS Mincho" w:cs="Calibri"/>
                <w:sz w:val="20"/>
                <w:szCs w:val="20"/>
              </w:rPr>
              <w:br/>
            </w:r>
            <w:r w:rsidRPr="00C856E8">
              <w:rPr>
                <w:rFonts w:ascii="Calibri" w:hAnsi="Calibri" w:eastAsia="MS Mincho" w:cs="Calibri"/>
                <w:sz w:val="20"/>
                <w:szCs w:val="20"/>
              </w:rPr>
              <w:t>Se la patente non possiede il punteggio minimo, il servizio verifica che l’utente non abbia inserito nuovi requisiti o esteso la data fine validità (se si viene lanciato un errore).</w:t>
            </w:r>
            <w:r w:rsidRPr="00C856E8">
              <w:rPr>
                <w:rFonts w:ascii="Calibri" w:hAnsi="Calibri" w:eastAsia="MS Mincho" w:cs="Calibri"/>
                <w:b/>
                <w:bCs/>
                <w:sz w:val="20"/>
                <w:szCs w:val="20"/>
              </w:rPr>
              <w:br/>
            </w:r>
          </w:p>
          <w:p w:rsidRPr="00C856E8" w:rsidR="00C856E8" w:rsidP="00C856E8" w:rsidRDefault="00C856E8" w14:paraId="0F62032E" w14:textId="77777777">
            <w:pPr>
              <w:rPr>
                <w:rFonts w:ascii="Calibri" w:hAnsi="Calibri" w:eastAsia="MS Mincho" w:cs="Calibri"/>
                <w:sz w:val="20"/>
                <w:szCs w:val="20"/>
              </w:rPr>
            </w:pPr>
          </w:p>
          <w:p w:rsidRPr="00C856E8" w:rsidR="00C856E8" w:rsidP="00C856E8" w:rsidRDefault="00C856E8" w14:paraId="3E20B87A" w14:textId="77777777">
            <w:pPr>
              <w:rPr>
                <w:rFonts w:ascii="Calibri" w:hAnsi="Calibri" w:eastAsia="MS Mincho" w:cs="Calibri"/>
                <w:b/>
                <w:bCs/>
                <w:sz w:val="20"/>
                <w:szCs w:val="20"/>
              </w:rPr>
            </w:pPr>
            <w:r w:rsidRPr="00C856E8">
              <w:rPr>
                <w:rFonts w:ascii="Calibri" w:hAnsi="Calibri" w:eastAsia="MS Mincho" w:cs="Calibri"/>
                <w:b/>
                <w:bCs/>
                <w:sz w:val="20"/>
                <w:szCs w:val="20"/>
              </w:rPr>
              <w:t>Inserimento requisiti aggiuntivi</w:t>
            </w:r>
          </w:p>
          <w:p w:rsidRPr="00C856E8" w:rsidR="00C856E8" w:rsidP="00C856E8" w:rsidRDefault="00C856E8" w14:paraId="08520614" w14:textId="77777777">
            <w:pPr>
              <w:rPr>
                <w:rFonts w:ascii="Calibri" w:hAnsi="Calibri" w:eastAsia="MS Mincho" w:cs="Calibri"/>
                <w:sz w:val="20"/>
                <w:szCs w:val="20"/>
              </w:rPr>
            </w:pPr>
            <w:r w:rsidRPr="00C856E8">
              <w:rPr>
                <w:rFonts w:ascii="Calibri" w:hAnsi="Calibri" w:eastAsia="MS Mincho" w:cs="Calibri"/>
                <w:sz w:val="20"/>
                <w:szCs w:val="20"/>
              </w:rPr>
              <w:t xml:space="preserve">Il processo estrae dai dati in input i requisiti aggiuntivi da inserire e verifica che questi non siano già presenti. In caso negativo viene estratto lo stato del requisito che può essere DRAFT nel caso in cui non è stato registrato e OWNED nel caso in cui è stato registrato. </w:t>
            </w:r>
          </w:p>
          <w:p w:rsidRPr="00C856E8" w:rsidR="00C856E8" w:rsidP="00C856E8" w:rsidRDefault="00C856E8" w14:paraId="4DBFD401" w14:textId="77777777">
            <w:pPr>
              <w:rPr>
                <w:rFonts w:ascii="Calibri" w:hAnsi="Calibri" w:eastAsia="MS Mincho" w:cs="Calibri"/>
                <w:sz w:val="20"/>
                <w:szCs w:val="20"/>
              </w:rPr>
            </w:pPr>
            <w:r w:rsidRPr="00C856E8">
              <w:rPr>
                <w:rFonts w:ascii="Calibri" w:hAnsi="Calibri" w:eastAsia="MS Mincho" w:cs="Calibri"/>
                <w:sz w:val="20"/>
                <w:szCs w:val="20"/>
              </w:rPr>
              <w:t>Successivamente viene inserito un record nella tabella license_instance_requirement_additional e viene salvato l’evento nella tabella license_instance_event. Le operazioni vengono salvate nella tabella additional_requirement_operation_data da cui vengono anche rimossi le vecchie operazioni obsolete.</w:t>
            </w:r>
          </w:p>
          <w:p w:rsidRPr="00C856E8" w:rsidR="00C856E8" w:rsidP="00C856E8" w:rsidRDefault="00C856E8" w14:paraId="533500AE" w14:textId="77777777">
            <w:pPr>
              <w:rPr>
                <w:rFonts w:ascii="Calibri" w:hAnsi="Calibri" w:eastAsia="MS Mincho" w:cs="Calibri"/>
                <w:sz w:val="20"/>
                <w:szCs w:val="20"/>
              </w:rPr>
            </w:pPr>
          </w:p>
          <w:p w:rsidRPr="00C856E8" w:rsidR="00C856E8" w:rsidP="00C856E8" w:rsidRDefault="00C856E8" w14:paraId="3367F6A4" w14:textId="77777777">
            <w:pPr>
              <w:rPr>
                <w:rFonts w:ascii="Calibri" w:hAnsi="Calibri" w:eastAsia="MS Mincho" w:cs="Calibri"/>
                <w:b/>
                <w:bCs/>
                <w:sz w:val="20"/>
                <w:szCs w:val="20"/>
              </w:rPr>
            </w:pPr>
            <w:r w:rsidRPr="00C856E8">
              <w:rPr>
                <w:rFonts w:ascii="Calibri" w:hAnsi="Calibri" w:eastAsia="MS Mincho" w:cs="Calibri"/>
                <w:b/>
                <w:bCs/>
                <w:sz w:val="20"/>
                <w:szCs w:val="20"/>
              </w:rPr>
              <w:t>Aggiornamento requisiti aggiuntivi</w:t>
            </w:r>
          </w:p>
          <w:p w:rsidRPr="00C856E8" w:rsidR="00C856E8" w:rsidP="00C856E8" w:rsidRDefault="00C856E8" w14:paraId="366DCCD7" w14:textId="77777777">
            <w:pPr>
              <w:rPr>
                <w:rFonts w:ascii="Calibri" w:hAnsi="Calibri" w:eastAsia="MS Mincho" w:cs="Calibri"/>
                <w:sz w:val="20"/>
                <w:szCs w:val="20"/>
              </w:rPr>
            </w:pPr>
            <w:r w:rsidRPr="00C856E8">
              <w:rPr>
                <w:rFonts w:ascii="Calibri" w:hAnsi="Calibri" w:eastAsia="MS Mincho" w:cs="Calibri"/>
                <w:sz w:val="20"/>
                <w:szCs w:val="20"/>
              </w:rPr>
              <w:t>Il processo estrae dai dati in input i requisiti aggiuntivi da aggiornare e verifica che si trovino in stato DRAFT, in caso negativo lancia l’errore RECORD_TO_UPDATE_IS_NOT_DRAFT. Il processo estrae lo stato del requisito che può essere DRAFT nel caso in cui non è stato registrato e OWNED nel caso in cui è stato registrato. In fine salva il requisito nella tabella license_instance_requirement_additional modificando lo stato con quello appena estratto e la data di ultima modifica con la data odierna. Le operazioni vengono salvate nella tabella additional_requirement_operation_data da cui vengono anche rimossi le vecchie operazioni obsolete.</w:t>
            </w:r>
          </w:p>
          <w:p w:rsidRPr="00C856E8" w:rsidR="00C856E8" w:rsidP="00C856E8" w:rsidRDefault="00C856E8" w14:paraId="2D583716" w14:textId="77777777">
            <w:pPr>
              <w:rPr>
                <w:rFonts w:ascii="Calibri" w:hAnsi="Calibri" w:eastAsia="MS Mincho" w:cs="Calibri"/>
                <w:sz w:val="20"/>
                <w:szCs w:val="20"/>
              </w:rPr>
            </w:pPr>
          </w:p>
          <w:p w:rsidRPr="00C856E8" w:rsidR="00C856E8" w:rsidP="00C856E8" w:rsidRDefault="00C856E8" w14:paraId="2C461ECF" w14:textId="77777777">
            <w:pPr>
              <w:rPr>
                <w:rFonts w:ascii="Calibri" w:hAnsi="Calibri" w:eastAsia="MS Mincho" w:cs="Calibri"/>
                <w:b/>
                <w:sz w:val="20"/>
                <w:szCs w:val="20"/>
              </w:rPr>
            </w:pPr>
            <w:r w:rsidRPr="00C856E8">
              <w:rPr>
                <w:rFonts w:ascii="Calibri" w:hAnsi="Calibri" w:eastAsia="MS Mincho" w:cs="Calibri"/>
                <w:b/>
                <w:bCs/>
                <w:sz w:val="20"/>
                <w:szCs w:val="20"/>
              </w:rPr>
              <w:t>Cancellare requisiti aggiuntivi</w:t>
            </w:r>
          </w:p>
          <w:p w:rsidRPr="00C856E8" w:rsidR="00C856E8" w:rsidP="00C856E8" w:rsidRDefault="00C856E8" w14:paraId="1918C08C" w14:textId="77777777">
            <w:pPr>
              <w:rPr>
                <w:rFonts w:ascii="Calibri" w:hAnsi="Calibri" w:eastAsia="MS Mincho" w:cs="Calibri"/>
                <w:sz w:val="20"/>
                <w:szCs w:val="20"/>
              </w:rPr>
            </w:pPr>
            <w:r w:rsidRPr="00C856E8">
              <w:rPr>
                <w:rFonts w:ascii="Calibri" w:hAnsi="Calibri" w:eastAsia="MS Mincho" w:cs="Calibri"/>
                <w:sz w:val="20"/>
                <w:szCs w:val="20"/>
              </w:rPr>
              <w:t xml:space="preserve">Il processo estrae dai dati in input i requisiti aggiuntivi da eliminare e verifica che si trovino in stato DRAFT, in caso negativo lancia l’errore RECORD_TO_DELETE_IS_NOT_DRAFT. </w:t>
            </w:r>
          </w:p>
          <w:p w:rsidRPr="00C856E8" w:rsidR="00C856E8" w:rsidP="00C856E8" w:rsidRDefault="00C856E8" w14:paraId="659F6A10" w14:textId="77777777">
            <w:pPr>
              <w:rPr>
                <w:rFonts w:ascii="Calibri" w:hAnsi="Calibri" w:eastAsia="MS Mincho" w:cs="Calibri"/>
                <w:sz w:val="20"/>
                <w:szCs w:val="20"/>
              </w:rPr>
            </w:pPr>
            <w:r w:rsidRPr="00C856E8">
              <w:rPr>
                <w:rFonts w:ascii="Calibri" w:hAnsi="Calibri" w:eastAsia="MS Mincho" w:cs="Calibri"/>
                <w:sz w:val="20"/>
                <w:szCs w:val="20"/>
              </w:rPr>
              <w:t>In fine cancella tutte le operazioni legate al requisito dalla tabella additional_requirement_operation_data, tutti gli eventi legati al requisito dalla tabella license_instance_event e il requisito dalla tabella license_instance_requirement_additional.</w:t>
            </w:r>
          </w:p>
          <w:p w:rsidRPr="00C856E8" w:rsidR="00C856E8" w:rsidP="00C856E8" w:rsidRDefault="00C856E8" w14:paraId="2FB4D249" w14:textId="77777777">
            <w:pPr>
              <w:rPr>
                <w:rFonts w:ascii="Calibri" w:hAnsi="Calibri" w:eastAsia="MS Mincho" w:cs="Calibri"/>
                <w:sz w:val="20"/>
                <w:szCs w:val="20"/>
              </w:rPr>
            </w:pPr>
          </w:p>
          <w:p w:rsidRPr="00C856E8" w:rsidR="00C856E8" w:rsidP="00C856E8" w:rsidRDefault="00C856E8" w14:paraId="46F418A1" w14:textId="77777777">
            <w:pPr>
              <w:rPr>
                <w:rFonts w:ascii="Calibri" w:hAnsi="Calibri" w:eastAsia="MS Mincho" w:cs="Calibri"/>
                <w:b/>
                <w:sz w:val="20"/>
                <w:szCs w:val="20"/>
              </w:rPr>
            </w:pPr>
            <w:r w:rsidRPr="00C856E8">
              <w:rPr>
                <w:rFonts w:ascii="Calibri" w:hAnsi="Calibri" w:eastAsia="MS Mincho" w:cs="Calibri"/>
                <w:b/>
                <w:bCs/>
                <w:sz w:val="20"/>
                <w:szCs w:val="20"/>
              </w:rPr>
              <w:t>Aggiornamento istanza di patente</w:t>
            </w:r>
          </w:p>
          <w:p w:rsidRPr="00C856E8" w:rsidR="00C856E8" w:rsidP="00C856E8" w:rsidRDefault="00C856E8" w14:paraId="1D61B7B9" w14:textId="77777777">
            <w:pPr>
              <w:rPr>
                <w:rFonts w:ascii="Calibri" w:hAnsi="Calibri" w:eastAsia="MS Mincho" w:cs="Calibri"/>
                <w:sz w:val="20"/>
                <w:szCs w:val="20"/>
              </w:rPr>
            </w:pPr>
            <w:r w:rsidRPr="00C856E8">
              <w:rPr>
                <w:rFonts w:ascii="Calibri" w:hAnsi="Calibri" w:eastAsia="MS Mincho" w:cs="Calibri"/>
                <w:sz w:val="20"/>
                <w:szCs w:val="20"/>
              </w:rPr>
              <w:t>Il processo aggiorna l’istanza di patente modificando la data di ultima modifica e se lo stato di verifica è VERIFIED viene aggiornato allo stato TO_BE_REVERIFIED e salvato nella tabella license_instance.</w:t>
            </w:r>
          </w:p>
          <w:p w:rsidRPr="00C856E8" w:rsidR="00C856E8" w:rsidP="00C856E8" w:rsidRDefault="00C856E8" w14:paraId="48D208E0" w14:textId="77777777">
            <w:pPr>
              <w:rPr>
                <w:rFonts w:ascii="Calibri" w:hAnsi="Calibri" w:eastAsia="MS Mincho" w:cs="Calibri"/>
                <w:sz w:val="20"/>
                <w:szCs w:val="20"/>
              </w:rPr>
            </w:pPr>
          </w:p>
          <w:p w:rsidRPr="00C856E8" w:rsidR="00C856E8" w:rsidP="00C856E8" w:rsidRDefault="00C856E8" w14:paraId="3CAB5CF5" w14:textId="77777777">
            <w:pPr>
              <w:rPr>
                <w:rFonts w:ascii="Calibri" w:hAnsi="Calibri" w:eastAsia="MS Mincho" w:cs="Calibri"/>
                <w:b/>
                <w:sz w:val="20"/>
                <w:szCs w:val="20"/>
              </w:rPr>
            </w:pPr>
            <w:r w:rsidRPr="00C856E8">
              <w:rPr>
                <w:rFonts w:ascii="Calibri" w:hAnsi="Calibri" w:eastAsia="MS Mincho" w:cs="Calibri"/>
                <w:b/>
                <w:bCs/>
                <w:sz w:val="20"/>
                <w:szCs w:val="20"/>
              </w:rPr>
              <w:t>Aggiornamento tabella degli event</w:t>
            </w:r>
          </w:p>
          <w:p w:rsidRPr="00C856E8" w:rsidR="00C856E8" w:rsidP="00C856E8" w:rsidRDefault="00C856E8" w14:paraId="1519E5D8" w14:textId="77777777">
            <w:pPr>
              <w:rPr>
                <w:rFonts w:ascii="Calibri" w:hAnsi="Calibri" w:eastAsia="MS Mincho" w:cs="Calibri"/>
                <w:sz w:val="20"/>
                <w:szCs w:val="20"/>
              </w:rPr>
            </w:pPr>
            <w:r w:rsidRPr="00C856E8">
              <w:rPr>
                <w:rFonts w:ascii="Calibri" w:hAnsi="Calibri" w:eastAsia="MS Mincho" w:cs="Calibri"/>
                <w:sz w:val="20"/>
                <w:szCs w:val="20"/>
              </w:rPr>
              <w:t>Il processo aggiorna la tabella “event_logger” con l’evento di aggiornamento dei requisiti addizionali.</w:t>
            </w:r>
          </w:p>
          <w:p w:rsidRPr="00C856E8" w:rsidR="00C856E8" w:rsidP="00C856E8" w:rsidRDefault="00C856E8" w14:paraId="1D9343D9" w14:textId="77777777">
            <w:pPr>
              <w:rPr>
                <w:rFonts w:ascii="Calibri" w:hAnsi="Calibri" w:eastAsia="MS Mincho" w:cs="Calibri"/>
                <w:sz w:val="20"/>
                <w:szCs w:val="20"/>
              </w:rPr>
            </w:pPr>
          </w:p>
        </w:tc>
      </w:tr>
      <w:tr w:rsidRPr="00C856E8" w:rsidR="00C856E8" w14:paraId="5C476CB2"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1EBBBD92"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C856E8" w:rsidRDefault="00C856E8" w14:paraId="23645CC3" w14:textId="77777777">
            <w:pPr>
              <w:rPr>
                <w:rFonts w:ascii="Calibri" w:hAnsi="Calibri" w:eastAsia="MS Mincho" w:cs="Calibri"/>
                <w:sz w:val="20"/>
                <w:szCs w:val="20"/>
              </w:rPr>
            </w:pPr>
            <w:r w:rsidRPr="00C856E8">
              <w:rPr>
                <w:rFonts w:ascii="Calibri" w:hAnsi="Calibri" w:eastAsia="MS Mincho" w:cs="Calibri"/>
                <w:sz w:val="20"/>
                <w:szCs w:val="20"/>
              </w:rPr>
              <w:t>Nessuno</w:t>
            </w:r>
          </w:p>
        </w:tc>
      </w:tr>
      <w:tr w:rsidRPr="00C856E8" w:rsidR="00C856E8" w14:paraId="1CCB911F" w14:textId="77777777">
        <w:trPr>
          <w:trHeight w:val="39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C856E8" w:rsidR="00C856E8" w:rsidP="00C856E8" w:rsidRDefault="00C856E8" w14:paraId="3B21C9EC" w14:textId="77777777">
            <w:pPr>
              <w:spacing w:line="360" w:lineRule="auto"/>
              <w:rPr>
                <w:rFonts w:ascii="Calibri" w:hAnsi="Calibri" w:eastAsia="MS Mincho" w:cs="Calibri"/>
                <w:b/>
                <w:sz w:val="22"/>
                <w:szCs w:val="22"/>
              </w:rPr>
            </w:pPr>
            <w:r w:rsidRPr="00C856E8">
              <w:rPr>
                <w:rFonts w:ascii="Calibri" w:hAnsi="Calibri" w:eastAsia="MS Mincho" w:cs="Calibri"/>
                <w:b/>
                <w:sz w:val="22"/>
                <w:szCs w:val="22"/>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C856E8" w:rsidR="00C856E8" w:rsidP="00842DA3" w:rsidRDefault="00C856E8" w14:paraId="1A4C33BC" w14:textId="77777777">
            <w:pPr>
              <w:numPr>
                <w:ilvl w:val="0"/>
                <w:numId w:val="90"/>
              </w:numPr>
              <w:contextualSpacing/>
              <w:rPr>
                <w:rFonts w:ascii="Calibri" w:hAnsi="Calibri" w:eastAsia="MS Mincho" w:cs="Calibri"/>
                <w:i/>
                <w:iCs/>
                <w:sz w:val="20"/>
                <w:szCs w:val="20"/>
              </w:rPr>
            </w:pPr>
            <w:r w:rsidRPr="00C856E8">
              <w:rPr>
                <w:rFonts w:ascii="Calibri" w:hAnsi="Calibri" w:eastAsia="MS Mincho" w:cs="Calibri"/>
                <w:i/>
                <w:iCs/>
                <w:sz w:val="20"/>
                <w:szCs w:val="20"/>
                <w:lang w:val="en-US"/>
              </w:rPr>
              <w:t xml:space="preserve">Errore </w:t>
            </w:r>
            <w:r w:rsidRPr="00C856E8">
              <w:rPr>
                <w:rFonts w:ascii="Calibri" w:hAnsi="Calibri" w:eastAsia="MS Mincho" w:cs="Calibri"/>
                <w:i/>
                <w:iCs/>
                <w:sz w:val="20"/>
                <w:szCs w:val="20"/>
              </w:rPr>
              <w:t>LICENSE_IS_NOT_ISSUED</w:t>
            </w:r>
          </w:p>
          <w:p w:rsidRPr="00C856E8" w:rsidR="00C856E8" w:rsidP="00842DA3" w:rsidRDefault="00C856E8" w14:paraId="78697455" w14:textId="77777777">
            <w:pPr>
              <w:numPr>
                <w:ilvl w:val="0"/>
                <w:numId w:val="90"/>
              </w:numPr>
              <w:contextualSpacing/>
              <w:rPr>
                <w:rFonts w:ascii="Calibri" w:hAnsi="Calibri" w:eastAsia="MS Mincho" w:cs="Calibri"/>
                <w:i/>
                <w:iCs/>
                <w:sz w:val="20"/>
                <w:szCs w:val="20"/>
                <w:lang w:val="en-US"/>
              </w:rPr>
            </w:pPr>
            <w:r w:rsidRPr="00C856E8">
              <w:rPr>
                <w:rFonts w:ascii="Calibri" w:hAnsi="Calibri" w:eastAsia="MS Mincho" w:cs="Calibri"/>
                <w:i/>
                <w:iCs/>
                <w:sz w:val="20"/>
                <w:szCs w:val="20"/>
                <w:lang w:val="en-US"/>
              </w:rPr>
              <w:t>Errore INSERT_ADD_REQ_NOT_ENABLED</w:t>
            </w:r>
          </w:p>
          <w:p w:rsidRPr="00C856E8" w:rsidR="00C856E8" w:rsidP="00842DA3" w:rsidRDefault="00C856E8" w14:paraId="00A0D433" w14:textId="77777777">
            <w:pPr>
              <w:numPr>
                <w:ilvl w:val="0"/>
                <w:numId w:val="90"/>
              </w:numPr>
              <w:contextualSpacing/>
              <w:rPr>
                <w:rFonts w:ascii="Calibri" w:hAnsi="Calibri" w:eastAsia="MS Mincho" w:cs="Calibri"/>
                <w:i/>
                <w:iCs/>
                <w:sz w:val="20"/>
                <w:szCs w:val="20"/>
                <w:lang w:val="en-US"/>
              </w:rPr>
            </w:pPr>
            <w:r w:rsidRPr="00C856E8">
              <w:rPr>
                <w:rFonts w:ascii="Calibri" w:hAnsi="Calibri" w:eastAsia="MS Mincho" w:cs="Calibri"/>
                <w:i/>
                <w:iCs/>
                <w:sz w:val="20"/>
                <w:szCs w:val="20"/>
                <w:lang w:val="en-US"/>
              </w:rPr>
              <w:t>Errore UPDATE_END_DATE_NOT_ENABLED</w:t>
            </w:r>
          </w:p>
          <w:p w:rsidRPr="00C856E8" w:rsidR="00C856E8" w:rsidP="00842DA3" w:rsidRDefault="00C856E8" w14:paraId="34F94A9F" w14:textId="77777777">
            <w:pPr>
              <w:numPr>
                <w:ilvl w:val="0"/>
                <w:numId w:val="90"/>
              </w:numPr>
              <w:contextualSpacing/>
              <w:rPr>
                <w:rFonts w:ascii="Calibri" w:hAnsi="Calibri" w:eastAsia="MS Mincho" w:cs="Calibri"/>
                <w:i/>
                <w:iCs/>
                <w:sz w:val="20"/>
                <w:szCs w:val="20"/>
                <w:lang w:val="en-US"/>
              </w:rPr>
            </w:pPr>
            <w:r w:rsidRPr="00C856E8">
              <w:rPr>
                <w:rFonts w:ascii="Calibri" w:hAnsi="Calibri" w:eastAsia="MS Mincho" w:cs="Calibri"/>
                <w:i/>
                <w:iCs/>
                <w:sz w:val="20"/>
                <w:szCs w:val="20"/>
                <w:lang w:val="en-US"/>
              </w:rPr>
              <w:t>Errore NO_ADD_REQUIREMENTS_FOUND</w:t>
            </w:r>
          </w:p>
          <w:p w:rsidRPr="00C856E8" w:rsidR="00C856E8" w:rsidP="00842DA3" w:rsidRDefault="00C856E8" w14:paraId="5AB0820A" w14:textId="77777777">
            <w:pPr>
              <w:numPr>
                <w:ilvl w:val="0"/>
                <w:numId w:val="90"/>
              </w:numPr>
              <w:contextualSpacing/>
              <w:rPr>
                <w:rFonts w:ascii="Calibri" w:hAnsi="Calibri" w:eastAsia="MS Mincho" w:cs="Calibri"/>
                <w:i/>
                <w:iCs/>
                <w:sz w:val="20"/>
                <w:szCs w:val="20"/>
                <w:lang w:val="en-US"/>
              </w:rPr>
            </w:pPr>
            <w:r w:rsidRPr="00C856E8">
              <w:rPr>
                <w:rFonts w:ascii="Calibri" w:hAnsi="Calibri" w:eastAsia="MS Mincho" w:cs="Calibri"/>
                <w:i/>
                <w:iCs/>
                <w:sz w:val="20"/>
                <w:szCs w:val="20"/>
                <w:lang w:val="en-US"/>
              </w:rPr>
              <w:t>Errore NO_ADD_VALID_REQUIREMENT_FOUND</w:t>
            </w:r>
          </w:p>
          <w:p w:rsidRPr="00C856E8" w:rsidR="00C856E8" w:rsidP="00842DA3" w:rsidRDefault="00C856E8" w14:paraId="40799B87" w14:textId="77777777">
            <w:pPr>
              <w:numPr>
                <w:ilvl w:val="0"/>
                <w:numId w:val="90"/>
              </w:numPr>
              <w:contextualSpacing/>
              <w:rPr>
                <w:rFonts w:ascii="Calibri" w:hAnsi="Calibri" w:eastAsia="MS Mincho" w:cs="Calibri"/>
                <w:i/>
                <w:iCs/>
                <w:sz w:val="20"/>
                <w:szCs w:val="20"/>
                <w:lang w:val="en-US"/>
              </w:rPr>
            </w:pPr>
            <w:r w:rsidRPr="00C856E8">
              <w:rPr>
                <w:rFonts w:ascii="Calibri" w:hAnsi="Calibri" w:eastAsia="MS Mincho" w:cs="Calibri"/>
                <w:i/>
                <w:iCs/>
                <w:sz w:val="20"/>
                <w:szCs w:val="20"/>
                <w:lang w:val="en-US"/>
              </w:rPr>
              <w:t>Errore INVALID_REQUESTER_DATA</w:t>
            </w:r>
          </w:p>
          <w:p w:rsidRPr="00C856E8" w:rsidR="00C856E8" w:rsidP="00842DA3" w:rsidRDefault="00C856E8" w14:paraId="14505CC4" w14:textId="77777777">
            <w:pPr>
              <w:numPr>
                <w:ilvl w:val="0"/>
                <w:numId w:val="90"/>
              </w:numPr>
              <w:contextualSpacing/>
              <w:rPr>
                <w:rFonts w:ascii="Calibri" w:hAnsi="Calibri" w:eastAsia="MS Mincho" w:cs="Calibri"/>
                <w:i/>
                <w:sz w:val="20"/>
                <w:szCs w:val="20"/>
                <w:lang w:val="en-US"/>
              </w:rPr>
            </w:pPr>
            <w:r w:rsidRPr="00C856E8">
              <w:rPr>
                <w:rFonts w:ascii="Calibri" w:hAnsi="Calibri" w:eastAsia="MS Mincho" w:cs="Calibri"/>
                <w:sz w:val="20"/>
                <w:szCs w:val="20"/>
                <w:lang w:val="en-US"/>
              </w:rPr>
              <w:t xml:space="preserve">Errore </w:t>
            </w:r>
            <w:r w:rsidRPr="00C856E8">
              <w:rPr>
                <w:rFonts w:ascii="Calibri" w:hAnsi="Calibri" w:eastAsia="MS Mincho" w:cs="Calibri"/>
                <w:i/>
                <w:iCs/>
                <w:sz w:val="20"/>
                <w:szCs w:val="20"/>
                <w:lang w:val="en-US"/>
              </w:rPr>
              <w:t>RECORD_TO_UPDATE_IS_NOT_DRAFT</w:t>
            </w:r>
          </w:p>
          <w:p w:rsidRPr="00C856E8" w:rsidR="00C856E8" w:rsidP="00842DA3" w:rsidRDefault="00C856E8" w14:paraId="6A03930F" w14:textId="77777777">
            <w:pPr>
              <w:numPr>
                <w:ilvl w:val="0"/>
                <w:numId w:val="90"/>
              </w:numPr>
              <w:contextualSpacing/>
              <w:rPr>
                <w:rFonts w:ascii="Calibri" w:hAnsi="Calibri" w:eastAsia="MS Mincho" w:cs="Calibri"/>
                <w:sz w:val="20"/>
                <w:szCs w:val="20"/>
                <w:lang w:val="en-US"/>
              </w:rPr>
            </w:pPr>
            <w:r w:rsidRPr="00C856E8">
              <w:rPr>
                <w:rFonts w:ascii="Calibri" w:hAnsi="Calibri" w:eastAsia="MS Mincho" w:cs="Calibri"/>
                <w:sz w:val="20"/>
                <w:szCs w:val="20"/>
                <w:lang w:val="en-US"/>
              </w:rPr>
              <w:t xml:space="preserve">Errore </w:t>
            </w:r>
            <w:r w:rsidRPr="00C856E8">
              <w:rPr>
                <w:rFonts w:ascii="Calibri" w:hAnsi="Calibri" w:eastAsia="MS Mincho" w:cs="Calibri"/>
                <w:i/>
                <w:iCs/>
                <w:sz w:val="20"/>
                <w:szCs w:val="20"/>
                <w:lang w:val="en-US"/>
              </w:rPr>
              <w:t>RECORD_TO_DELETE_IS_NOT_DRAFT</w:t>
            </w:r>
          </w:p>
          <w:p w:rsidRPr="00C856E8" w:rsidR="00C856E8" w:rsidP="00842DA3" w:rsidRDefault="00C856E8" w14:paraId="262D87B5" w14:textId="77777777">
            <w:pPr>
              <w:numPr>
                <w:ilvl w:val="0"/>
                <w:numId w:val="90"/>
              </w:numPr>
              <w:contextualSpacing/>
              <w:rPr>
                <w:rFonts w:ascii="Calibri" w:hAnsi="Calibri" w:eastAsia="MS Mincho" w:cs="Calibri"/>
                <w:iCs/>
                <w:sz w:val="20"/>
                <w:szCs w:val="20"/>
                <w:lang w:val="en-US"/>
              </w:rPr>
            </w:pPr>
            <w:r w:rsidRPr="00C856E8">
              <w:rPr>
                <w:rFonts w:ascii="Calibri" w:hAnsi="Calibri" w:eastAsia="MS Mincho" w:cs="Calibri"/>
                <w:sz w:val="20"/>
                <w:szCs w:val="20"/>
                <w:lang w:val="en-US"/>
              </w:rPr>
              <w:t>Errore INTERNAL_SERVER_ERROR</w:t>
            </w:r>
          </w:p>
          <w:p w:rsidRPr="00C856E8" w:rsidR="00C856E8" w:rsidP="00842DA3" w:rsidRDefault="00C856E8" w14:paraId="3BBBFBC1" w14:textId="77777777">
            <w:pPr>
              <w:numPr>
                <w:ilvl w:val="0"/>
                <w:numId w:val="90"/>
              </w:numPr>
              <w:contextualSpacing/>
              <w:rPr>
                <w:rFonts w:ascii="Calibri" w:hAnsi="Calibri" w:eastAsia="MS Mincho" w:cs="Calibri"/>
                <w:sz w:val="20"/>
                <w:szCs w:val="20"/>
                <w:lang w:val="en-US"/>
              </w:rPr>
            </w:pPr>
            <w:r w:rsidRPr="00C856E8">
              <w:rPr>
                <w:rFonts w:ascii="Calibri" w:hAnsi="Calibri" w:eastAsia="MS Mincho" w:cs="Calibri"/>
                <w:i/>
                <w:iCs/>
                <w:sz w:val="20"/>
                <w:szCs w:val="20"/>
              </w:rPr>
              <w:t xml:space="preserve">NO_ERROR: </w:t>
            </w:r>
            <w:r w:rsidRPr="00C856E8">
              <w:rPr>
                <w:rFonts w:ascii="Calibri" w:hAnsi="Calibri" w:eastAsia="MS Mincho" w:cs="Calibri"/>
                <w:sz w:val="20"/>
                <w:szCs w:val="20"/>
                <w:lang w:val="en-US"/>
              </w:rPr>
              <w:t>“ok”</w:t>
            </w:r>
          </w:p>
          <w:p w:rsidRPr="00C856E8" w:rsidR="00C856E8" w:rsidP="00C856E8" w:rsidRDefault="00C856E8" w14:paraId="35B5DC27" w14:textId="77777777">
            <w:pPr>
              <w:rPr>
                <w:rFonts w:ascii="Calibri" w:hAnsi="Calibri" w:eastAsia="MS Mincho" w:cs="Calibri"/>
                <w:sz w:val="20"/>
                <w:szCs w:val="20"/>
                <w:lang w:val="en-US"/>
              </w:rPr>
            </w:pPr>
          </w:p>
        </w:tc>
      </w:tr>
    </w:tbl>
    <w:p w:rsidRPr="00C856E8" w:rsidR="00C856E8" w:rsidP="00C856E8" w:rsidRDefault="00C856E8" w14:paraId="488B1AA4" w14:textId="77777777">
      <w:pPr>
        <w:rPr>
          <w:rFonts w:eastAsia="Calibri"/>
          <w:sz w:val="20"/>
          <w:szCs w:val="20"/>
          <w:lang w:val="en-US" w:eastAsia="en-US"/>
        </w:rPr>
      </w:pPr>
    </w:p>
    <w:p w:rsidRPr="00374B35" w:rsidR="00374B35" w:rsidP="00374B35" w:rsidRDefault="00374B35" w14:paraId="30C629DB" w14:textId="77777777"/>
    <w:p w:rsidR="001D69D1" w:rsidP="001D69D1" w:rsidRDefault="00E158D0" w14:paraId="4F5BDEC1" w14:textId="21169800">
      <w:pPr>
        <w:pStyle w:val="Heading3"/>
      </w:pPr>
      <w:bookmarkStart w:name="_Toc222417331" w:id="144"/>
      <w:r>
        <w:t>C</w:t>
      </w:r>
      <w:r w:rsidR="00543951">
        <w:t>heckSogliaCrediti</w:t>
      </w:r>
      <w:r w:rsidR="00545A2C">
        <w:t xml:space="preserve"> </w:t>
      </w:r>
      <w:r w:rsidR="000D77DF">
        <w:t xml:space="preserve">- </w:t>
      </w:r>
      <w:r w:rsidRPr="00770932" w:rsidR="00770932">
        <w:t>has-minimum-threshold</w:t>
      </w:r>
      <w:bookmarkEnd w:id="144"/>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CellMar>
          <w:top w:w="85" w:type="dxa"/>
          <w:left w:w="28" w:type="dxa"/>
          <w:bottom w:w="85" w:type="dxa"/>
          <w:right w:w="28" w:type="dxa"/>
        </w:tblCellMar>
        <w:tblLook w:val="04A0" w:firstRow="1" w:lastRow="0" w:firstColumn="1" w:lastColumn="0" w:noHBand="0" w:noVBand="1"/>
      </w:tblPr>
      <w:tblGrid>
        <w:gridCol w:w="1410"/>
        <w:gridCol w:w="8155"/>
      </w:tblGrid>
      <w:tr w:rsidRPr="00E36527" w:rsidR="001D69D1" w14:paraId="7AC9C3B1" w14:textId="77777777">
        <w:trPr>
          <w:trHeight w:val="248"/>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127D7ADE" w14:textId="77777777">
            <w:pPr>
              <w:spacing w:line="360" w:lineRule="auto"/>
              <w:rPr>
                <w:rFonts w:ascii="Calibri" w:hAnsi="Calibri" w:eastAsia="Calibri" w:cs="Calibri"/>
                <w:b/>
                <w:bCs/>
                <w:sz w:val="20"/>
                <w:szCs w:val="20"/>
              </w:rPr>
            </w:pPr>
            <w:r w:rsidRPr="00E36527">
              <w:rPr>
                <w:sz w:val="20"/>
                <w:szCs w:val="20"/>
              </w:rPr>
              <w:br w:type="page"/>
            </w:r>
            <w:r w:rsidRPr="00E36527">
              <w:rPr>
                <w:rFonts w:ascii="Calibri" w:hAnsi="Calibri" w:eastAsia="Calibri" w:cs="Calibri"/>
                <w:b/>
                <w:bCs/>
                <w:sz w:val="20"/>
                <w:szCs w:val="20"/>
              </w:rPr>
              <w:t>Type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D69D1" w:rsidRDefault="005F6DFF" w14:paraId="72DF4793" w14:textId="7BAD4832">
            <w:pPr>
              <w:rPr>
                <w:rFonts w:ascii="Calibri" w:hAnsi="Calibri" w:eastAsia="Calibri" w:cs="Calibri"/>
                <w:sz w:val="20"/>
                <w:szCs w:val="20"/>
              </w:rPr>
            </w:pPr>
            <w:r>
              <w:rPr>
                <w:rFonts w:ascii="Calibri" w:hAnsi="Calibri" w:cs="Calibri"/>
                <w:sz w:val="20"/>
                <w:szCs w:val="20"/>
              </w:rPr>
              <w:t>OPERATION</w:t>
            </w:r>
          </w:p>
        </w:tc>
      </w:tr>
      <w:tr w:rsidRPr="00E36527" w:rsidR="001D69D1" w14:paraId="3218F826" w14:textId="77777777">
        <w:trPr>
          <w:trHeight w:val="256"/>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29654FB8"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Componente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D69D1" w:rsidRDefault="00646B0D" w14:paraId="2EB00768" w14:textId="248A2430">
            <w:pPr>
              <w:rPr>
                <w:rFonts w:ascii="Calibri" w:hAnsi="Calibri" w:eastAsia="Calibri" w:cs="Calibri"/>
                <w:sz w:val="20"/>
                <w:szCs w:val="20"/>
              </w:rPr>
            </w:pPr>
            <w:r>
              <w:rPr>
                <w:rFonts w:ascii="Calibri" w:hAnsi="Calibri" w:eastAsia="Calibri" w:cs="Calibri"/>
                <w:sz w:val="20"/>
                <w:szCs w:val="20"/>
              </w:rPr>
              <w:t>INL-ServiziUtenza</w:t>
            </w:r>
            <w:r w:rsidR="00957C88">
              <w:rPr>
                <w:rFonts w:ascii="Calibri" w:hAnsi="Calibri" w:eastAsia="Calibri" w:cs="Calibri"/>
                <w:sz w:val="20"/>
                <w:szCs w:val="20"/>
              </w:rPr>
              <w:t>-Java-be_istanza-patente-crediti-api</w:t>
            </w:r>
          </w:p>
        </w:tc>
      </w:tr>
      <w:tr w:rsidRPr="00E36527" w:rsidR="001D69D1" w14:paraId="6CAD0204"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02F49BB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Summary</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D69D1" w:rsidRDefault="00D9539C" w14:paraId="7D061052" w14:textId="4009BB14">
            <w:pPr>
              <w:jc w:val="both"/>
              <w:rPr>
                <w:rFonts w:ascii="Calibri" w:hAnsi="Calibri" w:eastAsia="Calibri" w:cs="Calibri"/>
                <w:sz w:val="20"/>
                <w:szCs w:val="20"/>
              </w:rPr>
            </w:pPr>
            <w:r>
              <w:rPr>
                <w:rFonts w:ascii="Calibri" w:hAnsi="Calibri" w:eastAsia="Calibri" w:cs="Calibri"/>
                <w:sz w:val="20"/>
                <w:szCs w:val="20"/>
              </w:rPr>
              <w:t>Controll</w:t>
            </w:r>
            <w:r w:rsidR="00F31814">
              <w:rPr>
                <w:rFonts w:ascii="Calibri" w:hAnsi="Calibri" w:eastAsia="Calibri" w:cs="Calibri"/>
                <w:sz w:val="20"/>
                <w:szCs w:val="20"/>
              </w:rPr>
              <w:t>a che i crediti correnti siano maggiori o uguali della soglia</w:t>
            </w:r>
            <w:r w:rsidR="00903404">
              <w:rPr>
                <w:rFonts w:ascii="Calibri" w:hAnsi="Calibri" w:eastAsia="Calibri" w:cs="Calibri"/>
                <w:sz w:val="20"/>
                <w:szCs w:val="20"/>
              </w:rPr>
              <w:t xml:space="preserve"> minima</w:t>
            </w:r>
          </w:p>
        </w:tc>
      </w:tr>
      <w:tr w:rsidRPr="00E36527" w:rsidR="001D69D1" w14:paraId="2546C8FB"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44333755"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Descrizione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D69D1" w:rsidRDefault="00903404" w14:paraId="7BDE96A9" w14:textId="0930DA34">
            <w:pPr>
              <w:rPr>
                <w:rFonts w:ascii="Calibri" w:hAnsi="Calibri" w:eastAsia="Calibri" w:cs="Calibri"/>
                <w:sz w:val="20"/>
                <w:szCs w:val="20"/>
              </w:rPr>
            </w:pPr>
            <w:r>
              <w:rPr>
                <w:rFonts w:ascii="Calibri" w:hAnsi="Calibri" w:eastAsia="Calibri" w:cs="Calibri"/>
                <w:sz w:val="20"/>
                <w:szCs w:val="20"/>
              </w:rPr>
              <w:t>Il servizio controlla che i crediti correnti siano maggiori o uguali della soglia minima</w:t>
            </w:r>
          </w:p>
        </w:tc>
      </w:tr>
      <w:tr w:rsidRPr="00CF4664" w:rsidR="001D69D1" w14:paraId="5621D445"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27991B21"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Attivazione</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257AFB" w:rsidR="001D69D1" w:rsidRDefault="008262C7" w14:paraId="37B28194" w14:textId="1BA2FA2F">
            <w:pPr>
              <w:jc w:val="both"/>
              <w:rPr>
                <w:rFonts w:ascii="Calibri" w:hAnsi="Calibri" w:eastAsia="Calibri" w:cs="Calibri"/>
                <w:sz w:val="20"/>
                <w:szCs w:val="20"/>
                <w:lang w:val="en-US"/>
              </w:rPr>
            </w:pPr>
            <w:r w:rsidRPr="008262C7">
              <w:rPr>
                <w:rFonts w:ascii="Calibri" w:hAnsi="Calibri" w:eastAsia="Calibri" w:cs="Calibri"/>
                <w:sz w:val="20"/>
                <w:szCs w:val="20"/>
                <w:lang w:val="en-US"/>
              </w:rPr>
              <w:t>GET &lt;root&gt;/v1/instance/has-minimum-threshold/{licenseInstanceId}</w:t>
            </w:r>
          </w:p>
        </w:tc>
      </w:tr>
      <w:tr w:rsidRPr="00CF4664" w:rsidR="001D69D1" w14:paraId="60347E7F"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6AD93C2C"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Input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9F73DD" w:rsidR="001D69D1" w:rsidRDefault="009E7C0A" w14:paraId="2AE64D69" w14:textId="0253A783">
            <w:pPr>
              <w:rPr>
                <w:rFonts w:ascii="Calibri" w:hAnsi="Calibri" w:eastAsia="Calibri" w:cs="Calibri"/>
                <w:sz w:val="20"/>
                <w:szCs w:val="20"/>
                <w:lang w:val="en-US"/>
              </w:rPr>
            </w:pPr>
            <w:r w:rsidRPr="009E7C0A">
              <w:rPr>
                <w:rFonts w:ascii="Calibri" w:hAnsi="Calibri" w:eastAsia="Calibri" w:cs="Calibri"/>
                <w:sz w:val="20"/>
                <w:szCs w:val="20"/>
                <w:lang w:val="en-US"/>
              </w:rPr>
              <w:t>licenseInstanceId [string, required, pattern: REGEX_UUID]</w:t>
            </w:r>
          </w:p>
        </w:tc>
      </w:tr>
      <w:tr w:rsidRPr="00E36527" w:rsidR="001D69D1" w14:paraId="1B07F9EA"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58E5C7AB"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Controlli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642A3F" w:rsidR="001D69D1" w:rsidRDefault="004B4247" w14:paraId="0229DCCB" w14:textId="61BAE860">
            <w:pPr>
              <w:rPr>
                <w:rFonts w:ascii="Calibri" w:hAnsi="Calibri" w:eastAsia="Calibri" w:cs="Calibri"/>
                <w:sz w:val="20"/>
                <w:szCs w:val="20"/>
              </w:rPr>
            </w:pPr>
            <w:r w:rsidRPr="004B4247">
              <w:rPr>
                <w:rFonts w:ascii="Calibri" w:hAnsi="Calibri" w:eastAsia="Calibri" w:cs="Calibri"/>
                <w:sz w:val="20"/>
                <w:szCs w:val="20"/>
              </w:rPr>
              <w:t>il processo verifica la validità dei dati di input</w:t>
            </w:r>
          </w:p>
        </w:tc>
      </w:tr>
      <w:tr w:rsidRPr="00E36527" w:rsidR="001D69D1" w14:paraId="1BAB152D"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1C0B5942"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Impostazioni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36527" w:rsidR="001D69D1" w:rsidRDefault="001D69D1" w14:paraId="7A6BFBE2" w14:textId="4D6AEB95">
            <w:pPr>
              <w:rPr>
                <w:rFonts w:ascii="Calibri" w:hAnsi="Calibri" w:eastAsia="Calibri" w:cs="Calibri"/>
                <w:sz w:val="20"/>
                <w:szCs w:val="20"/>
              </w:rPr>
            </w:pPr>
          </w:p>
        </w:tc>
      </w:tr>
      <w:tr w:rsidRPr="00E36527" w:rsidR="001D69D1" w14:paraId="7C805369"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0D580D6F"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Condizioni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7A0BB7" w:rsidR="001D69D1" w:rsidRDefault="004B4247" w14:paraId="060803A4" w14:textId="281C324C">
            <w:pPr>
              <w:rPr>
                <w:rFonts w:ascii="Calibri" w:hAnsi="Calibri" w:eastAsia="Calibri" w:cs="Calibri"/>
                <w:sz w:val="20"/>
                <w:szCs w:val="20"/>
              </w:rPr>
            </w:pPr>
            <w:r w:rsidRPr="004B4247">
              <w:rPr>
                <w:rFonts w:ascii="Calibri" w:hAnsi="Calibri" w:eastAsia="Calibri" w:cs="Calibri"/>
                <w:sz w:val="20"/>
                <w:szCs w:val="20"/>
              </w:rPr>
              <w:t>il servizio è accessibile ai titolari e ai suoi delegati</w:t>
            </w:r>
          </w:p>
        </w:tc>
      </w:tr>
      <w:tr w:rsidRPr="00BA67F0" w:rsidR="001D69D1" w14:paraId="675F8514" w14:textId="77777777">
        <w:trPr>
          <w:trHeight w:val="7707"/>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620CE31F" w14:textId="77777777">
            <w:pPr>
              <w:rPr>
                <w:rFonts w:ascii="Calibri" w:hAnsi="Calibri" w:eastAsia="Calibri" w:cs="Calibri"/>
                <w:b/>
                <w:bCs/>
                <w:sz w:val="20"/>
                <w:szCs w:val="20"/>
              </w:rPr>
            </w:pPr>
            <w:r w:rsidRPr="00E36527">
              <w:rPr>
                <w:rFonts w:ascii="Calibri" w:hAnsi="Calibri" w:eastAsia="Calibri" w:cs="Calibri"/>
                <w:b/>
                <w:bCs/>
                <w:sz w:val="20"/>
                <w:szCs w:val="20"/>
              </w:rPr>
              <w:t>Logica elaborativa</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5328BB" w:rsidR="005328BB" w:rsidP="005328BB" w:rsidRDefault="005328BB" w14:paraId="743C2EE5" w14:textId="77777777">
            <w:pPr>
              <w:rPr>
                <w:rFonts w:ascii="Calibri" w:hAnsi="Calibri" w:eastAsia="Calibri" w:cs="Calibri"/>
                <w:sz w:val="20"/>
                <w:szCs w:val="20"/>
              </w:rPr>
            </w:pPr>
            <w:r w:rsidRPr="005328BB">
              <w:rPr>
                <w:rFonts w:ascii="Calibri" w:hAnsi="Calibri" w:eastAsia="Calibri" w:cs="Calibri"/>
                <w:sz w:val="20"/>
                <w:szCs w:val="20"/>
              </w:rPr>
              <w:t>Il processo estrae l’istanza della patente dalla tabella “license_instance” filtrando per ext_id uguale a licenseInstanceId. Se non è stata trovata alcuna istanza di patente il processo genera l’errore LICENSE_NOT_FOUND.</w:t>
            </w:r>
          </w:p>
          <w:p w:rsidRPr="005328BB" w:rsidR="005328BB" w:rsidP="005328BB" w:rsidRDefault="005328BB" w14:paraId="43DFFCFB" w14:textId="77777777">
            <w:pPr>
              <w:rPr>
                <w:rFonts w:ascii="Calibri" w:hAnsi="Calibri" w:eastAsia="Calibri" w:cs="Calibri"/>
                <w:sz w:val="20"/>
                <w:szCs w:val="20"/>
              </w:rPr>
            </w:pPr>
            <w:r w:rsidRPr="005328BB">
              <w:rPr>
                <w:rFonts w:ascii="Calibri" w:hAnsi="Calibri" w:eastAsia="Calibri" w:cs="Calibri"/>
                <w:sz w:val="20"/>
                <w:szCs w:val="20"/>
              </w:rPr>
              <w:t>Il processo verifica che l'utente chiamante sia il titolare o un delegato dell'impresa, richiamando il servizio esterno "/gestione-deleghe-api/impresa/by-user". Se l'utente non è autorizzato, il processo genera un eccezione (vedere l'implementazione già effettuata da Leonardo).</w:t>
            </w:r>
          </w:p>
          <w:p w:rsidRPr="003173DA" w:rsidR="001D69D1" w:rsidP="005328BB" w:rsidRDefault="005328BB" w14:paraId="2371FF65" w14:textId="02F8F158">
            <w:pPr>
              <w:rPr>
                <w:rFonts w:ascii="Calibri" w:hAnsi="Calibri" w:eastAsia="Calibri" w:cs="Calibri"/>
                <w:sz w:val="20"/>
                <w:szCs w:val="20"/>
              </w:rPr>
            </w:pPr>
            <w:r w:rsidRPr="005328BB">
              <w:rPr>
                <w:rFonts w:ascii="Calibri" w:hAnsi="Calibri" w:eastAsia="Calibri" w:cs="Calibri"/>
                <w:sz w:val="20"/>
                <w:szCs w:val="20"/>
              </w:rPr>
              <w:t>Successivamente, il servizio verifica che il numero di crediti della patente (colonna license.current_credits) sia maggiore o uguale del valore fissato per la soglia minima (leggere la properties check.minimum.threshold). Se il numero di crediti è minore il servizio torna un booleano false, altrimenti torna un booleano true.</w:t>
            </w:r>
          </w:p>
        </w:tc>
      </w:tr>
      <w:tr w:rsidRPr="00CF4664" w:rsidR="001D69D1" w14:paraId="608B01AE"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568143BB" w14:textId="77777777">
            <w:pPr>
              <w:rPr>
                <w:rFonts w:ascii="Calibri" w:hAnsi="Calibri" w:eastAsia="Calibri" w:cs="Calibri"/>
                <w:b/>
                <w:bCs/>
                <w:sz w:val="20"/>
                <w:szCs w:val="20"/>
              </w:rPr>
            </w:pPr>
            <w:r w:rsidRPr="00E36527">
              <w:rPr>
                <w:rFonts w:ascii="Calibri" w:hAnsi="Calibri" w:eastAsia="Calibri" w:cs="Calibri"/>
                <w:b/>
                <w:bCs/>
                <w:sz w:val="20"/>
                <w:szCs w:val="20"/>
              </w:rPr>
              <w:t>Query Test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150F60" w:rsidR="00150F60" w:rsidP="00150F60" w:rsidRDefault="00150F60" w14:paraId="0E4E3561" w14:textId="77777777">
            <w:pPr>
              <w:rPr>
                <w:rFonts w:ascii="Calibri" w:hAnsi="Calibri" w:eastAsia="Calibri" w:cs="Calibri"/>
                <w:sz w:val="20"/>
                <w:szCs w:val="20"/>
                <w:lang w:val="en-US"/>
              </w:rPr>
            </w:pPr>
            <w:r w:rsidRPr="00150F60">
              <w:rPr>
                <w:rFonts w:ascii="Calibri" w:hAnsi="Calibri" w:eastAsia="Calibri" w:cs="Calibri"/>
                <w:sz w:val="20"/>
                <w:szCs w:val="20"/>
                <w:lang w:val="en-US"/>
              </w:rPr>
              <w:t>DECLARE @threshold INT = 15; -- valore soglia</w:t>
            </w:r>
          </w:p>
          <w:p w:rsidRPr="00150F60" w:rsidR="00150F60" w:rsidP="00150F60" w:rsidRDefault="00150F60" w14:paraId="696283DB" w14:textId="77777777">
            <w:pPr>
              <w:rPr>
                <w:rFonts w:ascii="Calibri" w:hAnsi="Calibri" w:eastAsia="Calibri" w:cs="Calibri"/>
                <w:sz w:val="20"/>
                <w:szCs w:val="20"/>
                <w:lang w:val="en-US"/>
              </w:rPr>
            </w:pPr>
            <w:r w:rsidRPr="00150F60">
              <w:rPr>
                <w:rFonts w:ascii="Calibri" w:hAnsi="Calibri" w:eastAsia="Calibri" w:cs="Calibri"/>
                <w:sz w:val="20"/>
                <w:szCs w:val="20"/>
                <w:lang w:val="en-US"/>
              </w:rPr>
              <w:t>DECLARE @extId VARCHAR(100) = 'VALORE_EXT_ID';  -- ext_id della licenseInstance</w:t>
            </w:r>
          </w:p>
          <w:p w:rsidRPr="00150F60" w:rsidR="00150F60" w:rsidP="00150F60" w:rsidRDefault="00150F60" w14:paraId="03695C8D" w14:textId="77777777">
            <w:pPr>
              <w:rPr>
                <w:rFonts w:ascii="Calibri" w:hAnsi="Calibri" w:eastAsia="Calibri" w:cs="Calibri"/>
                <w:sz w:val="20"/>
                <w:szCs w:val="20"/>
                <w:lang w:val="en-US"/>
              </w:rPr>
            </w:pPr>
          </w:p>
          <w:p w:rsidRPr="00150F60" w:rsidR="00150F60" w:rsidP="00150F60" w:rsidRDefault="00150F60" w14:paraId="7C104797" w14:textId="77777777">
            <w:pPr>
              <w:rPr>
                <w:rFonts w:ascii="Calibri" w:hAnsi="Calibri" w:eastAsia="Calibri" w:cs="Calibri"/>
                <w:sz w:val="20"/>
                <w:szCs w:val="20"/>
                <w:lang w:val="en-US"/>
              </w:rPr>
            </w:pPr>
            <w:r w:rsidRPr="00150F60">
              <w:rPr>
                <w:rFonts w:ascii="Calibri" w:hAnsi="Calibri" w:eastAsia="Calibri" w:cs="Calibri"/>
                <w:sz w:val="20"/>
                <w:szCs w:val="20"/>
                <w:lang w:val="en-US"/>
              </w:rPr>
              <w:t xml:space="preserve">SELECT </w:t>
            </w:r>
          </w:p>
          <w:p w:rsidRPr="00150F60" w:rsidR="00150F60" w:rsidP="00150F60" w:rsidRDefault="00150F60" w14:paraId="179758CE" w14:textId="77777777">
            <w:pPr>
              <w:rPr>
                <w:rFonts w:ascii="Calibri" w:hAnsi="Calibri" w:eastAsia="Calibri" w:cs="Calibri"/>
                <w:sz w:val="20"/>
                <w:szCs w:val="20"/>
                <w:lang w:val="en-US"/>
              </w:rPr>
            </w:pPr>
            <w:r w:rsidRPr="00150F60">
              <w:rPr>
                <w:rFonts w:ascii="Calibri" w:hAnsi="Calibri" w:eastAsia="Calibri" w:cs="Calibri"/>
                <w:sz w:val="20"/>
                <w:szCs w:val="20"/>
                <w:lang w:val="en-US"/>
              </w:rPr>
              <w:tab/>
            </w:r>
            <w:r w:rsidRPr="00150F60">
              <w:rPr>
                <w:rFonts w:ascii="Calibri" w:hAnsi="Calibri" w:eastAsia="Calibri" w:cs="Calibri"/>
                <w:sz w:val="20"/>
                <w:szCs w:val="20"/>
                <w:lang w:val="en-US"/>
              </w:rPr>
              <w:t>CASE WHEN lice.current_credits &gt;= 15 THEN 1 ELSE 0 END AS has_minimum_threshold</w:t>
            </w:r>
          </w:p>
          <w:p w:rsidRPr="00150F60" w:rsidR="00150F60" w:rsidP="00150F60" w:rsidRDefault="00150F60" w14:paraId="24368E82" w14:textId="77777777">
            <w:pPr>
              <w:rPr>
                <w:rFonts w:ascii="Calibri" w:hAnsi="Calibri" w:eastAsia="Calibri" w:cs="Calibri"/>
                <w:sz w:val="20"/>
                <w:szCs w:val="20"/>
                <w:lang w:val="en-US"/>
              </w:rPr>
            </w:pPr>
            <w:r w:rsidRPr="00150F60">
              <w:rPr>
                <w:rFonts w:ascii="Calibri" w:hAnsi="Calibri" w:eastAsia="Calibri" w:cs="Calibri"/>
                <w:sz w:val="20"/>
                <w:szCs w:val="20"/>
                <w:lang w:val="en-US"/>
              </w:rPr>
              <w:t xml:space="preserve">FROM </w:t>
            </w:r>
          </w:p>
          <w:p w:rsidRPr="00150F60" w:rsidR="00150F60" w:rsidP="00150F60" w:rsidRDefault="00150F60" w14:paraId="5C05E97E" w14:textId="77777777">
            <w:pPr>
              <w:rPr>
                <w:rFonts w:ascii="Calibri" w:hAnsi="Calibri" w:eastAsia="Calibri" w:cs="Calibri"/>
                <w:sz w:val="20"/>
                <w:szCs w:val="20"/>
                <w:lang w:val="en-US"/>
              </w:rPr>
            </w:pPr>
            <w:r w:rsidRPr="00150F60">
              <w:rPr>
                <w:rFonts w:ascii="Calibri" w:hAnsi="Calibri" w:eastAsia="Calibri" w:cs="Calibri"/>
                <w:sz w:val="20"/>
                <w:szCs w:val="20"/>
                <w:lang w:val="en-US"/>
              </w:rPr>
              <w:tab/>
            </w:r>
            <w:r w:rsidRPr="00150F60">
              <w:rPr>
                <w:rFonts w:ascii="Calibri" w:hAnsi="Calibri" w:eastAsia="Calibri" w:cs="Calibri"/>
                <w:sz w:val="20"/>
                <w:szCs w:val="20"/>
                <w:lang w:val="en-US"/>
              </w:rPr>
              <w:t>license lice JOIN license_instance licei ON lice.license_instance_id = licei.id</w:t>
            </w:r>
          </w:p>
          <w:p w:rsidRPr="00150F60" w:rsidR="00150F60" w:rsidP="00150F60" w:rsidRDefault="00150F60" w14:paraId="69DB5F90" w14:textId="77777777">
            <w:pPr>
              <w:rPr>
                <w:rFonts w:ascii="Calibri" w:hAnsi="Calibri" w:eastAsia="Calibri" w:cs="Calibri"/>
                <w:sz w:val="20"/>
                <w:szCs w:val="20"/>
                <w:lang w:val="en-US"/>
              </w:rPr>
            </w:pPr>
            <w:r w:rsidRPr="00150F60">
              <w:rPr>
                <w:rFonts w:ascii="Calibri" w:hAnsi="Calibri" w:eastAsia="Calibri" w:cs="Calibri"/>
                <w:sz w:val="20"/>
                <w:szCs w:val="20"/>
                <w:lang w:val="en-US"/>
              </w:rPr>
              <w:t>WHERE</w:t>
            </w:r>
            <w:r w:rsidRPr="00150F60">
              <w:rPr>
                <w:rFonts w:ascii="Calibri" w:hAnsi="Calibri" w:eastAsia="Calibri" w:cs="Calibri"/>
                <w:sz w:val="20"/>
                <w:szCs w:val="20"/>
                <w:lang w:val="en-US"/>
              </w:rPr>
              <w:tab/>
            </w:r>
            <w:r w:rsidRPr="00150F60">
              <w:rPr>
                <w:rFonts w:ascii="Calibri" w:hAnsi="Calibri" w:eastAsia="Calibri" w:cs="Calibri"/>
                <w:sz w:val="20"/>
                <w:szCs w:val="20"/>
                <w:lang w:val="en-US"/>
              </w:rPr>
              <w:t xml:space="preserve"> </w:t>
            </w:r>
          </w:p>
          <w:p w:rsidRPr="0090691C" w:rsidR="001D69D1" w:rsidP="00150F60" w:rsidRDefault="00150F60" w14:paraId="38103340" w14:textId="1FEDFA85">
            <w:pPr>
              <w:rPr>
                <w:rFonts w:ascii="Calibri" w:hAnsi="Calibri" w:eastAsia="Calibri" w:cs="Calibri"/>
                <w:sz w:val="20"/>
                <w:szCs w:val="20"/>
                <w:lang w:val="en-US"/>
              </w:rPr>
            </w:pPr>
            <w:r w:rsidRPr="00150F60">
              <w:rPr>
                <w:rFonts w:ascii="Calibri" w:hAnsi="Calibri" w:eastAsia="Calibri" w:cs="Calibri"/>
                <w:sz w:val="20"/>
                <w:szCs w:val="20"/>
                <w:lang w:val="en-US"/>
              </w:rPr>
              <w:tab/>
            </w:r>
            <w:r w:rsidRPr="00150F60">
              <w:rPr>
                <w:rFonts w:ascii="Calibri" w:hAnsi="Calibri" w:eastAsia="Calibri" w:cs="Calibri"/>
                <w:sz w:val="20"/>
                <w:szCs w:val="20"/>
                <w:lang w:val="en-US"/>
              </w:rPr>
              <w:t>licei.ext_id = @extId</w:t>
            </w:r>
          </w:p>
        </w:tc>
      </w:tr>
      <w:tr w:rsidRPr="00E36527" w:rsidR="001D69D1" w14:paraId="7FD32600"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4FCC4B79"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Output</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A946AE" w:rsidR="001D69D1" w:rsidRDefault="00E0415C" w14:paraId="6B7843EF" w14:textId="5185845F">
            <w:pPr>
              <w:rPr>
                <w:rFonts w:ascii="Calibri" w:hAnsi="Calibri" w:eastAsia="Calibri" w:cs="Calibri"/>
                <w:sz w:val="20"/>
                <w:szCs w:val="20"/>
              </w:rPr>
            </w:pPr>
            <w:r w:rsidRPr="00E0415C">
              <w:rPr>
                <w:rFonts w:ascii="Calibri" w:hAnsi="Calibri" w:eastAsia="Calibri" w:cs="Calibri"/>
                <w:sz w:val="20"/>
                <w:szCs w:val="20"/>
              </w:rPr>
              <w:t>true (se il numero di crediti è maggiore o uguale della soglia minima) / false (se il numero di crediti è minore della soglia minima)</w:t>
            </w:r>
          </w:p>
        </w:tc>
      </w:tr>
      <w:tr w:rsidRPr="00CF4664" w:rsidR="001D69D1" w14:paraId="454DE622"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6265C9B4" w14:textId="77777777">
            <w:pPr>
              <w:spacing w:line="360" w:lineRule="auto"/>
              <w:rPr>
                <w:rFonts w:ascii="Calibri" w:hAnsi="Calibri" w:eastAsia="Calibri" w:cs="Calibri"/>
                <w:b/>
                <w:bCs/>
                <w:sz w:val="20"/>
                <w:szCs w:val="20"/>
              </w:rPr>
            </w:pPr>
            <w:r w:rsidRPr="00E36527">
              <w:rPr>
                <w:rFonts w:ascii="Calibri" w:hAnsi="Calibri" w:eastAsia="Calibri" w:cs="Calibri"/>
                <w:b/>
                <w:bCs/>
                <w:sz w:val="20"/>
                <w:szCs w:val="20"/>
              </w:rPr>
              <w:t>Esito</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Pr="00E0415C" w:rsidR="001D69D1" w:rsidRDefault="00E0415C" w14:paraId="75F7FA65" w14:textId="690E9CFF">
            <w:pPr>
              <w:rPr>
                <w:rFonts w:ascii="Calibri" w:hAnsi="Calibri" w:eastAsia="Calibri" w:cs="Calibri"/>
                <w:sz w:val="20"/>
                <w:szCs w:val="20"/>
                <w:lang w:val="en-US"/>
              </w:rPr>
            </w:pPr>
            <w:r w:rsidRPr="00E0415C">
              <w:rPr>
                <w:rFonts w:ascii="Calibri" w:hAnsi="Calibri" w:eastAsia="Calibri" w:cs="Calibri"/>
                <w:sz w:val="20"/>
                <w:szCs w:val="20"/>
                <w:lang w:val="en-US"/>
              </w:rPr>
              <w:t>LICENSE_NOT_FOUND "License not found"</w:t>
            </w:r>
          </w:p>
        </w:tc>
      </w:tr>
      <w:tr w:rsidRPr="00E36527" w:rsidR="001D69D1" w14:paraId="7F9807E8" w14:textId="77777777">
        <w:trPr>
          <w:trHeight w:val="20"/>
        </w:trPr>
        <w:tc>
          <w:tcPr>
            <w:tcW w:w="1410" w:type="dxa"/>
            <w:tcBorders>
              <w:top w:val="single" w:color="auto" w:sz="6" w:space="0"/>
              <w:left w:val="single" w:color="auto" w:sz="6" w:space="0"/>
              <w:bottom w:val="single" w:color="auto" w:sz="6" w:space="0"/>
              <w:right w:val="single" w:color="auto" w:sz="6" w:space="0"/>
            </w:tcBorders>
            <w:shd w:val="clear" w:color="auto" w:fill="D0CECE" w:themeFill="background2" w:themeFillShade="E6"/>
            <w:tcMar>
              <w:left w:w="105" w:type="dxa"/>
              <w:right w:w="105" w:type="dxa"/>
            </w:tcMar>
          </w:tcPr>
          <w:p w:rsidRPr="00E36527" w:rsidR="001D69D1" w:rsidRDefault="001D69D1" w14:paraId="5882807D" w14:textId="77777777">
            <w:pPr>
              <w:spacing w:line="240" w:lineRule="exact"/>
              <w:rPr>
                <w:rFonts w:ascii="Calibri" w:hAnsi="Calibri" w:eastAsia="Calibri" w:cs="Calibri"/>
                <w:b/>
                <w:bCs/>
                <w:sz w:val="20"/>
                <w:szCs w:val="20"/>
              </w:rPr>
            </w:pPr>
            <w:r w:rsidRPr="00E36527">
              <w:rPr>
                <w:rFonts w:ascii="Calibri" w:hAnsi="Calibri" w:eastAsia="Calibri" w:cs="Calibri"/>
                <w:b/>
                <w:bCs/>
                <w:sz w:val="20"/>
                <w:szCs w:val="20"/>
              </w:rPr>
              <w:t>Requisiti Soddisfatti</w:t>
            </w:r>
          </w:p>
        </w:tc>
        <w:tc>
          <w:tcPr>
            <w:tcW w:w="8155" w:type="dxa"/>
            <w:tcBorders>
              <w:top w:val="single" w:color="auto" w:sz="6" w:space="0"/>
              <w:left w:val="single" w:color="auto" w:sz="6" w:space="0"/>
              <w:bottom w:val="single" w:color="auto" w:sz="6" w:space="0"/>
              <w:right w:val="single" w:color="auto" w:sz="6" w:space="0"/>
            </w:tcBorders>
            <w:tcMar>
              <w:left w:w="105" w:type="dxa"/>
              <w:right w:w="105" w:type="dxa"/>
            </w:tcMar>
          </w:tcPr>
          <w:p w:rsidR="001D69D1" w:rsidRDefault="001D69D1" w14:paraId="50F37CB6" w14:textId="77777777">
            <w:pPr>
              <w:rPr>
                <w:rFonts w:ascii="Calibri" w:hAnsi="Calibri" w:eastAsia="Calibri" w:cs="Calibri"/>
                <w:sz w:val="20"/>
                <w:szCs w:val="20"/>
              </w:rPr>
            </w:pPr>
            <w:r w:rsidRPr="00E0415C">
              <w:rPr>
                <w:rFonts w:ascii="Calibri" w:hAnsi="Calibri" w:eastAsia="Calibri" w:cs="Calibri"/>
                <w:sz w:val="20"/>
                <w:szCs w:val="20"/>
                <w:highlight w:val="yellow"/>
              </w:rPr>
              <w:t>RF0</w:t>
            </w:r>
            <w:r w:rsidR="00567AAD">
              <w:rPr>
                <w:rFonts w:ascii="Calibri" w:hAnsi="Calibri" w:eastAsia="Calibri" w:cs="Calibri"/>
                <w:sz w:val="20"/>
                <w:szCs w:val="20"/>
                <w:highlight w:val="yellow"/>
              </w:rPr>
              <w:t>4</w:t>
            </w:r>
            <w:r w:rsidRPr="00E0415C">
              <w:rPr>
                <w:rFonts w:ascii="Calibri" w:hAnsi="Calibri" w:eastAsia="Calibri" w:cs="Calibri"/>
                <w:sz w:val="20"/>
                <w:szCs w:val="20"/>
                <w:highlight w:val="yellow"/>
              </w:rPr>
              <w:t>-01</w:t>
            </w:r>
          </w:p>
          <w:p w:rsidRPr="00E36527" w:rsidR="00567AAD" w:rsidRDefault="00567AAD" w14:paraId="218828F5" w14:textId="3B99EC97">
            <w:pPr>
              <w:rPr>
                <w:rFonts w:ascii="Calibri" w:hAnsi="Calibri" w:eastAsia="Calibri" w:cs="Calibri"/>
                <w:sz w:val="20"/>
                <w:szCs w:val="20"/>
              </w:rPr>
            </w:pPr>
            <w:r w:rsidRPr="00E0415C">
              <w:rPr>
                <w:rFonts w:ascii="Calibri" w:hAnsi="Calibri" w:eastAsia="Calibri" w:cs="Calibri"/>
                <w:sz w:val="20"/>
                <w:szCs w:val="20"/>
                <w:highlight w:val="yellow"/>
              </w:rPr>
              <w:t>RF0</w:t>
            </w:r>
            <w:r>
              <w:rPr>
                <w:rFonts w:ascii="Calibri" w:hAnsi="Calibri" w:eastAsia="Calibri" w:cs="Calibri"/>
                <w:sz w:val="20"/>
                <w:szCs w:val="20"/>
                <w:highlight w:val="yellow"/>
              </w:rPr>
              <w:t>4</w:t>
            </w:r>
            <w:r w:rsidRPr="00E0415C">
              <w:rPr>
                <w:rFonts w:ascii="Calibri" w:hAnsi="Calibri" w:eastAsia="Calibri" w:cs="Calibri"/>
                <w:sz w:val="20"/>
                <w:szCs w:val="20"/>
                <w:highlight w:val="yellow"/>
              </w:rPr>
              <w:t>-0</w:t>
            </w:r>
            <w:r>
              <w:rPr>
                <w:rFonts w:ascii="Calibri" w:hAnsi="Calibri" w:eastAsia="Calibri" w:cs="Calibri"/>
                <w:sz w:val="20"/>
                <w:szCs w:val="20"/>
              </w:rPr>
              <w:t>2</w:t>
            </w:r>
          </w:p>
        </w:tc>
      </w:tr>
    </w:tbl>
    <w:p w:rsidRPr="0081617F" w:rsidR="004C7F10" w:rsidP="004C7F10" w:rsidRDefault="004C7F10" w14:paraId="6EB3FD2D" w14:textId="4D8AC84A">
      <w:pPr>
        <w:pStyle w:val="Heading2"/>
        <w:rPr>
          <w:rFonts w:asciiTheme="minorHAnsi" w:hAnsiTheme="minorHAnsi" w:cstheme="minorHAnsi"/>
        </w:rPr>
      </w:pPr>
      <w:bookmarkStart w:name="_Toc222417332" w:id="145"/>
      <w:r w:rsidRPr="0081617F">
        <w:rPr>
          <w:rFonts w:asciiTheme="minorHAnsi" w:hAnsiTheme="minorHAnsi" w:cstheme="minorHAnsi"/>
        </w:rPr>
        <w:t xml:space="preserve">Processi di Front-End – </w:t>
      </w:r>
      <w:bookmarkEnd w:id="141"/>
      <w:r w:rsidRPr="0081617F">
        <w:rPr>
          <w:rFonts w:asciiTheme="minorHAnsi" w:hAnsiTheme="minorHAnsi" w:cstheme="minorHAnsi"/>
        </w:rPr>
        <w:t>A</w:t>
      </w:r>
      <w:r w:rsidRPr="0081617F" w:rsidR="00126E56">
        <w:rPr>
          <w:rFonts w:asciiTheme="minorHAnsi" w:hAnsiTheme="minorHAnsi" w:cstheme="minorHAnsi"/>
        </w:rPr>
        <w:t>rea Decurtazioni</w:t>
      </w:r>
      <w:bookmarkEnd w:id="145"/>
    </w:p>
    <w:p w:rsidR="004C7F10" w:rsidP="004C7F10" w:rsidRDefault="004C7F10" w14:paraId="0A0489A8" w14:textId="2E2A134E">
      <w:pPr>
        <w:pStyle w:val="TestoCarattere"/>
        <w:ind w:firstLine="0"/>
        <w:rPr>
          <w:rFonts w:ascii="Calibri" w:hAnsi="Calibri" w:eastAsia="Calibri"/>
          <w:noProof/>
          <w:szCs w:val="20"/>
          <w:lang w:eastAsia="en-US"/>
        </w:rPr>
      </w:pPr>
      <w:r>
        <w:rPr>
          <w:rFonts w:ascii="Calibri" w:hAnsi="Calibri" w:eastAsia="Calibri"/>
          <w:noProof/>
          <w:szCs w:val="20"/>
          <w:lang w:eastAsia="en-US"/>
        </w:rPr>
        <w:t>Di seguito sono descritte le componenti di front-end dell’applicazione.</w:t>
      </w:r>
    </w:p>
    <w:p w:rsidRPr="001B4C43" w:rsidR="004C7F10" w:rsidP="002B4AC0" w:rsidRDefault="004C7F10" w14:paraId="6B21B17E" w14:textId="1965438C">
      <w:pPr>
        <w:pStyle w:val="Heading3"/>
      </w:pPr>
      <w:bookmarkStart w:name="_Toc190156406" w:id="146"/>
      <w:bookmarkStart w:name="_Toc222417333" w:id="147"/>
      <w:r>
        <w:t>Pagina “</w:t>
      </w:r>
      <w:r w:rsidR="0081617F">
        <w:t>XXX</w:t>
      </w:r>
      <w:r>
        <w:t>”</w:t>
      </w:r>
      <w:bookmarkEnd w:id="146"/>
      <w:bookmarkEnd w:id="147"/>
    </w:p>
    <w:tbl>
      <w:tblPr>
        <w:tblStyle w:val="TableGrid"/>
        <w:tblW w:w="9913" w:type="dxa"/>
        <w:tblLayout w:type="fixed"/>
        <w:tblLook w:val="04A0" w:firstRow="1" w:lastRow="0" w:firstColumn="1" w:lastColumn="0" w:noHBand="0" w:noVBand="1"/>
      </w:tblPr>
      <w:tblGrid>
        <w:gridCol w:w="1408"/>
        <w:gridCol w:w="8505"/>
      </w:tblGrid>
      <w:tr w:rsidRPr="00BE67F6" w:rsidR="004C7F10" w:rsidTr="00E20302" w14:paraId="4900E753"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06A32936"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Type</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BE67F6" w:rsidR="004C7F10" w:rsidP="00ED66E2" w:rsidRDefault="004C7F10" w14:paraId="3C70A89A" w14:textId="77777777">
            <w:pPr>
              <w:rPr>
                <w:rFonts w:asciiTheme="minorHAnsi" w:hAnsiTheme="minorHAnsi" w:cstheme="minorHAnsi"/>
                <w:sz w:val="20"/>
                <w:szCs w:val="20"/>
              </w:rPr>
            </w:pPr>
            <w:r w:rsidRPr="00BE67F6">
              <w:rPr>
                <w:rFonts w:eastAsia="Calibri" w:asciiTheme="minorHAnsi" w:hAnsiTheme="minorHAnsi" w:cstheme="minorHAnsi"/>
                <w:sz w:val="20"/>
                <w:szCs w:val="20"/>
              </w:rPr>
              <w:t>M</w:t>
            </w:r>
            <w:r>
              <w:rPr>
                <w:rFonts w:eastAsia="Calibri" w:asciiTheme="minorHAnsi" w:hAnsiTheme="minorHAnsi" w:cstheme="minorHAnsi"/>
                <w:sz w:val="20"/>
                <w:szCs w:val="20"/>
              </w:rPr>
              <w:t>aschera</w:t>
            </w:r>
          </w:p>
        </w:tc>
      </w:tr>
      <w:tr w:rsidRPr="00BE67F6" w:rsidR="004C7F10" w:rsidTr="00E20302" w14:paraId="07599965"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42B72AA7"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Componente</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BE67F6" w:rsidR="004C7F10" w:rsidP="00ED66E2" w:rsidRDefault="004C7F10" w14:paraId="07EC17CC" w14:textId="6D0D9C44">
            <w:pPr>
              <w:rPr>
                <w:rFonts w:asciiTheme="minorHAnsi" w:hAnsiTheme="minorHAnsi" w:cstheme="minorHAnsi"/>
                <w:sz w:val="20"/>
                <w:szCs w:val="20"/>
              </w:rPr>
            </w:pPr>
          </w:p>
        </w:tc>
      </w:tr>
      <w:tr w:rsidRPr="00BE67F6" w:rsidR="004C7F10" w:rsidTr="00E20302" w14:paraId="27667B11"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135E7895"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Summary</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BE67F6" w:rsidR="004C7F10" w:rsidP="00ED66E2" w:rsidRDefault="004C7F10" w14:paraId="2A44AB25" w14:textId="39A1E527">
            <w:pPr>
              <w:rPr>
                <w:rFonts w:asciiTheme="minorHAnsi" w:hAnsiTheme="minorHAnsi" w:cstheme="minorHAnsi"/>
                <w:sz w:val="20"/>
                <w:szCs w:val="20"/>
              </w:rPr>
            </w:pPr>
          </w:p>
        </w:tc>
      </w:tr>
      <w:tr w:rsidRPr="00BE67F6" w:rsidR="004C7F10" w:rsidTr="00E20302" w14:paraId="04338812"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218BFFBD"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Descrizione</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BE67F6" w:rsidR="004C7F10" w:rsidP="00ED66E2" w:rsidRDefault="004C7F10" w14:paraId="12DEB0DB" w14:textId="15996AC6">
            <w:pPr>
              <w:rPr>
                <w:rFonts w:asciiTheme="minorHAnsi" w:hAnsiTheme="minorHAnsi" w:cstheme="minorHAnsi"/>
                <w:sz w:val="20"/>
                <w:szCs w:val="20"/>
              </w:rPr>
            </w:pPr>
          </w:p>
        </w:tc>
      </w:tr>
      <w:tr w:rsidRPr="00BE67F6" w:rsidR="004C7F10" w:rsidTr="00E20302" w14:paraId="46C02047"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47F7CB18"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Profili abilitati</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BE67F6" w:rsidR="004C7F10" w:rsidP="00ED66E2" w:rsidRDefault="004C7F10" w14:paraId="0837262C" w14:textId="2D994B83">
            <w:pPr>
              <w:rPr>
                <w:rFonts w:asciiTheme="minorHAnsi" w:hAnsiTheme="minorHAnsi" w:cstheme="minorHAnsi"/>
                <w:sz w:val="20"/>
                <w:szCs w:val="20"/>
              </w:rPr>
            </w:pPr>
          </w:p>
        </w:tc>
      </w:tr>
      <w:tr w:rsidRPr="00BE67F6" w:rsidR="00FE008A" w:rsidTr="00E20302" w14:paraId="76296CB9"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FE008A" w:rsidP="00ED66E2" w:rsidRDefault="00FE008A" w14:paraId="078275B8" w14:textId="7E50B672">
            <w:pPr>
              <w:rPr>
                <w:rFonts w:eastAsia="Calibri" w:asciiTheme="minorHAnsi" w:hAnsiTheme="minorHAnsi" w:cstheme="minorHAnsi"/>
                <w:b/>
                <w:bCs/>
                <w:sz w:val="20"/>
                <w:szCs w:val="20"/>
              </w:rPr>
            </w:pPr>
            <w:r w:rsidRPr="00FE008A">
              <w:rPr>
                <w:rFonts w:eastAsia="Calibri" w:asciiTheme="minorHAnsi" w:hAnsiTheme="minorHAnsi" w:cstheme="minorHAnsi"/>
                <w:b/>
                <w:bCs/>
                <w:sz w:val="20"/>
                <w:szCs w:val="20"/>
              </w:rPr>
              <w:t>Requisiti Soddisfatti</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00FE008A" w:rsidP="00ED66E2" w:rsidRDefault="00FE008A" w14:paraId="32EAD63B" w14:textId="6CF2BE06">
            <w:pPr>
              <w:rPr>
                <w:rFonts w:asciiTheme="minorHAnsi" w:hAnsiTheme="minorHAnsi" w:cstheme="minorHAnsi"/>
                <w:sz w:val="20"/>
                <w:szCs w:val="20"/>
              </w:rPr>
            </w:pPr>
          </w:p>
        </w:tc>
      </w:tr>
      <w:tr w:rsidRPr="00BE67F6" w:rsidR="004C7F10" w:rsidTr="00E20302" w14:paraId="7C346D5A"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53A329C5"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Attivazione</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BE67F6" w:rsidR="004C7F10" w:rsidP="00ED66E2" w:rsidRDefault="004C7F10" w14:paraId="35864C93" w14:textId="3770D96D">
            <w:pPr>
              <w:rPr>
                <w:rFonts w:asciiTheme="minorHAnsi" w:hAnsiTheme="minorHAnsi" w:cstheme="minorHAnsi"/>
                <w:sz w:val="20"/>
                <w:szCs w:val="20"/>
              </w:rPr>
            </w:pPr>
          </w:p>
        </w:tc>
      </w:tr>
      <w:tr w:rsidRPr="00BE67F6" w:rsidR="004C7F10" w:rsidTr="00E20302" w14:paraId="2F9BB059"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0254209E"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Form</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252353" w:rsidR="002D4E6B" w:rsidP="00ED66E2" w:rsidRDefault="002D4E6B" w14:paraId="3274382C" w14:textId="2AF5FA26">
            <w:pPr>
              <w:rPr>
                <w:rFonts w:eastAsia="Aptos Display" w:asciiTheme="minorHAnsi" w:hAnsiTheme="minorHAnsi" w:cstheme="minorHAnsi"/>
                <w:sz w:val="20"/>
                <w:szCs w:val="20"/>
              </w:rPr>
            </w:pPr>
          </w:p>
        </w:tc>
      </w:tr>
      <w:tr w:rsidRPr="00BE67F6" w:rsidR="004C7F10" w:rsidTr="00E20302" w14:paraId="4AFA0694"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02C9214D"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Controlli</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E20302" w:rsidR="001C173D" w:rsidP="00E20302" w:rsidRDefault="001C173D" w14:paraId="55737FC8" w14:textId="30B6FCF5">
            <w:pPr>
              <w:rPr>
                <w:rFonts w:eastAsia="Aptos" w:asciiTheme="minorHAnsi" w:hAnsiTheme="minorHAnsi" w:cstheme="minorHAnsi"/>
                <w:sz w:val="20"/>
                <w:szCs w:val="20"/>
              </w:rPr>
            </w:pPr>
          </w:p>
        </w:tc>
      </w:tr>
      <w:tr w:rsidRPr="00BE67F6" w:rsidR="004C7F10" w:rsidTr="00E20302" w14:paraId="31AB3E2F"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74DB3D52" w14:textId="77777777">
            <w:pPr>
              <w:rPr>
                <w:rFonts w:asciiTheme="minorHAnsi" w:hAnsiTheme="minorHAnsi" w:cstheme="minorHAnsi"/>
                <w:b/>
                <w:bCs/>
                <w:sz w:val="20"/>
                <w:szCs w:val="20"/>
              </w:rPr>
            </w:pPr>
            <w:r w:rsidRPr="000370B6">
              <w:rPr>
                <w:rFonts w:eastAsia="Calibri" w:asciiTheme="minorHAnsi" w:hAnsiTheme="minorHAnsi" w:cstheme="minorHAnsi"/>
                <w:b/>
                <w:bCs/>
                <w:sz w:val="20"/>
                <w:szCs w:val="20"/>
              </w:rPr>
              <w:t>Azioni</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BE67F6" w:rsidR="004C7F10" w:rsidP="00ED66E2" w:rsidRDefault="004C7F10" w14:paraId="1A4A5BAA" w14:textId="771318F2">
            <w:pPr>
              <w:rPr>
                <w:rFonts w:asciiTheme="minorHAnsi" w:hAnsiTheme="minorHAnsi" w:cstheme="minorHAnsi"/>
                <w:sz w:val="20"/>
                <w:szCs w:val="20"/>
              </w:rPr>
            </w:pPr>
          </w:p>
        </w:tc>
      </w:tr>
      <w:tr w:rsidRPr="00BE67F6" w:rsidR="004C7F10" w:rsidTr="00E20302" w14:paraId="04327F48"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Pr="000370B6" w:rsidR="004C7F10" w:rsidP="00ED66E2" w:rsidRDefault="004C7F10" w14:paraId="117D581C" w14:textId="77777777">
            <w:pPr>
              <w:rPr>
                <w:rFonts w:eastAsia="Calibri" w:asciiTheme="minorHAnsi" w:hAnsiTheme="minorHAnsi" w:cstheme="minorHAnsi"/>
                <w:b/>
                <w:bCs/>
                <w:sz w:val="20"/>
                <w:szCs w:val="20"/>
              </w:rPr>
            </w:pPr>
            <w:r>
              <w:rPr>
                <w:rFonts w:eastAsia="Calibri" w:asciiTheme="minorHAnsi" w:hAnsiTheme="minorHAnsi" w:cstheme="minorHAnsi"/>
                <w:b/>
                <w:bCs/>
                <w:sz w:val="20"/>
                <w:szCs w:val="20"/>
              </w:rPr>
              <w:t>Servizi Richiamati</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0F01A7" w:rsidR="00587D51" w:rsidP="00ED66E2" w:rsidRDefault="00587D51" w14:paraId="60C86E0B" w14:textId="52A30104">
            <w:pPr>
              <w:rPr>
                <w:rFonts w:eastAsia="Aptos" w:asciiTheme="minorHAnsi" w:hAnsiTheme="minorHAnsi" w:cstheme="minorHAnsi"/>
                <w:sz w:val="20"/>
                <w:szCs w:val="20"/>
              </w:rPr>
            </w:pPr>
          </w:p>
        </w:tc>
      </w:tr>
      <w:tr w:rsidRPr="00BE67F6" w:rsidR="004C7F10" w:rsidTr="00E20302" w14:paraId="1E2A3255" w14:textId="77777777">
        <w:trPr>
          <w:trHeight w:val="300"/>
        </w:trPr>
        <w:tc>
          <w:tcPr>
            <w:tcW w:w="14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C9C9" w:themeFill="accent3" w:themeFillTint="99"/>
            <w:tcMar>
              <w:left w:w="108" w:type="dxa"/>
              <w:right w:w="108" w:type="dxa"/>
            </w:tcMar>
          </w:tcPr>
          <w:p w:rsidR="004C7F10" w:rsidP="00ED66E2" w:rsidRDefault="004C7F10" w14:paraId="2049941F" w14:textId="77777777">
            <w:pPr>
              <w:rPr>
                <w:rFonts w:eastAsia="Calibri" w:asciiTheme="minorHAnsi" w:hAnsiTheme="minorHAnsi" w:cstheme="minorHAnsi"/>
                <w:b/>
                <w:bCs/>
                <w:sz w:val="20"/>
                <w:szCs w:val="20"/>
              </w:rPr>
            </w:pPr>
            <w:r>
              <w:rPr>
                <w:rFonts w:eastAsia="Calibri" w:asciiTheme="minorHAnsi" w:hAnsiTheme="minorHAnsi" w:cstheme="minorHAnsi"/>
                <w:b/>
                <w:bCs/>
                <w:sz w:val="20"/>
                <w:szCs w:val="20"/>
              </w:rPr>
              <w:t>Messaggi</w:t>
            </w:r>
          </w:p>
        </w:tc>
        <w:tc>
          <w:tcPr>
            <w:tcW w:w="85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Pr="000F01A7" w:rsidR="004C7F10" w:rsidP="00ED66E2" w:rsidRDefault="004C7F10" w14:paraId="41C42E1F" w14:textId="77777777">
            <w:pPr>
              <w:rPr>
                <w:rFonts w:eastAsia="Aptos" w:asciiTheme="minorHAnsi" w:hAnsiTheme="minorHAnsi" w:cstheme="minorHAnsi"/>
                <w:sz w:val="20"/>
                <w:szCs w:val="20"/>
              </w:rPr>
            </w:pPr>
          </w:p>
        </w:tc>
      </w:tr>
    </w:tbl>
    <w:p w:rsidR="003B3B6E" w:rsidRDefault="003B3B6E" w14:paraId="394E0042" w14:textId="77777777">
      <w:pPr>
        <w:rPr>
          <w:rFonts w:asciiTheme="minorHAnsi" w:hAnsiTheme="minorHAnsi" w:cstheme="minorBidi"/>
          <w:b/>
          <w:smallCaps/>
          <w:kern w:val="28"/>
          <w:sz w:val="28"/>
        </w:rPr>
      </w:pPr>
      <w:r>
        <w:rPr>
          <w:rFonts w:asciiTheme="minorHAnsi" w:hAnsiTheme="minorHAnsi" w:cstheme="minorBidi"/>
        </w:rPr>
        <w:br w:type="page"/>
      </w:r>
    </w:p>
    <w:p w:rsidRPr="0046623A" w:rsidR="008B0922" w:rsidP="009A5B14" w:rsidRDefault="00D9108B" w14:paraId="2B00A882" w14:textId="751ECA91">
      <w:pPr>
        <w:pStyle w:val="Heading1"/>
        <w:ind w:left="450" w:hanging="360"/>
        <w:rPr>
          <w:rFonts w:asciiTheme="minorHAnsi" w:hAnsiTheme="minorHAnsi" w:cstheme="minorBidi"/>
        </w:rPr>
      </w:pPr>
      <w:bookmarkStart w:name="_Toc222417334" w:id="148"/>
      <w:r w:rsidRPr="3ACDD76F">
        <w:rPr>
          <w:rFonts w:asciiTheme="minorHAnsi" w:hAnsiTheme="minorHAnsi" w:cstheme="minorBidi"/>
        </w:rPr>
        <w:t xml:space="preserve">Requisiti </w:t>
      </w:r>
      <w:r w:rsidRPr="3ACDD76F" w:rsidR="009768B9">
        <w:rPr>
          <w:rFonts w:asciiTheme="minorHAnsi" w:hAnsiTheme="minorHAnsi" w:cstheme="minorBidi"/>
        </w:rPr>
        <w:t>Utente</w:t>
      </w:r>
      <w:bookmarkEnd w:id="148"/>
    </w:p>
    <w:p w:rsidR="00927922" w:rsidP="00927922" w:rsidRDefault="00927922" w14:paraId="5874184E" w14:textId="79A94DB9">
      <w:pPr>
        <w:rPr>
          <w:rFonts w:asciiTheme="minorHAnsi" w:hAnsiTheme="minorHAnsi" w:cstheme="minorHAnsi"/>
        </w:rPr>
      </w:pPr>
      <w:r w:rsidRPr="008D6BF7">
        <w:rPr>
          <w:rFonts w:ascii="Calibri" w:hAnsi="Calibri" w:cs="Calibri"/>
        </w:rPr>
        <w:t xml:space="preserve">Nel presente capitolo sono declinati i requisiti utente </w:t>
      </w:r>
      <w:r w:rsidRPr="008D6BF7" w:rsidR="00CB3DEC">
        <w:rPr>
          <w:rFonts w:ascii="Calibri" w:hAnsi="Calibri" w:cs="Calibri"/>
        </w:rPr>
        <w:t>che dovranno essere soddisfatti</w:t>
      </w:r>
      <w:r w:rsidRPr="008D6BF7" w:rsidR="005D714E">
        <w:rPr>
          <w:rFonts w:ascii="Calibri" w:hAnsi="Calibri" w:cs="Calibri"/>
        </w:rPr>
        <w:t xml:space="preserve"> dai moduli applicativi</w:t>
      </w:r>
      <w:r w:rsidR="000858AE">
        <w:rPr>
          <w:rFonts w:asciiTheme="minorHAnsi" w:hAnsiTheme="minorHAnsi" w:cstheme="minorHAnsi"/>
        </w:rPr>
        <w:t>.</w:t>
      </w:r>
    </w:p>
    <w:p w:rsidR="005E40E2" w:rsidP="00927922" w:rsidRDefault="005E40E2" w14:paraId="78D554FB" w14:textId="77777777">
      <w:pPr>
        <w:rPr>
          <w:rFonts w:asciiTheme="minorHAnsi" w:hAnsiTheme="minorHAnsi" w:cstheme="minorHAnsi"/>
        </w:rPr>
      </w:pPr>
    </w:p>
    <w:p w:rsidR="00262147" w:rsidP="00842DA3" w:rsidRDefault="005E40E2" w14:paraId="4AE63B8C" w14:textId="5ED3281C">
      <w:pPr>
        <w:pStyle w:val="ListParagraph"/>
        <w:numPr>
          <w:ilvl w:val="0"/>
          <w:numId w:val="22"/>
        </w:numPr>
        <w:ind w:left="426" w:hanging="437"/>
        <w:rPr>
          <w:rFonts w:ascii="Calibri" w:hAnsi="Calibri" w:cs="Calibri"/>
          <w:b/>
        </w:rPr>
      </w:pPr>
      <w:r w:rsidRPr="002E23F9">
        <w:rPr>
          <w:rFonts w:ascii="Calibri" w:hAnsi="Calibri" w:cs="Calibri"/>
          <w:b/>
        </w:rPr>
        <w:t>RF01</w:t>
      </w:r>
      <w:r w:rsidR="001D26AE">
        <w:rPr>
          <w:rFonts w:ascii="Calibri" w:hAnsi="Calibri" w:cs="Calibri"/>
          <w:b/>
        </w:rPr>
        <w:t xml:space="preserve"> -</w:t>
      </w:r>
      <w:r w:rsidRPr="002E23F9">
        <w:rPr>
          <w:rFonts w:ascii="Calibri" w:hAnsi="Calibri" w:cs="Calibri"/>
          <w:b/>
        </w:rPr>
        <w:t xml:space="preserve"> </w:t>
      </w:r>
      <w:r w:rsidR="00ED4AE5">
        <w:rPr>
          <w:rFonts w:ascii="Calibri" w:hAnsi="Calibri" w:cs="Calibri"/>
          <w:b/>
        </w:rPr>
        <w:t>Gestione Decurtazioni</w:t>
      </w:r>
    </w:p>
    <w:p w:rsidRPr="008D6BF7" w:rsidR="00714418" w:rsidP="005B1C86" w:rsidRDefault="00D0269D" w14:paraId="28A73DDF" w14:textId="509F5199">
      <w:pPr>
        <w:ind w:left="-11"/>
        <w:jc w:val="both"/>
        <w:rPr>
          <w:rFonts w:ascii="Calibri" w:hAnsi="Calibri" w:cs="Calibri"/>
        </w:rPr>
      </w:pPr>
      <w:r w:rsidRPr="008D6BF7">
        <w:rPr>
          <w:rFonts w:ascii="Calibri" w:hAnsi="Calibri" w:cs="Calibri"/>
        </w:rPr>
        <w:t>All’interno del Portale de</w:t>
      </w:r>
      <w:r w:rsidRPr="008D6BF7" w:rsidR="00024774">
        <w:rPr>
          <w:rFonts w:ascii="Calibri" w:hAnsi="Calibri" w:cs="Calibri"/>
        </w:rPr>
        <w:t xml:space="preserve">lle applicazioni </w:t>
      </w:r>
      <w:r w:rsidRPr="008D6BF7">
        <w:rPr>
          <w:rFonts w:ascii="Calibri" w:hAnsi="Calibri" w:cs="Calibri"/>
        </w:rPr>
        <w:t xml:space="preserve">sarà disponibile agli utenti </w:t>
      </w:r>
      <w:r w:rsidRPr="008D6BF7" w:rsidR="00024774">
        <w:rPr>
          <w:rFonts w:ascii="Calibri" w:hAnsi="Calibri" w:cs="Calibri"/>
        </w:rPr>
        <w:t xml:space="preserve">autorizzati </w:t>
      </w:r>
      <w:r w:rsidRPr="008D6BF7">
        <w:rPr>
          <w:rFonts w:ascii="Calibri" w:hAnsi="Calibri" w:cs="Calibri"/>
        </w:rPr>
        <w:t>la nuova funzionalità che consentirà</w:t>
      </w:r>
      <w:r w:rsidRPr="008D6BF7" w:rsidR="00931D78">
        <w:rPr>
          <w:rFonts w:ascii="Calibri" w:hAnsi="Calibri" w:cs="Calibri"/>
        </w:rPr>
        <w:t xml:space="preserve"> di:</w:t>
      </w:r>
    </w:p>
    <w:p w:rsidRPr="008D6BF7" w:rsidR="002072D6" w:rsidP="00842DA3" w:rsidRDefault="00C97C9E" w14:paraId="2EF4B0E3" w14:textId="29A634BF">
      <w:pPr>
        <w:pStyle w:val="ListParagraph"/>
        <w:numPr>
          <w:ilvl w:val="1"/>
          <w:numId w:val="30"/>
        </w:numPr>
        <w:jc w:val="both"/>
        <w:rPr>
          <w:rFonts w:ascii="Calibri" w:hAnsi="Calibri" w:cs="Calibri"/>
        </w:rPr>
      </w:pPr>
      <w:r w:rsidRPr="008D6BF7">
        <w:rPr>
          <w:rFonts w:ascii="Calibri" w:hAnsi="Calibri" w:cs="Calibri"/>
          <w:b/>
          <w:bCs/>
        </w:rPr>
        <w:t>RF01-01</w:t>
      </w:r>
      <w:r w:rsidRPr="008D6BF7" w:rsidR="001D26AE">
        <w:rPr>
          <w:rFonts w:ascii="Calibri" w:hAnsi="Calibri" w:cs="Calibri"/>
          <w:b/>
          <w:bCs/>
        </w:rPr>
        <w:t xml:space="preserve"> - </w:t>
      </w:r>
      <w:r w:rsidRPr="008D6BF7" w:rsidR="00E55B4D">
        <w:rPr>
          <w:rFonts w:ascii="Calibri" w:hAnsi="Calibri" w:cs="Calibri"/>
          <w:b/>
          <w:bCs/>
        </w:rPr>
        <w:t xml:space="preserve">Ricerca </w:t>
      </w:r>
      <w:r w:rsidRPr="008D6BF7" w:rsidR="00C52F2F">
        <w:rPr>
          <w:rFonts w:ascii="Calibri" w:hAnsi="Calibri" w:cs="Calibri"/>
          <w:b/>
          <w:bCs/>
        </w:rPr>
        <w:t>Patente:</w:t>
      </w:r>
      <w:r w:rsidRPr="008D6BF7" w:rsidR="003622DA">
        <w:rPr>
          <w:rFonts w:ascii="Calibri" w:hAnsi="Calibri" w:cs="Calibri"/>
        </w:rPr>
        <w:t xml:space="preserve"> Ricerca</w:t>
      </w:r>
      <w:r w:rsidRPr="008D6BF7" w:rsidR="00931D78">
        <w:rPr>
          <w:rFonts w:ascii="Calibri" w:hAnsi="Calibri" w:cs="Calibri"/>
        </w:rPr>
        <w:t>re</w:t>
      </w:r>
      <w:r w:rsidRPr="008D6BF7" w:rsidR="003622DA">
        <w:rPr>
          <w:rFonts w:ascii="Calibri" w:hAnsi="Calibri" w:cs="Calibri"/>
        </w:rPr>
        <w:t xml:space="preserve"> </w:t>
      </w:r>
      <w:r w:rsidRPr="008D6BF7" w:rsidR="002072D6">
        <w:rPr>
          <w:rFonts w:ascii="Calibri" w:hAnsi="Calibri" w:cs="Calibri"/>
        </w:rPr>
        <w:t>una patente emessa e non revocata</w:t>
      </w:r>
    </w:p>
    <w:p w:rsidRPr="008D6BF7" w:rsidR="00282933" w:rsidP="00842DA3" w:rsidRDefault="00282933" w14:paraId="1A0983D6" w14:textId="7E5BD7E1">
      <w:pPr>
        <w:pStyle w:val="ListParagraph"/>
        <w:numPr>
          <w:ilvl w:val="1"/>
          <w:numId w:val="30"/>
        </w:numPr>
        <w:jc w:val="both"/>
        <w:rPr>
          <w:rFonts w:ascii="Calibri" w:hAnsi="Calibri" w:cs="Calibri"/>
        </w:rPr>
      </w:pPr>
      <w:r w:rsidRPr="008D6BF7">
        <w:rPr>
          <w:rFonts w:ascii="Calibri" w:hAnsi="Calibri" w:cs="Calibri"/>
          <w:b/>
          <w:bCs/>
        </w:rPr>
        <w:t>RF01-0</w:t>
      </w:r>
      <w:r w:rsidRPr="008D6BF7" w:rsidR="006527FE">
        <w:rPr>
          <w:rFonts w:ascii="Calibri" w:hAnsi="Calibri" w:cs="Calibri"/>
          <w:b/>
          <w:bCs/>
        </w:rPr>
        <w:t>3</w:t>
      </w:r>
      <w:r w:rsidRPr="008D6BF7">
        <w:rPr>
          <w:rFonts w:ascii="Calibri" w:hAnsi="Calibri" w:cs="Calibri"/>
          <w:b/>
          <w:bCs/>
        </w:rPr>
        <w:t xml:space="preserve"> – Storico decurtazioni</w:t>
      </w:r>
      <w:r w:rsidRPr="008D6BF7">
        <w:rPr>
          <w:rFonts w:ascii="Calibri" w:hAnsi="Calibri" w:cs="Calibri"/>
        </w:rPr>
        <w:t>: Consultare lo storico delle decurtazioni applicate a ciascuna patente;</w:t>
      </w:r>
    </w:p>
    <w:p w:rsidRPr="008D6BF7" w:rsidR="00D86B6B" w:rsidP="00842DA3" w:rsidRDefault="00282933" w14:paraId="0386246D" w14:textId="5760D6EA">
      <w:pPr>
        <w:pStyle w:val="ListParagraph"/>
        <w:numPr>
          <w:ilvl w:val="1"/>
          <w:numId w:val="30"/>
        </w:numPr>
        <w:jc w:val="both"/>
        <w:rPr>
          <w:rFonts w:ascii="Calibri" w:hAnsi="Calibri" w:cs="Calibri"/>
        </w:rPr>
      </w:pPr>
      <w:r w:rsidRPr="008D6BF7">
        <w:rPr>
          <w:rFonts w:ascii="Calibri" w:hAnsi="Calibri" w:cs="Calibri"/>
          <w:b/>
          <w:bCs/>
        </w:rPr>
        <w:t>RF01-0</w:t>
      </w:r>
      <w:r w:rsidRPr="008D6BF7" w:rsidR="006527FE">
        <w:rPr>
          <w:rFonts w:ascii="Calibri" w:hAnsi="Calibri" w:cs="Calibri"/>
          <w:b/>
          <w:bCs/>
        </w:rPr>
        <w:t>4</w:t>
      </w:r>
      <w:r w:rsidRPr="008D6BF7">
        <w:rPr>
          <w:rFonts w:ascii="Calibri" w:hAnsi="Calibri" w:cs="Calibri"/>
          <w:b/>
          <w:bCs/>
        </w:rPr>
        <w:t xml:space="preserve"> - </w:t>
      </w:r>
      <w:r w:rsidRPr="008D6BF7" w:rsidR="001D26AE">
        <w:rPr>
          <w:rFonts w:ascii="Calibri" w:hAnsi="Calibri" w:cs="Calibri"/>
          <w:b/>
          <w:bCs/>
        </w:rPr>
        <w:t>Nuova Decurtazione</w:t>
      </w:r>
      <w:r w:rsidRPr="008D6BF7" w:rsidR="001D26AE">
        <w:rPr>
          <w:rFonts w:ascii="Calibri" w:hAnsi="Calibri" w:cs="Calibri"/>
        </w:rPr>
        <w:t xml:space="preserve">: </w:t>
      </w:r>
      <w:r w:rsidRPr="008D6BF7" w:rsidR="009D51C0">
        <w:rPr>
          <w:rFonts w:ascii="Calibri" w:hAnsi="Calibri" w:cs="Calibri"/>
        </w:rPr>
        <w:t>i</w:t>
      </w:r>
      <w:r w:rsidRPr="008D6BF7" w:rsidR="00D86B6B">
        <w:rPr>
          <w:rFonts w:ascii="Calibri" w:hAnsi="Calibri" w:cs="Calibri"/>
        </w:rPr>
        <w:t>nserire nuove decurtazioni sulla base di provvedimenti sanzionatori</w:t>
      </w:r>
      <w:r w:rsidRPr="008D6BF7" w:rsidR="00991FF7">
        <w:rPr>
          <w:rFonts w:ascii="Calibri" w:hAnsi="Calibri" w:cs="Calibri"/>
        </w:rPr>
        <w:t xml:space="preserve"> per una specifica patente</w:t>
      </w:r>
      <w:r w:rsidRPr="008D6BF7" w:rsidR="00D86B6B">
        <w:rPr>
          <w:rFonts w:ascii="Calibri" w:hAnsi="Calibri" w:cs="Calibri"/>
        </w:rPr>
        <w:t>;</w:t>
      </w:r>
    </w:p>
    <w:p w:rsidRPr="008D6BF7" w:rsidR="00D86B6B" w:rsidP="00842DA3" w:rsidRDefault="001D26AE" w14:paraId="4C300E2A" w14:textId="5D2069F1">
      <w:pPr>
        <w:pStyle w:val="ListParagraph"/>
        <w:numPr>
          <w:ilvl w:val="1"/>
          <w:numId w:val="30"/>
        </w:numPr>
        <w:jc w:val="both"/>
        <w:rPr>
          <w:rFonts w:ascii="Calibri" w:hAnsi="Calibri" w:cs="Calibri"/>
        </w:rPr>
      </w:pPr>
      <w:r w:rsidRPr="008D6BF7">
        <w:rPr>
          <w:rFonts w:ascii="Calibri" w:hAnsi="Calibri" w:cs="Calibri"/>
          <w:b/>
          <w:bCs/>
        </w:rPr>
        <w:t>RF01-0</w:t>
      </w:r>
      <w:r w:rsidRPr="008D6BF7" w:rsidR="006527FE">
        <w:rPr>
          <w:rFonts w:ascii="Calibri" w:hAnsi="Calibri" w:cs="Calibri"/>
          <w:b/>
          <w:bCs/>
        </w:rPr>
        <w:t>5</w:t>
      </w:r>
      <w:r w:rsidRPr="008D6BF7">
        <w:rPr>
          <w:rFonts w:ascii="Calibri" w:hAnsi="Calibri" w:cs="Calibri"/>
          <w:b/>
          <w:bCs/>
        </w:rPr>
        <w:t xml:space="preserve"> - Annullamento Decurtazione</w:t>
      </w:r>
      <w:r w:rsidRPr="008D6BF7">
        <w:rPr>
          <w:rFonts w:ascii="Calibri" w:hAnsi="Calibri" w:cs="Calibri"/>
        </w:rPr>
        <w:t>: a</w:t>
      </w:r>
      <w:r w:rsidRPr="008D6BF7" w:rsidR="00D86B6B">
        <w:rPr>
          <w:rFonts w:ascii="Calibri" w:hAnsi="Calibri" w:cs="Calibri"/>
        </w:rPr>
        <w:t>nnullare decurtazioni in caso di errori materiali o di annullamento dei provvedimenti;</w:t>
      </w:r>
    </w:p>
    <w:p w:rsidRPr="008D6BF7" w:rsidR="00D86B6B" w:rsidP="00842DA3" w:rsidRDefault="00D6536A" w14:paraId="0483178E" w14:textId="22FFE015">
      <w:pPr>
        <w:pStyle w:val="ListParagraph"/>
        <w:numPr>
          <w:ilvl w:val="1"/>
          <w:numId w:val="30"/>
        </w:numPr>
        <w:jc w:val="both"/>
        <w:rPr>
          <w:rFonts w:ascii="Calibri" w:hAnsi="Calibri" w:cs="Calibri"/>
        </w:rPr>
      </w:pPr>
      <w:r w:rsidRPr="008D6BF7">
        <w:rPr>
          <w:rFonts w:ascii="Calibri" w:hAnsi="Calibri" w:cs="Calibri"/>
          <w:b/>
          <w:bCs/>
        </w:rPr>
        <w:t>RF01-0</w:t>
      </w:r>
      <w:r w:rsidRPr="008D6BF7" w:rsidR="006527FE">
        <w:rPr>
          <w:rFonts w:ascii="Calibri" w:hAnsi="Calibri" w:cs="Calibri"/>
          <w:b/>
          <w:bCs/>
        </w:rPr>
        <w:t>6</w:t>
      </w:r>
      <w:r w:rsidRPr="008D6BF7">
        <w:rPr>
          <w:rFonts w:ascii="Calibri" w:hAnsi="Calibri" w:cs="Calibri"/>
          <w:b/>
          <w:bCs/>
        </w:rPr>
        <w:t xml:space="preserve"> - </w:t>
      </w:r>
      <w:r w:rsidRPr="008D6BF7" w:rsidR="00C146EF">
        <w:rPr>
          <w:rFonts w:ascii="Calibri" w:hAnsi="Calibri" w:cs="Calibri"/>
          <w:b/>
          <w:bCs/>
        </w:rPr>
        <w:t>Notifica</w:t>
      </w:r>
      <w:r w:rsidRPr="008D6BF7" w:rsidR="00C146EF">
        <w:rPr>
          <w:rFonts w:ascii="Calibri" w:hAnsi="Calibri" w:cs="Calibri"/>
        </w:rPr>
        <w:t>:</w:t>
      </w:r>
      <w:r w:rsidRPr="008D6BF7" w:rsidR="00931D78">
        <w:rPr>
          <w:rFonts w:ascii="Calibri" w:hAnsi="Calibri" w:cs="Calibri"/>
        </w:rPr>
        <w:t xml:space="preserve"> </w:t>
      </w:r>
      <w:r w:rsidRPr="008D6BF7" w:rsidR="00D86B6B">
        <w:rPr>
          <w:rFonts w:ascii="Calibri" w:hAnsi="Calibri" w:cs="Calibri"/>
        </w:rPr>
        <w:t>Ricevere notifiche sull’esito dell’aggiornamento del punteggio della patente a seguito di decurtazioni</w:t>
      </w:r>
      <w:r w:rsidRPr="008D6BF7" w:rsidR="00B469E4">
        <w:rPr>
          <w:rFonts w:ascii="Calibri" w:hAnsi="Calibri" w:cs="Calibri"/>
        </w:rPr>
        <w:t>;</w:t>
      </w:r>
    </w:p>
    <w:p w:rsidRPr="008D6BF7" w:rsidR="00B469E4" w:rsidP="00842DA3" w:rsidRDefault="00B469E4" w14:paraId="2E6A3190" w14:textId="5381BFC2">
      <w:pPr>
        <w:pStyle w:val="ListParagraph"/>
        <w:numPr>
          <w:ilvl w:val="1"/>
          <w:numId w:val="30"/>
        </w:numPr>
        <w:jc w:val="both"/>
        <w:rPr>
          <w:rFonts w:ascii="Calibri" w:hAnsi="Calibri" w:cs="Calibri"/>
        </w:rPr>
      </w:pPr>
      <w:r w:rsidRPr="008D6BF7">
        <w:rPr>
          <w:rFonts w:ascii="Calibri" w:hAnsi="Calibri" w:cs="Calibri"/>
          <w:b/>
          <w:bCs/>
        </w:rPr>
        <w:t>RF02-0</w:t>
      </w:r>
      <w:r w:rsidRPr="008D6BF7" w:rsidR="006527FE">
        <w:rPr>
          <w:rFonts w:ascii="Calibri" w:hAnsi="Calibri" w:cs="Calibri"/>
          <w:b/>
          <w:bCs/>
        </w:rPr>
        <w:t>7</w:t>
      </w:r>
      <w:r w:rsidRPr="008D6BF7">
        <w:rPr>
          <w:rFonts w:ascii="Calibri" w:hAnsi="Calibri" w:cs="Calibri"/>
          <w:b/>
          <w:bCs/>
        </w:rPr>
        <w:t xml:space="preserve"> – Esito Elaborazioni</w:t>
      </w:r>
      <w:r w:rsidRPr="008D6BF7">
        <w:rPr>
          <w:rFonts w:ascii="Calibri" w:hAnsi="Calibri" w:cs="Calibri"/>
        </w:rPr>
        <w:t xml:space="preserve">: </w:t>
      </w:r>
      <w:r w:rsidRPr="008D6BF7">
        <w:rPr>
          <w:rFonts w:ascii="Calibri" w:hAnsi="Calibri" w:cs="Calibri"/>
          <w:highlight w:val="yellow"/>
        </w:rPr>
        <w:t>il sistema deve dare evidenza delle decurtazioni non elaborate dal motore di calcolo della patente</w:t>
      </w:r>
      <w:r w:rsidRPr="008D6BF7">
        <w:rPr>
          <w:rFonts w:ascii="Calibri" w:hAnsi="Calibri" w:cs="Calibri"/>
        </w:rPr>
        <w:t>;</w:t>
      </w:r>
    </w:p>
    <w:p w:rsidRPr="008D6BF7" w:rsidR="00D86B6B" w:rsidP="00262147" w:rsidRDefault="00D86B6B" w14:paraId="30AD4D95" w14:textId="77777777">
      <w:pPr>
        <w:ind w:left="-11"/>
        <w:rPr>
          <w:rFonts w:ascii="Calibri" w:hAnsi="Calibri" w:cs="Calibri"/>
        </w:rPr>
      </w:pPr>
    </w:p>
    <w:p w:rsidRPr="008D6BF7" w:rsidR="005606E5" w:rsidP="00842DA3" w:rsidRDefault="005606E5" w14:paraId="7BC29C13" w14:textId="3D411FCA">
      <w:pPr>
        <w:pStyle w:val="ListParagraph"/>
        <w:numPr>
          <w:ilvl w:val="0"/>
          <w:numId w:val="22"/>
        </w:numPr>
        <w:ind w:left="426" w:hanging="437"/>
        <w:jc w:val="both"/>
        <w:rPr>
          <w:rFonts w:ascii="Calibri" w:hAnsi="Calibri" w:cs="Calibri"/>
          <w:b/>
        </w:rPr>
      </w:pPr>
      <w:r w:rsidRPr="008D6BF7">
        <w:rPr>
          <w:rFonts w:ascii="Calibri" w:hAnsi="Calibri" w:cs="Calibri"/>
          <w:b/>
        </w:rPr>
        <w:t xml:space="preserve">RF02 - Gestione </w:t>
      </w:r>
      <w:r w:rsidRPr="008D6BF7" w:rsidR="003531E7">
        <w:rPr>
          <w:rFonts w:ascii="Calibri" w:hAnsi="Calibri" w:cs="Calibri"/>
          <w:b/>
        </w:rPr>
        <w:t>Recuperi</w:t>
      </w:r>
    </w:p>
    <w:p w:rsidRPr="008D6BF7" w:rsidR="005606E5" w:rsidP="005B1C86" w:rsidRDefault="005606E5" w14:paraId="73EA7DE9" w14:textId="31821728">
      <w:pPr>
        <w:ind w:left="-11"/>
        <w:jc w:val="both"/>
        <w:rPr>
          <w:rFonts w:ascii="Calibri" w:hAnsi="Calibri" w:cs="Calibri"/>
        </w:rPr>
      </w:pPr>
      <w:r w:rsidRPr="008D6BF7">
        <w:rPr>
          <w:rFonts w:ascii="Calibri" w:hAnsi="Calibri" w:cs="Calibri"/>
        </w:rPr>
        <w:t>All’interno del Portale delle applicazioni sarà disponibile agli utenti autorizzati la nuova funzionalità che consentirà</w:t>
      </w:r>
      <w:r w:rsidRPr="008D6BF7" w:rsidR="00931D78">
        <w:rPr>
          <w:rFonts w:ascii="Calibri" w:hAnsi="Calibri" w:cs="Calibri"/>
        </w:rPr>
        <w:t xml:space="preserve"> di</w:t>
      </w:r>
    </w:p>
    <w:p w:rsidRPr="008D6BF7" w:rsidR="002072D6" w:rsidP="00842DA3" w:rsidRDefault="002072D6" w14:paraId="7245FB0B" w14:textId="77777777">
      <w:pPr>
        <w:pStyle w:val="ListParagraph"/>
        <w:numPr>
          <w:ilvl w:val="1"/>
          <w:numId w:val="30"/>
        </w:numPr>
        <w:jc w:val="both"/>
        <w:rPr>
          <w:rFonts w:ascii="Calibri" w:hAnsi="Calibri" w:cs="Calibri"/>
        </w:rPr>
      </w:pPr>
      <w:r w:rsidRPr="008D6BF7">
        <w:rPr>
          <w:rFonts w:ascii="Calibri" w:hAnsi="Calibri" w:cs="Calibri"/>
          <w:b/>
          <w:bCs/>
        </w:rPr>
        <w:t>RF01-01 - Ricerca Impresa</w:t>
      </w:r>
      <w:r w:rsidRPr="008D6BF7">
        <w:rPr>
          <w:rFonts w:ascii="Calibri" w:hAnsi="Calibri" w:cs="Calibri"/>
        </w:rPr>
        <w:t>: Ricercare un’impresa che ha una patente emessa e non revocata</w:t>
      </w:r>
    </w:p>
    <w:p w:rsidRPr="008D6BF7" w:rsidR="002072D6" w:rsidP="00842DA3" w:rsidRDefault="002072D6" w14:paraId="01BCB73B" w14:textId="77777777">
      <w:pPr>
        <w:pStyle w:val="ListParagraph"/>
        <w:numPr>
          <w:ilvl w:val="1"/>
          <w:numId w:val="30"/>
        </w:numPr>
        <w:jc w:val="both"/>
        <w:rPr>
          <w:rFonts w:ascii="Calibri" w:hAnsi="Calibri" w:cs="Calibri"/>
        </w:rPr>
      </w:pPr>
      <w:r w:rsidRPr="008D6BF7">
        <w:rPr>
          <w:rFonts w:ascii="Calibri" w:hAnsi="Calibri" w:cs="Calibri"/>
          <w:b/>
          <w:bCs/>
        </w:rPr>
        <w:t>RF01-02 – Informazioni Patente</w:t>
      </w:r>
      <w:r w:rsidRPr="008D6BF7">
        <w:rPr>
          <w:rFonts w:ascii="Calibri" w:hAnsi="Calibri" w:cs="Calibri"/>
        </w:rPr>
        <w:t>: Visualizzare la patente dell’impresa ricercata</w:t>
      </w:r>
    </w:p>
    <w:p w:rsidRPr="008D6BF7" w:rsidR="005606E5" w:rsidP="00842DA3" w:rsidRDefault="005606E5" w14:paraId="78FC2883" w14:textId="08330E93">
      <w:pPr>
        <w:pStyle w:val="ListParagraph"/>
        <w:numPr>
          <w:ilvl w:val="1"/>
          <w:numId w:val="30"/>
        </w:numPr>
        <w:jc w:val="both"/>
        <w:rPr>
          <w:rFonts w:ascii="Calibri" w:hAnsi="Calibri" w:cs="Calibri"/>
        </w:rPr>
      </w:pPr>
      <w:r w:rsidRPr="008D6BF7">
        <w:rPr>
          <w:rFonts w:ascii="Calibri" w:hAnsi="Calibri" w:cs="Calibri"/>
          <w:b/>
          <w:bCs/>
        </w:rPr>
        <w:t>RF0</w:t>
      </w:r>
      <w:r w:rsidRPr="008D6BF7" w:rsidR="00C146EF">
        <w:rPr>
          <w:rFonts w:ascii="Calibri" w:hAnsi="Calibri" w:cs="Calibri"/>
          <w:b/>
          <w:bCs/>
        </w:rPr>
        <w:t>2</w:t>
      </w:r>
      <w:r w:rsidRPr="008D6BF7">
        <w:rPr>
          <w:rFonts w:ascii="Calibri" w:hAnsi="Calibri" w:cs="Calibri"/>
          <w:b/>
          <w:bCs/>
        </w:rPr>
        <w:t>-0</w:t>
      </w:r>
      <w:r w:rsidRPr="008D6BF7" w:rsidR="00520372">
        <w:rPr>
          <w:rFonts w:ascii="Calibri" w:hAnsi="Calibri" w:cs="Calibri"/>
          <w:b/>
          <w:bCs/>
        </w:rPr>
        <w:t>3</w:t>
      </w:r>
      <w:r w:rsidRPr="008D6BF7">
        <w:rPr>
          <w:rFonts w:ascii="Calibri" w:hAnsi="Calibri" w:cs="Calibri"/>
          <w:b/>
          <w:bCs/>
        </w:rPr>
        <w:t xml:space="preserve"> – Storico </w:t>
      </w:r>
      <w:r w:rsidRPr="008D6BF7" w:rsidR="009855BB">
        <w:rPr>
          <w:rFonts w:ascii="Calibri" w:hAnsi="Calibri" w:cs="Calibri"/>
          <w:b/>
          <w:bCs/>
        </w:rPr>
        <w:t>Recuperi</w:t>
      </w:r>
      <w:r w:rsidRPr="008D6BF7">
        <w:rPr>
          <w:rFonts w:ascii="Calibri" w:hAnsi="Calibri" w:cs="Calibri"/>
        </w:rPr>
        <w:t>: Consultare lo storico de</w:t>
      </w:r>
      <w:r w:rsidRPr="008D6BF7" w:rsidR="009855BB">
        <w:rPr>
          <w:rFonts w:ascii="Calibri" w:hAnsi="Calibri" w:cs="Calibri"/>
        </w:rPr>
        <w:t xml:space="preserve">i recuperi </w:t>
      </w:r>
      <w:r w:rsidRPr="008D6BF7">
        <w:rPr>
          <w:rFonts w:ascii="Calibri" w:hAnsi="Calibri" w:cs="Calibri"/>
        </w:rPr>
        <w:t>applicat</w:t>
      </w:r>
      <w:r w:rsidRPr="008D6BF7" w:rsidR="009855BB">
        <w:rPr>
          <w:rFonts w:ascii="Calibri" w:hAnsi="Calibri" w:cs="Calibri"/>
        </w:rPr>
        <w:t>i</w:t>
      </w:r>
      <w:r w:rsidRPr="008D6BF7">
        <w:rPr>
          <w:rFonts w:ascii="Calibri" w:hAnsi="Calibri" w:cs="Calibri"/>
        </w:rPr>
        <w:t xml:space="preserve"> a ciascuna patente;</w:t>
      </w:r>
    </w:p>
    <w:p w:rsidRPr="008D6BF7" w:rsidR="005606E5" w:rsidP="00842DA3" w:rsidRDefault="005606E5" w14:paraId="7CAB236B" w14:textId="314FDF5C">
      <w:pPr>
        <w:pStyle w:val="ListParagraph"/>
        <w:numPr>
          <w:ilvl w:val="1"/>
          <w:numId w:val="30"/>
        </w:numPr>
        <w:jc w:val="both"/>
        <w:rPr>
          <w:rFonts w:ascii="Calibri" w:hAnsi="Calibri" w:cs="Calibri"/>
        </w:rPr>
      </w:pPr>
      <w:r w:rsidRPr="008D6BF7">
        <w:rPr>
          <w:rFonts w:ascii="Calibri" w:hAnsi="Calibri" w:cs="Calibri"/>
          <w:b/>
          <w:bCs/>
        </w:rPr>
        <w:t>RF0</w:t>
      </w:r>
      <w:r w:rsidRPr="008D6BF7" w:rsidR="00C146EF">
        <w:rPr>
          <w:rFonts w:ascii="Calibri" w:hAnsi="Calibri" w:cs="Calibri"/>
          <w:b/>
          <w:bCs/>
        </w:rPr>
        <w:t>2</w:t>
      </w:r>
      <w:r w:rsidRPr="008D6BF7">
        <w:rPr>
          <w:rFonts w:ascii="Calibri" w:hAnsi="Calibri" w:cs="Calibri"/>
          <w:b/>
          <w:bCs/>
        </w:rPr>
        <w:t>-0</w:t>
      </w:r>
      <w:r w:rsidRPr="008D6BF7" w:rsidR="00520372">
        <w:rPr>
          <w:rFonts w:ascii="Calibri" w:hAnsi="Calibri" w:cs="Calibri"/>
          <w:b/>
          <w:bCs/>
        </w:rPr>
        <w:t>4</w:t>
      </w:r>
      <w:r w:rsidRPr="008D6BF7">
        <w:rPr>
          <w:rFonts w:ascii="Calibri" w:hAnsi="Calibri" w:cs="Calibri"/>
          <w:b/>
          <w:bCs/>
        </w:rPr>
        <w:t xml:space="preserve"> </w:t>
      </w:r>
      <w:r w:rsidRPr="008D6BF7" w:rsidR="0042738F">
        <w:rPr>
          <w:rFonts w:ascii="Calibri" w:hAnsi="Calibri" w:cs="Calibri"/>
          <w:b/>
          <w:bCs/>
        </w:rPr>
        <w:t>–</w:t>
      </w:r>
      <w:r w:rsidRPr="008D6BF7">
        <w:rPr>
          <w:rFonts w:ascii="Calibri" w:hAnsi="Calibri" w:cs="Calibri"/>
          <w:b/>
          <w:bCs/>
        </w:rPr>
        <w:t xml:space="preserve"> Nuov</w:t>
      </w:r>
      <w:r w:rsidRPr="008D6BF7" w:rsidR="0042738F">
        <w:rPr>
          <w:rFonts w:ascii="Calibri" w:hAnsi="Calibri" w:cs="Calibri"/>
          <w:b/>
          <w:bCs/>
        </w:rPr>
        <w:t>o Recuperi</w:t>
      </w:r>
      <w:r w:rsidRPr="008D6BF7">
        <w:rPr>
          <w:rFonts w:ascii="Calibri" w:hAnsi="Calibri" w:cs="Calibri"/>
        </w:rPr>
        <w:t>: inserire nuov</w:t>
      </w:r>
      <w:r w:rsidRPr="008D6BF7" w:rsidR="0042738F">
        <w:rPr>
          <w:rFonts w:ascii="Calibri" w:hAnsi="Calibri" w:cs="Calibri"/>
        </w:rPr>
        <w:t xml:space="preserve">i recuperi </w:t>
      </w:r>
      <w:r w:rsidRPr="008D6BF7">
        <w:rPr>
          <w:rFonts w:ascii="Calibri" w:hAnsi="Calibri" w:cs="Calibri"/>
        </w:rPr>
        <w:t>per una specifica patente</w:t>
      </w:r>
      <w:r w:rsidRPr="008D6BF7" w:rsidR="00645362">
        <w:rPr>
          <w:rFonts w:ascii="Calibri" w:hAnsi="Calibri" w:cs="Calibri"/>
        </w:rPr>
        <w:t xml:space="preserve"> solo se il punteggio della patente è inferiore al valore soglia</w:t>
      </w:r>
      <w:r w:rsidRPr="008D6BF7">
        <w:rPr>
          <w:rFonts w:ascii="Calibri" w:hAnsi="Calibri" w:cs="Calibri"/>
        </w:rPr>
        <w:t>;</w:t>
      </w:r>
    </w:p>
    <w:p w:rsidRPr="008D6BF7" w:rsidR="005606E5" w:rsidP="00842DA3" w:rsidRDefault="005606E5" w14:paraId="4C7ACD8F" w14:textId="77E7AEAA">
      <w:pPr>
        <w:pStyle w:val="ListParagraph"/>
        <w:numPr>
          <w:ilvl w:val="1"/>
          <w:numId w:val="30"/>
        </w:numPr>
        <w:jc w:val="both"/>
        <w:rPr>
          <w:rFonts w:ascii="Calibri" w:hAnsi="Calibri" w:cs="Calibri"/>
        </w:rPr>
      </w:pPr>
      <w:r w:rsidRPr="008D6BF7">
        <w:rPr>
          <w:rFonts w:ascii="Calibri" w:hAnsi="Calibri" w:cs="Calibri"/>
          <w:b/>
          <w:bCs/>
        </w:rPr>
        <w:t>RF0</w:t>
      </w:r>
      <w:r w:rsidRPr="008D6BF7" w:rsidR="00C146EF">
        <w:rPr>
          <w:rFonts w:ascii="Calibri" w:hAnsi="Calibri" w:cs="Calibri"/>
          <w:b/>
          <w:bCs/>
        </w:rPr>
        <w:t>2</w:t>
      </w:r>
      <w:r w:rsidRPr="008D6BF7">
        <w:rPr>
          <w:rFonts w:ascii="Calibri" w:hAnsi="Calibri" w:cs="Calibri"/>
          <w:b/>
          <w:bCs/>
        </w:rPr>
        <w:t>-0</w:t>
      </w:r>
      <w:r w:rsidRPr="008D6BF7" w:rsidR="00520372">
        <w:rPr>
          <w:rFonts w:ascii="Calibri" w:hAnsi="Calibri" w:cs="Calibri"/>
          <w:b/>
          <w:bCs/>
        </w:rPr>
        <w:t>5</w:t>
      </w:r>
      <w:r w:rsidRPr="008D6BF7">
        <w:rPr>
          <w:rFonts w:ascii="Calibri" w:hAnsi="Calibri" w:cs="Calibri"/>
          <w:b/>
          <w:bCs/>
        </w:rPr>
        <w:t xml:space="preserve"> - Annullamento </w:t>
      </w:r>
      <w:r w:rsidRPr="008D6BF7" w:rsidR="0042738F">
        <w:rPr>
          <w:rFonts w:ascii="Calibri" w:hAnsi="Calibri" w:cs="Calibri"/>
          <w:b/>
          <w:bCs/>
        </w:rPr>
        <w:t>Recuperi</w:t>
      </w:r>
      <w:r w:rsidRPr="008D6BF7">
        <w:rPr>
          <w:rFonts w:ascii="Calibri" w:hAnsi="Calibri" w:cs="Calibri"/>
        </w:rPr>
        <w:t xml:space="preserve">:  annullare </w:t>
      </w:r>
      <w:r w:rsidRPr="008D6BF7" w:rsidR="00931D78">
        <w:rPr>
          <w:rFonts w:ascii="Calibri" w:hAnsi="Calibri" w:cs="Calibri"/>
        </w:rPr>
        <w:t xml:space="preserve">recuperi </w:t>
      </w:r>
      <w:r w:rsidRPr="008D6BF7">
        <w:rPr>
          <w:rFonts w:ascii="Calibri" w:hAnsi="Calibri" w:cs="Calibri"/>
        </w:rPr>
        <w:t>in caso di errori materiali o di annullamento dei provvedimenti;</w:t>
      </w:r>
    </w:p>
    <w:p w:rsidRPr="008D6BF7" w:rsidR="005606E5" w:rsidP="00842DA3" w:rsidRDefault="00C146EF" w14:paraId="1E2CD35F" w14:textId="2FAA8BAF">
      <w:pPr>
        <w:pStyle w:val="ListParagraph"/>
        <w:numPr>
          <w:ilvl w:val="1"/>
          <w:numId w:val="30"/>
        </w:numPr>
        <w:jc w:val="both"/>
        <w:rPr>
          <w:rFonts w:ascii="Calibri" w:hAnsi="Calibri" w:cs="Calibri"/>
        </w:rPr>
      </w:pPr>
      <w:r w:rsidRPr="008D6BF7">
        <w:rPr>
          <w:rFonts w:ascii="Calibri" w:hAnsi="Calibri" w:cs="Calibri"/>
          <w:b/>
          <w:bCs/>
        </w:rPr>
        <w:t>RF02-0</w:t>
      </w:r>
      <w:r w:rsidRPr="008D6BF7" w:rsidR="00520372">
        <w:rPr>
          <w:rFonts w:ascii="Calibri" w:hAnsi="Calibri" w:cs="Calibri"/>
          <w:b/>
          <w:bCs/>
        </w:rPr>
        <w:t>6</w:t>
      </w:r>
      <w:r w:rsidRPr="008D6BF7">
        <w:rPr>
          <w:rFonts w:ascii="Calibri" w:hAnsi="Calibri" w:cs="Calibri"/>
          <w:b/>
          <w:bCs/>
        </w:rPr>
        <w:t xml:space="preserve"> - Notifica</w:t>
      </w:r>
      <w:r w:rsidRPr="008D6BF7" w:rsidR="00931D78">
        <w:rPr>
          <w:rFonts w:ascii="Calibri" w:hAnsi="Calibri" w:cs="Calibri"/>
        </w:rPr>
        <w:t xml:space="preserve">: </w:t>
      </w:r>
      <w:r w:rsidRPr="008D6BF7" w:rsidR="005606E5">
        <w:rPr>
          <w:rFonts w:ascii="Calibri" w:hAnsi="Calibri" w:cs="Calibri"/>
        </w:rPr>
        <w:t xml:space="preserve">Ricevere notifiche sull’esito dell’aggiornamento del punteggio della patente a seguito di </w:t>
      </w:r>
      <w:r w:rsidRPr="008D6BF7" w:rsidR="00931D78">
        <w:rPr>
          <w:rFonts w:ascii="Calibri" w:hAnsi="Calibri" w:cs="Calibri"/>
        </w:rPr>
        <w:t>recuperi</w:t>
      </w:r>
      <w:r w:rsidRPr="008D6BF7" w:rsidR="00974CD8">
        <w:rPr>
          <w:rFonts w:ascii="Calibri" w:hAnsi="Calibri" w:cs="Calibri"/>
        </w:rPr>
        <w:t>;</w:t>
      </w:r>
    </w:p>
    <w:p w:rsidRPr="008D6BF7" w:rsidR="00974CD8" w:rsidP="00842DA3" w:rsidRDefault="00974CD8" w14:paraId="6B84E752" w14:textId="5056164A">
      <w:pPr>
        <w:pStyle w:val="ListParagraph"/>
        <w:numPr>
          <w:ilvl w:val="1"/>
          <w:numId w:val="30"/>
        </w:numPr>
        <w:jc w:val="both"/>
        <w:rPr>
          <w:rFonts w:ascii="Calibri" w:hAnsi="Calibri" w:cs="Calibri"/>
        </w:rPr>
      </w:pPr>
      <w:r w:rsidRPr="008D6BF7">
        <w:rPr>
          <w:rFonts w:ascii="Calibri" w:hAnsi="Calibri" w:cs="Calibri"/>
          <w:b/>
          <w:bCs/>
        </w:rPr>
        <w:t>RF02-0</w:t>
      </w:r>
      <w:r w:rsidRPr="008D6BF7" w:rsidR="00520372">
        <w:rPr>
          <w:rFonts w:ascii="Calibri" w:hAnsi="Calibri" w:cs="Calibri"/>
          <w:b/>
          <w:bCs/>
        </w:rPr>
        <w:t>7</w:t>
      </w:r>
      <w:r w:rsidRPr="008D6BF7">
        <w:rPr>
          <w:rFonts w:ascii="Calibri" w:hAnsi="Calibri" w:cs="Calibri"/>
          <w:b/>
          <w:bCs/>
        </w:rPr>
        <w:t xml:space="preserve"> </w:t>
      </w:r>
      <w:r w:rsidRPr="008D6BF7" w:rsidR="007633F9">
        <w:rPr>
          <w:rFonts w:ascii="Calibri" w:hAnsi="Calibri" w:cs="Calibri"/>
          <w:b/>
          <w:bCs/>
        </w:rPr>
        <w:t>–</w:t>
      </w:r>
      <w:r w:rsidRPr="008D6BF7">
        <w:rPr>
          <w:rFonts w:ascii="Calibri" w:hAnsi="Calibri" w:cs="Calibri"/>
          <w:b/>
          <w:bCs/>
        </w:rPr>
        <w:t xml:space="preserve"> </w:t>
      </w:r>
      <w:r w:rsidRPr="008D6BF7" w:rsidR="007633F9">
        <w:rPr>
          <w:rFonts w:ascii="Calibri" w:hAnsi="Calibri" w:cs="Calibri"/>
          <w:b/>
          <w:bCs/>
        </w:rPr>
        <w:t>Esito Elaborazioni</w:t>
      </w:r>
      <w:r w:rsidRPr="008D6BF7">
        <w:rPr>
          <w:rFonts w:ascii="Calibri" w:hAnsi="Calibri" w:cs="Calibri"/>
        </w:rPr>
        <w:t xml:space="preserve">: </w:t>
      </w:r>
      <w:r w:rsidRPr="008D6BF7" w:rsidR="007633F9">
        <w:rPr>
          <w:rFonts w:ascii="Calibri" w:hAnsi="Calibri" w:cs="Calibri"/>
        </w:rPr>
        <w:t xml:space="preserve">il sistema deve dare evidenza </w:t>
      </w:r>
      <w:r w:rsidRPr="008D6BF7" w:rsidR="00C953DE">
        <w:rPr>
          <w:rFonts w:ascii="Calibri" w:hAnsi="Calibri" w:cs="Calibri"/>
        </w:rPr>
        <w:t>de</w:t>
      </w:r>
      <w:r w:rsidRPr="008D6BF7" w:rsidR="00B469E4">
        <w:rPr>
          <w:rFonts w:ascii="Calibri" w:hAnsi="Calibri" w:cs="Calibri"/>
        </w:rPr>
        <w:t>i recuperi</w:t>
      </w:r>
      <w:r w:rsidRPr="008D6BF7" w:rsidR="00C953DE">
        <w:rPr>
          <w:rFonts w:ascii="Calibri" w:hAnsi="Calibri" w:cs="Calibri"/>
        </w:rPr>
        <w:t xml:space="preserve"> </w:t>
      </w:r>
      <w:r w:rsidRPr="008D6BF7" w:rsidR="0043421E">
        <w:rPr>
          <w:rFonts w:ascii="Calibri" w:hAnsi="Calibri" w:cs="Calibri"/>
        </w:rPr>
        <w:t xml:space="preserve">non </w:t>
      </w:r>
      <w:r w:rsidRPr="008D6BF7" w:rsidR="00B469E4">
        <w:rPr>
          <w:rFonts w:ascii="Calibri" w:hAnsi="Calibri" w:cs="Calibri"/>
        </w:rPr>
        <w:t>elaborati dal motore di calcolo della patente</w:t>
      </w:r>
      <w:r w:rsidRPr="008D6BF7">
        <w:rPr>
          <w:rFonts w:ascii="Calibri" w:hAnsi="Calibri" w:cs="Calibri"/>
        </w:rPr>
        <w:t>;</w:t>
      </w:r>
    </w:p>
    <w:p w:rsidRPr="008D6BF7" w:rsidR="00D0269D" w:rsidP="005B1C86" w:rsidRDefault="00D0269D" w14:paraId="7E895B68" w14:textId="50A764DD">
      <w:pPr>
        <w:ind w:left="-11"/>
        <w:jc w:val="both"/>
        <w:rPr>
          <w:rFonts w:ascii="Calibri" w:hAnsi="Calibri" w:cs="Calibri"/>
        </w:rPr>
      </w:pPr>
    </w:p>
    <w:p w:rsidRPr="008D6BF7" w:rsidR="00C72F9A" w:rsidP="00842DA3" w:rsidRDefault="00C72F9A" w14:paraId="4E524E65" w14:textId="2DE67972">
      <w:pPr>
        <w:pStyle w:val="ListParagraph"/>
        <w:numPr>
          <w:ilvl w:val="0"/>
          <w:numId w:val="22"/>
        </w:numPr>
        <w:ind w:left="426" w:hanging="437"/>
        <w:jc w:val="both"/>
        <w:rPr>
          <w:rFonts w:ascii="Calibri" w:hAnsi="Calibri" w:cs="Calibri"/>
          <w:b/>
        </w:rPr>
      </w:pPr>
      <w:r w:rsidRPr="008D6BF7">
        <w:rPr>
          <w:rFonts w:ascii="Calibri" w:hAnsi="Calibri" w:cs="Calibri"/>
          <w:b/>
        </w:rPr>
        <w:t xml:space="preserve">RF03 – Visualizza </w:t>
      </w:r>
      <w:r w:rsidRPr="008D6BF7" w:rsidR="00E67DF8">
        <w:rPr>
          <w:rFonts w:ascii="Calibri" w:hAnsi="Calibri" w:cs="Calibri"/>
          <w:b/>
        </w:rPr>
        <w:t xml:space="preserve">Decurtazioni per LR/Titolari e Delegati </w:t>
      </w:r>
    </w:p>
    <w:p w:rsidRPr="008D6BF7" w:rsidR="00C72F9A" w:rsidP="005B1C86" w:rsidRDefault="00C72F9A" w14:paraId="469660D7" w14:textId="515B5E0E">
      <w:pPr>
        <w:ind w:left="-11"/>
        <w:jc w:val="both"/>
        <w:rPr>
          <w:rFonts w:ascii="Calibri" w:hAnsi="Calibri" w:cs="Calibri"/>
        </w:rPr>
      </w:pPr>
      <w:r w:rsidRPr="008D6BF7">
        <w:rPr>
          <w:rFonts w:ascii="Calibri" w:hAnsi="Calibri" w:cs="Calibri"/>
        </w:rPr>
        <w:t xml:space="preserve">All’interno del </w:t>
      </w:r>
      <w:r w:rsidRPr="008D6BF7" w:rsidR="00F30631">
        <w:rPr>
          <w:rFonts w:ascii="Calibri" w:hAnsi="Calibri" w:cs="Calibri"/>
        </w:rPr>
        <w:t>p</w:t>
      </w:r>
      <w:r w:rsidRPr="008D6BF7">
        <w:rPr>
          <w:rFonts w:ascii="Calibri" w:hAnsi="Calibri" w:cs="Calibri"/>
        </w:rPr>
        <w:t>ortale de</w:t>
      </w:r>
      <w:r w:rsidRPr="008D6BF7" w:rsidR="00E67DF8">
        <w:rPr>
          <w:rFonts w:ascii="Calibri" w:hAnsi="Calibri" w:cs="Calibri"/>
        </w:rPr>
        <w:t xml:space="preserve">i servizi </w:t>
      </w:r>
      <w:r w:rsidRPr="008D6BF7">
        <w:rPr>
          <w:rFonts w:ascii="Calibri" w:hAnsi="Calibri" w:cs="Calibri"/>
        </w:rPr>
        <w:t xml:space="preserve">sarà </w:t>
      </w:r>
      <w:r w:rsidRPr="008D6BF7" w:rsidR="00F30631">
        <w:rPr>
          <w:rFonts w:ascii="Calibri" w:hAnsi="Calibri" w:cs="Calibri"/>
        </w:rPr>
        <w:t xml:space="preserve">modificata </w:t>
      </w:r>
      <w:r w:rsidRPr="008D6BF7" w:rsidR="00DC0F21">
        <w:rPr>
          <w:rFonts w:ascii="Calibri" w:hAnsi="Calibri" w:cs="Calibri"/>
        </w:rPr>
        <w:t>l</w:t>
      </w:r>
      <w:r w:rsidRPr="008D6BF7" w:rsidR="00F30631">
        <w:rPr>
          <w:rFonts w:ascii="Calibri" w:hAnsi="Calibri" w:cs="Calibri"/>
        </w:rPr>
        <w:t>a visualizzazione</w:t>
      </w:r>
      <w:r w:rsidRPr="008D6BF7" w:rsidR="00CF1076">
        <w:rPr>
          <w:rFonts w:ascii="Calibri" w:hAnsi="Calibri" w:cs="Calibri"/>
        </w:rPr>
        <w:t xml:space="preserve"> della patente </w:t>
      </w:r>
      <w:r w:rsidRPr="008D6BF7" w:rsidR="00DD613A">
        <w:rPr>
          <w:rFonts w:ascii="Calibri" w:hAnsi="Calibri" w:cs="Calibri"/>
        </w:rPr>
        <w:t xml:space="preserve">per consentire </w:t>
      </w:r>
      <w:r w:rsidRPr="008D6BF7" w:rsidR="00DD361E">
        <w:rPr>
          <w:rFonts w:ascii="Calibri" w:hAnsi="Calibri" w:cs="Calibri"/>
        </w:rPr>
        <w:t>di</w:t>
      </w:r>
    </w:p>
    <w:p w:rsidRPr="008D6BF7" w:rsidR="000E3419" w:rsidP="00842DA3" w:rsidRDefault="00C72F9A" w14:paraId="646AB2F7" w14:textId="77777777">
      <w:pPr>
        <w:pStyle w:val="ListParagraph"/>
        <w:numPr>
          <w:ilvl w:val="1"/>
          <w:numId w:val="30"/>
        </w:numPr>
        <w:jc w:val="both"/>
        <w:rPr>
          <w:rFonts w:ascii="Calibri" w:hAnsi="Calibri" w:cs="Calibri"/>
        </w:rPr>
      </w:pPr>
      <w:r w:rsidRPr="008D6BF7">
        <w:rPr>
          <w:rFonts w:ascii="Calibri" w:hAnsi="Calibri" w:cs="Calibri"/>
          <w:b/>
          <w:bCs/>
        </w:rPr>
        <w:t>RF0</w:t>
      </w:r>
      <w:r w:rsidRPr="008D6BF7" w:rsidR="00621019">
        <w:rPr>
          <w:rFonts w:ascii="Calibri" w:hAnsi="Calibri" w:cs="Calibri"/>
          <w:b/>
          <w:bCs/>
        </w:rPr>
        <w:t>3</w:t>
      </w:r>
      <w:r w:rsidRPr="008D6BF7">
        <w:rPr>
          <w:rFonts w:ascii="Calibri" w:hAnsi="Calibri" w:cs="Calibri"/>
          <w:b/>
          <w:bCs/>
        </w:rPr>
        <w:t xml:space="preserve">-01 </w:t>
      </w:r>
      <w:r w:rsidRPr="008D6BF7" w:rsidR="00621019">
        <w:rPr>
          <w:rFonts w:ascii="Calibri" w:hAnsi="Calibri" w:cs="Calibri"/>
          <w:b/>
          <w:bCs/>
        </w:rPr>
        <w:t>–</w:t>
      </w:r>
      <w:r w:rsidRPr="008D6BF7">
        <w:rPr>
          <w:rFonts w:ascii="Calibri" w:hAnsi="Calibri" w:cs="Calibri"/>
          <w:b/>
          <w:bCs/>
        </w:rPr>
        <w:t xml:space="preserve"> </w:t>
      </w:r>
      <w:r w:rsidRPr="008D6BF7" w:rsidR="00621019">
        <w:rPr>
          <w:rFonts w:ascii="Calibri" w:hAnsi="Calibri" w:cs="Calibri"/>
          <w:b/>
          <w:bCs/>
        </w:rPr>
        <w:t>Storico Decurtazioni</w:t>
      </w:r>
      <w:r w:rsidRPr="008D6BF7">
        <w:rPr>
          <w:rFonts w:ascii="Calibri" w:hAnsi="Calibri" w:cs="Calibri"/>
        </w:rPr>
        <w:t xml:space="preserve">: </w:t>
      </w:r>
      <w:r w:rsidRPr="008D6BF7" w:rsidR="00621019">
        <w:rPr>
          <w:rFonts w:ascii="Calibri" w:hAnsi="Calibri" w:cs="Calibri"/>
        </w:rPr>
        <w:t>Consultare lo storico delle decurtazioni applicate a</w:t>
      </w:r>
      <w:r w:rsidRPr="008D6BF7" w:rsidR="00B64DDB">
        <w:rPr>
          <w:rFonts w:ascii="Calibri" w:hAnsi="Calibri" w:cs="Calibri"/>
        </w:rPr>
        <w:t xml:space="preserve">lla </w:t>
      </w:r>
      <w:r w:rsidRPr="008D6BF7" w:rsidR="00621019">
        <w:rPr>
          <w:rFonts w:ascii="Calibri" w:hAnsi="Calibri" w:cs="Calibri"/>
        </w:rPr>
        <w:t>patente</w:t>
      </w:r>
    </w:p>
    <w:p w:rsidRPr="008D6BF7" w:rsidR="000E3419" w:rsidP="005B1C86" w:rsidRDefault="000E3419" w14:paraId="6C609847" w14:textId="77777777">
      <w:pPr>
        <w:ind w:left="-11"/>
        <w:jc w:val="both"/>
        <w:rPr>
          <w:rFonts w:ascii="Calibri" w:hAnsi="Calibri" w:cs="Calibri"/>
        </w:rPr>
      </w:pPr>
    </w:p>
    <w:p w:rsidRPr="008D6BF7" w:rsidR="000E3419" w:rsidP="00842DA3" w:rsidRDefault="000E3419" w14:paraId="50BEC0DF" w14:textId="17C18AE9">
      <w:pPr>
        <w:pStyle w:val="ListParagraph"/>
        <w:numPr>
          <w:ilvl w:val="0"/>
          <w:numId w:val="22"/>
        </w:numPr>
        <w:ind w:left="426" w:hanging="437"/>
        <w:jc w:val="both"/>
        <w:rPr>
          <w:rFonts w:ascii="Calibri" w:hAnsi="Calibri" w:cs="Calibri"/>
          <w:b/>
        </w:rPr>
      </w:pPr>
      <w:r w:rsidRPr="008D6BF7">
        <w:rPr>
          <w:rFonts w:ascii="Calibri" w:hAnsi="Calibri" w:cs="Calibri"/>
          <w:b/>
        </w:rPr>
        <w:t xml:space="preserve">RF04 – </w:t>
      </w:r>
      <w:r w:rsidRPr="008D6BF7" w:rsidR="00351ABA">
        <w:rPr>
          <w:rFonts w:ascii="Calibri" w:hAnsi="Calibri" w:cs="Calibri"/>
          <w:b/>
        </w:rPr>
        <w:t>Blocco Requisiti Aggiuntivi</w:t>
      </w:r>
      <w:r w:rsidRPr="008D6BF7">
        <w:rPr>
          <w:rFonts w:ascii="Calibri" w:hAnsi="Calibri" w:cs="Calibri"/>
          <w:b/>
        </w:rPr>
        <w:t xml:space="preserve"> </w:t>
      </w:r>
    </w:p>
    <w:p w:rsidRPr="008D6BF7" w:rsidR="000E3419" w:rsidP="005B1C86" w:rsidRDefault="000E3419" w14:paraId="40FA0633" w14:textId="5F8D7CF9">
      <w:pPr>
        <w:ind w:left="-11"/>
        <w:jc w:val="both"/>
        <w:rPr>
          <w:rFonts w:ascii="Calibri" w:hAnsi="Calibri" w:cs="Calibri"/>
        </w:rPr>
      </w:pPr>
      <w:r w:rsidRPr="008D6BF7">
        <w:rPr>
          <w:rFonts w:ascii="Calibri" w:hAnsi="Calibri" w:cs="Calibri"/>
        </w:rPr>
        <w:t xml:space="preserve">All’interno del portale dei servizi sarà modificata la </w:t>
      </w:r>
      <w:r w:rsidRPr="008D6BF7" w:rsidR="00351ABA">
        <w:rPr>
          <w:rFonts w:ascii="Calibri" w:hAnsi="Calibri" w:cs="Calibri"/>
        </w:rPr>
        <w:t>funz</w:t>
      </w:r>
      <w:r w:rsidRPr="008D6BF7" w:rsidR="00AF5BC5">
        <w:rPr>
          <w:rFonts w:ascii="Calibri" w:hAnsi="Calibri" w:cs="Calibri"/>
        </w:rPr>
        <w:t xml:space="preserve">ionalità di gestione dei requisiti aggiuntivi </w:t>
      </w:r>
      <w:r w:rsidRPr="008D6BF7" w:rsidR="002072D6">
        <w:rPr>
          <w:rFonts w:ascii="Calibri" w:hAnsi="Calibri" w:cs="Calibri"/>
        </w:rPr>
        <w:t xml:space="preserve">della card “Istanza Patente” </w:t>
      </w:r>
      <w:r w:rsidRPr="008D6BF7" w:rsidR="00AF5BC5">
        <w:rPr>
          <w:rFonts w:ascii="Calibri" w:hAnsi="Calibri" w:cs="Calibri"/>
        </w:rPr>
        <w:t>per</w:t>
      </w:r>
    </w:p>
    <w:p w:rsidRPr="008D6BF7" w:rsidR="000E3419" w:rsidP="00842DA3" w:rsidRDefault="000E3419" w14:paraId="52CCAE8A" w14:textId="653E3617">
      <w:pPr>
        <w:pStyle w:val="ListParagraph"/>
        <w:numPr>
          <w:ilvl w:val="1"/>
          <w:numId w:val="30"/>
        </w:numPr>
        <w:jc w:val="both"/>
        <w:rPr>
          <w:rFonts w:ascii="Calibri" w:hAnsi="Calibri" w:cs="Calibri"/>
        </w:rPr>
      </w:pPr>
      <w:r w:rsidRPr="008D6BF7">
        <w:rPr>
          <w:rFonts w:ascii="Calibri" w:hAnsi="Calibri" w:cs="Calibri"/>
          <w:b/>
          <w:bCs/>
        </w:rPr>
        <w:t>RF0</w:t>
      </w:r>
      <w:r w:rsidRPr="008D6BF7" w:rsidR="00AF5BC5">
        <w:rPr>
          <w:rFonts w:ascii="Calibri" w:hAnsi="Calibri" w:cs="Calibri"/>
          <w:b/>
          <w:bCs/>
        </w:rPr>
        <w:t>4</w:t>
      </w:r>
      <w:r w:rsidRPr="008D6BF7">
        <w:rPr>
          <w:rFonts w:ascii="Calibri" w:hAnsi="Calibri" w:cs="Calibri"/>
          <w:b/>
          <w:bCs/>
        </w:rPr>
        <w:t xml:space="preserve">-01 – </w:t>
      </w:r>
      <w:r w:rsidRPr="008D6BF7" w:rsidR="0081172F">
        <w:rPr>
          <w:rFonts w:ascii="Calibri" w:hAnsi="Calibri" w:cs="Calibri"/>
          <w:b/>
          <w:bCs/>
        </w:rPr>
        <w:t>Blocco Nuovo requisito</w:t>
      </w:r>
      <w:r w:rsidRPr="008D6BF7">
        <w:rPr>
          <w:rFonts w:ascii="Calibri" w:hAnsi="Calibri" w:cs="Calibri"/>
        </w:rPr>
        <w:t xml:space="preserve">: </w:t>
      </w:r>
      <w:r w:rsidRPr="008D6BF7" w:rsidR="0081172F">
        <w:rPr>
          <w:rFonts w:ascii="Calibri" w:hAnsi="Calibri" w:cs="Calibri"/>
        </w:rPr>
        <w:t>impedire l’</w:t>
      </w:r>
      <w:r w:rsidRPr="008D6BF7" w:rsidR="00581AC7">
        <w:rPr>
          <w:rFonts w:ascii="Calibri" w:hAnsi="Calibri" w:cs="Calibri"/>
        </w:rPr>
        <w:t>acquisizione</w:t>
      </w:r>
      <w:r w:rsidRPr="008D6BF7" w:rsidR="0081172F">
        <w:rPr>
          <w:rFonts w:ascii="Calibri" w:hAnsi="Calibri" w:cs="Calibri"/>
        </w:rPr>
        <w:t xml:space="preserve"> di un nuovo requisito </w:t>
      </w:r>
      <w:r w:rsidRPr="008D6BF7" w:rsidR="00FD3E11">
        <w:rPr>
          <w:rFonts w:ascii="Calibri" w:hAnsi="Calibri" w:cs="Calibri"/>
        </w:rPr>
        <w:t xml:space="preserve">se il punteggio della patente è inferiore al valore soglia </w:t>
      </w:r>
      <w:r w:rsidRPr="008D6BF7" w:rsidR="005A7B39">
        <w:rPr>
          <w:rFonts w:ascii="Calibri" w:hAnsi="Calibri" w:cs="Calibri"/>
        </w:rPr>
        <w:t>allo stato definito in 15 punti</w:t>
      </w:r>
      <w:r w:rsidRPr="008D6BF7" w:rsidR="00FD3E11">
        <w:rPr>
          <w:rFonts w:ascii="Calibri" w:hAnsi="Calibri" w:cs="Calibri"/>
        </w:rPr>
        <w:t xml:space="preserve"> </w:t>
      </w:r>
    </w:p>
    <w:p w:rsidRPr="008D6BF7" w:rsidR="00C72F9A" w:rsidP="00842DA3" w:rsidRDefault="005A7B39" w14:paraId="3FDE280B" w14:textId="4C79C131">
      <w:pPr>
        <w:pStyle w:val="ListParagraph"/>
        <w:numPr>
          <w:ilvl w:val="1"/>
          <w:numId w:val="30"/>
        </w:numPr>
        <w:jc w:val="both"/>
        <w:rPr>
          <w:rFonts w:ascii="Calibri" w:hAnsi="Calibri" w:cs="Calibri"/>
        </w:rPr>
      </w:pPr>
      <w:r w:rsidRPr="008D6BF7">
        <w:rPr>
          <w:rFonts w:ascii="Calibri" w:hAnsi="Calibri" w:cs="Calibri"/>
          <w:b/>
          <w:bCs/>
        </w:rPr>
        <w:t xml:space="preserve">RF04-02– </w:t>
      </w:r>
      <w:bookmarkStart w:name="_Hlk213751259" w:id="149"/>
      <w:r w:rsidRPr="008D6BF7">
        <w:rPr>
          <w:rFonts w:ascii="Calibri" w:hAnsi="Calibri" w:cs="Calibri"/>
          <w:b/>
          <w:bCs/>
        </w:rPr>
        <w:t>Blocco Estensione requisito</w:t>
      </w:r>
      <w:bookmarkEnd w:id="149"/>
      <w:r w:rsidRPr="008D6BF7">
        <w:rPr>
          <w:rFonts w:ascii="Calibri" w:hAnsi="Calibri" w:cs="Calibri"/>
        </w:rPr>
        <w:t xml:space="preserve">: impedire l’estensione temporale di un requisito se il punteggio della patente è inferiore al valore soglia allo stato definito in 15 punti </w:t>
      </w:r>
    </w:p>
    <w:p w:rsidRPr="008D6BF7" w:rsidR="008A42D6" w:rsidP="005B1C86" w:rsidRDefault="008A42D6" w14:paraId="2574C75E" w14:textId="77777777">
      <w:pPr>
        <w:pStyle w:val="ListParagraph"/>
        <w:numPr>
          <w:ilvl w:val="0"/>
          <w:numId w:val="0"/>
        </w:numPr>
        <w:ind w:left="1440"/>
        <w:jc w:val="both"/>
        <w:rPr>
          <w:rFonts w:ascii="Calibri" w:hAnsi="Calibri" w:cs="Calibri"/>
        </w:rPr>
      </w:pPr>
    </w:p>
    <w:p w:rsidRPr="008D6BF7" w:rsidR="008A42D6" w:rsidP="00842DA3" w:rsidRDefault="008A42D6" w14:paraId="40816399" w14:textId="1DA64B79">
      <w:pPr>
        <w:pStyle w:val="ListParagraph"/>
        <w:numPr>
          <w:ilvl w:val="0"/>
          <w:numId w:val="22"/>
        </w:numPr>
        <w:ind w:left="426" w:hanging="437"/>
        <w:jc w:val="both"/>
        <w:rPr>
          <w:rFonts w:ascii="Calibri" w:hAnsi="Calibri" w:cs="Calibri"/>
          <w:b/>
        </w:rPr>
      </w:pPr>
      <w:r w:rsidRPr="008D6BF7">
        <w:rPr>
          <w:rFonts w:ascii="Calibri" w:hAnsi="Calibri" w:cs="Calibri"/>
          <w:b/>
        </w:rPr>
        <w:t xml:space="preserve">RF05 – </w:t>
      </w:r>
      <w:r w:rsidRPr="008D6BF7" w:rsidR="002B0563">
        <w:rPr>
          <w:rFonts w:ascii="Calibri" w:hAnsi="Calibri" w:cs="Calibri"/>
          <w:b/>
        </w:rPr>
        <w:t>Decurta</w:t>
      </w:r>
      <w:r w:rsidRPr="008D6BF7" w:rsidR="00B074C8">
        <w:rPr>
          <w:rFonts w:ascii="Calibri" w:hAnsi="Calibri" w:cs="Calibri"/>
          <w:b/>
        </w:rPr>
        <w:t>zioni da Verbale Unico</w:t>
      </w:r>
      <w:r w:rsidRPr="008D6BF7">
        <w:rPr>
          <w:rFonts w:ascii="Calibri" w:hAnsi="Calibri" w:cs="Calibri"/>
          <w:b/>
        </w:rPr>
        <w:t xml:space="preserve"> </w:t>
      </w:r>
    </w:p>
    <w:p w:rsidRPr="008D6BF7" w:rsidR="008A42D6" w:rsidP="001656D5" w:rsidRDefault="009C7347" w14:paraId="3ED6B0B6" w14:textId="49E85126">
      <w:pPr>
        <w:ind w:left="426" w:hanging="66"/>
        <w:jc w:val="both"/>
        <w:rPr>
          <w:rFonts w:ascii="Calibri" w:hAnsi="Calibri" w:cs="Calibri"/>
        </w:rPr>
      </w:pPr>
      <w:r w:rsidRPr="008D6BF7">
        <w:rPr>
          <w:rFonts w:ascii="Calibri" w:hAnsi="Calibri" w:cs="Calibri"/>
        </w:rPr>
        <w:t xml:space="preserve">In seguito alla redazione di un nuovo Verbale Unico da parte di un Ispettore nel </w:t>
      </w:r>
      <w:r w:rsidRPr="008D6BF7" w:rsidR="008A3549">
        <w:rPr>
          <w:rFonts w:ascii="Calibri" w:hAnsi="Calibri" w:cs="Calibri"/>
        </w:rPr>
        <w:t>s</w:t>
      </w:r>
      <w:r w:rsidRPr="008D6BF7">
        <w:rPr>
          <w:rFonts w:ascii="Calibri" w:hAnsi="Calibri" w:cs="Calibri"/>
        </w:rPr>
        <w:t>istema</w:t>
      </w:r>
      <w:r w:rsidRPr="008D6BF7" w:rsidR="00F37686">
        <w:rPr>
          <w:rFonts w:ascii="Calibri" w:hAnsi="Calibri" w:cs="Calibri"/>
        </w:rPr>
        <w:t xml:space="preserve"> </w:t>
      </w:r>
      <w:r w:rsidRPr="008D6BF7" w:rsidR="00013DA3">
        <w:rPr>
          <w:rFonts w:ascii="Calibri" w:hAnsi="Calibri" w:cs="Calibri"/>
        </w:rPr>
        <w:t>INL</w:t>
      </w:r>
      <w:r w:rsidRPr="008D6BF7">
        <w:rPr>
          <w:rFonts w:ascii="Calibri" w:hAnsi="Calibri" w:cs="Calibri"/>
        </w:rPr>
        <w:t>, il</w:t>
      </w:r>
      <w:r w:rsidRPr="008D6BF7" w:rsidR="001656D5">
        <w:rPr>
          <w:rFonts w:ascii="Calibri" w:hAnsi="Calibri" w:cs="Calibri"/>
        </w:rPr>
        <w:t xml:space="preserve"> </w:t>
      </w:r>
      <w:r w:rsidRPr="008D6BF7">
        <w:rPr>
          <w:rFonts w:ascii="Calibri" w:hAnsi="Calibri" w:cs="Calibri"/>
        </w:rPr>
        <w:t xml:space="preserve">Soggetto Giuridico </w:t>
      </w:r>
      <w:r w:rsidRPr="008D6BF7" w:rsidR="008779AE">
        <w:rPr>
          <w:rFonts w:ascii="Calibri" w:hAnsi="Calibri" w:cs="Calibri"/>
        </w:rPr>
        <w:t>associato al</w:t>
      </w:r>
      <w:r w:rsidRPr="008D6BF7">
        <w:rPr>
          <w:rFonts w:ascii="Calibri" w:hAnsi="Calibri" w:cs="Calibri"/>
        </w:rPr>
        <w:t xml:space="preserve"> verbale </w:t>
      </w:r>
      <w:r w:rsidRPr="008D6BF7" w:rsidR="00FA5871">
        <w:rPr>
          <w:rFonts w:ascii="Calibri" w:hAnsi="Calibri" w:cs="Calibri"/>
        </w:rPr>
        <w:t xml:space="preserve">potrebbe </w:t>
      </w:r>
      <w:r w:rsidRPr="008D6BF7">
        <w:rPr>
          <w:rFonts w:ascii="Calibri" w:hAnsi="Calibri" w:cs="Calibri"/>
        </w:rPr>
        <w:t xml:space="preserve">subire </w:t>
      </w:r>
      <w:r w:rsidRPr="008D6BF7" w:rsidR="00756D37">
        <w:rPr>
          <w:rFonts w:ascii="Calibri" w:hAnsi="Calibri" w:cs="Calibri"/>
        </w:rPr>
        <w:t xml:space="preserve">alla notifica del verbale </w:t>
      </w:r>
      <w:r w:rsidRPr="008D6BF7">
        <w:rPr>
          <w:rFonts w:ascii="Calibri" w:hAnsi="Calibri" w:cs="Calibri"/>
        </w:rPr>
        <w:t>una decurtazione</w:t>
      </w:r>
      <w:r w:rsidRPr="008D6BF7" w:rsidR="00066801">
        <w:rPr>
          <w:rFonts w:ascii="Calibri" w:hAnsi="Calibri" w:cs="Calibri"/>
        </w:rPr>
        <w:t xml:space="preserve"> del punteggio della PAC</w:t>
      </w:r>
      <w:r w:rsidRPr="008D6BF7" w:rsidR="000E597C">
        <w:rPr>
          <w:rFonts w:ascii="Calibri" w:hAnsi="Calibri" w:cs="Calibri"/>
        </w:rPr>
        <w:t xml:space="preserve">. Il punteggio da </w:t>
      </w:r>
      <w:r w:rsidRPr="008D6BF7" w:rsidR="001514CD">
        <w:rPr>
          <w:rFonts w:ascii="Calibri" w:hAnsi="Calibri" w:cs="Calibri"/>
        </w:rPr>
        <w:t xml:space="preserve">decurtare è determinato </w:t>
      </w:r>
      <w:r w:rsidRPr="008D6BF7">
        <w:rPr>
          <w:rFonts w:ascii="Calibri" w:hAnsi="Calibri" w:cs="Calibri"/>
        </w:rPr>
        <w:t xml:space="preserve">secondo le regole definite </w:t>
      </w:r>
      <w:r w:rsidRPr="008D6BF7">
        <w:rPr>
          <w:rFonts w:ascii="Calibri" w:hAnsi="Calibri" w:cs="Calibri"/>
          <w:i/>
          <w:iCs/>
        </w:rPr>
        <w:t>nell'Allegato I-Bis del Dlgs. 81/2008</w:t>
      </w:r>
      <w:r w:rsidRPr="008D6BF7" w:rsidR="003832A8">
        <w:rPr>
          <w:rFonts w:ascii="Calibri" w:hAnsi="Calibri" w:cs="Calibri"/>
        </w:rPr>
        <w:t xml:space="preserve"> e </w:t>
      </w:r>
      <w:r w:rsidRPr="008D6BF7" w:rsidR="002B51DA">
        <w:rPr>
          <w:rFonts w:ascii="Calibri" w:hAnsi="Calibri" w:cs="Calibri"/>
        </w:rPr>
        <w:t>dalla</w:t>
      </w:r>
      <w:r w:rsidRPr="008D6BF7" w:rsidR="003832A8">
        <w:rPr>
          <w:rFonts w:ascii="Calibri" w:hAnsi="Calibri" w:cs="Calibri"/>
        </w:rPr>
        <w:t xml:space="preserve"> “Regola del massimale”, ovvero che in caso di più violazioni nello stesso accertamento, la decurtazione massima è il doppio della violazione più grave. </w:t>
      </w:r>
    </w:p>
    <w:p w:rsidRPr="008D6BF7" w:rsidR="00914538" w:rsidP="00842DA3" w:rsidRDefault="008A42D6" w14:paraId="58816957" w14:textId="579C37AC">
      <w:pPr>
        <w:pStyle w:val="ListParagraph"/>
        <w:numPr>
          <w:ilvl w:val="0"/>
          <w:numId w:val="33"/>
        </w:numPr>
        <w:ind w:left="1418" w:hanging="425"/>
        <w:jc w:val="both"/>
        <w:rPr>
          <w:rFonts w:ascii="Calibri" w:hAnsi="Calibri" w:cs="Calibri"/>
        </w:rPr>
      </w:pPr>
      <w:r w:rsidRPr="008D6BF7">
        <w:rPr>
          <w:rFonts w:ascii="Calibri" w:hAnsi="Calibri" w:cs="Calibri"/>
          <w:b/>
          <w:bCs/>
        </w:rPr>
        <w:t>RF0</w:t>
      </w:r>
      <w:r w:rsidRPr="008D6BF7" w:rsidR="00A74B7B">
        <w:rPr>
          <w:rFonts w:ascii="Calibri" w:hAnsi="Calibri" w:cs="Calibri"/>
          <w:b/>
          <w:bCs/>
        </w:rPr>
        <w:t>5</w:t>
      </w:r>
      <w:r w:rsidRPr="008D6BF7">
        <w:rPr>
          <w:rFonts w:ascii="Calibri" w:hAnsi="Calibri" w:cs="Calibri"/>
          <w:b/>
          <w:bCs/>
        </w:rPr>
        <w:t xml:space="preserve">-01 – </w:t>
      </w:r>
      <w:r w:rsidRPr="008D6BF7" w:rsidR="001F4455">
        <w:rPr>
          <w:rFonts w:ascii="Calibri" w:hAnsi="Calibri" w:cs="Calibri"/>
          <w:b/>
          <w:bCs/>
        </w:rPr>
        <w:t>Con</w:t>
      </w:r>
      <w:r w:rsidRPr="008D6BF7" w:rsidR="00E14CD8">
        <w:rPr>
          <w:rFonts w:ascii="Calibri" w:hAnsi="Calibri" w:cs="Calibri"/>
          <w:b/>
          <w:bCs/>
        </w:rPr>
        <w:t xml:space="preserve">dizioni </w:t>
      </w:r>
      <w:r w:rsidRPr="008D6BF7" w:rsidR="00AA313A">
        <w:rPr>
          <w:rFonts w:ascii="Calibri" w:hAnsi="Calibri" w:cs="Calibri"/>
          <w:b/>
          <w:bCs/>
        </w:rPr>
        <w:t>di applicabilità della Decurtazione da VU</w:t>
      </w:r>
      <w:r w:rsidRPr="008D6BF7">
        <w:rPr>
          <w:rFonts w:ascii="Calibri" w:hAnsi="Calibri" w:cs="Calibri"/>
        </w:rPr>
        <w:t xml:space="preserve">: </w:t>
      </w:r>
      <w:r w:rsidRPr="008D6BF7" w:rsidR="00687B89">
        <w:rPr>
          <w:rFonts w:ascii="Calibri" w:hAnsi="Calibri" w:cs="Calibri"/>
        </w:rPr>
        <w:t>Al fine di verificare se la patente debba subire una decurtazione il sistema di gestione della decurtazione e dei recuperi deve verificare che:</w:t>
      </w:r>
    </w:p>
    <w:p w:rsidRPr="008D6BF7" w:rsidR="00832A3B" w:rsidP="00842DA3" w:rsidRDefault="00914538" w14:paraId="7692C97B" w14:textId="0985F236">
      <w:pPr>
        <w:pStyle w:val="ListParagraph"/>
        <w:numPr>
          <w:ilvl w:val="2"/>
          <w:numId w:val="30"/>
        </w:numPr>
        <w:jc w:val="both"/>
        <w:rPr>
          <w:rFonts w:ascii="Calibri" w:hAnsi="Calibri" w:cs="Calibri"/>
        </w:rPr>
      </w:pPr>
      <w:r w:rsidRPr="008D6BF7">
        <w:rPr>
          <w:rFonts w:ascii="Calibri" w:hAnsi="Calibri" w:cs="Calibri"/>
        </w:rPr>
        <w:t xml:space="preserve">il soggetto giuridico associato al </w:t>
      </w:r>
      <w:r w:rsidRPr="008D6BF7" w:rsidR="00832A3B">
        <w:rPr>
          <w:rFonts w:ascii="Calibri" w:hAnsi="Calibri" w:cs="Calibri"/>
        </w:rPr>
        <w:t>VU</w:t>
      </w:r>
      <w:r w:rsidRPr="008D6BF7">
        <w:rPr>
          <w:rFonts w:ascii="Calibri" w:hAnsi="Calibri" w:cs="Calibri"/>
        </w:rPr>
        <w:t xml:space="preserve"> è in possesso di una patente emessa e non revocata</w:t>
      </w:r>
      <w:r w:rsidRPr="008D6BF7" w:rsidR="00E366FE">
        <w:rPr>
          <w:rFonts w:ascii="Calibri" w:hAnsi="Calibri" w:cs="Calibri"/>
        </w:rPr>
        <w:t>;</w:t>
      </w:r>
    </w:p>
    <w:p w:rsidRPr="008D6BF7" w:rsidR="008A42D6" w:rsidP="00842DA3" w:rsidRDefault="00832A3B" w14:paraId="4D45FE93" w14:textId="7184432F">
      <w:pPr>
        <w:pStyle w:val="ListParagraph"/>
        <w:numPr>
          <w:ilvl w:val="2"/>
          <w:numId w:val="30"/>
        </w:numPr>
        <w:jc w:val="both"/>
        <w:rPr>
          <w:rFonts w:ascii="Calibri" w:hAnsi="Calibri" w:cs="Calibri"/>
        </w:rPr>
      </w:pPr>
      <w:r w:rsidRPr="008D6BF7">
        <w:rPr>
          <w:rFonts w:ascii="Calibri" w:hAnsi="Calibri" w:cs="Calibri"/>
        </w:rPr>
        <w:t>l’illecito</w:t>
      </w:r>
      <w:r w:rsidRPr="008D6BF7" w:rsidR="00520C79">
        <w:rPr>
          <w:rFonts w:ascii="Calibri" w:hAnsi="Calibri" w:cs="Calibri"/>
        </w:rPr>
        <w:t xml:space="preserve"> contenuto nel VU </w:t>
      </w:r>
      <w:r w:rsidRPr="008D6BF7">
        <w:rPr>
          <w:rFonts w:ascii="Calibri" w:hAnsi="Calibri" w:cs="Calibri"/>
        </w:rPr>
        <w:t>è associato</w:t>
      </w:r>
      <w:r w:rsidRPr="008D6BF7" w:rsidR="00E366FE">
        <w:rPr>
          <w:rFonts w:ascii="Calibri" w:hAnsi="Calibri" w:cs="Calibri"/>
        </w:rPr>
        <w:t xml:space="preserve"> o è stato associato</w:t>
      </w:r>
      <w:r w:rsidRPr="008D6BF7">
        <w:rPr>
          <w:rFonts w:ascii="Calibri" w:hAnsi="Calibri" w:cs="Calibri"/>
        </w:rPr>
        <w:t xml:space="preserve"> </w:t>
      </w:r>
      <w:r w:rsidRPr="008D6BF7" w:rsidR="00520C79">
        <w:rPr>
          <w:rFonts w:ascii="Calibri" w:hAnsi="Calibri" w:cs="Calibri"/>
        </w:rPr>
        <w:t>ad</w:t>
      </w:r>
      <w:r w:rsidRPr="008D6BF7" w:rsidR="00914538">
        <w:rPr>
          <w:rFonts w:ascii="Calibri" w:hAnsi="Calibri" w:cs="Calibri"/>
        </w:rPr>
        <w:t xml:space="preserve"> </w:t>
      </w:r>
      <w:r w:rsidRPr="008D6BF7" w:rsidR="00E366FE">
        <w:rPr>
          <w:rFonts w:ascii="Calibri" w:hAnsi="Calibri" w:cs="Calibri"/>
        </w:rPr>
        <w:t xml:space="preserve">almeno </w:t>
      </w:r>
      <w:r w:rsidRPr="008D6BF7" w:rsidR="00520C79">
        <w:rPr>
          <w:rFonts w:ascii="Calibri" w:hAnsi="Calibri" w:cs="Calibri"/>
        </w:rPr>
        <w:t>una fattispecie</w:t>
      </w:r>
      <w:r w:rsidRPr="008D6BF7" w:rsidR="00E366FE">
        <w:rPr>
          <w:rFonts w:ascii="Calibri" w:hAnsi="Calibri" w:cs="Calibri"/>
        </w:rPr>
        <w:t>;</w:t>
      </w:r>
    </w:p>
    <w:p w:rsidRPr="008D6BF7" w:rsidR="00A34D8C" w:rsidP="00842DA3" w:rsidRDefault="00A34D8C" w14:paraId="3E48B627" w14:textId="07445C37">
      <w:pPr>
        <w:pStyle w:val="ListParagraph"/>
        <w:numPr>
          <w:ilvl w:val="2"/>
          <w:numId w:val="30"/>
        </w:numPr>
        <w:jc w:val="both"/>
        <w:rPr>
          <w:rFonts w:ascii="Calibri" w:hAnsi="Calibri" w:cs="Calibri"/>
        </w:rPr>
      </w:pPr>
      <w:r w:rsidRPr="008D6BF7">
        <w:rPr>
          <w:rFonts w:ascii="Calibri" w:hAnsi="Calibri" w:cs="Calibri"/>
        </w:rPr>
        <w:t>la da</w:t>
      </w:r>
      <w:r w:rsidRPr="008D6BF7" w:rsidR="00EE28F0">
        <w:rPr>
          <w:rFonts w:ascii="Calibri" w:hAnsi="Calibri" w:cs="Calibri"/>
        </w:rPr>
        <w:t>ta</w:t>
      </w:r>
      <w:r w:rsidRPr="008D6BF7">
        <w:rPr>
          <w:rFonts w:ascii="Calibri" w:hAnsi="Calibri" w:cs="Calibri"/>
        </w:rPr>
        <w:t xml:space="preserve"> in cui è stato commesso l’illecito contenuto</w:t>
      </w:r>
      <w:r w:rsidRPr="008D6BF7" w:rsidR="002A531E">
        <w:rPr>
          <w:rFonts w:ascii="Calibri" w:hAnsi="Calibri" w:cs="Calibri"/>
        </w:rPr>
        <w:t xml:space="preserve"> nel VU</w:t>
      </w:r>
      <w:r w:rsidRPr="008D6BF7" w:rsidR="00797A3C">
        <w:rPr>
          <w:rFonts w:ascii="Calibri" w:hAnsi="Calibri" w:cs="Calibri"/>
        </w:rPr>
        <w:t xml:space="preserve"> è successiva o coincidente con la data di emissione della patente;</w:t>
      </w:r>
    </w:p>
    <w:p w:rsidRPr="008D6BF7" w:rsidR="00417514" w:rsidP="00842DA3" w:rsidRDefault="008A42D6" w14:paraId="279C1DDC" w14:textId="39847416">
      <w:pPr>
        <w:pStyle w:val="ListParagraph"/>
        <w:numPr>
          <w:ilvl w:val="1"/>
          <w:numId w:val="30"/>
        </w:numPr>
        <w:jc w:val="both"/>
        <w:rPr>
          <w:rFonts w:ascii="Calibri" w:hAnsi="Calibri" w:cs="Calibri"/>
        </w:rPr>
      </w:pPr>
      <w:r w:rsidRPr="008D6BF7">
        <w:rPr>
          <w:rFonts w:ascii="Calibri" w:hAnsi="Calibri" w:cs="Calibri"/>
          <w:b/>
          <w:bCs/>
        </w:rPr>
        <w:t>RF0</w:t>
      </w:r>
      <w:r w:rsidRPr="008D6BF7" w:rsidR="009F4427">
        <w:rPr>
          <w:rFonts w:ascii="Calibri" w:hAnsi="Calibri" w:cs="Calibri"/>
          <w:b/>
          <w:bCs/>
        </w:rPr>
        <w:t>5</w:t>
      </w:r>
      <w:r w:rsidRPr="008D6BF7">
        <w:rPr>
          <w:rFonts w:ascii="Calibri" w:hAnsi="Calibri" w:cs="Calibri"/>
          <w:b/>
          <w:bCs/>
        </w:rPr>
        <w:t>-02</w:t>
      </w:r>
      <w:r w:rsidRPr="008D6BF7" w:rsidR="00B931E9">
        <w:rPr>
          <w:rFonts w:ascii="Calibri" w:hAnsi="Calibri" w:cs="Calibri"/>
          <w:b/>
          <w:bCs/>
        </w:rPr>
        <w:t xml:space="preserve"> </w:t>
      </w:r>
      <w:r w:rsidRPr="008D6BF7">
        <w:rPr>
          <w:rFonts w:ascii="Calibri" w:hAnsi="Calibri" w:cs="Calibri"/>
          <w:b/>
          <w:bCs/>
        </w:rPr>
        <w:t xml:space="preserve">– </w:t>
      </w:r>
      <w:r w:rsidRPr="008D6BF7" w:rsidR="0086312D">
        <w:rPr>
          <w:rFonts w:ascii="Calibri" w:hAnsi="Calibri" w:cs="Calibri"/>
          <w:b/>
          <w:bCs/>
        </w:rPr>
        <w:t>Determinazione</w:t>
      </w:r>
      <w:r w:rsidRPr="008D6BF7" w:rsidR="00234BD2">
        <w:rPr>
          <w:rFonts w:ascii="Calibri" w:hAnsi="Calibri" w:cs="Calibri"/>
          <w:b/>
          <w:bCs/>
        </w:rPr>
        <w:t xml:space="preserve"> fattispecie</w:t>
      </w:r>
      <w:r w:rsidRPr="008D6BF7">
        <w:rPr>
          <w:rFonts w:ascii="Calibri" w:hAnsi="Calibri" w:cs="Calibri"/>
        </w:rPr>
        <w:t xml:space="preserve">: </w:t>
      </w:r>
      <w:r w:rsidRPr="008D6BF7" w:rsidR="00417514">
        <w:rPr>
          <w:rFonts w:ascii="Calibri" w:hAnsi="Calibri" w:cs="Calibri"/>
        </w:rPr>
        <w:t xml:space="preserve">se </w:t>
      </w:r>
      <w:r w:rsidRPr="008D6BF7" w:rsidR="009A13CC">
        <w:rPr>
          <w:rFonts w:ascii="Calibri" w:hAnsi="Calibri" w:cs="Calibri"/>
        </w:rPr>
        <w:t>sono verificate tutte le precedenti condizioni,</w:t>
      </w:r>
      <w:r w:rsidRPr="008D6BF7" w:rsidR="00417514">
        <w:rPr>
          <w:rFonts w:ascii="Calibri" w:hAnsi="Calibri" w:cs="Calibri"/>
        </w:rPr>
        <w:t xml:space="preserve"> </w:t>
      </w:r>
      <w:r w:rsidRPr="008D6BF7" w:rsidR="0086312D">
        <w:rPr>
          <w:rFonts w:ascii="Calibri" w:hAnsi="Calibri" w:cs="Calibri"/>
        </w:rPr>
        <w:t xml:space="preserve">il sistema di gestione decurtazioni e recuperi deve determinare </w:t>
      </w:r>
      <w:r w:rsidRPr="008D6BF7" w:rsidR="00AA5E81">
        <w:rPr>
          <w:rFonts w:ascii="Calibri" w:hAnsi="Calibri" w:cs="Calibri"/>
        </w:rPr>
        <w:t xml:space="preserve">la </w:t>
      </w:r>
      <w:r w:rsidRPr="008D6BF7" w:rsidR="0086312D">
        <w:rPr>
          <w:rFonts w:ascii="Calibri" w:hAnsi="Calibri" w:cs="Calibri"/>
        </w:rPr>
        <w:t>fattispecie</w:t>
      </w:r>
      <w:r w:rsidRPr="008D6BF7" w:rsidR="00AA5E81">
        <w:rPr>
          <w:rFonts w:ascii="Calibri" w:hAnsi="Calibri" w:cs="Calibri"/>
        </w:rPr>
        <w:t xml:space="preserve"> associata all’illecito in relazione </w:t>
      </w:r>
      <w:r w:rsidRPr="008D6BF7" w:rsidR="00743BE1">
        <w:rPr>
          <w:rFonts w:ascii="Calibri" w:hAnsi="Calibri" w:cs="Calibri"/>
        </w:rPr>
        <w:t>all’illecito</w:t>
      </w:r>
      <w:r w:rsidRPr="008D6BF7" w:rsidR="006D4EAD">
        <w:rPr>
          <w:rFonts w:ascii="Calibri" w:hAnsi="Calibri" w:cs="Calibri"/>
        </w:rPr>
        <w:t xml:space="preserve"> stesso</w:t>
      </w:r>
      <w:r w:rsidRPr="008D6BF7" w:rsidR="00743BE1">
        <w:rPr>
          <w:rFonts w:ascii="Calibri" w:hAnsi="Calibri" w:cs="Calibri"/>
        </w:rPr>
        <w:t xml:space="preserve"> e </w:t>
      </w:r>
      <w:r w:rsidRPr="008D6BF7" w:rsidR="00AA5E81">
        <w:rPr>
          <w:rFonts w:ascii="Calibri" w:hAnsi="Calibri" w:cs="Calibri"/>
        </w:rPr>
        <w:t>alla data in cui è stato commesso</w:t>
      </w:r>
      <w:r w:rsidRPr="008D6BF7" w:rsidR="00372C0D">
        <w:rPr>
          <w:rFonts w:ascii="Calibri" w:hAnsi="Calibri" w:cs="Calibri"/>
        </w:rPr>
        <w:t>;</w:t>
      </w:r>
    </w:p>
    <w:p w:rsidRPr="008D6BF7" w:rsidR="00762FFA" w:rsidP="00842DA3" w:rsidRDefault="00AA5E81" w14:paraId="15140EFC" w14:textId="2795A77E">
      <w:pPr>
        <w:pStyle w:val="ListParagraph"/>
        <w:numPr>
          <w:ilvl w:val="1"/>
          <w:numId w:val="30"/>
        </w:numPr>
        <w:jc w:val="both"/>
        <w:rPr>
          <w:rFonts w:ascii="Calibri" w:hAnsi="Calibri" w:cs="Calibri"/>
        </w:rPr>
      </w:pPr>
      <w:r w:rsidRPr="008D6BF7">
        <w:rPr>
          <w:rFonts w:ascii="Calibri" w:hAnsi="Calibri" w:cs="Calibri"/>
        </w:rPr>
        <w:t xml:space="preserve"> </w:t>
      </w:r>
      <w:r w:rsidRPr="008D6BF7" w:rsidR="00743BE1">
        <w:rPr>
          <w:rFonts w:ascii="Calibri" w:hAnsi="Calibri" w:cs="Calibri"/>
          <w:b/>
          <w:bCs/>
        </w:rPr>
        <w:t>RF05-03 – Elementi</w:t>
      </w:r>
      <w:r w:rsidRPr="008D6BF7" w:rsidR="00185F87">
        <w:rPr>
          <w:rFonts w:ascii="Calibri" w:hAnsi="Calibri" w:cs="Calibri"/>
          <w:b/>
          <w:bCs/>
        </w:rPr>
        <w:t xml:space="preserve"> da acquisire da VU</w:t>
      </w:r>
      <w:r w:rsidRPr="008D6BF7" w:rsidR="00743BE1">
        <w:rPr>
          <w:rFonts w:ascii="Calibri" w:hAnsi="Calibri" w:cs="Calibri"/>
        </w:rPr>
        <w:t xml:space="preserve">: </w:t>
      </w:r>
      <w:r w:rsidRPr="008D6BF7" w:rsidR="00AD0903">
        <w:rPr>
          <w:rFonts w:ascii="Calibri" w:hAnsi="Calibri" w:cs="Calibri"/>
        </w:rPr>
        <w:t xml:space="preserve">in base alla fattispecie determinata il sistema di gestione decurtazioni e recuperi deve </w:t>
      </w:r>
      <w:r w:rsidRPr="008D6BF7" w:rsidR="00104B99">
        <w:rPr>
          <w:rFonts w:ascii="Calibri" w:hAnsi="Calibri" w:cs="Calibri"/>
        </w:rPr>
        <w:t>indicare</w:t>
      </w:r>
      <w:r w:rsidRPr="008D6BF7" w:rsidR="00AD0903">
        <w:rPr>
          <w:rFonts w:ascii="Calibri" w:hAnsi="Calibri" w:cs="Calibri"/>
        </w:rPr>
        <w:t xml:space="preserve"> </w:t>
      </w:r>
      <w:r w:rsidRPr="008D6BF7" w:rsidR="009F4427">
        <w:rPr>
          <w:rFonts w:ascii="Calibri" w:hAnsi="Calibri" w:cs="Calibri"/>
        </w:rPr>
        <w:t>al sistema di gestione del VU le</w:t>
      </w:r>
      <w:r w:rsidRPr="008D6BF7" w:rsidR="00104B99">
        <w:rPr>
          <w:rFonts w:ascii="Calibri" w:hAnsi="Calibri" w:cs="Calibri"/>
        </w:rPr>
        <w:t xml:space="preserve"> ulteriori</w:t>
      </w:r>
      <w:r w:rsidRPr="008D6BF7" w:rsidR="009F4427">
        <w:rPr>
          <w:rFonts w:ascii="Calibri" w:hAnsi="Calibri" w:cs="Calibri"/>
        </w:rPr>
        <w:t xml:space="preserve"> informazioni </w:t>
      </w:r>
      <w:r w:rsidRPr="008D6BF7" w:rsidR="005D0CB0">
        <w:rPr>
          <w:rFonts w:ascii="Calibri" w:hAnsi="Calibri" w:cs="Calibri"/>
        </w:rPr>
        <w:t>che l’ispettore deve fornire</w:t>
      </w:r>
      <w:r w:rsidRPr="008D6BF7" w:rsidR="00372C0D">
        <w:rPr>
          <w:rFonts w:ascii="Calibri" w:hAnsi="Calibri" w:cs="Calibri"/>
        </w:rPr>
        <w:t>,</w:t>
      </w:r>
      <w:r w:rsidRPr="008D6BF7" w:rsidR="00AE0442">
        <w:rPr>
          <w:rFonts w:ascii="Calibri" w:hAnsi="Calibri" w:cs="Calibri"/>
        </w:rPr>
        <w:t xml:space="preserve"> a</w:t>
      </w:r>
      <w:r w:rsidRPr="008D6BF7" w:rsidR="005D0CB0">
        <w:rPr>
          <w:rFonts w:ascii="Calibri" w:hAnsi="Calibri" w:cs="Calibri"/>
        </w:rPr>
        <w:t xml:space="preserve">llo stato attuale </w:t>
      </w:r>
      <w:r w:rsidRPr="008D6BF7" w:rsidR="00AE0442">
        <w:rPr>
          <w:rFonts w:ascii="Calibri" w:hAnsi="Calibri" w:cs="Calibri"/>
        </w:rPr>
        <w:t>sono: illecito</w:t>
      </w:r>
      <w:r w:rsidRPr="008D6BF7" w:rsidR="00E610A0">
        <w:rPr>
          <w:rFonts w:ascii="Calibri" w:hAnsi="Calibri" w:cs="Calibri"/>
        </w:rPr>
        <w:t xml:space="preserve">, data in cui è stato commesso l’illecito, </w:t>
      </w:r>
      <w:r w:rsidRPr="008D6BF7" w:rsidR="00F02EAA">
        <w:rPr>
          <w:rFonts w:ascii="Calibri" w:hAnsi="Calibri" w:cs="Calibri"/>
        </w:rPr>
        <w:t xml:space="preserve">ed eventualmente </w:t>
      </w:r>
      <w:r w:rsidRPr="008D6BF7" w:rsidR="00E610A0">
        <w:rPr>
          <w:rFonts w:ascii="Calibri" w:hAnsi="Calibri" w:cs="Calibri"/>
        </w:rPr>
        <w:t>il codice fiscale del lavoratore</w:t>
      </w:r>
      <w:r w:rsidRPr="008D6BF7" w:rsidR="00321864">
        <w:rPr>
          <w:rFonts w:ascii="Calibri" w:hAnsi="Calibri" w:cs="Calibri"/>
        </w:rPr>
        <w:t xml:space="preserve"> se </w:t>
      </w:r>
      <w:r w:rsidRPr="008D6BF7" w:rsidR="00F02EAA">
        <w:rPr>
          <w:rFonts w:ascii="Calibri" w:hAnsi="Calibri" w:cs="Calibri"/>
        </w:rPr>
        <w:t xml:space="preserve">previsto dalla </w:t>
      </w:r>
      <w:r w:rsidRPr="008D6BF7" w:rsidR="00321864">
        <w:rPr>
          <w:rFonts w:ascii="Calibri" w:hAnsi="Calibri" w:cs="Calibri"/>
        </w:rPr>
        <w:t>fat</w:t>
      </w:r>
      <w:r w:rsidRPr="008D6BF7" w:rsidR="00F02EAA">
        <w:rPr>
          <w:rFonts w:ascii="Calibri" w:hAnsi="Calibri" w:cs="Calibri"/>
        </w:rPr>
        <w:t>t</w:t>
      </w:r>
      <w:r w:rsidRPr="008D6BF7" w:rsidR="00321864">
        <w:rPr>
          <w:rFonts w:ascii="Calibri" w:hAnsi="Calibri" w:cs="Calibri"/>
        </w:rPr>
        <w:t>ispecie</w:t>
      </w:r>
      <w:r w:rsidRPr="008D6BF7" w:rsidR="00372C0D">
        <w:rPr>
          <w:rFonts w:ascii="Calibri" w:hAnsi="Calibri" w:cs="Calibri"/>
        </w:rPr>
        <w:t>;</w:t>
      </w:r>
      <w:r w:rsidRPr="008D6BF7" w:rsidR="00762FFA">
        <w:rPr>
          <w:rFonts w:ascii="Calibri" w:hAnsi="Calibri" w:cs="Calibri"/>
        </w:rPr>
        <w:t xml:space="preserve"> </w:t>
      </w:r>
    </w:p>
    <w:p w:rsidRPr="008D6BF7" w:rsidR="00577329" w:rsidP="00842DA3" w:rsidRDefault="00BF4FE4" w14:paraId="39463FA5" w14:textId="5C486653">
      <w:pPr>
        <w:pStyle w:val="ListParagraph"/>
        <w:numPr>
          <w:ilvl w:val="1"/>
          <w:numId w:val="30"/>
        </w:numPr>
        <w:jc w:val="both"/>
        <w:rPr>
          <w:rFonts w:ascii="Calibri" w:hAnsi="Calibri" w:cs="Calibri"/>
        </w:rPr>
      </w:pPr>
      <w:r w:rsidRPr="008D6BF7">
        <w:rPr>
          <w:rFonts w:ascii="Calibri" w:hAnsi="Calibri" w:cs="Calibri"/>
          <w:b/>
          <w:bCs/>
        </w:rPr>
        <w:t>RF05-04 – Calcolo punteggio per fattispecie</w:t>
      </w:r>
      <w:r w:rsidRPr="008D6BF7" w:rsidR="009350C4">
        <w:rPr>
          <w:rFonts w:ascii="Calibri" w:hAnsi="Calibri" w:cs="Calibri"/>
        </w:rPr>
        <w:t>:</w:t>
      </w:r>
      <w:r w:rsidRPr="008D6BF7" w:rsidR="008E36D3">
        <w:rPr>
          <w:rFonts w:ascii="Calibri" w:hAnsi="Calibri" w:cs="Calibri"/>
        </w:rPr>
        <w:t xml:space="preserve"> in base </w:t>
      </w:r>
      <w:r w:rsidRPr="008D6BF7" w:rsidR="00212D60">
        <w:rPr>
          <w:rFonts w:ascii="Calibri" w:hAnsi="Calibri" w:cs="Calibri"/>
        </w:rPr>
        <w:t>agli elementi acquisiti, il sistema di gestione decurtazioni e recuperi</w:t>
      </w:r>
      <w:r w:rsidRPr="008D6BF7" w:rsidR="009B122A">
        <w:rPr>
          <w:rFonts w:ascii="Calibri" w:hAnsi="Calibri" w:cs="Calibri"/>
        </w:rPr>
        <w:t xml:space="preserve"> determina il punteggio da decurtare per fattispecie in base all'Allegato I-Bis del Dlgs. 81/2008</w:t>
      </w:r>
      <w:r w:rsidRPr="008D6BF7" w:rsidR="00321864">
        <w:rPr>
          <w:rFonts w:ascii="Calibri" w:hAnsi="Calibri" w:cs="Calibri"/>
        </w:rPr>
        <w:t xml:space="preserve">, </w:t>
      </w:r>
      <w:r w:rsidRPr="008D6BF7" w:rsidR="00F34586">
        <w:rPr>
          <w:rFonts w:ascii="Calibri" w:hAnsi="Calibri" w:cs="Calibri"/>
        </w:rPr>
        <w:t xml:space="preserve">tale punteggio è determinato dal prodotto del punteggio </w:t>
      </w:r>
      <w:r w:rsidRPr="008D6BF7" w:rsidR="000E21F7">
        <w:rPr>
          <w:rFonts w:ascii="Calibri" w:hAnsi="Calibri" w:cs="Calibri"/>
        </w:rPr>
        <w:t xml:space="preserve">della fattispecie per il numero di lavoratori </w:t>
      </w:r>
      <w:r w:rsidRPr="008D6BF7" w:rsidR="00E744F4">
        <w:rPr>
          <w:rFonts w:ascii="Calibri" w:hAnsi="Calibri" w:cs="Calibri"/>
        </w:rPr>
        <w:t>se previsto altrimenti coincide con il punteggio della fattispecie</w:t>
      </w:r>
      <w:r w:rsidRPr="008D6BF7" w:rsidR="00577329">
        <w:rPr>
          <w:rFonts w:ascii="Calibri" w:hAnsi="Calibri" w:cs="Calibri"/>
        </w:rPr>
        <w:t>. Il numero dei lavoratori è determinato dal conteggio dei distin</w:t>
      </w:r>
      <w:r w:rsidRPr="008D6BF7" w:rsidR="009847EA">
        <w:rPr>
          <w:rFonts w:ascii="Calibri" w:hAnsi="Calibri" w:cs="Calibri"/>
        </w:rPr>
        <w:t>ti codici fiscali dei lavoratori.</w:t>
      </w:r>
    </w:p>
    <w:p w:rsidRPr="008D6BF7" w:rsidR="00844DA0" w:rsidP="00842DA3" w:rsidRDefault="009847EA" w14:paraId="535233C6" w14:textId="3B5AB095">
      <w:pPr>
        <w:pStyle w:val="ListParagraph"/>
        <w:numPr>
          <w:ilvl w:val="1"/>
          <w:numId w:val="30"/>
        </w:numPr>
        <w:jc w:val="both"/>
        <w:rPr>
          <w:rFonts w:ascii="Calibri" w:hAnsi="Calibri" w:cs="Calibri"/>
        </w:rPr>
      </w:pPr>
      <w:r w:rsidRPr="008D6BF7">
        <w:rPr>
          <w:rFonts w:ascii="Calibri" w:hAnsi="Calibri" w:cs="Calibri"/>
          <w:b/>
          <w:bCs/>
        </w:rPr>
        <w:t>RF05-05 – Calcolo punteggio decurtazione</w:t>
      </w:r>
      <w:r w:rsidRPr="008D6BF7">
        <w:rPr>
          <w:rFonts w:ascii="Calibri" w:hAnsi="Calibri" w:cs="Calibri"/>
        </w:rPr>
        <w:t>:</w:t>
      </w:r>
      <w:r w:rsidRPr="008D6BF7" w:rsidR="00B9284F">
        <w:rPr>
          <w:rFonts w:ascii="Calibri" w:hAnsi="Calibri" w:cs="Calibri"/>
        </w:rPr>
        <w:t xml:space="preserve"> </w:t>
      </w:r>
      <w:r w:rsidRPr="008D6BF7" w:rsidR="003313A8">
        <w:rPr>
          <w:rFonts w:ascii="Calibri" w:hAnsi="Calibri" w:cs="Calibri"/>
        </w:rPr>
        <w:t xml:space="preserve">il valore della decurtazione è il </w:t>
      </w:r>
      <w:r w:rsidRPr="008D6BF7" w:rsidR="00DD3284">
        <w:rPr>
          <w:rFonts w:ascii="Calibri" w:hAnsi="Calibri" w:cs="Calibri"/>
        </w:rPr>
        <w:t>minimo</w:t>
      </w:r>
      <w:r w:rsidRPr="008D6BF7" w:rsidR="003313A8">
        <w:rPr>
          <w:rFonts w:ascii="Calibri" w:hAnsi="Calibri" w:cs="Calibri"/>
        </w:rPr>
        <w:t xml:space="preserve"> tra </w:t>
      </w:r>
      <w:r w:rsidRPr="008D6BF7" w:rsidR="00E6564E">
        <w:rPr>
          <w:rFonts w:ascii="Calibri" w:hAnsi="Calibri" w:cs="Calibri"/>
        </w:rPr>
        <w:t xml:space="preserve">la somma dei punteggi delle fattispecie e </w:t>
      </w:r>
      <w:r w:rsidRPr="008D6BF7" w:rsidR="00844DA0">
        <w:rPr>
          <w:rFonts w:ascii="Calibri" w:hAnsi="Calibri" w:cs="Calibri"/>
        </w:rPr>
        <w:t>il doppio del valore massim</w:t>
      </w:r>
      <w:r w:rsidRPr="008D6BF7" w:rsidR="000C144A">
        <w:rPr>
          <w:rFonts w:ascii="Calibri" w:hAnsi="Calibri" w:cs="Calibri"/>
        </w:rPr>
        <w:t>o</w:t>
      </w:r>
      <w:r w:rsidRPr="008D6BF7" w:rsidR="00844DA0">
        <w:rPr>
          <w:rFonts w:ascii="Calibri" w:hAnsi="Calibri" w:cs="Calibri"/>
        </w:rPr>
        <w:t xml:space="preserve"> tra tutte le fattispecie</w:t>
      </w:r>
      <w:r w:rsidRPr="008D6BF7" w:rsidR="000C144A">
        <w:rPr>
          <w:rFonts w:ascii="Calibri" w:hAnsi="Calibri" w:cs="Calibri"/>
        </w:rPr>
        <w:t xml:space="preserve"> della decurtazione</w:t>
      </w:r>
      <w:r w:rsidRPr="008D6BF7" w:rsidR="00844DA0">
        <w:rPr>
          <w:rFonts w:ascii="Calibri" w:hAnsi="Calibri" w:cs="Calibri"/>
        </w:rPr>
        <w:t>.</w:t>
      </w:r>
      <w:r w:rsidRPr="008D6BF7" w:rsidR="007E033C">
        <w:rPr>
          <w:rFonts w:ascii="Calibri" w:hAnsi="Calibri" w:cs="Calibri"/>
        </w:rPr>
        <w:t xml:space="preserve"> Esempio:</w:t>
      </w:r>
    </w:p>
    <w:p w:rsidR="00E42976" w:rsidP="00E42976" w:rsidRDefault="00E42976" w14:paraId="3A7482EC" w14:textId="77777777">
      <w:pPr>
        <w:jc w:val="both"/>
        <w:rPr>
          <w:rFonts w:asciiTheme="minorHAnsi" w:hAnsiTheme="minorHAnsi" w:cstheme="minorHAnsi"/>
        </w:rPr>
      </w:pPr>
    </w:p>
    <w:p w:rsidRPr="00E42976" w:rsidR="00E42976" w:rsidP="00E42976" w:rsidRDefault="00E42976" w14:paraId="58DF938D" w14:textId="77777777">
      <w:pPr>
        <w:jc w:val="both"/>
        <w:rPr>
          <w:rFonts w:asciiTheme="minorHAnsi" w:hAnsiTheme="minorHAnsi" w:cstheme="minorHAnsi"/>
        </w:rPr>
      </w:pPr>
    </w:p>
    <w:p w:rsidR="007E033C" w:rsidP="007E033C" w:rsidRDefault="007E033C" w14:paraId="31B98801" w14:textId="77777777">
      <w:pPr>
        <w:pStyle w:val="ListParagraph"/>
        <w:numPr>
          <w:ilvl w:val="0"/>
          <w:numId w:val="0"/>
        </w:numPr>
        <w:ind w:left="1440"/>
        <w:rPr>
          <w:rFonts w:asciiTheme="minorHAnsi" w:hAnsiTheme="minorHAnsi" w:cstheme="minorHAnsi"/>
        </w:rPr>
      </w:pPr>
    </w:p>
    <w:tbl>
      <w:tblPr>
        <w:tblW w:w="8214" w:type="dxa"/>
        <w:jc w:val="center"/>
        <w:tblCellMar>
          <w:left w:w="70" w:type="dxa"/>
          <w:right w:w="70" w:type="dxa"/>
        </w:tblCellMar>
        <w:tblLook w:val="04A0" w:firstRow="1" w:lastRow="0" w:firstColumn="1" w:lastColumn="0" w:noHBand="0" w:noVBand="1"/>
      </w:tblPr>
      <w:tblGrid>
        <w:gridCol w:w="1348"/>
        <w:gridCol w:w="980"/>
        <w:gridCol w:w="982"/>
        <w:gridCol w:w="980"/>
        <w:gridCol w:w="1249"/>
        <w:gridCol w:w="815"/>
        <w:gridCol w:w="880"/>
        <w:gridCol w:w="980"/>
      </w:tblGrid>
      <w:tr w:rsidR="00F048C7" w:rsidTr="009C1DE1" w14:paraId="32C7F1BB" w14:textId="77777777">
        <w:trPr>
          <w:trHeight w:val="304"/>
          <w:jc w:val="center"/>
        </w:trPr>
        <w:tc>
          <w:tcPr>
            <w:tcW w:w="3310" w:type="dxa"/>
            <w:gridSpan w:val="3"/>
            <w:tcBorders>
              <w:top w:val="single" w:color="auto" w:sz="8" w:space="0"/>
              <w:left w:val="single" w:color="auto" w:sz="8" w:space="0"/>
              <w:bottom w:val="single" w:color="auto" w:sz="4" w:space="0"/>
              <w:right w:val="single" w:color="auto" w:sz="4" w:space="0"/>
            </w:tcBorders>
            <w:shd w:val="clear" w:color="000000" w:fill="3A3838"/>
            <w:noWrap/>
            <w:vAlign w:val="bottom"/>
            <w:hideMark/>
          </w:tcPr>
          <w:p w:rsidR="000B00C0" w:rsidRDefault="000B00C0" w14:paraId="448BDE48" w14:textId="77777777">
            <w:pPr>
              <w:jc w:val="center"/>
              <w:rPr>
                <w:rFonts w:ascii="Calibri" w:hAnsi="Calibri" w:cs="Calibri"/>
                <w:b/>
                <w:bCs/>
                <w:color w:val="FFFFFF"/>
                <w:sz w:val="22"/>
                <w:szCs w:val="22"/>
              </w:rPr>
            </w:pPr>
            <w:r>
              <w:rPr>
                <w:rFonts w:ascii="Calibri" w:hAnsi="Calibri" w:cs="Calibri"/>
                <w:b/>
                <w:bCs/>
                <w:color w:val="FFFFFF"/>
                <w:sz w:val="22"/>
                <w:szCs w:val="22"/>
              </w:rPr>
              <w:t>Decurtazione XXX</w:t>
            </w:r>
          </w:p>
        </w:tc>
        <w:tc>
          <w:tcPr>
            <w:tcW w:w="980" w:type="dxa"/>
            <w:tcBorders>
              <w:top w:val="single" w:color="auto" w:sz="8" w:space="0"/>
              <w:left w:val="nil"/>
              <w:bottom w:val="single" w:color="auto" w:sz="4" w:space="0"/>
              <w:right w:val="single" w:color="auto" w:sz="8" w:space="0"/>
            </w:tcBorders>
            <w:shd w:val="clear" w:color="000000" w:fill="3A3838"/>
            <w:noWrap/>
            <w:vAlign w:val="center"/>
            <w:hideMark/>
          </w:tcPr>
          <w:p w:rsidR="000B00C0" w:rsidRDefault="000B00C0" w14:paraId="44DB4892" w14:textId="77777777">
            <w:pPr>
              <w:jc w:val="center"/>
              <w:rPr>
                <w:rFonts w:ascii="Calibri" w:hAnsi="Calibri" w:cs="Calibri"/>
                <w:b/>
                <w:bCs/>
                <w:color w:val="FFFFFF"/>
                <w:sz w:val="22"/>
                <w:szCs w:val="22"/>
              </w:rPr>
            </w:pPr>
            <w:r>
              <w:rPr>
                <w:rFonts w:ascii="Calibri" w:hAnsi="Calibri" w:cs="Calibri"/>
                <w:b/>
                <w:bCs/>
                <w:color w:val="FFFFFF"/>
                <w:sz w:val="22"/>
                <w:szCs w:val="22"/>
              </w:rPr>
              <w:t>Punti</w:t>
            </w:r>
          </w:p>
        </w:tc>
        <w:tc>
          <w:tcPr>
            <w:tcW w:w="2944" w:type="dxa"/>
            <w:gridSpan w:val="3"/>
            <w:tcBorders>
              <w:top w:val="single" w:color="auto" w:sz="8" w:space="0"/>
              <w:left w:val="nil"/>
              <w:bottom w:val="single" w:color="auto" w:sz="4" w:space="0"/>
              <w:right w:val="single" w:color="auto" w:sz="4" w:space="0"/>
            </w:tcBorders>
            <w:shd w:val="clear" w:color="000000" w:fill="3A3838"/>
            <w:noWrap/>
            <w:vAlign w:val="bottom"/>
            <w:hideMark/>
          </w:tcPr>
          <w:p w:rsidR="000B00C0" w:rsidRDefault="000B00C0" w14:paraId="2B7BEFC4" w14:textId="77777777">
            <w:pPr>
              <w:jc w:val="center"/>
              <w:rPr>
                <w:rFonts w:ascii="Calibri" w:hAnsi="Calibri" w:cs="Calibri"/>
                <w:b/>
                <w:bCs/>
                <w:color w:val="FFFFFF"/>
                <w:sz w:val="22"/>
                <w:szCs w:val="22"/>
              </w:rPr>
            </w:pPr>
            <w:r>
              <w:rPr>
                <w:rFonts w:ascii="Calibri" w:hAnsi="Calibri" w:cs="Calibri"/>
                <w:b/>
                <w:bCs/>
                <w:color w:val="FFFFFF"/>
                <w:sz w:val="22"/>
                <w:szCs w:val="22"/>
              </w:rPr>
              <w:t>Decurtazione YYY</w:t>
            </w:r>
          </w:p>
        </w:tc>
        <w:tc>
          <w:tcPr>
            <w:tcW w:w="980" w:type="dxa"/>
            <w:tcBorders>
              <w:top w:val="single" w:color="auto" w:sz="8" w:space="0"/>
              <w:left w:val="nil"/>
              <w:bottom w:val="single" w:color="auto" w:sz="4" w:space="0"/>
              <w:right w:val="single" w:color="auto" w:sz="8" w:space="0"/>
            </w:tcBorders>
            <w:shd w:val="clear" w:color="000000" w:fill="3A3838"/>
            <w:noWrap/>
            <w:vAlign w:val="center"/>
            <w:hideMark/>
          </w:tcPr>
          <w:p w:rsidR="000B00C0" w:rsidRDefault="000B00C0" w14:paraId="4CAA0D2A" w14:textId="77777777">
            <w:pPr>
              <w:jc w:val="center"/>
              <w:rPr>
                <w:rFonts w:ascii="Calibri" w:hAnsi="Calibri" w:cs="Calibri"/>
                <w:b/>
                <w:bCs/>
                <w:color w:val="FFFFFF"/>
                <w:sz w:val="22"/>
                <w:szCs w:val="22"/>
              </w:rPr>
            </w:pPr>
            <w:r>
              <w:rPr>
                <w:rFonts w:ascii="Calibri" w:hAnsi="Calibri" w:cs="Calibri"/>
                <w:b/>
                <w:bCs/>
                <w:color w:val="FFFFFF"/>
                <w:sz w:val="22"/>
                <w:szCs w:val="22"/>
              </w:rPr>
              <w:t>Punti</w:t>
            </w:r>
          </w:p>
        </w:tc>
      </w:tr>
      <w:tr w:rsidR="00F048C7" w:rsidTr="009C1DE1" w14:paraId="075AE372" w14:textId="77777777">
        <w:trPr>
          <w:trHeight w:val="608"/>
          <w:jc w:val="center"/>
        </w:trPr>
        <w:tc>
          <w:tcPr>
            <w:tcW w:w="1348" w:type="dxa"/>
            <w:tcBorders>
              <w:top w:val="nil"/>
              <w:left w:val="single" w:color="auto" w:sz="8" w:space="0"/>
              <w:bottom w:val="single" w:color="auto" w:sz="4" w:space="0"/>
              <w:right w:val="single" w:color="auto" w:sz="4" w:space="0"/>
            </w:tcBorders>
            <w:shd w:val="clear" w:color="000000" w:fill="D0CECE"/>
            <w:vAlign w:val="center"/>
            <w:hideMark/>
          </w:tcPr>
          <w:p w:rsidR="000B00C0" w:rsidRDefault="000B00C0" w14:paraId="3B9154DF" w14:textId="77777777">
            <w:pPr>
              <w:jc w:val="center"/>
              <w:rPr>
                <w:rFonts w:ascii="Calibri" w:hAnsi="Calibri" w:cs="Calibri"/>
                <w:color w:val="000000"/>
                <w:sz w:val="22"/>
                <w:szCs w:val="22"/>
              </w:rPr>
            </w:pPr>
            <w:r>
              <w:rPr>
                <w:rFonts w:ascii="Calibri" w:hAnsi="Calibri" w:cs="Calibri"/>
                <w:color w:val="000000"/>
                <w:sz w:val="22"/>
                <w:szCs w:val="22"/>
              </w:rPr>
              <w:t>Fattispecie</w:t>
            </w:r>
          </w:p>
        </w:tc>
        <w:tc>
          <w:tcPr>
            <w:tcW w:w="980" w:type="dxa"/>
            <w:tcBorders>
              <w:top w:val="nil"/>
              <w:left w:val="nil"/>
              <w:bottom w:val="single" w:color="auto" w:sz="4" w:space="0"/>
              <w:right w:val="single" w:color="auto" w:sz="4" w:space="0"/>
            </w:tcBorders>
            <w:shd w:val="clear" w:color="000000" w:fill="D0CECE"/>
            <w:vAlign w:val="center"/>
            <w:hideMark/>
          </w:tcPr>
          <w:p w:rsidR="000B00C0" w:rsidRDefault="000B00C0" w14:paraId="5171C2DB" w14:textId="77777777">
            <w:pPr>
              <w:jc w:val="center"/>
              <w:rPr>
                <w:rFonts w:ascii="Calibri" w:hAnsi="Calibri" w:cs="Calibri"/>
                <w:color w:val="000000"/>
                <w:sz w:val="22"/>
                <w:szCs w:val="22"/>
              </w:rPr>
            </w:pPr>
            <w:r>
              <w:rPr>
                <w:rFonts w:ascii="Calibri" w:hAnsi="Calibri" w:cs="Calibri"/>
                <w:color w:val="000000"/>
                <w:sz w:val="22"/>
                <w:szCs w:val="22"/>
              </w:rPr>
              <w:t>Punti</w:t>
            </w:r>
          </w:p>
        </w:tc>
        <w:tc>
          <w:tcPr>
            <w:tcW w:w="981" w:type="dxa"/>
            <w:tcBorders>
              <w:top w:val="nil"/>
              <w:left w:val="nil"/>
              <w:bottom w:val="single" w:color="auto" w:sz="4" w:space="0"/>
              <w:right w:val="single" w:color="auto" w:sz="4" w:space="0"/>
            </w:tcBorders>
            <w:shd w:val="clear" w:color="000000" w:fill="D0CECE"/>
            <w:vAlign w:val="center"/>
            <w:hideMark/>
          </w:tcPr>
          <w:p w:rsidR="000B00C0" w:rsidRDefault="000B00C0" w14:paraId="144D2F37" w14:textId="77777777">
            <w:pPr>
              <w:jc w:val="center"/>
              <w:rPr>
                <w:rFonts w:ascii="Calibri" w:hAnsi="Calibri" w:cs="Calibri"/>
                <w:color w:val="000000"/>
                <w:sz w:val="22"/>
                <w:szCs w:val="22"/>
              </w:rPr>
            </w:pPr>
            <w:r>
              <w:rPr>
                <w:rFonts w:ascii="Calibri" w:hAnsi="Calibri" w:cs="Calibri"/>
                <w:color w:val="000000"/>
                <w:sz w:val="22"/>
                <w:szCs w:val="22"/>
              </w:rPr>
              <w:t>doppio del max</w:t>
            </w:r>
          </w:p>
        </w:tc>
        <w:tc>
          <w:tcPr>
            <w:tcW w:w="980" w:type="dxa"/>
            <w:vMerge w:val="restart"/>
            <w:tcBorders>
              <w:top w:val="nil"/>
              <w:left w:val="single" w:color="auto" w:sz="4" w:space="0"/>
              <w:bottom w:val="single" w:color="000000" w:sz="8" w:space="0"/>
              <w:right w:val="single" w:color="auto" w:sz="8" w:space="0"/>
            </w:tcBorders>
            <w:shd w:val="clear" w:color="000000" w:fill="E7E6E6"/>
            <w:vAlign w:val="center"/>
            <w:hideMark/>
          </w:tcPr>
          <w:p w:rsidR="000B00C0" w:rsidRDefault="000B00C0" w14:paraId="70191AC8" w14:textId="4B763891">
            <w:pPr>
              <w:jc w:val="center"/>
              <w:rPr>
                <w:rFonts w:ascii="Calibri" w:hAnsi="Calibri" w:cs="Calibri"/>
                <w:color w:val="000000"/>
                <w:sz w:val="22"/>
                <w:szCs w:val="22"/>
              </w:rPr>
            </w:pPr>
            <w:r w:rsidRPr="00E35339">
              <w:rPr>
                <w:rFonts w:ascii="Calibri" w:hAnsi="Calibri" w:cs="Calibri"/>
                <w:color w:val="EE0000"/>
                <w:sz w:val="22"/>
                <w:szCs w:val="22"/>
              </w:rPr>
              <w:t>Max tra 12 e 14</w:t>
            </w:r>
            <w:r w:rsidRPr="00E35339" w:rsidR="00756A87">
              <w:rPr>
                <w:rFonts w:ascii="Calibri" w:hAnsi="Calibri" w:cs="Calibri"/>
                <w:color w:val="EE0000"/>
                <w:sz w:val="22"/>
                <w:szCs w:val="22"/>
              </w:rPr>
              <w:t>=1</w:t>
            </w:r>
            <w:r w:rsidR="000C0954">
              <w:rPr>
                <w:rFonts w:ascii="Calibri" w:hAnsi="Calibri" w:cs="Calibri"/>
                <w:color w:val="EE0000"/>
                <w:sz w:val="22"/>
                <w:szCs w:val="22"/>
              </w:rPr>
              <w:t>2</w:t>
            </w:r>
          </w:p>
        </w:tc>
        <w:tc>
          <w:tcPr>
            <w:tcW w:w="1249" w:type="dxa"/>
            <w:tcBorders>
              <w:top w:val="nil"/>
              <w:left w:val="nil"/>
              <w:bottom w:val="single" w:color="auto" w:sz="4" w:space="0"/>
              <w:right w:val="single" w:color="auto" w:sz="4" w:space="0"/>
            </w:tcBorders>
            <w:shd w:val="clear" w:color="000000" w:fill="D0CECE"/>
            <w:vAlign w:val="center"/>
            <w:hideMark/>
          </w:tcPr>
          <w:p w:rsidR="000B00C0" w:rsidRDefault="000B00C0" w14:paraId="0E2567A4" w14:textId="77777777">
            <w:pPr>
              <w:jc w:val="center"/>
              <w:rPr>
                <w:rFonts w:ascii="Calibri" w:hAnsi="Calibri" w:cs="Calibri"/>
                <w:color w:val="000000"/>
                <w:sz w:val="22"/>
                <w:szCs w:val="22"/>
              </w:rPr>
            </w:pPr>
            <w:r>
              <w:rPr>
                <w:rFonts w:ascii="Calibri" w:hAnsi="Calibri" w:cs="Calibri"/>
                <w:color w:val="000000"/>
                <w:sz w:val="22"/>
                <w:szCs w:val="22"/>
              </w:rPr>
              <w:t>Fattispecie</w:t>
            </w:r>
          </w:p>
        </w:tc>
        <w:tc>
          <w:tcPr>
            <w:tcW w:w="815" w:type="dxa"/>
            <w:tcBorders>
              <w:top w:val="nil"/>
              <w:left w:val="nil"/>
              <w:bottom w:val="single" w:color="auto" w:sz="4" w:space="0"/>
              <w:right w:val="single" w:color="auto" w:sz="4" w:space="0"/>
            </w:tcBorders>
            <w:shd w:val="clear" w:color="000000" w:fill="D0CECE"/>
            <w:vAlign w:val="center"/>
            <w:hideMark/>
          </w:tcPr>
          <w:p w:rsidR="000B00C0" w:rsidRDefault="000B00C0" w14:paraId="4C05B128" w14:textId="77777777">
            <w:pPr>
              <w:jc w:val="center"/>
              <w:rPr>
                <w:rFonts w:ascii="Calibri" w:hAnsi="Calibri" w:cs="Calibri"/>
                <w:color w:val="000000"/>
                <w:sz w:val="22"/>
                <w:szCs w:val="22"/>
              </w:rPr>
            </w:pPr>
            <w:r>
              <w:rPr>
                <w:rFonts w:ascii="Calibri" w:hAnsi="Calibri" w:cs="Calibri"/>
                <w:color w:val="000000"/>
                <w:sz w:val="22"/>
                <w:szCs w:val="22"/>
              </w:rPr>
              <w:t>Punti</w:t>
            </w:r>
          </w:p>
        </w:tc>
        <w:tc>
          <w:tcPr>
            <w:tcW w:w="879" w:type="dxa"/>
            <w:tcBorders>
              <w:top w:val="nil"/>
              <w:left w:val="nil"/>
              <w:bottom w:val="single" w:color="auto" w:sz="4" w:space="0"/>
              <w:right w:val="single" w:color="auto" w:sz="4" w:space="0"/>
            </w:tcBorders>
            <w:shd w:val="clear" w:color="000000" w:fill="D0CECE"/>
            <w:vAlign w:val="center"/>
            <w:hideMark/>
          </w:tcPr>
          <w:p w:rsidR="000B00C0" w:rsidRDefault="000B00C0" w14:paraId="116A1650" w14:textId="77777777">
            <w:pPr>
              <w:jc w:val="center"/>
              <w:rPr>
                <w:rFonts w:ascii="Calibri" w:hAnsi="Calibri" w:cs="Calibri"/>
                <w:color w:val="000000"/>
                <w:sz w:val="22"/>
                <w:szCs w:val="22"/>
              </w:rPr>
            </w:pPr>
            <w:r>
              <w:rPr>
                <w:rFonts w:ascii="Calibri" w:hAnsi="Calibri" w:cs="Calibri"/>
                <w:color w:val="000000"/>
                <w:sz w:val="22"/>
                <w:szCs w:val="22"/>
              </w:rPr>
              <w:t>doppio del max</w:t>
            </w:r>
          </w:p>
        </w:tc>
        <w:tc>
          <w:tcPr>
            <w:tcW w:w="980" w:type="dxa"/>
            <w:vMerge w:val="restart"/>
            <w:tcBorders>
              <w:top w:val="nil"/>
              <w:left w:val="single" w:color="auto" w:sz="4" w:space="0"/>
              <w:bottom w:val="single" w:color="000000" w:sz="8" w:space="0"/>
              <w:right w:val="single" w:color="auto" w:sz="8" w:space="0"/>
            </w:tcBorders>
            <w:shd w:val="clear" w:color="000000" w:fill="E7E6E6"/>
            <w:vAlign w:val="center"/>
            <w:hideMark/>
          </w:tcPr>
          <w:p w:rsidR="000B00C0" w:rsidRDefault="000B00C0" w14:paraId="2DE6B92E" w14:textId="28926050">
            <w:pPr>
              <w:jc w:val="center"/>
              <w:rPr>
                <w:rFonts w:ascii="Calibri" w:hAnsi="Calibri" w:cs="Calibri"/>
                <w:color w:val="000000"/>
                <w:sz w:val="22"/>
                <w:szCs w:val="22"/>
              </w:rPr>
            </w:pPr>
            <w:r w:rsidRPr="00E35339">
              <w:rPr>
                <w:rFonts w:ascii="Calibri" w:hAnsi="Calibri" w:cs="Calibri"/>
                <w:color w:val="EE0000"/>
                <w:sz w:val="22"/>
                <w:szCs w:val="22"/>
              </w:rPr>
              <w:t>Max tra 9 e 8</w:t>
            </w:r>
            <w:r w:rsidRPr="00E35339" w:rsidR="00756A87">
              <w:rPr>
                <w:rFonts w:ascii="Calibri" w:hAnsi="Calibri" w:cs="Calibri"/>
                <w:color w:val="EE0000"/>
                <w:sz w:val="22"/>
                <w:szCs w:val="22"/>
              </w:rPr>
              <w:t>=</w:t>
            </w:r>
            <w:r w:rsidR="00DD54CA">
              <w:rPr>
                <w:rFonts w:ascii="Calibri" w:hAnsi="Calibri" w:cs="Calibri"/>
                <w:color w:val="EE0000"/>
                <w:sz w:val="22"/>
                <w:szCs w:val="22"/>
              </w:rPr>
              <w:t>8</w:t>
            </w:r>
          </w:p>
        </w:tc>
      </w:tr>
      <w:tr w:rsidR="00F048C7" w:rsidTr="009C1DE1" w14:paraId="3081257B" w14:textId="77777777">
        <w:trPr>
          <w:trHeight w:val="304"/>
          <w:jc w:val="center"/>
        </w:trPr>
        <w:tc>
          <w:tcPr>
            <w:tcW w:w="1348" w:type="dxa"/>
            <w:tcBorders>
              <w:top w:val="nil"/>
              <w:left w:val="single" w:color="auto" w:sz="8" w:space="0"/>
              <w:bottom w:val="single" w:color="auto" w:sz="4" w:space="0"/>
              <w:right w:val="single" w:color="auto" w:sz="4" w:space="0"/>
            </w:tcBorders>
            <w:noWrap/>
            <w:vAlign w:val="bottom"/>
            <w:hideMark/>
          </w:tcPr>
          <w:p w:rsidR="000B00C0" w:rsidRDefault="000B00C0" w14:paraId="44D435B3" w14:textId="77777777">
            <w:pPr>
              <w:jc w:val="right"/>
              <w:rPr>
                <w:rFonts w:ascii="Calibri" w:hAnsi="Calibri" w:cs="Calibri"/>
                <w:color w:val="000000"/>
                <w:sz w:val="22"/>
                <w:szCs w:val="22"/>
              </w:rPr>
            </w:pPr>
            <w:r>
              <w:rPr>
                <w:rFonts w:ascii="Calibri" w:hAnsi="Calibri" w:cs="Calibri"/>
                <w:color w:val="000000"/>
                <w:sz w:val="22"/>
                <w:szCs w:val="22"/>
              </w:rPr>
              <w:t>20</w:t>
            </w:r>
          </w:p>
        </w:tc>
        <w:tc>
          <w:tcPr>
            <w:tcW w:w="980" w:type="dxa"/>
            <w:tcBorders>
              <w:top w:val="nil"/>
              <w:left w:val="nil"/>
              <w:bottom w:val="single" w:color="auto" w:sz="4" w:space="0"/>
              <w:right w:val="single" w:color="auto" w:sz="4" w:space="0"/>
            </w:tcBorders>
            <w:noWrap/>
            <w:vAlign w:val="bottom"/>
            <w:hideMark/>
          </w:tcPr>
          <w:p w:rsidR="000B00C0" w:rsidRDefault="000B00C0" w14:paraId="1C1CF117" w14:textId="77777777">
            <w:pPr>
              <w:jc w:val="center"/>
              <w:rPr>
                <w:rFonts w:ascii="Calibri" w:hAnsi="Calibri" w:cs="Calibri"/>
                <w:color w:val="000000"/>
                <w:sz w:val="22"/>
                <w:szCs w:val="22"/>
              </w:rPr>
            </w:pPr>
            <w:r>
              <w:rPr>
                <w:rFonts w:ascii="Calibri" w:hAnsi="Calibri" w:cs="Calibri"/>
                <w:color w:val="000000"/>
                <w:sz w:val="22"/>
                <w:szCs w:val="22"/>
              </w:rPr>
              <w:t>5</w:t>
            </w:r>
          </w:p>
        </w:tc>
        <w:tc>
          <w:tcPr>
            <w:tcW w:w="981" w:type="dxa"/>
            <w:vMerge w:val="restart"/>
            <w:tcBorders>
              <w:top w:val="nil"/>
              <w:left w:val="single" w:color="auto" w:sz="4" w:space="0"/>
              <w:bottom w:val="single" w:color="000000" w:sz="8" w:space="0"/>
              <w:right w:val="single" w:color="auto" w:sz="4" w:space="0"/>
            </w:tcBorders>
            <w:noWrap/>
            <w:vAlign w:val="center"/>
            <w:hideMark/>
          </w:tcPr>
          <w:p w:rsidRPr="00872086" w:rsidR="00872086" w:rsidP="00872086" w:rsidRDefault="000B00C0" w14:paraId="1D59C9C3" w14:textId="6AA994E7">
            <w:pPr>
              <w:jc w:val="center"/>
              <w:rPr>
                <w:rFonts w:ascii="Calibri" w:hAnsi="Calibri" w:cs="Calibri"/>
                <w:color w:val="000000"/>
                <w:sz w:val="22"/>
                <w:szCs w:val="22"/>
              </w:rPr>
            </w:pPr>
            <w:r>
              <w:rPr>
                <w:rFonts w:ascii="Calibri" w:hAnsi="Calibri" w:cs="Calibri"/>
                <w:color w:val="000000"/>
                <w:sz w:val="22"/>
                <w:szCs w:val="22"/>
              </w:rPr>
              <w:t>1</w:t>
            </w:r>
            <w:r w:rsidR="000C0954">
              <w:rPr>
                <w:rFonts w:ascii="Calibri" w:hAnsi="Calibri" w:cs="Calibri"/>
                <w:color w:val="000000"/>
                <w:sz w:val="22"/>
                <w:szCs w:val="22"/>
              </w:rPr>
              <w:t>4</w:t>
            </w:r>
          </w:p>
        </w:tc>
        <w:tc>
          <w:tcPr>
            <w:tcW w:w="980" w:type="dxa"/>
            <w:vMerge/>
            <w:tcBorders>
              <w:top w:val="nil"/>
              <w:left w:val="single" w:color="auto" w:sz="4" w:space="0"/>
              <w:bottom w:val="single" w:color="000000" w:sz="8" w:space="0"/>
              <w:right w:val="single" w:color="auto" w:sz="8" w:space="0"/>
            </w:tcBorders>
            <w:vAlign w:val="center"/>
            <w:hideMark/>
          </w:tcPr>
          <w:p w:rsidR="000B00C0" w:rsidRDefault="000B00C0" w14:paraId="189DFF7B" w14:textId="77777777">
            <w:pPr>
              <w:rPr>
                <w:rFonts w:ascii="Calibri" w:hAnsi="Calibri" w:cs="Calibri"/>
                <w:color w:val="000000"/>
                <w:sz w:val="22"/>
                <w:szCs w:val="22"/>
              </w:rPr>
            </w:pPr>
          </w:p>
        </w:tc>
        <w:tc>
          <w:tcPr>
            <w:tcW w:w="1249" w:type="dxa"/>
            <w:tcBorders>
              <w:top w:val="nil"/>
              <w:left w:val="nil"/>
              <w:bottom w:val="single" w:color="auto" w:sz="4" w:space="0"/>
              <w:right w:val="single" w:color="auto" w:sz="4" w:space="0"/>
            </w:tcBorders>
            <w:noWrap/>
            <w:vAlign w:val="bottom"/>
            <w:hideMark/>
          </w:tcPr>
          <w:p w:rsidR="000B00C0" w:rsidRDefault="000B00C0" w14:paraId="005EC9A9" w14:textId="77777777">
            <w:pPr>
              <w:jc w:val="right"/>
              <w:rPr>
                <w:rFonts w:ascii="Calibri" w:hAnsi="Calibri" w:cs="Calibri"/>
                <w:color w:val="000000"/>
                <w:sz w:val="22"/>
                <w:szCs w:val="22"/>
              </w:rPr>
            </w:pPr>
            <w:r>
              <w:rPr>
                <w:rFonts w:ascii="Calibri" w:hAnsi="Calibri" w:cs="Calibri"/>
                <w:color w:val="000000"/>
                <w:sz w:val="22"/>
                <w:szCs w:val="22"/>
              </w:rPr>
              <w:t>20</w:t>
            </w:r>
          </w:p>
        </w:tc>
        <w:tc>
          <w:tcPr>
            <w:tcW w:w="815" w:type="dxa"/>
            <w:tcBorders>
              <w:top w:val="nil"/>
              <w:left w:val="nil"/>
              <w:bottom w:val="single" w:color="auto" w:sz="4" w:space="0"/>
              <w:right w:val="single" w:color="auto" w:sz="4" w:space="0"/>
            </w:tcBorders>
            <w:noWrap/>
            <w:vAlign w:val="bottom"/>
            <w:hideMark/>
          </w:tcPr>
          <w:p w:rsidR="000B00C0" w:rsidRDefault="000B00C0" w14:paraId="4F6AFFCE" w14:textId="77777777">
            <w:pPr>
              <w:jc w:val="center"/>
              <w:rPr>
                <w:rFonts w:ascii="Calibri" w:hAnsi="Calibri" w:cs="Calibri"/>
                <w:color w:val="000000"/>
                <w:sz w:val="22"/>
                <w:szCs w:val="22"/>
              </w:rPr>
            </w:pPr>
            <w:r>
              <w:rPr>
                <w:rFonts w:ascii="Calibri" w:hAnsi="Calibri" w:cs="Calibri"/>
                <w:color w:val="000000"/>
                <w:sz w:val="22"/>
                <w:szCs w:val="22"/>
              </w:rPr>
              <w:t>3</w:t>
            </w:r>
          </w:p>
        </w:tc>
        <w:tc>
          <w:tcPr>
            <w:tcW w:w="879" w:type="dxa"/>
            <w:vMerge w:val="restart"/>
            <w:tcBorders>
              <w:top w:val="nil"/>
              <w:left w:val="single" w:color="auto" w:sz="4" w:space="0"/>
              <w:bottom w:val="single" w:color="000000" w:sz="8" w:space="0"/>
              <w:right w:val="single" w:color="auto" w:sz="4" w:space="0"/>
            </w:tcBorders>
            <w:noWrap/>
            <w:vAlign w:val="center"/>
            <w:hideMark/>
          </w:tcPr>
          <w:p w:rsidR="000B00C0" w:rsidRDefault="000B00C0" w14:paraId="56E47081" w14:textId="77777777">
            <w:pPr>
              <w:jc w:val="center"/>
              <w:rPr>
                <w:rFonts w:ascii="Calibri" w:hAnsi="Calibri" w:cs="Calibri"/>
                <w:color w:val="000000"/>
                <w:sz w:val="22"/>
                <w:szCs w:val="22"/>
              </w:rPr>
            </w:pPr>
            <w:r>
              <w:rPr>
                <w:rFonts w:ascii="Calibri" w:hAnsi="Calibri" w:cs="Calibri"/>
                <w:color w:val="000000"/>
                <w:sz w:val="22"/>
                <w:szCs w:val="22"/>
              </w:rPr>
              <w:t>8</w:t>
            </w:r>
          </w:p>
        </w:tc>
        <w:tc>
          <w:tcPr>
            <w:tcW w:w="980" w:type="dxa"/>
            <w:vMerge/>
            <w:tcBorders>
              <w:top w:val="nil"/>
              <w:left w:val="single" w:color="auto" w:sz="4" w:space="0"/>
              <w:bottom w:val="single" w:color="000000" w:sz="8" w:space="0"/>
              <w:right w:val="single" w:color="auto" w:sz="8" w:space="0"/>
            </w:tcBorders>
            <w:vAlign w:val="center"/>
            <w:hideMark/>
          </w:tcPr>
          <w:p w:rsidR="000B00C0" w:rsidRDefault="000B00C0" w14:paraId="14BCF7F5" w14:textId="77777777">
            <w:pPr>
              <w:rPr>
                <w:rFonts w:ascii="Calibri" w:hAnsi="Calibri" w:cs="Calibri"/>
                <w:color w:val="000000"/>
                <w:sz w:val="22"/>
                <w:szCs w:val="22"/>
              </w:rPr>
            </w:pPr>
          </w:p>
        </w:tc>
      </w:tr>
      <w:tr w:rsidR="00F048C7" w:rsidTr="009C1DE1" w14:paraId="26F7A9BC" w14:textId="77777777">
        <w:trPr>
          <w:trHeight w:val="328"/>
          <w:jc w:val="center"/>
        </w:trPr>
        <w:tc>
          <w:tcPr>
            <w:tcW w:w="1348" w:type="dxa"/>
            <w:vMerge w:val="restart"/>
            <w:tcBorders>
              <w:top w:val="nil"/>
              <w:left w:val="single" w:color="auto" w:sz="8" w:space="0"/>
              <w:bottom w:val="single" w:color="000000" w:sz="4" w:space="0"/>
              <w:right w:val="single" w:color="auto" w:sz="4" w:space="0"/>
            </w:tcBorders>
            <w:noWrap/>
            <w:vAlign w:val="center"/>
            <w:hideMark/>
          </w:tcPr>
          <w:p w:rsidR="000B00C0" w:rsidP="00BD4DD8" w:rsidRDefault="000B00C0" w14:paraId="6587B15A" w14:textId="77777777">
            <w:pPr>
              <w:jc w:val="right"/>
              <w:rPr>
                <w:rFonts w:ascii="Calibri" w:hAnsi="Calibri" w:cs="Calibri"/>
                <w:color w:val="000000"/>
                <w:sz w:val="22"/>
                <w:szCs w:val="22"/>
              </w:rPr>
            </w:pPr>
            <w:r>
              <w:rPr>
                <w:rFonts w:ascii="Calibri" w:hAnsi="Calibri" w:cs="Calibri"/>
                <w:color w:val="000000"/>
                <w:sz w:val="22"/>
                <w:szCs w:val="22"/>
              </w:rPr>
              <w:t>21</w:t>
            </w:r>
          </w:p>
        </w:tc>
        <w:tc>
          <w:tcPr>
            <w:tcW w:w="980" w:type="dxa"/>
            <w:vMerge w:val="restart"/>
            <w:tcBorders>
              <w:top w:val="nil"/>
              <w:left w:val="single" w:color="auto" w:sz="4" w:space="0"/>
              <w:bottom w:val="single" w:color="000000" w:sz="4" w:space="0"/>
              <w:right w:val="single" w:color="auto" w:sz="4" w:space="0"/>
            </w:tcBorders>
            <w:vAlign w:val="center"/>
            <w:hideMark/>
          </w:tcPr>
          <w:p w:rsidR="000B00C0" w:rsidRDefault="000B00C0" w14:paraId="21ABC973" w14:textId="77777777">
            <w:pPr>
              <w:jc w:val="center"/>
              <w:rPr>
                <w:rFonts w:ascii="Calibri" w:hAnsi="Calibri" w:cs="Calibri"/>
                <w:b/>
                <w:bCs/>
                <w:color w:val="000000"/>
              </w:rPr>
            </w:pPr>
            <w:r>
              <w:rPr>
                <w:rFonts w:ascii="Calibri" w:hAnsi="Calibri" w:cs="Calibri"/>
                <w:b/>
                <w:bCs/>
                <w:color w:val="000000"/>
              </w:rPr>
              <w:t>7</w:t>
            </w:r>
          </w:p>
        </w:tc>
        <w:tc>
          <w:tcPr>
            <w:tcW w:w="981" w:type="dxa"/>
            <w:vMerge/>
            <w:tcBorders>
              <w:top w:val="nil"/>
              <w:left w:val="single" w:color="auto" w:sz="4" w:space="0"/>
              <w:bottom w:val="single" w:color="000000" w:sz="8" w:space="0"/>
              <w:right w:val="single" w:color="auto" w:sz="4" w:space="0"/>
            </w:tcBorders>
            <w:vAlign w:val="center"/>
            <w:hideMark/>
          </w:tcPr>
          <w:p w:rsidR="000B00C0" w:rsidRDefault="000B00C0" w14:paraId="565C0F00"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0B00C0" w:rsidRDefault="000B00C0" w14:paraId="24B8651E" w14:textId="77777777">
            <w:pPr>
              <w:rPr>
                <w:rFonts w:ascii="Calibri" w:hAnsi="Calibri" w:cs="Calibri"/>
                <w:color w:val="000000"/>
                <w:sz w:val="22"/>
                <w:szCs w:val="22"/>
              </w:rPr>
            </w:pPr>
          </w:p>
        </w:tc>
        <w:tc>
          <w:tcPr>
            <w:tcW w:w="1249" w:type="dxa"/>
            <w:tcBorders>
              <w:top w:val="nil"/>
              <w:left w:val="nil"/>
              <w:bottom w:val="single" w:color="auto" w:sz="4" w:space="0"/>
              <w:right w:val="single" w:color="auto" w:sz="4" w:space="0"/>
            </w:tcBorders>
            <w:noWrap/>
            <w:vAlign w:val="bottom"/>
            <w:hideMark/>
          </w:tcPr>
          <w:p w:rsidR="000B00C0" w:rsidRDefault="000B00C0" w14:paraId="510BFBE0" w14:textId="77777777">
            <w:pPr>
              <w:jc w:val="right"/>
              <w:rPr>
                <w:rFonts w:ascii="Calibri" w:hAnsi="Calibri" w:cs="Calibri"/>
                <w:color w:val="000000"/>
                <w:sz w:val="22"/>
                <w:szCs w:val="22"/>
              </w:rPr>
            </w:pPr>
            <w:r>
              <w:rPr>
                <w:rFonts w:ascii="Calibri" w:hAnsi="Calibri" w:cs="Calibri"/>
                <w:color w:val="000000"/>
                <w:sz w:val="22"/>
                <w:szCs w:val="22"/>
              </w:rPr>
              <w:t>21</w:t>
            </w:r>
          </w:p>
        </w:tc>
        <w:tc>
          <w:tcPr>
            <w:tcW w:w="815" w:type="dxa"/>
            <w:tcBorders>
              <w:top w:val="nil"/>
              <w:left w:val="nil"/>
              <w:bottom w:val="single" w:color="auto" w:sz="4" w:space="0"/>
              <w:right w:val="single" w:color="auto" w:sz="4" w:space="0"/>
            </w:tcBorders>
            <w:noWrap/>
            <w:vAlign w:val="bottom"/>
            <w:hideMark/>
          </w:tcPr>
          <w:p w:rsidR="000B00C0" w:rsidRDefault="000B00C0" w14:paraId="53CAA142" w14:textId="77777777">
            <w:pPr>
              <w:jc w:val="center"/>
              <w:rPr>
                <w:rFonts w:ascii="Calibri" w:hAnsi="Calibri" w:cs="Calibri"/>
                <w:b/>
                <w:bCs/>
                <w:color w:val="000000"/>
              </w:rPr>
            </w:pPr>
            <w:r>
              <w:rPr>
                <w:rFonts w:ascii="Calibri" w:hAnsi="Calibri" w:cs="Calibri"/>
                <w:b/>
                <w:bCs/>
                <w:color w:val="000000"/>
              </w:rPr>
              <w:t>4</w:t>
            </w:r>
          </w:p>
        </w:tc>
        <w:tc>
          <w:tcPr>
            <w:tcW w:w="879" w:type="dxa"/>
            <w:vMerge/>
            <w:tcBorders>
              <w:top w:val="nil"/>
              <w:left w:val="single" w:color="auto" w:sz="4" w:space="0"/>
              <w:bottom w:val="single" w:color="000000" w:sz="8" w:space="0"/>
              <w:right w:val="single" w:color="auto" w:sz="4" w:space="0"/>
            </w:tcBorders>
            <w:vAlign w:val="center"/>
            <w:hideMark/>
          </w:tcPr>
          <w:p w:rsidR="000B00C0" w:rsidRDefault="000B00C0" w14:paraId="1F99357F"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0B00C0" w:rsidRDefault="000B00C0" w14:paraId="53A61EC7" w14:textId="77777777">
            <w:pPr>
              <w:rPr>
                <w:rFonts w:ascii="Calibri" w:hAnsi="Calibri" w:cs="Calibri"/>
                <w:color w:val="000000"/>
                <w:sz w:val="22"/>
                <w:szCs w:val="22"/>
              </w:rPr>
            </w:pPr>
          </w:p>
        </w:tc>
      </w:tr>
      <w:tr w:rsidR="00F048C7" w:rsidTr="009C1DE1" w14:paraId="462F7908" w14:textId="77777777">
        <w:trPr>
          <w:trHeight w:val="328"/>
          <w:jc w:val="center"/>
        </w:trPr>
        <w:tc>
          <w:tcPr>
            <w:tcW w:w="1348" w:type="dxa"/>
            <w:vMerge/>
            <w:tcBorders>
              <w:top w:val="nil"/>
              <w:left w:val="single" w:color="auto" w:sz="8" w:space="0"/>
              <w:bottom w:val="single" w:color="000000" w:sz="4" w:space="0"/>
              <w:right w:val="single" w:color="auto" w:sz="4" w:space="0"/>
            </w:tcBorders>
            <w:vAlign w:val="center"/>
            <w:hideMark/>
          </w:tcPr>
          <w:p w:rsidR="000B00C0" w:rsidRDefault="000B00C0" w14:paraId="06376B4A" w14:textId="77777777">
            <w:pPr>
              <w:rPr>
                <w:rFonts w:ascii="Calibri" w:hAnsi="Calibri" w:cs="Calibri"/>
                <w:color w:val="000000"/>
                <w:sz w:val="22"/>
                <w:szCs w:val="22"/>
              </w:rPr>
            </w:pPr>
          </w:p>
        </w:tc>
        <w:tc>
          <w:tcPr>
            <w:tcW w:w="980" w:type="dxa"/>
            <w:vMerge/>
            <w:tcBorders>
              <w:top w:val="nil"/>
              <w:left w:val="single" w:color="auto" w:sz="4" w:space="0"/>
              <w:bottom w:val="single" w:color="000000" w:sz="4" w:space="0"/>
              <w:right w:val="single" w:color="auto" w:sz="4" w:space="0"/>
            </w:tcBorders>
            <w:vAlign w:val="center"/>
            <w:hideMark/>
          </w:tcPr>
          <w:p w:rsidR="000B00C0" w:rsidRDefault="000B00C0" w14:paraId="171BAF21" w14:textId="77777777">
            <w:pPr>
              <w:rPr>
                <w:rFonts w:ascii="Calibri" w:hAnsi="Calibri" w:cs="Calibri"/>
                <w:b/>
                <w:bCs/>
                <w:color w:val="000000"/>
              </w:rPr>
            </w:pPr>
          </w:p>
        </w:tc>
        <w:tc>
          <w:tcPr>
            <w:tcW w:w="981" w:type="dxa"/>
            <w:vMerge/>
            <w:tcBorders>
              <w:top w:val="nil"/>
              <w:left w:val="single" w:color="auto" w:sz="4" w:space="0"/>
              <w:bottom w:val="single" w:color="000000" w:sz="8" w:space="0"/>
              <w:right w:val="single" w:color="auto" w:sz="4" w:space="0"/>
            </w:tcBorders>
            <w:vAlign w:val="center"/>
            <w:hideMark/>
          </w:tcPr>
          <w:p w:rsidR="000B00C0" w:rsidRDefault="000B00C0" w14:paraId="1C1A5623"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0B00C0" w:rsidRDefault="000B00C0" w14:paraId="39674BB1" w14:textId="77777777">
            <w:pPr>
              <w:rPr>
                <w:rFonts w:ascii="Calibri" w:hAnsi="Calibri" w:cs="Calibri"/>
                <w:color w:val="000000"/>
                <w:sz w:val="22"/>
                <w:szCs w:val="22"/>
              </w:rPr>
            </w:pPr>
          </w:p>
        </w:tc>
        <w:tc>
          <w:tcPr>
            <w:tcW w:w="1249" w:type="dxa"/>
            <w:tcBorders>
              <w:top w:val="nil"/>
              <w:left w:val="nil"/>
              <w:bottom w:val="single" w:color="auto" w:sz="4" w:space="0"/>
              <w:right w:val="single" w:color="auto" w:sz="4" w:space="0"/>
            </w:tcBorders>
            <w:noWrap/>
            <w:vAlign w:val="bottom"/>
            <w:hideMark/>
          </w:tcPr>
          <w:p w:rsidR="000B00C0" w:rsidRDefault="000B00C0" w14:paraId="4ACF8A02" w14:textId="77777777">
            <w:pPr>
              <w:jc w:val="right"/>
              <w:rPr>
                <w:rFonts w:ascii="Calibri" w:hAnsi="Calibri" w:cs="Calibri"/>
                <w:color w:val="000000"/>
                <w:sz w:val="22"/>
                <w:szCs w:val="22"/>
              </w:rPr>
            </w:pPr>
            <w:r>
              <w:rPr>
                <w:rFonts w:ascii="Calibri" w:hAnsi="Calibri" w:cs="Calibri"/>
                <w:color w:val="000000"/>
                <w:sz w:val="22"/>
                <w:szCs w:val="22"/>
              </w:rPr>
              <w:t>22</w:t>
            </w:r>
          </w:p>
        </w:tc>
        <w:tc>
          <w:tcPr>
            <w:tcW w:w="815" w:type="dxa"/>
            <w:tcBorders>
              <w:top w:val="nil"/>
              <w:left w:val="nil"/>
              <w:bottom w:val="single" w:color="auto" w:sz="4" w:space="0"/>
              <w:right w:val="single" w:color="auto" w:sz="4" w:space="0"/>
            </w:tcBorders>
            <w:noWrap/>
            <w:vAlign w:val="bottom"/>
            <w:hideMark/>
          </w:tcPr>
          <w:p w:rsidR="000B00C0" w:rsidRDefault="000B00C0" w14:paraId="16EE5E39" w14:textId="77777777">
            <w:pPr>
              <w:jc w:val="center"/>
              <w:rPr>
                <w:rFonts w:ascii="Calibri" w:hAnsi="Calibri" w:cs="Calibri"/>
                <w:color w:val="000000"/>
                <w:sz w:val="22"/>
                <w:szCs w:val="22"/>
              </w:rPr>
            </w:pPr>
            <w:r>
              <w:rPr>
                <w:rFonts w:ascii="Calibri" w:hAnsi="Calibri" w:cs="Calibri"/>
                <w:color w:val="000000"/>
                <w:sz w:val="22"/>
                <w:szCs w:val="22"/>
              </w:rPr>
              <w:t>2</w:t>
            </w:r>
          </w:p>
        </w:tc>
        <w:tc>
          <w:tcPr>
            <w:tcW w:w="879" w:type="dxa"/>
            <w:vMerge/>
            <w:tcBorders>
              <w:top w:val="nil"/>
              <w:left w:val="single" w:color="auto" w:sz="4" w:space="0"/>
              <w:bottom w:val="single" w:color="000000" w:sz="8" w:space="0"/>
              <w:right w:val="single" w:color="auto" w:sz="4" w:space="0"/>
            </w:tcBorders>
            <w:vAlign w:val="center"/>
            <w:hideMark/>
          </w:tcPr>
          <w:p w:rsidR="000B00C0" w:rsidRDefault="000B00C0" w14:paraId="51A16EF9"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0B00C0" w:rsidRDefault="000B00C0" w14:paraId="392B1E20" w14:textId="77777777">
            <w:pPr>
              <w:rPr>
                <w:rFonts w:ascii="Calibri" w:hAnsi="Calibri" w:cs="Calibri"/>
                <w:color w:val="000000"/>
                <w:sz w:val="22"/>
                <w:szCs w:val="22"/>
              </w:rPr>
            </w:pPr>
          </w:p>
        </w:tc>
      </w:tr>
      <w:tr w:rsidR="00F048C7" w:rsidTr="009C1DE1" w14:paraId="1E881B3B" w14:textId="77777777">
        <w:trPr>
          <w:trHeight w:val="316"/>
          <w:jc w:val="center"/>
        </w:trPr>
        <w:tc>
          <w:tcPr>
            <w:tcW w:w="1348" w:type="dxa"/>
            <w:tcBorders>
              <w:top w:val="nil"/>
              <w:left w:val="single" w:color="auto" w:sz="8" w:space="0"/>
              <w:bottom w:val="single" w:color="auto" w:sz="8" w:space="0"/>
              <w:right w:val="single" w:color="auto" w:sz="4" w:space="0"/>
            </w:tcBorders>
            <w:noWrap/>
            <w:vAlign w:val="bottom"/>
            <w:hideMark/>
          </w:tcPr>
          <w:p w:rsidR="000B00C0" w:rsidRDefault="000B00C0" w14:paraId="264305B8" w14:textId="77777777">
            <w:pPr>
              <w:rPr>
                <w:rFonts w:ascii="Calibri" w:hAnsi="Calibri" w:cs="Calibri"/>
                <w:color w:val="000000"/>
                <w:sz w:val="22"/>
                <w:szCs w:val="22"/>
              </w:rPr>
            </w:pPr>
            <w:r>
              <w:rPr>
                <w:rFonts w:ascii="Calibri" w:hAnsi="Calibri" w:cs="Calibri"/>
                <w:color w:val="000000"/>
                <w:sz w:val="22"/>
                <w:szCs w:val="22"/>
              </w:rPr>
              <w:t>Somma Punti</w:t>
            </w:r>
          </w:p>
        </w:tc>
        <w:tc>
          <w:tcPr>
            <w:tcW w:w="980" w:type="dxa"/>
            <w:tcBorders>
              <w:top w:val="nil"/>
              <w:left w:val="nil"/>
              <w:bottom w:val="single" w:color="auto" w:sz="8" w:space="0"/>
              <w:right w:val="single" w:color="auto" w:sz="4" w:space="0"/>
            </w:tcBorders>
            <w:noWrap/>
            <w:vAlign w:val="bottom"/>
            <w:hideMark/>
          </w:tcPr>
          <w:p w:rsidR="000B00C0" w:rsidRDefault="000B00C0" w14:paraId="743F2734" w14:textId="77777777">
            <w:pPr>
              <w:jc w:val="center"/>
              <w:rPr>
                <w:rFonts w:ascii="Calibri" w:hAnsi="Calibri" w:cs="Calibri"/>
                <w:color w:val="000000"/>
                <w:sz w:val="22"/>
                <w:szCs w:val="22"/>
              </w:rPr>
            </w:pPr>
            <w:r>
              <w:rPr>
                <w:rFonts w:ascii="Calibri" w:hAnsi="Calibri" w:cs="Calibri"/>
                <w:color w:val="000000"/>
                <w:sz w:val="22"/>
                <w:szCs w:val="22"/>
              </w:rPr>
              <w:t>12</w:t>
            </w:r>
          </w:p>
        </w:tc>
        <w:tc>
          <w:tcPr>
            <w:tcW w:w="981" w:type="dxa"/>
            <w:vMerge/>
            <w:tcBorders>
              <w:top w:val="nil"/>
              <w:left w:val="single" w:color="auto" w:sz="4" w:space="0"/>
              <w:bottom w:val="single" w:color="000000" w:sz="8" w:space="0"/>
              <w:right w:val="single" w:color="auto" w:sz="4" w:space="0"/>
            </w:tcBorders>
            <w:vAlign w:val="center"/>
            <w:hideMark/>
          </w:tcPr>
          <w:p w:rsidR="000B00C0" w:rsidRDefault="000B00C0" w14:paraId="35CFDB0B"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0B00C0" w:rsidRDefault="000B00C0" w14:paraId="0213173B" w14:textId="77777777">
            <w:pPr>
              <w:rPr>
                <w:rFonts w:ascii="Calibri" w:hAnsi="Calibri" w:cs="Calibri"/>
                <w:color w:val="000000"/>
                <w:sz w:val="22"/>
                <w:szCs w:val="22"/>
              </w:rPr>
            </w:pPr>
          </w:p>
        </w:tc>
        <w:tc>
          <w:tcPr>
            <w:tcW w:w="1249" w:type="dxa"/>
            <w:tcBorders>
              <w:top w:val="nil"/>
              <w:left w:val="nil"/>
              <w:bottom w:val="single" w:color="auto" w:sz="8" w:space="0"/>
              <w:right w:val="single" w:color="auto" w:sz="4" w:space="0"/>
            </w:tcBorders>
            <w:noWrap/>
            <w:vAlign w:val="bottom"/>
            <w:hideMark/>
          </w:tcPr>
          <w:p w:rsidR="000B00C0" w:rsidRDefault="000B00C0" w14:paraId="316EEAEE" w14:textId="77777777">
            <w:pPr>
              <w:rPr>
                <w:rFonts w:ascii="Calibri" w:hAnsi="Calibri" w:cs="Calibri"/>
                <w:color w:val="000000"/>
                <w:sz w:val="22"/>
                <w:szCs w:val="22"/>
              </w:rPr>
            </w:pPr>
            <w:r>
              <w:rPr>
                <w:rFonts w:ascii="Calibri" w:hAnsi="Calibri" w:cs="Calibri"/>
                <w:color w:val="000000"/>
                <w:sz w:val="22"/>
                <w:szCs w:val="22"/>
              </w:rPr>
              <w:t>Somma Punti</w:t>
            </w:r>
          </w:p>
        </w:tc>
        <w:tc>
          <w:tcPr>
            <w:tcW w:w="815" w:type="dxa"/>
            <w:tcBorders>
              <w:top w:val="nil"/>
              <w:left w:val="nil"/>
              <w:bottom w:val="single" w:color="auto" w:sz="8" w:space="0"/>
              <w:right w:val="single" w:color="auto" w:sz="4" w:space="0"/>
            </w:tcBorders>
            <w:noWrap/>
            <w:vAlign w:val="bottom"/>
            <w:hideMark/>
          </w:tcPr>
          <w:p w:rsidR="000B00C0" w:rsidRDefault="000B00C0" w14:paraId="073784A8" w14:textId="77777777">
            <w:pPr>
              <w:jc w:val="center"/>
              <w:rPr>
                <w:rFonts w:ascii="Calibri" w:hAnsi="Calibri" w:cs="Calibri"/>
                <w:color w:val="000000"/>
                <w:sz w:val="22"/>
                <w:szCs w:val="22"/>
              </w:rPr>
            </w:pPr>
            <w:r>
              <w:rPr>
                <w:rFonts w:ascii="Calibri" w:hAnsi="Calibri" w:cs="Calibri"/>
                <w:color w:val="000000"/>
                <w:sz w:val="22"/>
                <w:szCs w:val="22"/>
              </w:rPr>
              <w:t>9</w:t>
            </w:r>
          </w:p>
        </w:tc>
        <w:tc>
          <w:tcPr>
            <w:tcW w:w="879" w:type="dxa"/>
            <w:vMerge/>
            <w:tcBorders>
              <w:top w:val="nil"/>
              <w:left w:val="single" w:color="auto" w:sz="4" w:space="0"/>
              <w:bottom w:val="single" w:color="000000" w:sz="8" w:space="0"/>
              <w:right w:val="single" w:color="auto" w:sz="4" w:space="0"/>
            </w:tcBorders>
            <w:vAlign w:val="center"/>
            <w:hideMark/>
          </w:tcPr>
          <w:p w:rsidR="000B00C0" w:rsidRDefault="000B00C0" w14:paraId="77E8E37D"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0B00C0" w:rsidRDefault="000B00C0" w14:paraId="3C6C3709" w14:textId="77777777">
            <w:pPr>
              <w:rPr>
                <w:rFonts w:ascii="Calibri" w:hAnsi="Calibri" w:cs="Calibri"/>
                <w:color w:val="000000"/>
                <w:sz w:val="22"/>
                <w:szCs w:val="22"/>
              </w:rPr>
            </w:pPr>
          </w:p>
        </w:tc>
      </w:tr>
    </w:tbl>
    <w:p w:rsidR="00AB1ED8" w:rsidP="00AB1ED8" w:rsidRDefault="00AB1ED8" w14:paraId="03B70BD9" w14:textId="77777777">
      <w:pPr>
        <w:rPr>
          <w:rFonts w:asciiTheme="minorHAnsi" w:hAnsiTheme="minorHAnsi" w:cstheme="minorHAnsi"/>
        </w:rPr>
      </w:pPr>
    </w:p>
    <w:p w:rsidRPr="00BD7109" w:rsidR="005F1DB2" w:rsidP="00842DA3" w:rsidRDefault="005F1DB2" w14:paraId="7A42424D" w14:textId="33AFEDA2">
      <w:pPr>
        <w:pStyle w:val="ListParagraph"/>
        <w:numPr>
          <w:ilvl w:val="0"/>
          <w:numId w:val="22"/>
        </w:numPr>
        <w:ind w:left="426" w:hanging="437"/>
        <w:jc w:val="both"/>
        <w:rPr>
          <w:rFonts w:ascii="Calibri" w:hAnsi="Calibri" w:cs="Calibri"/>
          <w:b/>
        </w:rPr>
      </w:pPr>
      <w:r w:rsidRPr="00BD7109">
        <w:rPr>
          <w:rFonts w:ascii="Calibri" w:hAnsi="Calibri" w:cs="Calibri"/>
          <w:b/>
        </w:rPr>
        <w:t xml:space="preserve">RF06 – </w:t>
      </w:r>
      <w:r w:rsidRPr="00BD7109" w:rsidR="005B7366">
        <w:rPr>
          <w:rFonts w:ascii="Calibri" w:hAnsi="Calibri" w:cs="Calibri"/>
          <w:b/>
        </w:rPr>
        <w:t>Verifica Patente a Crediti</w:t>
      </w:r>
      <w:r w:rsidRPr="00BD7109">
        <w:rPr>
          <w:rFonts w:ascii="Calibri" w:hAnsi="Calibri" w:cs="Calibri"/>
          <w:b/>
        </w:rPr>
        <w:t xml:space="preserve"> </w:t>
      </w:r>
    </w:p>
    <w:p w:rsidRPr="00BD7109" w:rsidR="005F1DB2" w:rsidP="00DC084D" w:rsidRDefault="006E4BA3" w14:paraId="5AF673EA" w14:textId="099F2592">
      <w:pPr>
        <w:ind w:left="426" w:hanging="66"/>
        <w:jc w:val="both"/>
        <w:rPr>
          <w:rFonts w:ascii="Calibri" w:hAnsi="Calibri" w:cs="Calibri"/>
        </w:rPr>
      </w:pPr>
      <w:r w:rsidRPr="00BD7109">
        <w:rPr>
          <w:rFonts w:ascii="Calibri" w:hAnsi="Calibri" w:cs="Calibri"/>
        </w:rPr>
        <w:t xml:space="preserve">Gli operatori INL </w:t>
      </w:r>
      <w:r w:rsidRPr="00BD7109" w:rsidR="0017110B">
        <w:rPr>
          <w:rFonts w:ascii="Calibri" w:hAnsi="Calibri" w:cs="Calibri"/>
        </w:rPr>
        <w:t>autorizzati alla verifica della patente devono poter</w:t>
      </w:r>
      <w:r w:rsidRPr="00BD7109" w:rsidR="00DC084D">
        <w:rPr>
          <w:rFonts w:ascii="Calibri" w:hAnsi="Calibri" w:cs="Calibri"/>
        </w:rPr>
        <w:t>:</w:t>
      </w:r>
      <w:r w:rsidRPr="00BD7109" w:rsidR="005F1DB2">
        <w:rPr>
          <w:rFonts w:ascii="Calibri" w:hAnsi="Calibri" w:cs="Calibri"/>
        </w:rPr>
        <w:t xml:space="preserve"> </w:t>
      </w:r>
    </w:p>
    <w:p w:rsidRPr="00BD7109" w:rsidR="005F1DB2" w:rsidP="00842DA3" w:rsidRDefault="005F1DB2" w14:paraId="3BC9C03C" w14:textId="75EDC860">
      <w:pPr>
        <w:pStyle w:val="ListParagraph"/>
        <w:numPr>
          <w:ilvl w:val="0"/>
          <w:numId w:val="33"/>
        </w:numPr>
        <w:ind w:left="1418" w:hanging="425"/>
        <w:jc w:val="both"/>
        <w:rPr>
          <w:rFonts w:ascii="Calibri" w:hAnsi="Calibri" w:cs="Calibri"/>
        </w:rPr>
      </w:pPr>
      <w:r w:rsidRPr="00BD7109">
        <w:rPr>
          <w:rFonts w:ascii="Calibri" w:hAnsi="Calibri" w:cs="Calibri"/>
          <w:b/>
          <w:bCs/>
        </w:rPr>
        <w:t>RF0</w:t>
      </w:r>
      <w:r w:rsidRPr="00BD7109" w:rsidR="00DC084D">
        <w:rPr>
          <w:rFonts w:ascii="Calibri" w:hAnsi="Calibri" w:cs="Calibri"/>
          <w:b/>
          <w:bCs/>
        </w:rPr>
        <w:t>6</w:t>
      </w:r>
      <w:r w:rsidRPr="00BD7109">
        <w:rPr>
          <w:rFonts w:ascii="Calibri" w:hAnsi="Calibri" w:cs="Calibri"/>
          <w:b/>
          <w:bCs/>
        </w:rPr>
        <w:t xml:space="preserve">-01 – </w:t>
      </w:r>
      <w:r w:rsidRPr="00BD7109" w:rsidR="00DC084D">
        <w:rPr>
          <w:rFonts w:ascii="Calibri" w:hAnsi="Calibri" w:cs="Calibri"/>
          <w:b/>
          <w:bCs/>
        </w:rPr>
        <w:t>Storico Decurtazioni</w:t>
      </w:r>
      <w:r w:rsidRPr="00BD7109">
        <w:rPr>
          <w:rFonts w:ascii="Calibri" w:hAnsi="Calibri" w:cs="Calibri"/>
        </w:rPr>
        <w:t xml:space="preserve">: </w:t>
      </w:r>
      <w:r w:rsidRPr="00BD7109" w:rsidR="00F57280">
        <w:rPr>
          <w:rFonts w:ascii="Calibri" w:hAnsi="Calibri" w:cs="Calibri"/>
        </w:rPr>
        <w:t>Consultare lo storico delle decurtazioni applicate a ciascuna patente;</w:t>
      </w:r>
    </w:p>
    <w:p w:rsidRPr="00BD7109" w:rsidR="008C5D61" w:rsidP="00842DA3" w:rsidRDefault="008C5D61" w14:paraId="3B09F3B6" w14:textId="7A9C417F">
      <w:pPr>
        <w:pStyle w:val="ListParagraph"/>
        <w:numPr>
          <w:ilvl w:val="0"/>
          <w:numId w:val="33"/>
        </w:numPr>
        <w:ind w:left="1418" w:hanging="425"/>
        <w:jc w:val="both"/>
        <w:rPr>
          <w:rFonts w:ascii="Calibri" w:hAnsi="Calibri" w:cs="Calibri"/>
        </w:rPr>
      </w:pPr>
      <w:r w:rsidRPr="00BD7109">
        <w:rPr>
          <w:rFonts w:ascii="Calibri" w:hAnsi="Calibri" w:cs="Calibri"/>
          <w:b/>
          <w:bCs/>
        </w:rPr>
        <w:t>RF06-02 – Storico Recuperi</w:t>
      </w:r>
      <w:r w:rsidRPr="00BD7109">
        <w:rPr>
          <w:rFonts w:ascii="Calibri" w:hAnsi="Calibri" w:cs="Calibri"/>
        </w:rPr>
        <w:t xml:space="preserve">: Consultare lo storico dei recuperi </w:t>
      </w:r>
      <w:r w:rsidRPr="00BD7109" w:rsidR="00932A89">
        <w:rPr>
          <w:rFonts w:ascii="Calibri" w:hAnsi="Calibri" w:cs="Calibri"/>
        </w:rPr>
        <w:t>per</w:t>
      </w:r>
      <w:r w:rsidRPr="00BD7109">
        <w:rPr>
          <w:rFonts w:ascii="Calibri" w:hAnsi="Calibri" w:cs="Calibri"/>
        </w:rPr>
        <w:t xml:space="preserve"> ciascuna patente;</w:t>
      </w:r>
    </w:p>
    <w:p w:rsidRPr="00BD7109" w:rsidR="00932A89" w:rsidP="00842DA3" w:rsidRDefault="00932A89" w14:paraId="5789ACAE" w14:textId="522C0FC4">
      <w:pPr>
        <w:pStyle w:val="ListParagraph"/>
        <w:numPr>
          <w:ilvl w:val="0"/>
          <w:numId w:val="33"/>
        </w:numPr>
        <w:ind w:left="1418" w:hanging="425"/>
        <w:jc w:val="both"/>
        <w:rPr>
          <w:rFonts w:ascii="Calibri" w:hAnsi="Calibri" w:cs="Calibri"/>
        </w:rPr>
      </w:pPr>
      <w:r w:rsidRPr="00BD7109">
        <w:rPr>
          <w:rFonts w:ascii="Calibri" w:hAnsi="Calibri" w:cs="Calibri"/>
          <w:b/>
          <w:bCs/>
        </w:rPr>
        <w:t xml:space="preserve">RF06-03 – </w:t>
      </w:r>
      <w:r w:rsidRPr="00BD7109" w:rsidR="0073429E">
        <w:rPr>
          <w:rFonts w:ascii="Calibri" w:hAnsi="Calibri" w:cs="Calibri"/>
          <w:b/>
          <w:bCs/>
        </w:rPr>
        <w:t>Verifica</w:t>
      </w:r>
      <w:r w:rsidRPr="00BD7109">
        <w:rPr>
          <w:rFonts w:ascii="Calibri" w:hAnsi="Calibri" w:cs="Calibri"/>
          <w:b/>
          <w:bCs/>
        </w:rPr>
        <w:t xml:space="preserve"> punteggio Patente</w:t>
      </w:r>
      <w:r w:rsidRPr="00BD7109">
        <w:rPr>
          <w:rFonts w:ascii="Calibri" w:hAnsi="Calibri" w:cs="Calibri"/>
        </w:rPr>
        <w:t>: Consultare</w:t>
      </w:r>
      <w:r w:rsidRPr="00BD7109" w:rsidR="00686CB1">
        <w:rPr>
          <w:rFonts w:ascii="Calibri" w:hAnsi="Calibri" w:cs="Calibri"/>
        </w:rPr>
        <w:t xml:space="preserve"> gli elementi che contribuiscono al punteggio della patente</w:t>
      </w:r>
      <w:r w:rsidRPr="00BD7109" w:rsidR="00381627">
        <w:rPr>
          <w:rFonts w:ascii="Calibri" w:hAnsi="Calibri" w:cs="Calibri"/>
        </w:rPr>
        <w:t xml:space="preserve">. Per ciascun elemento deve essere mostrato sia </w:t>
      </w:r>
      <w:r w:rsidRPr="00BD7109" w:rsidR="00E069E9">
        <w:rPr>
          <w:rFonts w:ascii="Calibri" w:hAnsi="Calibri" w:cs="Calibri"/>
        </w:rPr>
        <w:t>il valore assoluto</w:t>
      </w:r>
      <w:r w:rsidRPr="00BD7109" w:rsidR="00381627">
        <w:rPr>
          <w:rFonts w:ascii="Calibri" w:hAnsi="Calibri" w:cs="Calibri"/>
        </w:rPr>
        <w:t xml:space="preserve"> del punteggio che quello relativo</w:t>
      </w:r>
      <w:r w:rsidRPr="00BD7109" w:rsidR="0022632B">
        <w:rPr>
          <w:rFonts w:ascii="Calibri" w:hAnsi="Calibri" w:cs="Calibri"/>
        </w:rPr>
        <w:t xml:space="preserve">, cioè il valore </w:t>
      </w:r>
      <w:r w:rsidRPr="00BD7109" w:rsidR="002A207C">
        <w:rPr>
          <w:rFonts w:ascii="Calibri" w:hAnsi="Calibri" w:cs="Calibri"/>
        </w:rPr>
        <w:t xml:space="preserve">del punteggio dello specifico elemento rispetto all’insieme degli elementi </w:t>
      </w:r>
      <w:r w:rsidRPr="00BD7109" w:rsidR="00127222">
        <w:rPr>
          <w:rFonts w:ascii="Calibri" w:hAnsi="Calibri" w:cs="Calibri"/>
        </w:rPr>
        <w:t>che contribuiscono al calcolo del</w:t>
      </w:r>
      <w:r w:rsidRPr="00BD7109" w:rsidR="00BE37E6">
        <w:rPr>
          <w:rFonts w:ascii="Calibri" w:hAnsi="Calibri" w:cs="Calibri"/>
        </w:rPr>
        <w:t xml:space="preserve"> punteggio della patente</w:t>
      </w:r>
      <w:r w:rsidRPr="00BD7109">
        <w:rPr>
          <w:rFonts w:ascii="Calibri" w:hAnsi="Calibri" w:cs="Calibri"/>
        </w:rPr>
        <w:t>;</w:t>
      </w:r>
    </w:p>
    <w:p w:rsidRPr="00BD7109" w:rsidR="0021761D" w:rsidP="0021761D" w:rsidRDefault="0021761D" w14:paraId="7DF98C21" w14:textId="77777777">
      <w:pPr>
        <w:pStyle w:val="ListParagraph"/>
        <w:numPr>
          <w:ilvl w:val="0"/>
          <w:numId w:val="0"/>
        </w:numPr>
        <w:ind w:left="1418"/>
        <w:jc w:val="both"/>
        <w:rPr>
          <w:rFonts w:ascii="Calibri" w:hAnsi="Calibri" w:cs="Calibri"/>
        </w:rPr>
      </w:pPr>
    </w:p>
    <w:p w:rsidRPr="00BD7109" w:rsidR="00BE37E6" w:rsidP="00842DA3" w:rsidRDefault="00BE37E6" w14:paraId="52DF1EE6" w14:textId="6C777115">
      <w:pPr>
        <w:pStyle w:val="ListParagraph"/>
        <w:numPr>
          <w:ilvl w:val="0"/>
          <w:numId w:val="22"/>
        </w:numPr>
        <w:ind w:left="426" w:hanging="437"/>
        <w:jc w:val="both"/>
        <w:rPr>
          <w:rFonts w:ascii="Calibri" w:hAnsi="Calibri" w:cs="Calibri"/>
          <w:b/>
        </w:rPr>
      </w:pPr>
      <w:r w:rsidRPr="00BD7109">
        <w:rPr>
          <w:rFonts w:ascii="Calibri" w:hAnsi="Calibri" w:cs="Calibri"/>
          <w:b/>
        </w:rPr>
        <w:t>RF0</w:t>
      </w:r>
      <w:r w:rsidRPr="00BD7109" w:rsidR="0021761D">
        <w:rPr>
          <w:rFonts w:ascii="Calibri" w:hAnsi="Calibri" w:cs="Calibri"/>
          <w:b/>
        </w:rPr>
        <w:t>7</w:t>
      </w:r>
      <w:r w:rsidRPr="00BD7109">
        <w:rPr>
          <w:rFonts w:ascii="Calibri" w:hAnsi="Calibri" w:cs="Calibri"/>
          <w:b/>
        </w:rPr>
        <w:t xml:space="preserve"> – </w:t>
      </w:r>
      <w:r w:rsidRPr="00BD7109" w:rsidR="0021761D">
        <w:rPr>
          <w:rFonts w:ascii="Calibri" w:hAnsi="Calibri" w:cs="Calibri"/>
          <w:b/>
        </w:rPr>
        <w:t>Calcolo punteggio patente</w:t>
      </w:r>
      <w:r w:rsidRPr="00BD7109">
        <w:rPr>
          <w:rFonts w:ascii="Calibri" w:hAnsi="Calibri" w:cs="Calibri"/>
          <w:b/>
        </w:rPr>
        <w:t xml:space="preserve"> </w:t>
      </w:r>
    </w:p>
    <w:p w:rsidRPr="00BD7109" w:rsidR="00BE37E6" w:rsidP="00BE37E6" w:rsidRDefault="007C2783" w14:paraId="54B14A0D" w14:textId="2CF0B144">
      <w:pPr>
        <w:ind w:left="426" w:hanging="66"/>
        <w:jc w:val="both"/>
        <w:rPr>
          <w:rFonts w:ascii="Calibri" w:hAnsi="Calibri" w:cs="Calibri"/>
        </w:rPr>
      </w:pPr>
      <w:r w:rsidRPr="00BD7109">
        <w:rPr>
          <w:rFonts w:ascii="Calibri" w:hAnsi="Calibri" w:cs="Calibri"/>
        </w:rPr>
        <w:t xml:space="preserve">Il motore di calcolo </w:t>
      </w:r>
      <w:r w:rsidRPr="00BD7109" w:rsidR="002A35FB">
        <w:rPr>
          <w:rFonts w:ascii="Calibri" w:hAnsi="Calibri" w:cs="Calibri"/>
        </w:rPr>
        <w:t xml:space="preserve">del punteggio della patente </w:t>
      </w:r>
      <w:r w:rsidRPr="00BD7109" w:rsidR="00BE37E6">
        <w:rPr>
          <w:rFonts w:ascii="Calibri" w:hAnsi="Calibri" w:cs="Calibri"/>
        </w:rPr>
        <w:t>dev</w:t>
      </w:r>
      <w:r w:rsidRPr="00BD7109" w:rsidR="002A35FB">
        <w:rPr>
          <w:rFonts w:ascii="Calibri" w:hAnsi="Calibri" w:cs="Calibri"/>
        </w:rPr>
        <w:t>e</w:t>
      </w:r>
      <w:r w:rsidRPr="00BD7109" w:rsidR="00B56C47">
        <w:rPr>
          <w:rFonts w:ascii="Calibri" w:hAnsi="Calibri" w:cs="Calibri"/>
        </w:rPr>
        <w:t xml:space="preserve"> essere adeguato per recepire le seguenti indicazioni</w:t>
      </w:r>
      <w:r w:rsidRPr="00BD7109" w:rsidR="00BE37E6">
        <w:rPr>
          <w:rFonts w:ascii="Calibri" w:hAnsi="Calibri" w:cs="Calibri"/>
        </w:rPr>
        <w:t xml:space="preserve">: </w:t>
      </w:r>
    </w:p>
    <w:p w:rsidRPr="00BD7109" w:rsidR="00972430" w:rsidP="00842DA3" w:rsidRDefault="004820CB" w14:paraId="54D86856" w14:textId="557407C6">
      <w:pPr>
        <w:pStyle w:val="ListParagraph"/>
        <w:numPr>
          <w:ilvl w:val="0"/>
          <w:numId w:val="33"/>
        </w:numPr>
        <w:jc w:val="both"/>
        <w:rPr>
          <w:rFonts w:ascii="Calibri" w:hAnsi="Calibri" w:cs="Calibri"/>
        </w:rPr>
      </w:pPr>
      <w:r w:rsidRPr="00BD7109">
        <w:rPr>
          <w:rFonts w:ascii="Calibri" w:hAnsi="Calibri" w:cs="Calibri"/>
          <w:b/>
          <w:bCs/>
        </w:rPr>
        <w:t>RF0</w:t>
      </w:r>
      <w:r w:rsidRPr="00BD7109" w:rsidR="007E64A3">
        <w:rPr>
          <w:rFonts w:ascii="Calibri" w:hAnsi="Calibri" w:cs="Calibri"/>
          <w:b/>
          <w:bCs/>
        </w:rPr>
        <w:t>7</w:t>
      </w:r>
      <w:r w:rsidRPr="00BD7109">
        <w:rPr>
          <w:rFonts w:ascii="Calibri" w:hAnsi="Calibri" w:cs="Calibri"/>
          <w:b/>
          <w:bCs/>
        </w:rPr>
        <w:t>-01 – Blocco</w:t>
      </w:r>
      <w:r w:rsidRPr="00BD7109" w:rsidR="007E64A3">
        <w:rPr>
          <w:rFonts w:ascii="Calibri" w:hAnsi="Calibri" w:cs="Calibri"/>
          <w:b/>
          <w:bCs/>
        </w:rPr>
        <w:t xml:space="preserve"> calcolo automatico scatto anzianità</w:t>
      </w:r>
      <w:r w:rsidRPr="00BD7109">
        <w:rPr>
          <w:rFonts w:ascii="Calibri" w:hAnsi="Calibri" w:cs="Calibri"/>
        </w:rPr>
        <w:t>:</w:t>
      </w:r>
      <w:r w:rsidRPr="00BD7109" w:rsidR="005F5A4F">
        <w:rPr>
          <w:rFonts w:ascii="Calibri" w:hAnsi="Calibri" w:cs="Calibri"/>
        </w:rPr>
        <w:t xml:space="preserve"> </w:t>
      </w:r>
      <w:r w:rsidRPr="00BD7109" w:rsidR="00973E3A">
        <w:rPr>
          <w:rFonts w:ascii="Calibri" w:hAnsi="Calibri" w:cs="Calibri"/>
          <w:highlight w:val="yellow"/>
        </w:rPr>
        <w:t xml:space="preserve">Il comma </w:t>
      </w:r>
      <w:r w:rsidRPr="00BD7109" w:rsidR="00045579">
        <w:rPr>
          <w:rFonts w:ascii="Calibri" w:hAnsi="Calibri" w:cs="Calibri"/>
          <w:highlight w:val="yellow"/>
        </w:rPr>
        <w:t>3</w:t>
      </w:r>
      <w:r w:rsidRPr="00BD7109" w:rsidR="00776545">
        <w:rPr>
          <w:rFonts w:ascii="Calibri" w:hAnsi="Calibri" w:cs="Calibri"/>
          <w:highlight w:val="yellow"/>
        </w:rPr>
        <w:t xml:space="preserve"> Art5 del “</w:t>
      </w:r>
      <w:r w:rsidRPr="00BD7109" w:rsidR="00776545">
        <w:rPr>
          <w:rFonts w:ascii="Calibri" w:hAnsi="Calibri" w:cs="Calibri"/>
          <w:i/>
          <w:iCs/>
          <w:highlight w:val="yellow"/>
        </w:rPr>
        <w:t>D.M.-n.-132-2024-regolamento-patente-a-crediti</w:t>
      </w:r>
      <w:r w:rsidRPr="00BD7109" w:rsidR="00776545">
        <w:rPr>
          <w:rFonts w:ascii="Calibri" w:hAnsi="Calibri" w:cs="Calibri"/>
          <w:highlight w:val="yellow"/>
        </w:rPr>
        <w:t>” stabilisce che:</w:t>
      </w:r>
      <w:r w:rsidRPr="00BD7109" w:rsidR="00045579">
        <w:rPr>
          <w:rFonts w:ascii="Calibri" w:hAnsi="Calibri" w:cs="Calibri"/>
          <w:highlight w:val="yellow"/>
        </w:rPr>
        <w:t xml:space="preserve"> </w:t>
      </w:r>
      <w:r w:rsidRPr="00BD7109" w:rsidR="00031A51">
        <w:rPr>
          <w:rFonts w:ascii="Calibri" w:hAnsi="Calibri" w:cs="Calibri"/>
          <w:highlight w:val="yellow"/>
        </w:rPr>
        <w:t>“</w:t>
      </w:r>
      <w:r w:rsidRPr="00BD7109" w:rsidR="00045579">
        <w:rPr>
          <w:rFonts w:ascii="Calibri" w:hAnsi="Calibri" w:cs="Calibri"/>
          <w:i/>
          <w:iCs/>
          <w:highlight w:val="yellow"/>
        </w:rPr>
        <w:t>In ragione della mancanza di provvedimenti di decurtazione del</w:t>
      </w:r>
      <w:r w:rsidRPr="00BD7109" w:rsidR="00B036F3">
        <w:rPr>
          <w:rFonts w:ascii="Calibri" w:hAnsi="Calibri" w:cs="Calibri"/>
          <w:i/>
          <w:iCs/>
          <w:highlight w:val="yellow"/>
        </w:rPr>
        <w:t xml:space="preserve"> </w:t>
      </w:r>
      <w:r w:rsidRPr="00BD7109" w:rsidR="00045579">
        <w:rPr>
          <w:rFonts w:ascii="Calibri" w:hAnsi="Calibri" w:cs="Calibri"/>
          <w:i/>
          <w:iCs/>
          <w:highlight w:val="yellow"/>
        </w:rPr>
        <w:t xml:space="preserve">punteggio, la patente </w:t>
      </w:r>
      <w:r w:rsidRPr="00BD7109" w:rsidR="00B036F3">
        <w:rPr>
          <w:rFonts w:ascii="Calibri" w:hAnsi="Calibri" w:cs="Calibri"/>
          <w:i/>
          <w:iCs/>
          <w:highlight w:val="yellow"/>
        </w:rPr>
        <w:t>è</w:t>
      </w:r>
      <w:r w:rsidRPr="00BD7109" w:rsidR="00045579">
        <w:rPr>
          <w:rFonts w:ascii="Calibri" w:hAnsi="Calibri" w:cs="Calibri"/>
          <w:i/>
          <w:iCs/>
          <w:highlight w:val="yellow"/>
        </w:rPr>
        <w:t xml:space="preserve"> incrementata di un credito per ciascun</w:t>
      </w:r>
      <w:r w:rsidRPr="00BD7109" w:rsidR="00B036F3">
        <w:rPr>
          <w:rFonts w:ascii="Calibri" w:hAnsi="Calibri" w:cs="Calibri"/>
          <w:i/>
          <w:iCs/>
          <w:highlight w:val="yellow"/>
        </w:rPr>
        <w:t xml:space="preserve"> </w:t>
      </w:r>
      <w:r w:rsidRPr="00BD7109" w:rsidR="00045579">
        <w:rPr>
          <w:rFonts w:ascii="Calibri" w:hAnsi="Calibri" w:cs="Calibri"/>
          <w:i/>
          <w:iCs/>
          <w:highlight w:val="yellow"/>
        </w:rPr>
        <w:t>biennio successivo al rilascio della stessa, sino ad un massimo di 20</w:t>
      </w:r>
      <w:r w:rsidRPr="00BD7109" w:rsidR="00B036F3">
        <w:rPr>
          <w:rFonts w:ascii="Calibri" w:hAnsi="Calibri" w:cs="Calibri"/>
          <w:i/>
          <w:iCs/>
          <w:highlight w:val="yellow"/>
        </w:rPr>
        <w:t xml:space="preserve"> </w:t>
      </w:r>
      <w:r w:rsidRPr="00BD7109" w:rsidR="00045579">
        <w:rPr>
          <w:rFonts w:ascii="Calibri" w:hAnsi="Calibri" w:cs="Calibri"/>
          <w:i/>
          <w:iCs/>
          <w:highlight w:val="yellow"/>
        </w:rPr>
        <w:t>crediti</w:t>
      </w:r>
      <w:r w:rsidRPr="00BD7109" w:rsidR="00045579">
        <w:rPr>
          <w:rFonts w:ascii="Calibri" w:hAnsi="Calibri" w:cs="Calibri"/>
          <w:highlight w:val="yellow"/>
        </w:rPr>
        <w:t>.</w:t>
      </w:r>
      <w:r w:rsidRPr="00BD7109" w:rsidR="00031A51">
        <w:rPr>
          <w:rFonts w:ascii="Calibri" w:hAnsi="Calibri" w:cs="Calibri"/>
          <w:highlight w:val="yellow"/>
        </w:rPr>
        <w:t>”. Per</w:t>
      </w:r>
      <w:r w:rsidRPr="00BD7109" w:rsidR="00730D6A">
        <w:rPr>
          <w:rFonts w:ascii="Calibri" w:hAnsi="Calibri" w:cs="Calibri"/>
          <w:highlight w:val="yellow"/>
        </w:rPr>
        <w:t>tanto</w:t>
      </w:r>
      <w:r w:rsidRPr="00BD7109" w:rsidR="00F377D4">
        <w:rPr>
          <w:rFonts w:ascii="Calibri" w:hAnsi="Calibri" w:cs="Calibri"/>
          <w:highlight w:val="yellow"/>
        </w:rPr>
        <w:t>,</w:t>
      </w:r>
      <w:r w:rsidRPr="00BD7109" w:rsidR="00730D6A">
        <w:rPr>
          <w:rFonts w:ascii="Calibri" w:hAnsi="Calibri" w:cs="Calibri"/>
          <w:highlight w:val="yellow"/>
        </w:rPr>
        <w:t xml:space="preserve"> </w:t>
      </w:r>
      <w:r w:rsidRPr="00BD7109" w:rsidR="00093BEF">
        <w:rPr>
          <w:rFonts w:ascii="Calibri" w:hAnsi="Calibri" w:cs="Calibri"/>
          <w:highlight w:val="yellow"/>
        </w:rPr>
        <w:t xml:space="preserve">in presenza di decurtazioni </w:t>
      </w:r>
      <w:r w:rsidRPr="00BD7109" w:rsidR="00730D6A">
        <w:rPr>
          <w:rFonts w:ascii="Calibri" w:hAnsi="Calibri" w:cs="Calibri"/>
          <w:highlight w:val="yellow"/>
        </w:rPr>
        <w:t xml:space="preserve">il motore di calcolo </w:t>
      </w:r>
      <w:r w:rsidRPr="00BD7109" w:rsidR="00027279">
        <w:rPr>
          <w:rFonts w:ascii="Calibri" w:hAnsi="Calibri" w:cs="Calibri"/>
          <w:highlight w:val="yellow"/>
        </w:rPr>
        <w:t xml:space="preserve">del punteggio della patente deve </w:t>
      </w:r>
      <w:r w:rsidRPr="00BD7109" w:rsidR="00181206">
        <w:rPr>
          <w:rFonts w:ascii="Calibri" w:hAnsi="Calibri" w:cs="Calibri"/>
          <w:highlight w:val="yellow"/>
        </w:rPr>
        <w:t xml:space="preserve">impedire l’incremento del punteggio a </w:t>
      </w:r>
      <w:r w:rsidRPr="00BD7109" w:rsidR="005B4285">
        <w:rPr>
          <w:rFonts w:ascii="Calibri" w:hAnsi="Calibri" w:cs="Calibri"/>
          <w:highlight w:val="yellow"/>
        </w:rPr>
        <w:t>seguito di uno scatto di anzianità</w:t>
      </w:r>
      <w:r w:rsidRPr="00BD7109" w:rsidR="00C022D9">
        <w:rPr>
          <w:rFonts w:ascii="Calibri" w:hAnsi="Calibri" w:cs="Calibri"/>
        </w:rPr>
        <w:t xml:space="preserve"> della patente</w:t>
      </w:r>
      <w:r w:rsidRPr="00BD7109" w:rsidR="007C2783">
        <w:rPr>
          <w:rFonts w:ascii="Calibri" w:hAnsi="Calibri" w:cs="Calibri"/>
        </w:rPr>
        <w:t>.</w:t>
      </w:r>
    </w:p>
    <w:p w:rsidRPr="00BD7109" w:rsidR="005F1DB2" w:rsidP="00842DA3" w:rsidRDefault="00167A6F" w14:paraId="49311011" w14:textId="4E91A92D">
      <w:pPr>
        <w:pStyle w:val="ListParagraph"/>
        <w:numPr>
          <w:ilvl w:val="0"/>
          <w:numId w:val="33"/>
        </w:numPr>
        <w:jc w:val="both"/>
        <w:rPr>
          <w:rFonts w:ascii="Calibri" w:hAnsi="Calibri" w:cs="Calibri"/>
        </w:rPr>
      </w:pPr>
      <w:r w:rsidRPr="00BD7109">
        <w:rPr>
          <w:rFonts w:ascii="Calibri" w:hAnsi="Calibri" w:cs="Calibri"/>
          <w:b/>
          <w:bCs/>
        </w:rPr>
        <w:t>RF07-0</w:t>
      </w:r>
      <w:r w:rsidRPr="00BD7109" w:rsidR="00972430">
        <w:rPr>
          <w:rFonts w:ascii="Calibri" w:hAnsi="Calibri" w:cs="Calibri"/>
          <w:b/>
          <w:bCs/>
        </w:rPr>
        <w:t>2</w:t>
      </w:r>
      <w:r w:rsidRPr="00BD7109">
        <w:rPr>
          <w:rFonts w:ascii="Calibri" w:hAnsi="Calibri" w:cs="Calibri"/>
          <w:b/>
          <w:bCs/>
        </w:rPr>
        <w:t xml:space="preserve"> – </w:t>
      </w:r>
      <w:r w:rsidRPr="00BD7109" w:rsidR="007D2080">
        <w:rPr>
          <w:rFonts w:ascii="Calibri" w:hAnsi="Calibri" w:cs="Calibri"/>
          <w:b/>
          <w:bCs/>
        </w:rPr>
        <w:t>Blocco punteggio a zero</w:t>
      </w:r>
      <w:r w:rsidRPr="00BD7109">
        <w:rPr>
          <w:rFonts w:ascii="Calibri" w:hAnsi="Calibri" w:cs="Calibri"/>
        </w:rPr>
        <w:t xml:space="preserve">: </w:t>
      </w:r>
      <w:r w:rsidRPr="00BD7109" w:rsidR="001E2BB1">
        <w:rPr>
          <w:rFonts w:ascii="Calibri" w:hAnsi="Calibri" w:cs="Calibri"/>
        </w:rPr>
        <w:t xml:space="preserve">il punteggio della patente, anche per effetto </w:t>
      </w:r>
      <w:r w:rsidRPr="00BD7109" w:rsidR="00D96AF6">
        <w:rPr>
          <w:rFonts w:ascii="Calibri" w:hAnsi="Calibri" w:cs="Calibri"/>
        </w:rPr>
        <w:t>del punteggio delle decurtazioni</w:t>
      </w:r>
      <w:r w:rsidRPr="00BD7109" w:rsidR="001F7BD7">
        <w:rPr>
          <w:rFonts w:ascii="Calibri" w:hAnsi="Calibri" w:cs="Calibri"/>
        </w:rPr>
        <w:t>, non può assumere valori negativi</w:t>
      </w:r>
      <w:r w:rsidRPr="00BD7109" w:rsidR="0005049C">
        <w:rPr>
          <w:rFonts w:ascii="Calibri" w:hAnsi="Calibri" w:cs="Calibri"/>
        </w:rPr>
        <w:t xml:space="preserve">. </w:t>
      </w:r>
    </w:p>
    <w:p w:rsidRPr="00BD7109" w:rsidR="00FC3F3C" w:rsidP="00842DA3" w:rsidRDefault="00FC3F3C" w14:paraId="3DF5F15C" w14:textId="230B3B2F">
      <w:pPr>
        <w:pStyle w:val="ListParagraph"/>
        <w:numPr>
          <w:ilvl w:val="0"/>
          <w:numId w:val="33"/>
        </w:numPr>
        <w:jc w:val="both"/>
        <w:rPr>
          <w:rFonts w:ascii="Calibri" w:hAnsi="Calibri" w:cs="Calibri"/>
        </w:rPr>
      </w:pPr>
      <w:r w:rsidRPr="00BD7109">
        <w:rPr>
          <w:rFonts w:ascii="Calibri" w:hAnsi="Calibri" w:cs="Calibri"/>
          <w:b/>
          <w:bCs/>
        </w:rPr>
        <w:t>RF07-03 – Requisiti Aggiunti da cance</w:t>
      </w:r>
      <w:r w:rsidRPr="00BD7109" w:rsidR="00226733">
        <w:rPr>
          <w:rFonts w:ascii="Calibri" w:hAnsi="Calibri" w:cs="Calibri"/>
          <w:b/>
          <w:bCs/>
        </w:rPr>
        <w:t>llare logicamente</w:t>
      </w:r>
      <w:r w:rsidRPr="00BD7109">
        <w:rPr>
          <w:rFonts w:ascii="Calibri" w:hAnsi="Calibri" w:cs="Calibri"/>
          <w:b/>
          <w:bCs/>
        </w:rPr>
        <w:t xml:space="preserve"> se punteggio PAC inferiore a 15</w:t>
      </w:r>
      <w:r w:rsidRPr="00BD7109">
        <w:rPr>
          <w:rFonts w:ascii="Calibri" w:hAnsi="Calibri" w:cs="Calibri"/>
        </w:rPr>
        <w:t xml:space="preserve">: </w:t>
      </w:r>
      <w:r w:rsidRPr="00BD7109" w:rsidR="00871D3F">
        <w:rPr>
          <w:rFonts w:ascii="Calibri" w:hAnsi="Calibri" w:cs="Calibri"/>
        </w:rPr>
        <w:t>ad ogni inserimento di una decurtazione il motore deve verificare se è presente un requisito aggiuntivo con data inizio validità successiva alla data dell’atto di decurtazione</w:t>
      </w:r>
      <w:r w:rsidRPr="00BD7109" w:rsidR="00693CAE">
        <w:rPr>
          <w:rFonts w:ascii="Calibri" w:hAnsi="Calibri" w:cs="Calibri"/>
        </w:rPr>
        <w:t xml:space="preserve">, calcolare il punteggio della PAC senza requisito e </w:t>
      </w:r>
      <w:r w:rsidRPr="00BD7109" w:rsidR="00536A05">
        <w:rPr>
          <w:rFonts w:ascii="Calibri" w:hAnsi="Calibri" w:cs="Calibri"/>
        </w:rPr>
        <w:t>con la decurtazione se il punteggio è inferiore a 15 il requisito aggiuntivo vi</w:t>
      </w:r>
      <w:r w:rsidRPr="00BD7109" w:rsidR="00953563">
        <w:rPr>
          <w:rFonts w:ascii="Calibri" w:hAnsi="Calibri" w:cs="Calibri"/>
        </w:rPr>
        <w:t>ene eliminato logicamente</w:t>
      </w:r>
      <w:r w:rsidRPr="00BD7109" w:rsidR="00871D3F">
        <w:rPr>
          <w:rFonts w:ascii="Calibri" w:hAnsi="Calibri" w:cs="Calibri"/>
        </w:rPr>
        <w:t>.</w:t>
      </w:r>
      <w:r w:rsidRPr="00BD7109">
        <w:rPr>
          <w:rFonts w:ascii="Calibri" w:hAnsi="Calibri" w:cs="Calibri"/>
        </w:rPr>
        <w:t xml:space="preserve"> </w:t>
      </w:r>
    </w:p>
    <w:p w:rsidRPr="00BD7109" w:rsidR="001A3E7E" w:rsidP="00842DA3" w:rsidRDefault="001A3E7E" w14:paraId="47BD4678" w14:textId="7745F2DD">
      <w:pPr>
        <w:numPr>
          <w:ilvl w:val="0"/>
          <w:numId w:val="35"/>
        </w:numPr>
        <w:jc w:val="both"/>
        <w:rPr>
          <w:rFonts w:ascii="Calibri" w:hAnsi="Calibri" w:cs="Calibri"/>
        </w:rPr>
      </w:pPr>
      <w:r w:rsidRPr="00BD7109">
        <w:rPr>
          <w:rFonts w:ascii="Calibri" w:hAnsi="Calibri" w:cs="Calibri"/>
          <w:b/>
          <w:bCs/>
        </w:rPr>
        <w:t>RF07-0</w:t>
      </w:r>
      <w:r w:rsidRPr="00BD7109" w:rsidR="00093307">
        <w:rPr>
          <w:rFonts w:ascii="Calibri" w:hAnsi="Calibri" w:cs="Calibri"/>
          <w:b/>
          <w:bCs/>
        </w:rPr>
        <w:t>4</w:t>
      </w:r>
      <w:r w:rsidRPr="00BD7109">
        <w:rPr>
          <w:rFonts w:ascii="Calibri" w:hAnsi="Calibri" w:cs="Calibri"/>
          <w:b/>
          <w:bCs/>
        </w:rPr>
        <w:t xml:space="preserve"> – Calcolo Punteggio in presenza di decurtazioni e Recuperi</w:t>
      </w:r>
      <w:r w:rsidRPr="00BD7109">
        <w:rPr>
          <w:rFonts w:ascii="Calibri" w:hAnsi="Calibri" w:cs="Calibri"/>
        </w:rPr>
        <w:t>: il punteggio della patente deve essere calcolato</w:t>
      </w:r>
    </w:p>
    <w:p w:rsidRPr="00BD7109" w:rsidR="001A3E7E" w:rsidP="00842DA3" w:rsidRDefault="001A3E7E" w14:paraId="434554E4" w14:textId="77777777">
      <w:pPr>
        <w:numPr>
          <w:ilvl w:val="1"/>
          <w:numId w:val="36"/>
        </w:numPr>
        <w:jc w:val="both"/>
        <w:rPr>
          <w:rFonts w:ascii="Calibri" w:hAnsi="Calibri" w:cs="Calibri"/>
        </w:rPr>
      </w:pPr>
      <w:r w:rsidRPr="00BD7109">
        <w:rPr>
          <w:rFonts w:ascii="Calibri" w:hAnsi="Calibri" w:cs="Calibri"/>
        </w:rPr>
        <w:t>sommando il punteggio dei requisiti base</w:t>
      </w:r>
    </w:p>
    <w:p w:rsidRPr="00BD7109" w:rsidR="001A3E7E" w:rsidP="00842DA3" w:rsidRDefault="001A3E7E" w14:paraId="55D68CDD" w14:textId="27E1FEC7">
      <w:pPr>
        <w:numPr>
          <w:ilvl w:val="1"/>
          <w:numId w:val="36"/>
        </w:numPr>
        <w:jc w:val="both"/>
        <w:rPr>
          <w:rFonts w:ascii="Calibri" w:hAnsi="Calibri" w:cs="Calibri"/>
        </w:rPr>
      </w:pPr>
      <w:r w:rsidRPr="00BD7109">
        <w:rPr>
          <w:rFonts w:ascii="Calibri" w:hAnsi="Calibri" w:cs="Calibri"/>
        </w:rPr>
        <w:t xml:space="preserve">sommando il punteggio dei requisiti aggiuntivi inseriti prima della decurtazione </w:t>
      </w:r>
    </w:p>
    <w:p w:rsidRPr="00BD7109" w:rsidR="001A3E7E" w:rsidP="00842DA3" w:rsidRDefault="001A3E7E" w14:paraId="22E6D28E" w14:textId="77777777">
      <w:pPr>
        <w:numPr>
          <w:ilvl w:val="1"/>
          <w:numId w:val="36"/>
        </w:numPr>
        <w:jc w:val="both"/>
        <w:rPr>
          <w:rFonts w:ascii="Calibri" w:hAnsi="Calibri" w:cs="Calibri"/>
        </w:rPr>
      </w:pPr>
      <w:r w:rsidRPr="00BD7109">
        <w:rPr>
          <w:rFonts w:ascii="Calibri" w:hAnsi="Calibri" w:cs="Calibri"/>
        </w:rPr>
        <w:t>sottraendo il punteggio della prima decurtazione</w:t>
      </w:r>
    </w:p>
    <w:p w:rsidRPr="00BD7109" w:rsidR="001A3E7E" w:rsidP="00842DA3" w:rsidRDefault="001A3E7E" w14:paraId="0C284404" w14:textId="77777777">
      <w:pPr>
        <w:numPr>
          <w:ilvl w:val="2"/>
          <w:numId w:val="36"/>
        </w:numPr>
        <w:jc w:val="both"/>
        <w:rPr>
          <w:rFonts w:ascii="Calibri" w:hAnsi="Calibri" w:cs="Calibri"/>
        </w:rPr>
      </w:pPr>
      <w:r w:rsidRPr="00BD7109">
        <w:rPr>
          <w:rFonts w:ascii="Calibri" w:hAnsi="Calibri" w:cs="Calibri"/>
        </w:rPr>
        <w:t>se il punteggio ottenuto è negativo allora il punteggio della patente è 0</w:t>
      </w:r>
    </w:p>
    <w:p w:rsidRPr="00BD7109" w:rsidR="001A3E7E" w:rsidP="00842DA3" w:rsidRDefault="001A3E7E" w14:paraId="7FC60A4B" w14:textId="77777777">
      <w:pPr>
        <w:numPr>
          <w:ilvl w:val="2"/>
          <w:numId w:val="36"/>
        </w:numPr>
        <w:jc w:val="both"/>
        <w:rPr>
          <w:rFonts w:ascii="Calibri" w:hAnsi="Calibri" w:cs="Calibri"/>
        </w:rPr>
      </w:pPr>
      <w:r w:rsidRPr="00BD7109">
        <w:rPr>
          <w:rFonts w:ascii="Calibri" w:hAnsi="Calibri" w:cs="Calibri"/>
        </w:rPr>
        <w:t xml:space="preserve">altrimenti è il risultato della somma dei requisiti base aumentata della somma dei requisiti aggiuntivi inseriti precedentemente alla prima decurtazione e diminuita del valore della prima decurtazione. </w:t>
      </w:r>
    </w:p>
    <w:p w:rsidRPr="00BD7109" w:rsidR="001A3E7E" w:rsidP="00842DA3" w:rsidRDefault="001A3E7E" w14:paraId="6B85CBF7" w14:textId="77777777">
      <w:pPr>
        <w:numPr>
          <w:ilvl w:val="1"/>
          <w:numId w:val="36"/>
        </w:numPr>
        <w:jc w:val="both"/>
        <w:rPr>
          <w:rFonts w:ascii="Calibri" w:hAnsi="Calibri" w:cs="Calibri"/>
        </w:rPr>
      </w:pPr>
      <w:r w:rsidRPr="00BD7109">
        <w:rPr>
          <w:rFonts w:ascii="Calibri" w:hAnsi="Calibri" w:cs="Calibri"/>
        </w:rPr>
        <w:t xml:space="preserve">sommando gli eventuali requisiti aggiuntivi inseriti tra la prima e la seconda decurtazione al punteggio della patente ottenuto al punto c) </w:t>
      </w:r>
    </w:p>
    <w:p w:rsidRPr="00BD7109" w:rsidR="001A3E7E" w:rsidP="00842DA3" w:rsidRDefault="001A3E7E" w14:paraId="06EEB227" w14:textId="77777777">
      <w:pPr>
        <w:numPr>
          <w:ilvl w:val="1"/>
          <w:numId w:val="36"/>
        </w:numPr>
        <w:jc w:val="both"/>
        <w:rPr>
          <w:rFonts w:ascii="Calibri" w:hAnsi="Calibri" w:cs="Calibri"/>
        </w:rPr>
      </w:pPr>
      <w:r w:rsidRPr="00BD7109">
        <w:rPr>
          <w:rFonts w:ascii="Calibri" w:hAnsi="Calibri" w:cs="Calibri"/>
        </w:rPr>
        <w:t>sommando eventuali recuperi di decurtazioni avvenuti tra la prima e la seconda decurtazione  se esiste almeno una decurtazione non annullata anche successiva al recupero</w:t>
      </w:r>
    </w:p>
    <w:p w:rsidRPr="00BD7109" w:rsidR="001A3E7E" w:rsidP="00842DA3" w:rsidRDefault="001A3E7E" w14:paraId="0E35398B" w14:textId="6C77635B">
      <w:pPr>
        <w:numPr>
          <w:ilvl w:val="1"/>
          <w:numId w:val="36"/>
        </w:numPr>
        <w:jc w:val="both"/>
        <w:rPr>
          <w:rFonts w:ascii="Calibri" w:hAnsi="Calibri" w:cs="Calibri"/>
        </w:rPr>
      </w:pPr>
      <w:r w:rsidRPr="00BD7109">
        <w:rPr>
          <w:rFonts w:ascii="Calibri" w:hAnsi="Calibri" w:cs="Calibri"/>
        </w:rPr>
        <w:t xml:space="preserve">sottraendo il valore della seconda decurtazione al punteggio della patente ottenuto al punto e) </w:t>
      </w:r>
    </w:p>
    <w:p w:rsidRPr="00BD7109" w:rsidR="001A3E7E" w:rsidP="00842DA3" w:rsidRDefault="001A3E7E" w14:paraId="2AED45E4" w14:textId="77777777">
      <w:pPr>
        <w:numPr>
          <w:ilvl w:val="2"/>
          <w:numId w:val="36"/>
        </w:numPr>
        <w:jc w:val="both"/>
        <w:rPr>
          <w:rFonts w:ascii="Calibri" w:hAnsi="Calibri" w:cs="Calibri"/>
        </w:rPr>
      </w:pPr>
      <w:r w:rsidRPr="00BD7109">
        <w:rPr>
          <w:rFonts w:ascii="Calibri" w:hAnsi="Calibri" w:cs="Calibri"/>
        </w:rPr>
        <w:t>se il punteggio ottenuto è negativo allora il punteggio della patente è 0</w:t>
      </w:r>
    </w:p>
    <w:p w:rsidRPr="00BD7109" w:rsidR="001A3E7E" w:rsidP="00842DA3" w:rsidRDefault="001A3E7E" w14:paraId="6B9EFEBD" w14:textId="77777777">
      <w:pPr>
        <w:numPr>
          <w:ilvl w:val="2"/>
          <w:numId w:val="36"/>
        </w:numPr>
        <w:jc w:val="both"/>
        <w:rPr>
          <w:rFonts w:ascii="Calibri" w:hAnsi="Calibri" w:cs="Calibri"/>
        </w:rPr>
      </w:pPr>
      <w:r w:rsidRPr="00BD7109">
        <w:rPr>
          <w:rFonts w:ascii="Calibri" w:hAnsi="Calibri" w:cs="Calibri"/>
        </w:rPr>
        <w:t>altrimenti è il punteggio ottenuto al punto e) diminuito del valore della seconda decurtazione.</w:t>
      </w:r>
    </w:p>
    <w:p w:rsidRPr="00BD7109" w:rsidR="001A3E7E" w:rsidP="00842DA3" w:rsidRDefault="001A3E7E" w14:paraId="4D9F7A5E" w14:textId="77777777">
      <w:pPr>
        <w:numPr>
          <w:ilvl w:val="1"/>
          <w:numId w:val="36"/>
        </w:numPr>
        <w:jc w:val="both"/>
        <w:rPr>
          <w:rFonts w:ascii="Calibri" w:hAnsi="Calibri" w:cs="Calibri"/>
        </w:rPr>
      </w:pPr>
      <w:r w:rsidRPr="00BD7109">
        <w:rPr>
          <w:rFonts w:ascii="Calibri" w:hAnsi="Calibri" w:cs="Calibri"/>
        </w:rPr>
        <w:t xml:space="preserve">sommando gli eventuali requisiti aggiuntivi inseriti tra la seconda e la terza decurtazione al punteggio della patente ottenuto al punto f) </w:t>
      </w:r>
    </w:p>
    <w:p w:rsidRPr="00BD7109" w:rsidR="001A3E7E" w:rsidP="00842DA3" w:rsidRDefault="001A3E7E" w14:paraId="7A263C97" w14:textId="77777777">
      <w:pPr>
        <w:numPr>
          <w:ilvl w:val="1"/>
          <w:numId w:val="36"/>
        </w:numPr>
        <w:jc w:val="both"/>
        <w:rPr>
          <w:rFonts w:ascii="Calibri" w:hAnsi="Calibri" w:cs="Calibri"/>
        </w:rPr>
      </w:pPr>
      <w:r w:rsidRPr="00BD7109">
        <w:rPr>
          <w:rFonts w:ascii="Calibri" w:hAnsi="Calibri" w:cs="Calibri"/>
        </w:rPr>
        <w:t>sommando eventuali recuperi di decurtazioni avvenuti tra la seconda e la terza decurtazione se esiste almeno una decurtazione non annullata anche successiva al recupero</w:t>
      </w:r>
    </w:p>
    <w:p w:rsidRPr="00BD7109" w:rsidR="001A3E7E" w:rsidP="00842DA3" w:rsidRDefault="001A3E7E" w14:paraId="27EF61E5" w14:textId="77777777">
      <w:pPr>
        <w:numPr>
          <w:ilvl w:val="1"/>
          <w:numId w:val="36"/>
        </w:numPr>
        <w:jc w:val="both"/>
        <w:rPr>
          <w:rFonts w:ascii="Calibri" w:hAnsi="Calibri" w:cs="Calibri"/>
        </w:rPr>
      </w:pPr>
      <w:r w:rsidRPr="00BD7109">
        <w:rPr>
          <w:rFonts w:ascii="Calibri" w:hAnsi="Calibri" w:cs="Calibri"/>
        </w:rPr>
        <w:t xml:space="preserve">per le decurtazioni successive alla terza si procede analogamente ripetendo mutatis mutandis i punti da f) a h) </w:t>
      </w:r>
    </w:p>
    <w:p w:rsidRPr="001A3E7E" w:rsidR="008F2EB6" w:rsidP="001A3E7E" w:rsidRDefault="00F43D38" w14:paraId="2C0504CB" w14:textId="2B956D6B">
      <w:pPr>
        <w:ind w:left="360"/>
        <w:jc w:val="both"/>
        <w:rPr>
          <w:rFonts w:ascii="Calibri" w:hAnsi="Calibri" w:cs="Calibri"/>
          <w:color w:val="EE0000"/>
        </w:rPr>
      </w:pPr>
      <w:r w:rsidRPr="001A3E7E">
        <w:rPr>
          <w:rFonts w:ascii="Calibri" w:hAnsi="Calibri" w:cs="Calibri"/>
          <w:color w:val="EE0000"/>
        </w:rPr>
        <w:t xml:space="preserve"> </w:t>
      </w:r>
    </w:p>
    <w:p w:rsidRPr="00676E7C" w:rsidR="00484F28" w:rsidP="00676E7C" w:rsidRDefault="00484F28" w14:paraId="4C265980" w14:textId="04259C3D">
      <w:pPr>
        <w:pStyle w:val="Heading2"/>
      </w:pPr>
      <w:bookmarkStart w:name="_Toc222417335" w:id="150"/>
      <w:bookmarkStart w:name="_Hlk191050832" w:id="151"/>
      <w:r w:rsidRPr="00676E7C">
        <w:t xml:space="preserve">RF01: </w:t>
      </w:r>
      <w:r w:rsidR="002371B8">
        <w:t>Gestione Decurtazioni</w:t>
      </w:r>
      <w:bookmarkEnd w:id="150"/>
    </w:p>
    <w:bookmarkEnd w:id="151"/>
    <w:p w:rsidR="00484F28" w:rsidP="00A87149" w:rsidRDefault="00A87149" w14:paraId="27226001" w14:textId="13EC0E3F">
      <w:pPr>
        <w:jc w:val="both"/>
        <w:rPr>
          <w:rFonts w:ascii="Calibri" w:hAnsi="Calibri" w:cs="Calibri"/>
        </w:rPr>
      </w:pPr>
      <w:r w:rsidRPr="00262147">
        <w:rPr>
          <w:rFonts w:ascii="Calibri" w:hAnsi="Calibri" w:cs="Calibri"/>
        </w:rPr>
        <w:t>All’interno del Portale de</w:t>
      </w:r>
      <w:r>
        <w:rPr>
          <w:rFonts w:ascii="Calibri" w:hAnsi="Calibri" w:cs="Calibri"/>
        </w:rPr>
        <w:t xml:space="preserve">lle applicazioni </w:t>
      </w:r>
      <w:r w:rsidRPr="00262147">
        <w:rPr>
          <w:rFonts w:ascii="Calibri" w:hAnsi="Calibri" w:cs="Calibri"/>
        </w:rPr>
        <w:t xml:space="preserve">sarà disponibile agli utenti </w:t>
      </w:r>
      <w:r>
        <w:rPr>
          <w:rFonts w:ascii="Calibri" w:hAnsi="Calibri" w:cs="Calibri"/>
        </w:rPr>
        <w:t xml:space="preserve">autorizzati </w:t>
      </w:r>
      <w:r w:rsidRPr="00262147">
        <w:rPr>
          <w:rFonts w:ascii="Calibri" w:hAnsi="Calibri" w:cs="Calibri"/>
        </w:rPr>
        <w:t xml:space="preserve">la nuova funzionalità </w:t>
      </w:r>
      <w:r>
        <w:rPr>
          <w:rFonts w:ascii="Calibri" w:hAnsi="Calibri" w:cs="Calibri"/>
        </w:rPr>
        <w:t>“ Decurtazioni”</w:t>
      </w:r>
      <w:r w:rsidR="00484F28">
        <w:rPr>
          <w:rFonts w:ascii="Calibri" w:hAnsi="Calibri" w:cs="Calibri"/>
        </w:rPr>
        <w:t>.</w:t>
      </w:r>
    </w:p>
    <w:p w:rsidR="006E4952" w:rsidP="002B4AC0" w:rsidRDefault="006E4952" w14:paraId="4EFB350C" w14:textId="179D36BF">
      <w:pPr>
        <w:pStyle w:val="Heading3"/>
      </w:pPr>
      <w:bookmarkStart w:name="_Ref214463126" w:id="152"/>
      <w:bookmarkStart w:name="_Toc222417336" w:id="153"/>
      <w:r>
        <w:t xml:space="preserve">RF01-01 – </w:t>
      </w:r>
      <w:r w:rsidR="001575E9">
        <w:t>Ric</w:t>
      </w:r>
      <w:r w:rsidR="00876E9D">
        <w:t>erca Patente</w:t>
      </w:r>
      <w:bookmarkEnd w:id="152"/>
      <w:bookmarkEnd w:id="153"/>
    </w:p>
    <w:p w:rsidR="001575E9" w:rsidP="00704DF9" w:rsidRDefault="001575E9" w14:paraId="1E3076C6" w14:textId="65727960">
      <w:pPr>
        <w:jc w:val="both"/>
        <w:rPr>
          <w:rFonts w:ascii="Calibri" w:hAnsi="Calibri" w:cs="Calibri"/>
        </w:rPr>
      </w:pPr>
      <w:bookmarkStart w:name="_Hlk191461086" w:id="154"/>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sidR="00BA2006">
        <w:rPr>
          <w:rFonts w:ascii="Calibri" w:hAnsi="Calibri" w:cs="Calibri"/>
        </w:rPr>
        <w:t xml:space="preserve">i requisiti </w:t>
      </w:r>
      <w:r w:rsidR="00D20092">
        <w:rPr>
          <w:rFonts w:ascii="Calibri" w:hAnsi="Calibri" w:cs="Calibri"/>
        </w:rPr>
        <w:t xml:space="preserve">di dettaglio </w:t>
      </w:r>
      <w:r w:rsidR="001C3B6C">
        <w:rPr>
          <w:rFonts w:ascii="Calibri" w:hAnsi="Calibri" w:cs="Calibri"/>
        </w:rPr>
        <w:t xml:space="preserve">del sistema </w:t>
      </w:r>
      <w:r w:rsidR="00D20092">
        <w:rPr>
          <w:rFonts w:ascii="Calibri" w:hAnsi="Calibri" w:cs="Calibri"/>
        </w:rPr>
        <w:t xml:space="preserve">per consentire all’utente </w:t>
      </w:r>
      <w:r w:rsidR="00034AF6">
        <w:rPr>
          <w:rFonts w:ascii="Calibri" w:hAnsi="Calibri" w:cs="Calibri"/>
        </w:rPr>
        <w:t>di ri</w:t>
      </w:r>
      <w:r w:rsidR="001C3B6C">
        <w:rPr>
          <w:rFonts w:ascii="Calibri" w:hAnsi="Calibri" w:cs="Calibri"/>
        </w:rPr>
        <w:t xml:space="preserve">cercare la patente </w:t>
      </w:r>
      <w:r w:rsidR="0022240D">
        <w:rPr>
          <w:rFonts w:ascii="Calibri" w:hAnsi="Calibri" w:cs="Calibri"/>
        </w:rPr>
        <w:t>di un’impresa.</w:t>
      </w:r>
    </w:p>
    <w:p w:rsidR="006E4952" w:rsidP="0055399E" w:rsidRDefault="006E4952" w14:paraId="6D05543B" w14:textId="5A8B22BF">
      <w:pPr>
        <w:pStyle w:val="Heading4"/>
      </w:pPr>
      <w:bookmarkStart w:name="_Toc190258544" w:id="155"/>
      <w:bookmarkStart w:name="_Ref213610569" w:id="156"/>
      <w:bookmarkStart w:name="_Toc222417337" w:id="157"/>
      <w:bookmarkEnd w:id="154"/>
      <w:r>
        <w:t xml:space="preserve">RF01-01-01 </w:t>
      </w:r>
      <w:r w:rsidR="00A87149">
        <w:t>–</w:t>
      </w:r>
      <w:r>
        <w:t xml:space="preserve"> </w:t>
      </w:r>
      <w:bookmarkEnd w:id="155"/>
      <w:bookmarkEnd w:id="156"/>
      <w:r w:rsidR="00A87149">
        <w:t xml:space="preserve">Ricerca Patente per codice fiscale </w:t>
      </w:r>
      <w:r w:rsidR="00B157A7">
        <w:t>e nazione</w:t>
      </w:r>
      <w:bookmarkEnd w:id="157"/>
    </w:p>
    <w:p w:rsidR="00CD495A" w:rsidP="00187858" w:rsidRDefault="00B157A7" w14:paraId="118DAAB5" w14:textId="77777777">
      <w:pPr>
        <w:rPr>
          <w:rFonts w:ascii="Calibri" w:hAnsi="Calibri" w:cs="Calibri"/>
        </w:rPr>
      </w:pPr>
      <w:r>
        <w:rPr>
          <w:rFonts w:ascii="Calibri" w:hAnsi="Calibri" w:cs="Calibri"/>
        </w:rPr>
        <w:t>Il servi</w:t>
      </w:r>
      <w:r w:rsidR="00D33266">
        <w:rPr>
          <w:rFonts w:ascii="Calibri" w:hAnsi="Calibri" w:cs="Calibri"/>
        </w:rPr>
        <w:t xml:space="preserve">zio </w:t>
      </w:r>
      <w:r w:rsidR="00BE03DA">
        <w:rPr>
          <w:rFonts w:ascii="Calibri" w:hAnsi="Calibri" w:cs="Calibri"/>
        </w:rPr>
        <w:t>ricerca patente per codice fiscale</w:t>
      </w:r>
      <w:r w:rsidR="00124FB5">
        <w:rPr>
          <w:rFonts w:ascii="Calibri" w:hAnsi="Calibri" w:cs="Calibri"/>
        </w:rPr>
        <w:t xml:space="preserve"> </w:t>
      </w:r>
      <w:r w:rsidR="00BE03DA">
        <w:rPr>
          <w:rFonts w:ascii="Calibri" w:hAnsi="Calibri" w:cs="Calibri"/>
        </w:rPr>
        <w:t>e nazione di rilascio</w:t>
      </w:r>
      <w:r w:rsidR="00124FB5">
        <w:rPr>
          <w:rFonts w:ascii="Calibri" w:hAnsi="Calibri" w:cs="Calibri"/>
        </w:rPr>
        <w:t xml:space="preserve"> esiste già</w:t>
      </w:r>
      <w:r w:rsidRPr="00124FB5" w:rsidR="00124FB5">
        <w:rPr>
          <w:rFonts w:ascii="Calibri" w:hAnsi="Calibri" w:cs="Calibri"/>
        </w:rPr>
        <w:t xml:space="preserve"> “viewLicense”</w:t>
      </w:r>
      <w:r w:rsidR="00187858">
        <w:rPr>
          <w:rFonts w:ascii="Calibri" w:hAnsi="Calibri" w:cs="Calibri"/>
        </w:rPr>
        <w:t>G</w:t>
      </w:r>
      <w:r w:rsidRPr="00124FB5" w:rsidR="00124FB5">
        <w:rPr>
          <w:rFonts w:ascii="Calibri" w:hAnsi="Calibri" w:cs="Calibri"/>
        </w:rPr>
        <w:t>ET &lt;root&gt;/v1/license/view/code/{companyFiscalCode}/country/{countryId}</w:t>
      </w:r>
    </w:p>
    <w:p w:rsidR="00FE0744" w:rsidP="00FE0744" w:rsidRDefault="00124FB5" w14:paraId="038C9F6C" w14:textId="77777777">
      <w:pPr>
        <w:rPr>
          <w:rFonts w:ascii="Calibri" w:hAnsi="Calibri" w:cs="Calibri"/>
          <w:lang w:val="en-US"/>
        </w:rPr>
      </w:pPr>
      <w:r w:rsidRPr="00CD495A">
        <w:rPr>
          <w:rFonts w:ascii="Calibri" w:hAnsi="Calibri" w:cs="Calibri"/>
          <w:lang w:val="en-US"/>
        </w:rPr>
        <w:t>INPUT</w:t>
      </w:r>
    </w:p>
    <w:p w:rsidRPr="00FB7B20" w:rsidR="00657315" w:rsidP="00FE0744" w:rsidRDefault="00124FB5" w14:paraId="05CA6036" w14:textId="324B085D">
      <w:pPr>
        <w:ind w:left="1134"/>
        <w:rPr>
          <w:rFonts w:ascii="Calibri" w:hAnsi="Calibri" w:cs="Calibri"/>
          <w:sz w:val="20"/>
          <w:szCs w:val="20"/>
          <w:lang w:val="en-US"/>
        </w:rPr>
      </w:pPr>
      <w:r w:rsidRPr="00FB7B20">
        <w:rPr>
          <w:rFonts w:ascii="Calibri" w:hAnsi="Calibri" w:cs="Calibri"/>
          <w:sz w:val="20"/>
          <w:szCs w:val="20"/>
          <w:lang w:val="en-US"/>
        </w:rPr>
        <w:t>companyFiscalCode [String, max = 60]</w:t>
      </w:r>
      <w:r w:rsidRPr="00FB7B20">
        <w:rPr>
          <w:rFonts w:ascii="Calibri" w:hAnsi="Calibri" w:cs="Calibri"/>
          <w:sz w:val="20"/>
          <w:szCs w:val="20"/>
          <w:lang w:val="en-US"/>
        </w:rPr>
        <w:br/>
      </w:r>
      <w:r w:rsidRPr="00FB7B20">
        <w:rPr>
          <w:rFonts w:ascii="Calibri" w:hAnsi="Calibri" w:cs="Calibri"/>
          <w:sz w:val="20"/>
          <w:szCs w:val="20"/>
          <w:lang w:val="en-US"/>
        </w:rPr>
        <w:t>countryId [String]</w:t>
      </w:r>
      <w:r w:rsidRPr="00FB7B20" w:rsidR="00657315">
        <w:rPr>
          <w:rFonts w:ascii="Calibri" w:hAnsi="Calibri" w:cs="Calibri"/>
          <w:sz w:val="20"/>
          <w:szCs w:val="20"/>
          <w:lang w:val="en-US"/>
        </w:rPr>
        <w:t>.</w:t>
      </w:r>
    </w:p>
    <w:p w:rsidRPr="00A2699C" w:rsidR="00FE0744" w:rsidP="00FE0744" w:rsidRDefault="00FB7B20" w14:paraId="77F8A011" w14:textId="635EE1AD">
      <w:pPr>
        <w:rPr>
          <w:rFonts w:ascii="Calibri" w:hAnsi="Calibri" w:cs="Calibri"/>
        </w:rPr>
      </w:pPr>
      <w:r w:rsidRPr="00FB7B20">
        <w:rPr>
          <w:rFonts w:ascii="Calibri" w:hAnsi="Calibri" w:cs="Calibri"/>
        </w:rPr>
        <w:t>OUTPUT</w:t>
      </w:r>
    </w:p>
    <w:p w:rsidRPr="00E57D7C" w:rsidR="00E57D7C" w:rsidP="00FB7B20" w:rsidRDefault="00E57D7C" w14:paraId="455E1FCE" w14:textId="77777777">
      <w:pPr>
        <w:ind w:left="1134"/>
        <w:rPr>
          <w:rFonts w:ascii="Calibri" w:hAnsi="Calibri" w:cs="Calibri"/>
          <w:sz w:val="20"/>
          <w:szCs w:val="20"/>
        </w:rPr>
      </w:pPr>
      <w:r w:rsidRPr="00E57D7C">
        <w:rPr>
          <w:rFonts w:ascii="Calibri" w:hAnsi="Calibri" w:cs="Calibri"/>
          <w:sz w:val="20"/>
          <w:szCs w:val="20"/>
        </w:rPr>
        <w:t>{</w:t>
      </w:r>
    </w:p>
    <w:p w:rsidRPr="00E57D7C" w:rsidR="00E57D7C" w:rsidP="00FB7B20" w:rsidRDefault="00E57D7C" w14:paraId="46F6FB26" w14:textId="77777777">
      <w:pPr>
        <w:ind w:left="1134"/>
        <w:rPr>
          <w:rFonts w:ascii="Calibri" w:hAnsi="Calibri" w:cs="Calibri"/>
          <w:sz w:val="20"/>
          <w:szCs w:val="20"/>
        </w:rPr>
      </w:pPr>
      <w:r w:rsidRPr="00E57D7C">
        <w:rPr>
          <w:rFonts w:ascii="Calibri" w:hAnsi="Calibri" w:cs="Calibri"/>
          <w:sz w:val="20"/>
          <w:szCs w:val="20"/>
        </w:rPr>
        <w:t xml:space="preserve"> "codiceEsito": 0,</w:t>
      </w:r>
    </w:p>
    <w:p w:rsidRPr="00E57D7C" w:rsidR="00E57D7C" w:rsidP="00FB7B20" w:rsidRDefault="00E57D7C" w14:paraId="0C0DCE6E" w14:textId="77777777">
      <w:pPr>
        <w:ind w:left="1134"/>
        <w:rPr>
          <w:rFonts w:ascii="Calibri" w:hAnsi="Calibri" w:cs="Calibri"/>
          <w:sz w:val="20"/>
          <w:szCs w:val="20"/>
        </w:rPr>
      </w:pPr>
      <w:r w:rsidRPr="00E57D7C">
        <w:rPr>
          <w:rFonts w:ascii="Calibri" w:hAnsi="Calibri" w:cs="Calibri"/>
          <w:sz w:val="20"/>
          <w:szCs w:val="20"/>
        </w:rPr>
        <w:t xml:space="preserve"> "messages": [</w:t>
      </w:r>
    </w:p>
    <w:p w:rsidRPr="00E57D7C" w:rsidR="00E57D7C" w:rsidP="00FB7B20" w:rsidRDefault="00E57D7C" w14:paraId="08B4FB7A" w14:textId="77777777">
      <w:pPr>
        <w:ind w:left="1134"/>
        <w:rPr>
          <w:rFonts w:ascii="Calibri" w:hAnsi="Calibri" w:cs="Calibri"/>
          <w:sz w:val="20"/>
          <w:szCs w:val="20"/>
        </w:rPr>
      </w:pPr>
      <w:r w:rsidRPr="00E57D7C">
        <w:rPr>
          <w:rFonts w:ascii="Calibri" w:hAnsi="Calibri" w:cs="Calibri"/>
          <w:sz w:val="20"/>
          <w:szCs w:val="20"/>
        </w:rPr>
        <w:t xml:space="preserve">   {</w:t>
      </w:r>
    </w:p>
    <w:p w:rsidRPr="00E57D7C" w:rsidR="00E57D7C" w:rsidP="00FB7B20" w:rsidRDefault="00E57D7C" w14:paraId="22201C90" w14:textId="77777777">
      <w:pPr>
        <w:ind w:left="1134"/>
        <w:rPr>
          <w:rFonts w:ascii="Calibri" w:hAnsi="Calibri" w:cs="Calibri"/>
          <w:sz w:val="20"/>
          <w:szCs w:val="20"/>
        </w:rPr>
      </w:pPr>
      <w:r w:rsidRPr="00E57D7C">
        <w:rPr>
          <w:rFonts w:ascii="Calibri" w:hAnsi="Calibri" w:cs="Calibri"/>
          <w:sz w:val="20"/>
          <w:szCs w:val="20"/>
        </w:rPr>
        <w:t xml:space="preserve">     "codErroreApplicativo": "string",</w:t>
      </w:r>
    </w:p>
    <w:p w:rsidRPr="00A2699C" w:rsidR="00E57D7C" w:rsidP="00FB7B20" w:rsidRDefault="00E57D7C" w14:paraId="44F47E5A" w14:textId="77777777">
      <w:pPr>
        <w:ind w:left="1134"/>
        <w:rPr>
          <w:rFonts w:ascii="Calibri" w:hAnsi="Calibri" w:cs="Calibri"/>
          <w:sz w:val="20"/>
          <w:szCs w:val="20"/>
          <w:lang w:val="en-US"/>
        </w:rPr>
      </w:pPr>
      <w:r w:rsidRPr="00E57D7C">
        <w:rPr>
          <w:rFonts w:ascii="Calibri" w:hAnsi="Calibri" w:cs="Calibri"/>
          <w:sz w:val="20"/>
          <w:szCs w:val="20"/>
        </w:rPr>
        <w:t xml:space="preserve">     </w:t>
      </w:r>
      <w:r w:rsidRPr="00A2699C">
        <w:rPr>
          <w:rFonts w:ascii="Calibri" w:hAnsi="Calibri" w:cs="Calibri"/>
          <w:sz w:val="20"/>
          <w:szCs w:val="20"/>
          <w:lang w:val="en-US"/>
        </w:rPr>
        <w:t>"level": "INFO",</w:t>
      </w:r>
    </w:p>
    <w:p w:rsidRPr="00E57D7C" w:rsidR="00E57D7C" w:rsidP="00FB7B20" w:rsidRDefault="00E57D7C" w14:paraId="72A02BD1" w14:textId="77777777">
      <w:pPr>
        <w:ind w:left="1134"/>
        <w:rPr>
          <w:rFonts w:ascii="Calibri" w:hAnsi="Calibri" w:cs="Calibri"/>
          <w:sz w:val="20"/>
          <w:szCs w:val="20"/>
          <w:lang w:val="en-US"/>
        </w:rPr>
      </w:pPr>
      <w:r w:rsidRPr="00A2699C">
        <w:rPr>
          <w:rFonts w:ascii="Calibri" w:hAnsi="Calibri" w:cs="Calibri"/>
          <w:sz w:val="20"/>
          <w:szCs w:val="20"/>
          <w:lang w:val="en-US"/>
        </w:rPr>
        <w:t xml:space="preserve">     </w:t>
      </w:r>
      <w:r w:rsidRPr="00E57D7C">
        <w:rPr>
          <w:rFonts w:ascii="Calibri" w:hAnsi="Calibri" w:cs="Calibri"/>
          <w:sz w:val="20"/>
          <w:szCs w:val="20"/>
          <w:lang w:val="en-US"/>
        </w:rPr>
        <w:t>"description": "string",</w:t>
      </w:r>
    </w:p>
    <w:p w:rsidRPr="00E57D7C" w:rsidR="00E57D7C" w:rsidP="00FB7B20" w:rsidRDefault="00E57D7C" w14:paraId="05BDEB10" w14:textId="77777777">
      <w:pPr>
        <w:ind w:left="1134"/>
        <w:rPr>
          <w:rFonts w:ascii="Calibri" w:hAnsi="Calibri" w:cs="Calibri"/>
          <w:sz w:val="20"/>
          <w:szCs w:val="20"/>
          <w:lang w:val="en-US"/>
        </w:rPr>
      </w:pPr>
      <w:r w:rsidRPr="00E57D7C">
        <w:rPr>
          <w:rFonts w:ascii="Calibri" w:hAnsi="Calibri" w:cs="Calibri"/>
          <w:sz w:val="20"/>
          <w:szCs w:val="20"/>
          <w:lang w:val="en-US"/>
        </w:rPr>
        <w:t xml:space="preserve">     "scope": "string"</w:t>
      </w:r>
    </w:p>
    <w:p w:rsidRPr="00E57D7C" w:rsidR="00E57D7C" w:rsidP="00FB7B20" w:rsidRDefault="00E57D7C" w14:paraId="61EF7B49"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3B597B62"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72DF2C99" w14:textId="77777777">
      <w:pPr>
        <w:ind w:left="1134"/>
        <w:rPr>
          <w:rFonts w:ascii="Calibri" w:hAnsi="Calibri" w:cs="Calibri"/>
          <w:sz w:val="20"/>
          <w:szCs w:val="20"/>
          <w:lang w:val="en-US"/>
        </w:rPr>
      </w:pPr>
      <w:r w:rsidRPr="00E57D7C">
        <w:rPr>
          <w:rFonts w:ascii="Calibri" w:hAnsi="Calibri" w:cs="Calibri"/>
          <w:sz w:val="20"/>
          <w:szCs w:val="20"/>
          <w:lang w:val="en-US"/>
        </w:rPr>
        <w:t xml:space="preserve"> "data": {</w:t>
      </w:r>
    </w:p>
    <w:p w:rsidRPr="00E57D7C" w:rsidR="00E57D7C" w:rsidP="00FB7B20" w:rsidRDefault="00E57D7C" w14:paraId="76BEED27" w14:textId="77777777">
      <w:pPr>
        <w:ind w:left="1134"/>
        <w:rPr>
          <w:rFonts w:ascii="Calibri" w:hAnsi="Calibri" w:cs="Calibri"/>
          <w:sz w:val="20"/>
          <w:szCs w:val="20"/>
          <w:lang w:val="en-US"/>
        </w:rPr>
      </w:pPr>
      <w:r w:rsidRPr="00E57D7C">
        <w:rPr>
          <w:rFonts w:ascii="Calibri" w:hAnsi="Calibri" w:cs="Calibri"/>
          <w:sz w:val="20"/>
          <w:szCs w:val="20"/>
          <w:lang w:val="en-US"/>
        </w:rPr>
        <w:t xml:space="preserve">   "company": {</w:t>
      </w:r>
    </w:p>
    <w:p w:rsidRPr="00E57D7C" w:rsidR="00E57D7C" w:rsidP="00FB7B20" w:rsidRDefault="00E57D7C" w14:paraId="159CEFE0" w14:textId="77777777">
      <w:pPr>
        <w:ind w:left="1134"/>
        <w:rPr>
          <w:rFonts w:ascii="Calibri" w:hAnsi="Calibri" w:cs="Calibri"/>
          <w:sz w:val="20"/>
          <w:szCs w:val="20"/>
          <w:lang w:val="en-US"/>
        </w:rPr>
      </w:pPr>
      <w:r w:rsidRPr="00E57D7C">
        <w:rPr>
          <w:rFonts w:ascii="Calibri" w:hAnsi="Calibri" w:cs="Calibri"/>
          <w:sz w:val="20"/>
          <w:szCs w:val="20"/>
          <w:lang w:val="en-US"/>
        </w:rPr>
        <w:t xml:space="preserve">     "fiscalCode": "string",</w:t>
      </w:r>
    </w:p>
    <w:p w:rsidRPr="00E57D7C" w:rsidR="00E57D7C" w:rsidP="00FB7B20" w:rsidRDefault="00E57D7C" w14:paraId="40AB1DD8" w14:textId="77777777">
      <w:pPr>
        <w:ind w:left="1134"/>
        <w:rPr>
          <w:rFonts w:ascii="Calibri" w:hAnsi="Calibri" w:cs="Calibri"/>
          <w:sz w:val="20"/>
          <w:szCs w:val="20"/>
          <w:lang w:val="en-US"/>
        </w:rPr>
      </w:pPr>
      <w:r w:rsidRPr="00E57D7C">
        <w:rPr>
          <w:rFonts w:ascii="Calibri" w:hAnsi="Calibri" w:cs="Calibri"/>
          <w:sz w:val="20"/>
          <w:szCs w:val="20"/>
          <w:lang w:val="en-US"/>
        </w:rPr>
        <w:t xml:space="preserve">     "name": "string",</w:t>
      </w:r>
    </w:p>
    <w:p w:rsidRPr="00E57D7C" w:rsidR="00E57D7C" w:rsidP="00FB7B20" w:rsidRDefault="00E57D7C" w14:paraId="7FA4CD84" w14:textId="77777777">
      <w:pPr>
        <w:ind w:left="1134"/>
        <w:rPr>
          <w:rFonts w:ascii="Calibri" w:hAnsi="Calibri" w:cs="Calibri"/>
          <w:sz w:val="20"/>
          <w:szCs w:val="20"/>
          <w:lang w:val="en-US"/>
        </w:rPr>
      </w:pPr>
      <w:r w:rsidRPr="00E57D7C">
        <w:rPr>
          <w:rFonts w:ascii="Calibri" w:hAnsi="Calibri" w:cs="Calibri"/>
          <w:sz w:val="20"/>
          <w:szCs w:val="20"/>
          <w:lang w:val="en-US"/>
        </w:rPr>
        <w:t xml:space="preserve">     "country": "string",</w:t>
      </w:r>
    </w:p>
    <w:p w:rsidRPr="00E57D7C" w:rsidR="00E57D7C" w:rsidP="00FB7B20" w:rsidRDefault="00E57D7C" w14:paraId="706D504A" w14:textId="77777777">
      <w:pPr>
        <w:ind w:left="1134"/>
        <w:rPr>
          <w:rFonts w:ascii="Calibri" w:hAnsi="Calibri" w:cs="Calibri"/>
          <w:sz w:val="20"/>
          <w:szCs w:val="20"/>
          <w:lang w:val="en-US"/>
        </w:rPr>
      </w:pPr>
      <w:r w:rsidRPr="00E57D7C">
        <w:rPr>
          <w:rFonts w:ascii="Calibri" w:hAnsi="Calibri" w:cs="Calibri"/>
          <w:sz w:val="20"/>
          <w:szCs w:val="20"/>
          <w:lang w:val="en-US"/>
        </w:rPr>
        <w:t xml:space="preserve">     "emailPec": "string"</w:t>
      </w:r>
    </w:p>
    <w:p w:rsidRPr="00E57D7C" w:rsidR="00E57D7C" w:rsidP="00FB7B20" w:rsidRDefault="00E57D7C" w14:paraId="2CAE1328"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2D21AB24" w14:textId="77777777">
      <w:pPr>
        <w:ind w:left="1134"/>
        <w:rPr>
          <w:rFonts w:ascii="Calibri" w:hAnsi="Calibri" w:cs="Calibri"/>
          <w:sz w:val="20"/>
          <w:szCs w:val="20"/>
          <w:lang w:val="en-US"/>
        </w:rPr>
      </w:pPr>
      <w:r w:rsidRPr="00E57D7C">
        <w:rPr>
          <w:rFonts w:ascii="Calibri" w:hAnsi="Calibri" w:cs="Calibri"/>
          <w:sz w:val="20"/>
          <w:szCs w:val="20"/>
          <w:lang w:val="en-US"/>
        </w:rPr>
        <w:t xml:space="preserve">   "requester": {</w:t>
      </w:r>
    </w:p>
    <w:p w:rsidRPr="00E57D7C" w:rsidR="00E57D7C" w:rsidP="00FB7B20" w:rsidRDefault="00E57D7C" w14:paraId="7FAF5419" w14:textId="77777777">
      <w:pPr>
        <w:ind w:left="1134"/>
        <w:rPr>
          <w:rFonts w:ascii="Calibri" w:hAnsi="Calibri" w:cs="Calibri"/>
          <w:sz w:val="20"/>
          <w:szCs w:val="20"/>
          <w:lang w:val="en-US"/>
        </w:rPr>
      </w:pPr>
      <w:r w:rsidRPr="00E57D7C">
        <w:rPr>
          <w:rFonts w:ascii="Calibri" w:hAnsi="Calibri" w:cs="Calibri"/>
          <w:sz w:val="20"/>
          <w:szCs w:val="20"/>
          <w:lang w:val="en-US"/>
        </w:rPr>
        <w:t xml:space="preserve">     "name": "string",</w:t>
      </w:r>
    </w:p>
    <w:p w:rsidRPr="00E57D7C" w:rsidR="00E57D7C" w:rsidP="00FB7B20" w:rsidRDefault="00E57D7C" w14:paraId="043A42FD" w14:textId="77777777">
      <w:pPr>
        <w:ind w:left="1134"/>
        <w:rPr>
          <w:rFonts w:ascii="Calibri" w:hAnsi="Calibri" w:cs="Calibri"/>
          <w:sz w:val="20"/>
          <w:szCs w:val="20"/>
          <w:lang w:val="en-US"/>
        </w:rPr>
      </w:pPr>
      <w:r w:rsidRPr="00E57D7C">
        <w:rPr>
          <w:rFonts w:ascii="Calibri" w:hAnsi="Calibri" w:cs="Calibri"/>
          <w:sz w:val="20"/>
          <w:szCs w:val="20"/>
          <w:lang w:val="en-US"/>
        </w:rPr>
        <w:t xml:space="preserve">     "surname": "string",</w:t>
      </w:r>
    </w:p>
    <w:p w:rsidRPr="00E57D7C" w:rsidR="00E57D7C" w:rsidP="00FB7B20" w:rsidRDefault="00E57D7C" w14:paraId="4A2899C9" w14:textId="77777777">
      <w:pPr>
        <w:ind w:left="1134"/>
        <w:rPr>
          <w:rFonts w:ascii="Calibri" w:hAnsi="Calibri" w:cs="Calibri"/>
          <w:sz w:val="20"/>
          <w:szCs w:val="20"/>
          <w:lang w:val="en-US"/>
        </w:rPr>
      </w:pPr>
      <w:r w:rsidRPr="00E57D7C">
        <w:rPr>
          <w:rFonts w:ascii="Calibri" w:hAnsi="Calibri" w:cs="Calibri"/>
          <w:sz w:val="20"/>
          <w:szCs w:val="20"/>
          <w:lang w:val="en-US"/>
        </w:rPr>
        <w:t xml:space="preserve">     "fiscalCode": "string",</w:t>
      </w:r>
    </w:p>
    <w:p w:rsidRPr="00E57D7C" w:rsidR="00E57D7C" w:rsidP="00FB7B20" w:rsidRDefault="00E57D7C" w14:paraId="12A07E80" w14:textId="77777777">
      <w:pPr>
        <w:ind w:left="1134"/>
        <w:rPr>
          <w:rFonts w:ascii="Calibri" w:hAnsi="Calibri" w:cs="Calibri"/>
          <w:sz w:val="20"/>
          <w:szCs w:val="20"/>
          <w:lang w:val="en-US"/>
        </w:rPr>
      </w:pPr>
      <w:r w:rsidRPr="00E57D7C">
        <w:rPr>
          <w:rFonts w:ascii="Calibri" w:hAnsi="Calibri" w:cs="Calibri"/>
          <w:sz w:val="20"/>
          <w:szCs w:val="20"/>
          <w:lang w:val="en-US"/>
        </w:rPr>
        <w:t xml:space="preserve">     "requesterType": "string"</w:t>
      </w:r>
    </w:p>
    <w:p w:rsidRPr="00E57D7C" w:rsidR="00E57D7C" w:rsidP="00FB7B20" w:rsidRDefault="00E57D7C" w14:paraId="3221BD1B"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53608F05" w14:textId="77777777">
      <w:pPr>
        <w:ind w:left="1134"/>
        <w:rPr>
          <w:rFonts w:ascii="Calibri" w:hAnsi="Calibri" w:cs="Calibri"/>
          <w:sz w:val="20"/>
          <w:szCs w:val="20"/>
          <w:lang w:val="en-US"/>
        </w:rPr>
      </w:pPr>
      <w:r w:rsidRPr="00E57D7C">
        <w:rPr>
          <w:rFonts w:ascii="Calibri" w:hAnsi="Calibri" w:cs="Calibri"/>
          <w:sz w:val="20"/>
          <w:szCs w:val="20"/>
          <w:lang w:val="en-US"/>
        </w:rPr>
        <w:t xml:space="preserve">   "license": {</w:t>
      </w:r>
    </w:p>
    <w:p w:rsidRPr="00E57D7C" w:rsidR="00E57D7C" w:rsidP="00FB7B20" w:rsidRDefault="00E57D7C" w14:paraId="3A5BA755" w14:textId="77777777">
      <w:pPr>
        <w:ind w:left="1134"/>
        <w:rPr>
          <w:rFonts w:ascii="Calibri" w:hAnsi="Calibri" w:cs="Calibri"/>
          <w:sz w:val="20"/>
          <w:szCs w:val="20"/>
          <w:lang w:val="en-US"/>
        </w:rPr>
      </w:pPr>
      <w:r w:rsidRPr="00E57D7C">
        <w:rPr>
          <w:rFonts w:ascii="Calibri" w:hAnsi="Calibri" w:cs="Calibri"/>
          <w:sz w:val="20"/>
          <w:szCs w:val="20"/>
          <w:lang w:val="en-US"/>
        </w:rPr>
        <w:t xml:space="preserve">     "licenseNumber": "string",</w:t>
      </w:r>
    </w:p>
    <w:p w:rsidRPr="00E57D7C" w:rsidR="00E57D7C" w:rsidP="00FB7B20" w:rsidRDefault="00E57D7C" w14:paraId="692F2CA9" w14:textId="77777777">
      <w:pPr>
        <w:ind w:left="1134"/>
        <w:rPr>
          <w:rFonts w:ascii="Calibri" w:hAnsi="Calibri" w:cs="Calibri"/>
          <w:sz w:val="20"/>
          <w:szCs w:val="20"/>
          <w:lang w:val="en-US"/>
        </w:rPr>
      </w:pPr>
      <w:r w:rsidRPr="00E57D7C">
        <w:rPr>
          <w:rFonts w:ascii="Calibri" w:hAnsi="Calibri" w:cs="Calibri"/>
          <w:sz w:val="20"/>
          <w:szCs w:val="20"/>
          <w:lang w:val="en-US"/>
        </w:rPr>
        <w:t xml:space="preserve">     "releaseDate": "2025-10-20T10:18:30.682Z",</w:t>
      </w:r>
    </w:p>
    <w:p w:rsidRPr="00E57D7C" w:rsidR="00E57D7C" w:rsidP="00FB7B20" w:rsidRDefault="00E57D7C" w14:paraId="51D145DB" w14:textId="77777777">
      <w:pPr>
        <w:ind w:left="1134"/>
        <w:rPr>
          <w:rFonts w:ascii="Calibri" w:hAnsi="Calibri" w:cs="Calibri"/>
          <w:sz w:val="20"/>
          <w:szCs w:val="20"/>
          <w:lang w:val="en-US"/>
        </w:rPr>
      </w:pPr>
      <w:r w:rsidRPr="00E57D7C">
        <w:rPr>
          <w:rFonts w:ascii="Calibri" w:hAnsi="Calibri" w:cs="Calibri"/>
          <w:sz w:val="20"/>
          <w:szCs w:val="20"/>
          <w:lang w:val="en-US"/>
        </w:rPr>
        <w:t xml:space="preserve">     "licenseState": "string"</w:t>
      </w:r>
    </w:p>
    <w:p w:rsidRPr="00E57D7C" w:rsidR="00E57D7C" w:rsidP="00FB7B20" w:rsidRDefault="00E57D7C" w14:paraId="6471C310"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7B553B37" w14:textId="77777777">
      <w:pPr>
        <w:ind w:left="1134"/>
        <w:rPr>
          <w:rFonts w:ascii="Calibri" w:hAnsi="Calibri" w:cs="Calibri"/>
          <w:sz w:val="20"/>
          <w:szCs w:val="20"/>
          <w:lang w:val="en-US"/>
        </w:rPr>
      </w:pPr>
      <w:r w:rsidRPr="00E57D7C">
        <w:rPr>
          <w:rFonts w:ascii="Calibri" w:hAnsi="Calibri" w:cs="Calibri"/>
          <w:sz w:val="20"/>
          <w:szCs w:val="20"/>
          <w:lang w:val="en-US"/>
        </w:rPr>
        <w:t xml:space="preserve">   "points": {</w:t>
      </w:r>
    </w:p>
    <w:p w:rsidRPr="00E57D7C" w:rsidR="00E57D7C" w:rsidP="00FB7B20" w:rsidRDefault="00E57D7C" w14:paraId="0FCD973B" w14:textId="77777777">
      <w:pPr>
        <w:ind w:left="1134"/>
        <w:rPr>
          <w:rFonts w:ascii="Calibri" w:hAnsi="Calibri" w:cs="Calibri"/>
          <w:sz w:val="20"/>
          <w:szCs w:val="20"/>
          <w:lang w:val="en-US"/>
        </w:rPr>
      </w:pPr>
      <w:r w:rsidRPr="00E57D7C">
        <w:rPr>
          <w:rFonts w:ascii="Calibri" w:hAnsi="Calibri" w:cs="Calibri"/>
          <w:sz w:val="20"/>
          <w:szCs w:val="20"/>
          <w:lang w:val="en-US"/>
        </w:rPr>
        <w:t xml:space="preserve">     "currentCredits": 0,</w:t>
      </w:r>
    </w:p>
    <w:p w:rsidRPr="00E57D7C" w:rsidR="00E57D7C" w:rsidP="00FB7B20" w:rsidRDefault="00E57D7C" w14:paraId="5D2F7BC9" w14:textId="77777777">
      <w:pPr>
        <w:ind w:left="1134"/>
        <w:rPr>
          <w:rFonts w:ascii="Calibri" w:hAnsi="Calibri" w:cs="Calibri"/>
          <w:sz w:val="20"/>
          <w:szCs w:val="20"/>
          <w:lang w:val="en-US"/>
        </w:rPr>
      </w:pPr>
      <w:r w:rsidRPr="00E57D7C">
        <w:rPr>
          <w:rFonts w:ascii="Calibri" w:hAnsi="Calibri" w:cs="Calibri"/>
          <w:sz w:val="20"/>
          <w:szCs w:val="20"/>
          <w:lang w:val="en-US"/>
        </w:rPr>
        <w:t xml:space="preserve">     "initialCredits": 0</w:t>
      </w:r>
    </w:p>
    <w:p w:rsidRPr="00E57D7C" w:rsidR="00E57D7C" w:rsidP="00FB7B20" w:rsidRDefault="00E57D7C" w14:paraId="01ACC78F"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5C705DE3" w14:textId="77777777">
      <w:pPr>
        <w:ind w:left="1134"/>
        <w:rPr>
          <w:rFonts w:ascii="Calibri" w:hAnsi="Calibri" w:cs="Calibri"/>
          <w:sz w:val="20"/>
          <w:szCs w:val="20"/>
          <w:lang w:val="en-US"/>
        </w:rPr>
      </w:pPr>
      <w:r w:rsidRPr="00E57D7C">
        <w:rPr>
          <w:rFonts w:ascii="Calibri" w:hAnsi="Calibri" w:cs="Calibri"/>
          <w:sz w:val="20"/>
          <w:szCs w:val="20"/>
          <w:lang w:val="en-US"/>
        </w:rPr>
        <w:t xml:space="preserve">   "licenseInstance": {</w:t>
      </w:r>
    </w:p>
    <w:p w:rsidRPr="00E57D7C" w:rsidR="00E57D7C" w:rsidP="00FB7B20" w:rsidRDefault="00E57D7C" w14:paraId="5DCEBC5C" w14:textId="77777777">
      <w:pPr>
        <w:ind w:left="1134"/>
        <w:rPr>
          <w:rFonts w:ascii="Calibri" w:hAnsi="Calibri" w:cs="Calibri"/>
          <w:sz w:val="20"/>
          <w:szCs w:val="20"/>
          <w:lang w:val="en-US"/>
        </w:rPr>
      </w:pPr>
      <w:r w:rsidRPr="00E57D7C">
        <w:rPr>
          <w:rFonts w:ascii="Calibri" w:hAnsi="Calibri" w:cs="Calibri"/>
          <w:sz w:val="20"/>
          <w:szCs w:val="20"/>
          <w:lang w:val="en-US"/>
        </w:rPr>
        <w:t xml:space="preserve">     "id": "string",</w:t>
      </w:r>
    </w:p>
    <w:p w:rsidRPr="00E57D7C" w:rsidR="00E57D7C" w:rsidP="00FB7B20" w:rsidRDefault="00E57D7C" w14:paraId="5F1CFFAB" w14:textId="77777777">
      <w:pPr>
        <w:ind w:left="1134"/>
        <w:rPr>
          <w:rFonts w:ascii="Calibri" w:hAnsi="Calibri" w:cs="Calibri"/>
          <w:sz w:val="20"/>
          <w:szCs w:val="20"/>
          <w:lang w:val="en-US"/>
        </w:rPr>
      </w:pPr>
      <w:r w:rsidRPr="00E57D7C">
        <w:rPr>
          <w:rFonts w:ascii="Calibri" w:hAnsi="Calibri" w:cs="Calibri"/>
          <w:sz w:val="20"/>
          <w:szCs w:val="20"/>
          <w:lang w:val="en-US"/>
        </w:rPr>
        <w:t xml:space="preserve">     "lastUpdateRequirementsDate": "2025-10-20T10:18:30.682Z",</w:t>
      </w:r>
    </w:p>
    <w:p w:rsidRPr="00E57D7C" w:rsidR="00E57D7C" w:rsidP="00FB7B20" w:rsidRDefault="00E57D7C" w14:paraId="768932B0" w14:textId="77777777">
      <w:pPr>
        <w:ind w:left="1134"/>
        <w:rPr>
          <w:rFonts w:ascii="Calibri" w:hAnsi="Calibri" w:cs="Calibri"/>
          <w:sz w:val="20"/>
          <w:szCs w:val="20"/>
          <w:lang w:val="en-US"/>
        </w:rPr>
      </w:pPr>
      <w:r w:rsidRPr="00E57D7C">
        <w:rPr>
          <w:rFonts w:ascii="Calibri" w:hAnsi="Calibri" w:cs="Calibri"/>
          <w:sz w:val="20"/>
          <w:szCs w:val="20"/>
          <w:lang w:val="en-US"/>
        </w:rPr>
        <w:t xml:space="preserve">     "lastVerificationDate": "2025-10-20T10:18:30.682Z",</w:t>
      </w:r>
    </w:p>
    <w:p w:rsidRPr="00E57D7C" w:rsidR="00E57D7C" w:rsidP="00FB7B20" w:rsidRDefault="00E57D7C" w14:paraId="086A758A" w14:textId="77777777">
      <w:pPr>
        <w:ind w:left="1134"/>
        <w:rPr>
          <w:rFonts w:ascii="Calibri" w:hAnsi="Calibri" w:cs="Calibri"/>
          <w:sz w:val="20"/>
          <w:szCs w:val="20"/>
          <w:lang w:val="en-US"/>
        </w:rPr>
      </w:pPr>
      <w:r w:rsidRPr="00E57D7C">
        <w:rPr>
          <w:rFonts w:ascii="Calibri" w:hAnsi="Calibri" w:cs="Calibri"/>
          <w:sz w:val="20"/>
          <w:szCs w:val="20"/>
          <w:lang w:val="en-US"/>
        </w:rPr>
        <w:t xml:space="preserve">     "verificationState": "string",</w:t>
      </w:r>
    </w:p>
    <w:p w:rsidRPr="00E57D7C" w:rsidR="00E57D7C" w:rsidP="00FB7B20" w:rsidRDefault="00E57D7C" w14:paraId="772BDC50" w14:textId="77777777">
      <w:pPr>
        <w:ind w:left="1134"/>
        <w:rPr>
          <w:rFonts w:ascii="Calibri" w:hAnsi="Calibri" w:cs="Calibri"/>
          <w:sz w:val="20"/>
          <w:szCs w:val="20"/>
          <w:lang w:val="en-US"/>
        </w:rPr>
      </w:pPr>
      <w:r w:rsidRPr="00E57D7C">
        <w:rPr>
          <w:rFonts w:ascii="Calibri" w:hAnsi="Calibri" w:cs="Calibri"/>
          <w:sz w:val="20"/>
          <w:szCs w:val="20"/>
          <w:lang w:val="en-US"/>
        </w:rPr>
        <w:t xml:space="preserve">     "lastVerificationAdditionalDate": "2025-10-20T10:18:30.682Z",</w:t>
      </w:r>
    </w:p>
    <w:p w:rsidRPr="00E57D7C" w:rsidR="00E57D7C" w:rsidP="00FB7B20" w:rsidRDefault="00E57D7C" w14:paraId="68AFD734" w14:textId="77777777">
      <w:pPr>
        <w:ind w:left="1134"/>
        <w:rPr>
          <w:rFonts w:ascii="Calibri" w:hAnsi="Calibri" w:cs="Calibri"/>
          <w:sz w:val="20"/>
          <w:szCs w:val="20"/>
          <w:lang w:val="en-US"/>
        </w:rPr>
      </w:pPr>
      <w:r w:rsidRPr="00E57D7C">
        <w:rPr>
          <w:rFonts w:ascii="Calibri" w:hAnsi="Calibri" w:cs="Calibri"/>
          <w:sz w:val="20"/>
          <w:szCs w:val="20"/>
          <w:lang w:val="en-US"/>
        </w:rPr>
        <w:t xml:space="preserve">     "verificationAdditionalState": "string"</w:t>
      </w:r>
    </w:p>
    <w:p w:rsidRPr="00E57D7C" w:rsidR="00E57D7C" w:rsidP="00FB7B20" w:rsidRDefault="00E57D7C" w14:paraId="3CDFE6B1"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74A1F75A" w14:textId="77777777">
      <w:pPr>
        <w:ind w:left="1134"/>
        <w:rPr>
          <w:rFonts w:ascii="Calibri" w:hAnsi="Calibri" w:cs="Calibri"/>
          <w:sz w:val="20"/>
          <w:szCs w:val="20"/>
          <w:lang w:val="en-US"/>
        </w:rPr>
      </w:pPr>
      <w:r w:rsidRPr="00E57D7C">
        <w:rPr>
          <w:rFonts w:ascii="Calibri" w:hAnsi="Calibri" w:cs="Calibri"/>
          <w:sz w:val="20"/>
          <w:szCs w:val="20"/>
          <w:lang w:val="en-US"/>
        </w:rPr>
        <w:t xml:space="preserve">   "suspensions": [</w:t>
      </w:r>
    </w:p>
    <w:p w:rsidRPr="00E57D7C" w:rsidR="00E57D7C" w:rsidP="00FB7B20" w:rsidRDefault="00E57D7C" w14:paraId="049B3CD9"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5279FBC4" w14:textId="77777777">
      <w:pPr>
        <w:ind w:left="1134"/>
        <w:rPr>
          <w:rFonts w:ascii="Calibri" w:hAnsi="Calibri" w:cs="Calibri"/>
          <w:sz w:val="20"/>
          <w:szCs w:val="20"/>
          <w:lang w:val="en-US"/>
        </w:rPr>
      </w:pPr>
      <w:r w:rsidRPr="00E57D7C">
        <w:rPr>
          <w:rFonts w:ascii="Calibri" w:hAnsi="Calibri" w:cs="Calibri"/>
          <w:sz w:val="20"/>
          <w:szCs w:val="20"/>
          <w:lang w:val="en-US"/>
        </w:rPr>
        <w:t xml:space="preserve">       "provisionId": "string",</w:t>
      </w:r>
    </w:p>
    <w:p w:rsidRPr="00E57D7C" w:rsidR="00E57D7C" w:rsidP="00FB7B20" w:rsidRDefault="00E57D7C" w14:paraId="2CBC6B1E" w14:textId="77777777">
      <w:pPr>
        <w:ind w:left="1134"/>
        <w:rPr>
          <w:rFonts w:ascii="Calibri" w:hAnsi="Calibri" w:cs="Calibri"/>
          <w:sz w:val="20"/>
          <w:szCs w:val="20"/>
          <w:lang w:val="en-US"/>
        </w:rPr>
      </w:pPr>
      <w:r w:rsidRPr="00E57D7C">
        <w:rPr>
          <w:rFonts w:ascii="Calibri" w:hAnsi="Calibri" w:cs="Calibri"/>
          <w:sz w:val="20"/>
          <w:szCs w:val="20"/>
          <w:lang w:val="en-US"/>
        </w:rPr>
        <w:t xml:space="preserve">       "suspensionData": {</w:t>
      </w:r>
    </w:p>
    <w:p w:rsidRPr="00E57D7C" w:rsidR="00E57D7C" w:rsidP="00FB7B20" w:rsidRDefault="00E57D7C" w14:paraId="53661A5D" w14:textId="77777777">
      <w:pPr>
        <w:ind w:left="1134"/>
        <w:rPr>
          <w:rFonts w:ascii="Calibri" w:hAnsi="Calibri" w:cs="Calibri"/>
          <w:sz w:val="20"/>
          <w:szCs w:val="20"/>
          <w:lang w:val="en-US"/>
        </w:rPr>
      </w:pPr>
      <w:r w:rsidRPr="00E57D7C">
        <w:rPr>
          <w:rFonts w:ascii="Calibri" w:hAnsi="Calibri" w:cs="Calibri"/>
          <w:sz w:val="20"/>
          <w:szCs w:val="20"/>
          <w:lang w:val="en-US"/>
        </w:rPr>
        <w:t xml:space="preserve">         "requesterFiscalCode": "string",</w:t>
      </w:r>
    </w:p>
    <w:p w:rsidRPr="00E57D7C" w:rsidR="00E57D7C" w:rsidP="00FB7B20" w:rsidRDefault="00E57D7C" w14:paraId="0F0E5208" w14:textId="77777777">
      <w:pPr>
        <w:ind w:left="1134"/>
        <w:rPr>
          <w:rFonts w:ascii="Calibri" w:hAnsi="Calibri" w:cs="Calibri"/>
          <w:sz w:val="20"/>
          <w:szCs w:val="20"/>
          <w:lang w:val="en-US"/>
        </w:rPr>
      </w:pPr>
      <w:r w:rsidRPr="00E57D7C">
        <w:rPr>
          <w:rFonts w:ascii="Calibri" w:hAnsi="Calibri" w:cs="Calibri"/>
          <w:sz w:val="20"/>
          <w:szCs w:val="20"/>
          <w:lang w:val="en-US"/>
        </w:rPr>
        <w:t xml:space="preserve">         "fromDate": "2025-10-20",</w:t>
      </w:r>
    </w:p>
    <w:p w:rsidRPr="00E57D7C" w:rsidR="00E57D7C" w:rsidP="00FB7B20" w:rsidRDefault="00E57D7C" w14:paraId="336DB421" w14:textId="77777777">
      <w:pPr>
        <w:ind w:left="1134"/>
        <w:rPr>
          <w:rFonts w:ascii="Calibri" w:hAnsi="Calibri" w:cs="Calibri"/>
          <w:sz w:val="20"/>
          <w:szCs w:val="20"/>
          <w:lang w:val="en-US"/>
        </w:rPr>
      </w:pPr>
      <w:r w:rsidRPr="00E57D7C">
        <w:rPr>
          <w:rFonts w:ascii="Calibri" w:hAnsi="Calibri" w:cs="Calibri"/>
          <w:sz w:val="20"/>
          <w:szCs w:val="20"/>
          <w:lang w:val="en-US"/>
        </w:rPr>
        <w:t xml:space="preserve">         "toDate": "2025-10-20",</w:t>
      </w:r>
    </w:p>
    <w:p w:rsidRPr="00E57D7C" w:rsidR="00E57D7C" w:rsidP="00FB7B20" w:rsidRDefault="00E57D7C" w14:paraId="12A42ACF" w14:textId="77777777">
      <w:pPr>
        <w:ind w:left="1134"/>
        <w:rPr>
          <w:rFonts w:ascii="Calibri" w:hAnsi="Calibri" w:cs="Calibri"/>
          <w:sz w:val="20"/>
          <w:szCs w:val="20"/>
          <w:lang w:val="en-US"/>
        </w:rPr>
      </w:pPr>
      <w:r w:rsidRPr="00E57D7C">
        <w:rPr>
          <w:rFonts w:ascii="Calibri" w:hAnsi="Calibri" w:cs="Calibri"/>
          <w:sz w:val="20"/>
          <w:szCs w:val="20"/>
          <w:lang w:val="en-US"/>
        </w:rPr>
        <w:t xml:space="preserve">         "motivation": "string",</w:t>
      </w:r>
    </w:p>
    <w:p w:rsidRPr="00E57D7C" w:rsidR="00E57D7C" w:rsidP="00FB7B20" w:rsidRDefault="00E57D7C" w14:paraId="3F0B125A" w14:textId="77777777">
      <w:pPr>
        <w:ind w:left="1134"/>
        <w:rPr>
          <w:rFonts w:ascii="Calibri" w:hAnsi="Calibri" w:cs="Calibri"/>
          <w:sz w:val="20"/>
          <w:szCs w:val="20"/>
          <w:lang w:val="en-US"/>
        </w:rPr>
      </w:pPr>
      <w:r w:rsidRPr="00E57D7C">
        <w:rPr>
          <w:rFonts w:ascii="Calibri" w:hAnsi="Calibri" w:cs="Calibri"/>
          <w:sz w:val="20"/>
          <w:szCs w:val="20"/>
          <w:lang w:val="en-US"/>
        </w:rPr>
        <w:t xml:space="preserve">         "attachments": [</w:t>
      </w:r>
    </w:p>
    <w:p w:rsidRPr="00E57D7C" w:rsidR="00E57D7C" w:rsidP="00FB7B20" w:rsidRDefault="00E57D7C" w14:paraId="26CBE7A8"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7782CD27" w14:textId="77777777">
      <w:pPr>
        <w:ind w:left="1134"/>
        <w:rPr>
          <w:rFonts w:ascii="Calibri" w:hAnsi="Calibri" w:cs="Calibri"/>
          <w:sz w:val="20"/>
          <w:szCs w:val="20"/>
          <w:lang w:val="en-US"/>
        </w:rPr>
      </w:pPr>
      <w:r w:rsidRPr="00E57D7C">
        <w:rPr>
          <w:rFonts w:ascii="Calibri" w:hAnsi="Calibri" w:cs="Calibri"/>
          <w:sz w:val="20"/>
          <w:szCs w:val="20"/>
          <w:lang w:val="en-US"/>
        </w:rPr>
        <w:t xml:space="preserve">             "attachmentId": "string",</w:t>
      </w:r>
    </w:p>
    <w:p w:rsidRPr="00E57D7C" w:rsidR="00E57D7C" w:rsidP="00FB7B20" w:rsidRDefault="00E57D7C" w14:paraId="7005490D" w14:textId="77777777">
      <w:pPr>
        <w:ind w:left="1134"/>
        <w:rPr>
          <w:rFonts w:ascii="Calibri" w:hAnsi="Calibri" w:cs="Calibri"/>
          <w:sz w:val="20"/>
          <w:szCs w:val="20"/>
          <w:lang w:val="en-US"/>
        </w:rPr>
      </w:pPr>
      <w:r w:rsidRPr="00E57D7C">
        <w:rPr>
          <w:rFonts w:ascii="Calibri" w:hAnsi="Calibri" w:cs="Calibri"/>
          <w:sz w:val="20"/>
          <w:szCs w:val="20"/>
          <w:lang w:val="en-US"/>
        </w:rPr>
        <w:t xml:space="preserve">             "filename": "string",</w:t>
      </w:r>
    </w:p>
    <w:p w:rsidRPr="00E57D7C" w:rsidR="00E57D7C" w:rsidP="00FB7B20" w:rsidRDefault="00E57D7C" w14:paraId="15D0698B" w14:textId="77777777">
      <w:pPr>
        <w:ind w:left="1134"/>
        <w:rPr>
          <w:rFonts w:ascii="Calibri" w:hAnsi="Calibri" w:cs="Calibri"/>
          <w:sz w:val="20"/>
          <w:szCs w:val="20"/>
          <w:lang w:val="en-US"/>
        </w:rPr>
      </w:pPr>
      <w:r w:rsidRPr="00E57D7C">
        <w:rPr>
          <w:rFonts w:ascii="Calibri" w:hAnsi="Calibri" w:cs="Calibri"/>
          <w:sz w:val="20"/>
          <w:szCs w:val="20"/>
          <w:lang w:val="en-US"/>
        </w:rPr>
        <w:t xml:space="preserve">             "uploadDate": "2025-10-20"</w:t>
      </w:r>
    </w:p>
    <w:p w:rsidRPr="00E57D7C" w:rsidR="00E57D7C" w:rsidP="00FB7B20" w:rsidRDefault="00E57D7C" w14:paraId="776DA9AC"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451323D2"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0A51FE58"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06971B49" w14:textId="77777777">
      <w:pPr>
        <w:ind w:left="1134"/>
        <w:rPr>
          <w:rFonts w:ascii="Calibri" w:hAnsi="Calibri" w:cs="Calibri"/>
          <w:sz w:val="20"/>
          <w:szCs w:val="20"/>
          <w:lang w:val="en-US"/>
        </w:rPr>
      </w:pPr>
      <w:r w:rsidRPr="00E57D7C">
        <w:rPr>
          <w:rFonts w:ascii="Calibri" w:hAnsi="Calibri" w:cs="Calibri"/>
          <w:sz w:val="20"/>
          <w:szCs w:val="20"/>
          <w:lang w:val="en-US"/>
        </w:rPr>
        <w:t xml:space="preserve">       "cancelled": true,</w:t>
      </w:r>
    </w:p>
    <w:p w:rsidRPr="00E57D7C" w:rsidR="00E57D7C" w:rsidP="00FB7B20" w:rsidRDefault="00E57D7C" w14:paraId="6DFE8487" w14:textId="77777777">
      <w:pPr>
        <w:ind w:left="1134"/>
        <w:rPr>
          <w:rFonts w:ascii="Calibri" w:hAnsi="Calibri" w:cs="Calibri"/>
          <w:sz w:val="20"/>
          <w:szCs w:val="20"/>
          <w:lang w:val="en-US"/>
        </w:rPr>
      </w:pPr>
      <w:r w:rsidRPr="00E57D7C">
        <w:rPr>
          <w:rFonts w:ascii="Calibri" w:hAnsi="Calibri" w:cs="Calibri"/>
          <w:sz w:val="20"/>
          <w:szCs w:val="20"/>
          <w:lang w:val="en-US"/>
        </w:rPr>
        <w:t xml:space="preserve">       "cancellationData": {</w:t>
      </w:r>
    </w:p>
    <w:p w:rsidRPr="00E57D7C" w:rsidR="00E57D7C" w:rsidP="00FB7B20" w:rsidRDefault="00E57D7C" w14:paraId="582F140C" w14:textId="77777777">
      <w:pPr>
        <w:ind w:left="1134"/>
        <w:rPr>
          <w:rFonts w:ascii="Calibri" w:hAnsi="Calibri" w:cs="Calibri"/>
          <w:sz w:val="20"/>
          <w:szCs w:val="20"/>
          <w:lang w:val="en-US"/>
        </w:rPr>
      </w:pPr>
      <w:r w:rsidRPr="00E57D7C">
        <w:rPr>
          <w:rFonts w:ascii="Calibri" w:hAnsi="Calibri" w:cs="Calibri"/>
          <w:sz w:val="20"/>
          <w:szCs w:val="20"/>
          <w:lang w:val="en-US"/>
        </w:rPr>
        <w:t xml:space="preserve">         "requesterFiscalCode": "string",</w:t>
      </w:r>
    </w:p>
    <w:p w:rsidRPr="00E57D7C" w:rsidR="00E57D7C" w:rsidP="00FB7B20" w:rsidRDefault="00E57D7C" w14:paraId="2120E482" w14:textId="77777777">
      <w:pPr>
        <w:ind w:left="1134"/>
        <w:rPr>
          <w:rFonts w:ascii="Calibri" w:hAnsi="Calibri" w:cs="Calibri"/>
          <w:sz w:val="20"/>
          <w:szCs w:val="20"/>
          <w:lang w:val="en-US"/>
        </w:rPr>
      </w:pPr>
      <w:r w:rsidRPr="00E57D7C">
        <w:rPr>
          <w:rFonts w:ascii="Calibri" w:hAnsi="Calibri" w:cs="Calibri"/>
          <w:sz w:val="20"/>
          <w:szCs w:val="20"/>
          <w:lang w:val="en-US"/>
        </w:rPr>
        <w:t xml:space="preserve">         "cancellationDate": "2025-10-20",</w:t>
      </w:r>
    </w:p>
    <w:p w:rsidRPr="00E57D7C" w:rsidR="00E57D7C" w:rsidP="00FB7B20" w:rsidRDefault="00E57D7C" w14:paraId="05EB0208" w14:textId="77777777">
      <w:pPr>
        <w:ind w:left="1134"/>
        <w:rPr>
          <w:rFonts w:ascii="Calibri" w:hAnsi="Calibri" w:cs="Calibri"/>
          <w:sz w:val="20"/>
          <w:szCs w:val="20"/>
          <w:lang w:val="en-US"/>
        </w:rPr>
      </w:pPr>
      <w:r w:rsidRPr="00E57D7C">
        <w:rPr>
          <w:rFonts w:ascii="Calibri" w:hAnsi="Calibri" w:cs="Calibri"/>
          <w:sz w:val="20"/>
          <w:szCs w:val="20"/>
          <w:lang w:val="en-US"/>
        </w:rPr>
        <w:t xml:space="preserve">         "motivation": "string",</w:t>
      </w:r>
    </w:p>
    <w:p w:rsidRPr="00E57D7C" w:rsidR="00E57D7C" w:rsidP="00FB7B20" w:rsidRDefault="00E57D7C" w14:paraId="23B9A63A" w14:textId="77777777">
      <w:pPr>
        <w:ind w:left="1134"/>
        <w:rPr>
          <w:rFonts w:ascii="Calibri" w:hAnsi="Calibri" w:cs="Calibri"/>
          <w:sz w:val="20"/>
          <w:szCs w:val="20"/>
          <w:lang w:val="en-US"/>
        </w:rPr>
      </w:pPr>
      <w:r w:rsidRPr="00E57D7C">
        <w:rPr>
          <w:rFonts w:ascii="Calibri" w:hAnsi="Calibri" w:cs="Calibri"/>
          <w:sz w:val="20"/>
          <w:szCs w:val="20"/>
          <w:lang w:val="en-US"/>
        </w:rPr>
        <w:t xml:space="preserve">         "attachments": [</w:t>
      </w:r>
    </w:p>
    <w:p w:rsidRPr="00E57D7C" w:rsidR="00E57D7C" w:rsidP="00FB7B20" w:rsidRDefault="00E57D7C" w14:paraId="242AD730"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1A8E174B" w14:textId="77777777">
      <w:pPr>
        <w:ind w:left="1134"/>
        <w:rPr>
          <w:rFonts w:ascii="Calibri" w:hAnsi="Calibri" w:cs="Calibri"/>
          <w:sz w:val="20"/>
          <w:szCs w:val="20"/>
          <w:lang w:val="en-US"/>
        </w:rPr>
      </w:pPr>
      <w:r w:rsidRPr="00E57D7C">
        <w:rPr>
          <w:rFonts w:ascii="Calibri" w:hAnsi="Calibri" w:cs="Calibri"/>
          <w:sz w:val="20"/>
          <w:szCs w:val="20"/>
          <w:lang w:val="en-US"/>
        </w:rPr>
        <w:t xml:space="preserve">             "attachmentId": "string",</w:t>
      </w:r>
    </w:p>
    <w:p w:rsidRPr="00E57D7C" w:rsidR="00E57D7C" w:rsidP="00FB7B20" w:rsidRDefault="00E57D7C" w14:paraId="58205D54" w14:textId="77777777">
      <w:pPr>
        <w:ind w:left="1134"/>
        <w:rPr>
          <w:rFonts w:ascii="Calibri" w:hAnsi="Calibri" w:cs="Calibri"/>
          <w:sz w:val="20"/>
          <w:szCs w:val="20"/>
          <w:lang w:val="en-US"/>
        </w:rPr>
      </w:pPr>
      <w:r w:rsidRPr="00E57D7C">
        <w:rPr>
          <w:rFonts w:ascii="Calibri" w:hAnsi="Calibri" w:cs="Calibri"/>
          <w:sz w:val="20"/>
          <w:szCs w:val="20"/>
          <w:lang w:val="en-US"/>
        </w:rPr>
        <w:t xml:space="preserve">             "filename": "string",</w:t>
      </w:r>
    </w:p>
    <w:p w:rsidRPr="00E57D7C" w:rsidR="00E57D7C" w:rsidP="00FB7B20" w:rsidRDefault="00E57D7C" w14:paraId="6CA94B7C" w14:textId="77777777">
      <w:pPr>
        <w:ind w:left="1134"/>
        <w:rPr>
          <w:rFonts w:ascii="Calibri" w:hAnsi="Calibri" w:cs="Calibri"/>
          <w:sz w:val="20"/>
          <w:szCs w:val="20"/>
          <w:lang w:val="en-US"/>
        </w:rPr>
      </w:pPr>
      <w:r w:rsidRPr="00E57D7C">
        <w:rPr>
          <w:rFonts w:ascii="Calibri" w:hAnsi="Calibri" w:cs="Calibri"/>
          <w:sz w:val="20"/>
          <w:szCs w:val="20"/>
          <w:lang w:val="en-US"/>
        </w:rPr>
        <w:t xml:space="preserve">             "uploadDate": "2025-10-20"</w:t>
      </w:r>
    </w:p>
    <w:p w:rsidRPr="00E57D7C" w:rsidR="00E57D7C" w:rsidP="00FB7B20" w:rsidRDefault="00E57D7C" w14:paraId="35C1CA6F"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667FDDDD"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526F4372"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117B564A"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43AA219C"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70D83782" w14:textId="77777777">
      <w:pPr>
        <w:ind w:left="1134"/>
        <w:rPr>
          <w:rFonts w:ascii="Calibri" w:hAnsi="Calibri" w:cs="Calibri"/>
          <w:sz w:val="20"/>
          <w:szCs w:val="20"/>
          <w:lang w:val="en-US"/>
        </w:rPr>
      </w:pPr>
      <w:r w:rsidRPr="00E57D7C">
        <w:rPr>
          <w:rFonts w:ascii="Calibri" w:hAnsi="Calibri" w:cs="Calibri"/>
          <w:sz w:val="20"/>
          <w:szCs w:val="20"/>
          <w:lang w:val="en-US"/>
        </w:rPr>
        <w:t xml:space="preserve">   "revocations": [</w:t>
      </w:r>
    </w:p>
    <w:p w:rsidRPr="00E57D7C" w:rsidR="00E57D7C" w:rsidP="00FB7B20" w:rsidRDefault="00E57D7C" w14:paraId="31D66E43"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0A50D9E2" w14:textId="77777777">
      <w:pPr>
        <w:ind w:left="1134"/>
        <w:rPr>
          <w:rFonts w:ascii="Calibri" w:hAnsi="Calibri" w:cs="Calibri"/>
          <w:sz w:val="20"/>
          <w:szCs w:val="20"/>
          <w:lang w:val="en-US"/>
        </w:rPr>
      </w:pPr>
      <w:r w:rsidRPr="00E57D7C">
        <w:rPr>
          <w:rFonts w:ascii="Calibri" w:hAnsi="Calibri" w:cs="Calibri"/>
          <w:sz w:val="20"/>
          <w:szCs w:val="20"/>
          <w:lang w:val="en-US"/>
        </w:rPr>
        <w:t xml:space="preserve">       "provisionId": "string",</w:t>
      </w:r>
    </w:p>
    <w:p w:rsidRPr="00E57D7C" w:rsidR="00E57D7C" w:rsidP="00FB7B20" w:rsidRDefault="00E57D7C" w14:paraId="5AC368E6" w14:textId="77777777">
      <w:pPr>
        <w:ind w:left="1134"/>
        <w:rPr>
          <w:rFonts w:ascii="Calibri" w:hAnsi="Calibri" w:cs="Calibri"/>
          <w:sz w:val="20"/>
          <w:szCs w:val="20"/>
          <w:lang w:val="en-US"/>
        </w:rPr>
      </w:pPr>
      <w:r w:rsidRPr="00E57D7C">
        <w:rPr>
          <w:rFonts w:ascii="Calibri" w:hAnsi="Calibri" w:cs="Calibri"/>
          <w:sz w:val="20"/>
          <w:szCs w:val="20"/>
          <w:lang w:val="en-US"/>
        </w:rPr>
        <w:t xml:space="preserve">       "revocationData": {</w:t>
      </w:r>
    </w:p>
    <w:p w:rsidRPr="00E57D7C" w:rsidR="00E57D7C" w:rsidP="00FB7B20" w:rsidRDefault="00E57D7C" w14:paraId="159C296E" w14:textId="77777777">
      <w:pPr>
        <w:ind w:left="1134"/>
        <w:rPr>
          <w:rFonts w:ascii="Calibri" w:hAnsi="Calibri" w:cs="Calibri"/>
          <w:sz w:val="20"/>
          <w:szCs w:val="20"/>
          <w:lang w:val="en-US"/>
        </w:rPr>
      </w:pPr>
      <w:r w:rsidRPr="00E57D7C">
        <w:rPr>
          <w:rFonts w:ascii="Calibri" w:hAnsi="Calibri" w:cs="Calibri"/>
          <w:sz w:val="20"/>
          <w:szCs w:val="20"/>
          <w:lang w:val="en-US"/>
        </w:rPr>
        <w:t xml:space="preserve">         "requesterFiscalCode": "string",</w:t>
      </w:r>
    </w:p>
    <w:p w:rsidRPr="00E57D7C" w:rsidR="00E57D7C" w:rsidP="00FB7B20" w:rsidRDefault="00E57D7C" w14:paraId="22EE2DB1" w14:textId="77777777">
      <w:pPr>
        <w:ind w:left="1134"/>
        <w:rPr>
          <w:rFonts w:ascii="Calibri" w:hAnsi="Calibri" w:cs="Calibri"/>
          <w:sz w:val="20"/>
          <w:szCs w:val="20"/>
          <w:lang w:val="en-US"/>
        </w:rPr>
      </w:pPr>
      <w:r w:rsidRPr="00E57D7C">
        <w:rPr>
          <w:rFonts w:ascii="Calibri" w:hAnsi="Calibri" w:cs="Calibri"/>
          <w:sz w:val="20"/>
          <w:szCs w:val="20"/>
          <w:lang w:val="en-US"/>
        </w:rPr>
        <w:t xml:space="preserve">         "fromDate": "2025-10-20",</w:t>
      </w:r>
    </w:p>
    <w:p w:rsidRPr="00E57D7C" w:rsidR="00E57D7C" w:rsidP="00FB7B20" w:rsidRDefault="00E57D7C" w14:paraId="265B92C7" w14:textId="77777777">
      <w:pPr>
        <w:ind w:left="1134"/>
        <w:rPr>
          <w:rFonts w:ascii="Calibri" w:hAnsi="Calibri" w:cs="Calibri"/>
          <w:sz w:val="20"/>
          <w:szCs w:val="20"/>
          <w:lang w:val="en-US"/>
        </w:rPr>
      </w:pPr>
      <w:r w:rsidRPr="00E57D7C">
        <w:rPr>
          <w:rFonts w:ascii="Calibri" w:hAnsi="Calibri" w:cs="Calibri"/>
          <w:sz w:val="20"/>
          <w:szCs w:val="20"/>
          <w:lang w:val="en-US"/>
        </w:rPr>
        <w:t xml:space="preserve">         "toDate": "2025-10-20",</w:t>
      </w:r>
    </w:p>
    <w:p w:rsidRPr="00E57D7C" w:rsidR="00E57D7C" w:rsidP="00FB7B20" w:rsidRDefault="00E57D7C" w14:paraId="221AADF8" w14:textId="77777777">
      <w:pPr>
        <w:ind w:left="1134"/>
        <w:rPr>
          <w:rFonts w:ascii="Calibri" w:hAnsi="Calibri" w:cs="Calibri"/>
          <w:sz w:val="20"/>
          <w:szCs w:val="20"/>
          <w:lang w:val="en-US"/>
        </w:rPr>
      </w:pPr>
      <w:r w:rsidRPr="00E57D7C">
        <w:rPr>
          <w:rFonts w:ascii="Calibri" w:hAnsi="Calibri" w:cs="Calibri"/>
          <w:sz w:val="20"/>
          <w:szCs w:val="20"/>
          <w:lang w:val="en-US"/>
        </w:rPr>
        <w:t xml:space="preserve">         "motivation": "string",</w:t>
      </w:r>
    </w:p>
    <w:p w:rsidRPr="00E57D7C" w:rsidR="00E57D7C" w:rsidP="00FB7B20" w:rsidRDefault="00E57D7C" w14:paraId="7490B61E" w14:textId="77777777">
      <w:pPr>
        <w:ind w:left="1134"/>
        <w:rPr>
          <w:rFonts w:ascii="Calibri" w:hAnsi="Calibri" w:cs="Calibri"/>
          <w:sz w:val="20"/>
          <w:szCs w:val="20"/>
          <w:lang w:val="en-US"/>
        </w:rPr>
      </w:pPr>
      <w:r w:rsidRPr="00E57D7C">
        <w:rPr>
          <w:rFonts w:ascii="Calibri" w:hAnsi="Calibri" w:cs="Calibri"/>
          <w:sz w:val="20"/>
          <w:szCs w:val="20"/>
          <w:lang w:val="en-US"/>
        </w:rPr>
        <w:t xml:space="preserve">         "attachments": [</w:t>
      </w:r>
    </w:p>
    <w:p w:rsidRPr="00E57D7C" w:rsidR="00E57D7C" w:rsidP="00FB7B20" w:rsidRDefault="00E57D7C" w14:paraId="6EA7917C"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2D85342A" w14:textId="77777777">
      <w:pPr>
        <w:ind w:left="1134"/>
        <w:rPr>
          <w:rFonts w:ascii="Calibri" w:hAnsi="Calibri" w:cs="Calibri"/>
          <w:sz w:val="20"/>
          <w:szCs w:val="20"/>
          <w:lang w:val="en-US"/>
        </w:rPr>
      </w:pPr>
      <w:r w:rsidRPr="00E57D7C">
        <w:rPr>
          <w:rFonts w:ascii="Calibri" w:hAnsi="Calibri" w:cs="Calibri"/>
          <w:sz w:val="20"/>
          <w:szCs w:val="20"/>
          <w:lang w:val="en-US"/>
        </w:rPr>
        <w:t xml:space="preserve">             "attachmentId": "string",</w:t>
      </w:r>
    </w:p>
    <w:p w:rsidRPr="00E57D7C" w:rsidR="00E57D7C" w:rsidP="00FB7B20" w:rsidRDefault="00E57D7C" w14:paraId="6A2EFB4F" w14:textId="77777777">
      <w:pPr>
        <w:ind w:left="1134"/>
        <w:rPr>
          <w:rFonts w:ascii="Calibri" w:hAnsi="Calibri" w:cs="Calibri"/>
          <w:sz w:val="20"/>
          <w:szCs w:val="20"/>
          <w:lang w:val="en-US"/>
        </w:rPr>
      </w:pPr>
      <w:r w:rsidRPr="00E57D7C">
        <w:rPr>
          <w:rFonts w:ascii="Calibri" w:hAnsi="Calibri" w:cs="Calibri"/>
          <w:sz w:val="20"/>
          <w:szCs w:val="20"/>
          <w:lang w:val="en-US"/>
        </w:rPr>
        <w:t xml:space="preserve">             "filename": "string",</w:t>
      </w:r>
    </w:p>
    <w:p w:rsidRPr="00E57D7C" w:rsidR="00E57D7C" w:rsidP="00FB7B20" w:rsidRDefault="00E57D7C" w14:paraId="276BED8D" w14:textId="77777777">
      <w:pPr>
        <w:ind w:left="1134"/>
        <w:rPr>
          <w:rFonts w:ascii="Calibri" w:hAnsi="Calibri" w:cs="Calibri"/>
          <w:sz w:val="20"/>
          <w:szCs w:val="20"/>
          <w:lang w:val="en-US"/>
        </w:rPr>
      </w:pPr>
      <w:r w:rsidRPr="00E57D7C">
        <w:rPr>
          <w:rFonts w:ascii="Calibri" w:hAnsi="Calibri" w:cs="Calibri"/>
          <w:sz w:val="20"/>
          <w:szCs w:val="20"/>
          <w:lang w:val="en-US"/>
        </w:rPr>
        <w:t xml:space="preserve">             "uploadDate": "2025-10-20"</w:t>
      </w:r>
    </w:p>
    <w:p w:rsidRPr="00E57D7C" w:rsidR="00E57D7C" w:rsidP="00FB7B20" w:rsidRDefault="00E57D7C" w14:paraId="72850A9E"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74F54BC7"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0168FF38"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3413A671" w14:textId="77777777">
      <w:pPr>
        <w:ind w:left="1134"/>
        <w:rPr>
          <w:rFonts w:ascii="Calibri" w:hAnsi="Calibri" w:cs="Calibri"/>
          <w:sz w:val="20"/>
          <w:szCs w:val="20"/>
          <w:lang w:val="en-US"/>
        </w:rPr>
      </w:pPr>
      <w:r w:rsidRPr="00E57D7C">
        <w:rPr>
          <w:rFonts w:ascii="Calibri" w:hAnsi="Calibri" w:cs="Calibri"/>
          <w:sz w:val="20"/>
          <w:szCs w:val="20"/>
          <w:lang w:val="en-US"/>
        </w:rPr>
        <w:t xml:space="preserve">       "cancelled": true,</w:t>
      </w:r>
    </w:p>
    <w:p w:rsidRPr="00E57D7C" w:rsidR="00E57D7C" w:rsidP="00FB7B20" w:rsidRDefault="00E57D7C" w14:paraId="70E4FF23" w14:textId="77777777">
      <w:pPr>
        <w:ind w:left="1134"/>
        <w:rPr>
          <w:rFonts w:ascii="Calibri" w:hAnsi="Calibri" w:cs="Calibri"/>
          <w:sz w:val="20"/>
          <w:szCs w:val="20"/>
          <w:lang w:val="en-US"/>
        </w:rPr>
      </w:pPr>
      <w:r w:rsidRPr="00E57D7C">
        <w:rPr>
          <w:rFonts w:ascii="Calibri" w:hAnsi="Calibri" w:cs="Calibri"/>
          <w:sz w:val="20"/>
          <w:szCs w:val="20"/>
          <w:lang w:val="en-US"/>
        </w:rPr>
        <w:t xml:space="preserve">       "cancellationData": {</w:t>
      </w:r>
    </w:p>
    <w:p w:rsidRPr="00E57D7C" w:rsidR="00E57D7C" w:rsidP="00FB7B20" w:rsidRDefault="00E57D7C" w14:paraId="1C1CCF00" w14:textId="77777777">
      <w:pPr>
        <w:ind w:left="1134"/>
        <w:rPr>
          <w:rFonts w:ascii="Calibri" w:hAnsi="Calibri" w:cs="Calibri"/>
          <w:sz w:val="20"/>
          <w:szCs w:val="20"/>
          <w:lang w:val="en-US"/>
        </w:rPr>
      </w:pPr>
      <w:r w:rsidRPr="00E57D7C">
        <w:rPr>
          <w:rFonts w:ascii="Calibri" w:hAnsi="Calibri" w:cs="Calibri"/>
          <w:sz w:val="20"/>
          <w:szCs w:val="20"/>
          <w:lang w:val="en-US"/>
        </w:rPr>
        <w:t xml:space="preserve">         "requesterFiscalCode": "string",</w:t>
      </w:r>
    </w:p>
    <w:p w:rsidRPr="00E57D7C" w:rsidR="00E57D7C" w:rsidP="00FB7B20" w:rsidRDefault="00E57D7C" w14:paraId="183DF6D0" w14:textId="77777777">
      <w:pPr>
        <w:ind w:left="1134"/>
        <w:rPr>
          <w:rFonts w:ascii="Calibri" w:hAnsi="Calibri" w:cs="Calibri"/>
          <w:sz w:val="20"/>
          <w:szCs w:val="20"/>
          <w:lang w:val="en-US"/>
        </w:rPr>
      </w:pPr>
      <w:r w:rsidRPr="00E57D7C">
        <w:rPr>
          <w:rFonts w:ascii="Calibri" w:hAnsi="Calibri" w:cs="Calibri"/>
          <w:sz w:val="20"/>
          <w:szCs w:val="20"/>
          <w:lang w:val="en-US"/>
        </w:rPr>
        <w:t xml:space="preserve">         "cancellationDate": "2025-10-20",</w:t>
      </w:r>
    </w:p>
    <w:p w:rsidRPr="00E57D7C" w:rsidR="00E57D7C" w:rsidP="00FB7B20" w:rsidRDefault="00E57D7C" w14:paraId="1C324BCD" w14:textId="77777777">
      <w:pPr>
        <w:ind w:left="1134"/>
        <w:rPr>
          <w:rFonts w:ascii="Calibri" w:hAnsi="Calibri" w:cs="Calibri"/>
          <w:sz w:val="20"/>
          <w:szCs w:val="20"/>
          <w:lang w:val="en-US"/>
        </w:rPr>
      </w:pPr>
      <w:r w:rsidRPr="00E57D7C">
        <w:rPr>
          <w:rFonts w:ascii="Calibri" w:hAnsi="Calibri" w:cs="Calibri"/>
          <w:sz w:val="20"/>
          <w:szCs w:val="20"/>
          <w:lang w:val="en-US"/>
        </w:rPr>
        <w:t xml:space="preserve">         "motivation": "string",</w:t>
      </w:r>
    </w:p>
    <w:p w:rsidRPr="00E57D7C" w:rsidR="00E57D7C" w:rsidP="00FB7B20" w:rsidRDefault="00E57D7C" w14:paraId="5092C0D4" w14:textId="77777777">
      <w:pPr>
        <w:ind w:left="1134"/>
        <w:rPr>
          <w:rFonts w:ascii="Calibri" w:hAnsi="Calibri" w:cs="Calibri"/>
          <w:sz w:val="20"/>
          <w:szCs w:val="20"/>
          <w:lang w:val="en-US"/>
        </w:rPr>
      </w:pPr>
      <w:r w:rsidRPr="00E57D7C">
        <w:rPr>
          <w:rFonts w:ascii="Calibri" w:hAnsi="Calibri" w:cs="Calibri"/>
          <w:sz w:val="20"/>
          <w:szCs w:val="20"/>
          <w:lang w:val="en-US"/>
        </w:rPr>
        <w:t xml:space="preserve">         "attachments": [</w:t>
      </w:r>
    </w:p>
    <w:p w:rsidRPr="00E57D7C" w:rsidR="00E57D7C" w:rsidP="00FB7B20" w:rsidRDefault="00E57D7C" w14:paraId="28FC5830"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73CFF4BD" w14:textId="77777777">
      <w:pPr>
        <w:ind w:left="1134"/>
        <w:rPr>
          <w:rFonts w:ascii="Calibri" w:hAnsi="Calibri" w:cs="Calibri"/>
          <w:sz w:val="20"/>
          <w:szCs w:val="20"/>
          <w:lang w:val="en-US"/>
        </w:rPr>
      </w:pPr>
      <w:r w:rsidRPr="00E57D7C">
        <w:rPr>
          <w:rFonts w:ascii="Calibri" w:hAnsi="Calibri" w:cs="Calibri"/>
          <w:sz w:val="20"/>
          <w:szCs w:val="20"/>
          <w:lang w:val="en-US"/>
        </w:rPr>
        <w:t xml:space="preserve">             "attachmentId": "string",</w:t>
      </w:r>
    </w:p>
    <w:p w:rsidRPr="00E57D7C" w:rsidR="00E57D7C" w:rsidP="00FB7B20" w:rsidRDefault="00E57D7C" w14:paraId="0BECE58F" w14:textId="77777777">
      <w:pPr>
        <w:ind w:left="1134"/>
        <w:rPr>
          <w:rFonts w:ascii="Calibri" w:hAnsi="Calibri" w:cs="Calibri"/>
          <w:sz w:val="20"/>
          <w:szCs w:val="20"/>
          <w:lang w:val="en-US"/>
        </w:rPr>
      </w:pPr>
      <w:r w:rsidRPr="00E57D7C">
        <w:rPr>
          <w:rFonts w:ascii="Calibri" w:hAnsi="Calibri" w:cs="Calibri"/>
          <w:sz w:val="20"/>
          <w:szCs w:val="20"/>
          <w:lang w:val="en-US"/>
        </w:rPr>
        <w:t xml:space="preserve">             "filename": "string",</w:t>
      </w:r>
    </w:p>
    <w:p w:rsidRPr="00E57D7C" w:rsidR="00E57D7C" w:rsidP="00FB7B20" w:rsidRDefault="00E57D7C" w14:paraId="1A2F4BD5" w14:textId="77777777">
      <w:pPr>
        <w:ind w:left="1134"/>
        <w:rPr>
          <w:rFonts w:ascii="Calibri" w:hAnsi="Calibri" w:cs="Calibri"/>
          <w:sz w:val="20"/>
          <w:szCs w:val="20"/>
          <w:lang w:val="en-US"/>
        </w:rPr>
      </w:pPr>
      <w:r w:rsidRPr="00E57D7C">
        <w:rPr>
          <w:rFonts w:ascii="Calibri" w:hAnsi="Calibri" w:cs="Calibri"/>
          <w:sz w:val="20"/>
          <w:szCs w:val="20"/>
          <w:lang w:val="en-US"/>
        </w:rPr>
        <w:t xml:space="preserve">             "uploadDate": "2025-10-20"</w:t>
      </w:r>
    </w:p>
    <w:p w:rsidRPr="00E57D7C" w:rsidR="00E57D7C" w:rsidP="00FB7B20" w:rsidRDefault="00E57D7C" w14:paraId="237CFCA7"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0CF55715"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3B1A6DE3"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7FF66C36"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2BA25026"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E57D7C" w:rsidP="00FB7B20" w:rsidRDefault="00E57D7C" w14:paraId="0CE99773" w14:textId="77777777">
      <w:pPr>
        <w:ind w:left="1134"/>
        <w:rPr>
          <w:rFonts w:ascii="Calibri" w:hAnsi="Calibri" w:cs="Calibri"/>
          <w:sz w:val="20"/>
          <w:szCs w:val="20"/>
          <w:lang w:val="en-US"/>
        </w:rPr>
      </w:pPr>
      <w:r w:rsidRPr="00E57D7C">
        <w:rPr>
          <w:rFonts w:ascii="Calibri" w:hAnsi="Calibri" w:cs="Calibri"/>
          <w:sz w:val="20"/>
          <w:szCs w:val="20"/>
          <w:lang w:val="en-US"/>
        </w:rPr>
        <w:t xml:space="preserve"> }</w:t>
      </w:r>
    </w:p>
    <w:p w:rsidRPr="00E57D7C" w:rsidR="00187858" w:rsidP="00FB7B20" w:rsidRDefault="00E57D7C" w14:paraId="0C60F15E" w14:textId="7863E1DA">
      <w:pPr>
        <w:ind w:left="1134"/>
        <w:rPr>
          <w:rFonts w:ascii="Calibri" w:hAnsi="Calibri" w:cs="Calibri"/>
          <w:sz w:val="20"/>
          <w:szCs w:val="20"/>
          <w:lang w:val="en-US"/>
        </w:rPr>
      </w:pPr>
      <w:r w:rsidRPr="00E57D7C">
        <w:rPr>
          <w:rFonts w:ascii="Calibri" w:hAnsi="Calibri" w:cs="Calibri"/>
          <w:sz w:val="20"/>
          <w:szCs w:val="20"/>
          <w:lang w:val="en-US"/>
        </w:rPr>
        <w:t>}</w:t>
      </w:r>
    </w:p>
    <w:p w:rsidR="00945A8F" w:rsidP="0055399E" w:rsidRDefault="00945A8F" w14:paraId="30CD9AD6" w14:textId="7B051574">
      <w:pPr>
        <w:pStyle w:val="Heading4"/>
      </w:pPr>
      <w:bookmarkStart w:name="_Toc222417338" w:id="158"/>
      <w:bookmarkStart w:name="_Hlk191461123" w:id="159"/>
      <w:r>
        <w:t xml:space="preserve">RF01-01-02 – </w:t>
      </w:r>
      <w:r w:rsidR="005D7A22">
        <w:t>Ricerca Patente per</w:t>
      </w:r>
      <w:r w:rsidR="00E45A0A">
        <w:t xml:space="preserve"> Ragione Sociale</w:t>
      </w:r>
      <w:bookmarkEnd w:id="158"/>
    </w:p>
    <w:bookmarkEnd w:id="159"/>
    <w:p w:rsidR="00417A66" w:rsidP="00417A66" w:rsidRDefault="003A11BD" w14:paraId="596CAC62" w14:textId="0EEF7D51">
      <w:pPr>
        <w:jc w:val="both"/>
        <w:rPr>
          <w:rFonts w:ascii="Calibri" w:hAnsi="Calibri" w:cs="Calibri"/>
        </w:rPr>
      </w:pPr>
      <w:r>
        <w:rPr>
          <w:rFonts w:ascii="Calibri" w:hAnsi="Calibri" w:cs="Calibri"/>
        </w:rPr>
        <w:t xml:space="preserve">L’utente </w:t>
      </w:r>
      <w:r w:rsidR="00791054">
        <w:rPr>
          <w:rFonts w:ascii="Calibri" w:hAnsi="Calibri" w:cs="Calibri"/>
        </w:rPr>
        <w:t xml:space="preserve">deve poter </w:t>
      </w:r>
      <w:r>
        <w:rPr>
          <w:rFonts w:ascii="Calibri" w:hAnsi="Calibri" w:cs="Calibri"/>
        </w:rPr>
        <w:t>ricerca</w:t>
      </w:r>
      <w:r w:rsidR="00542BF5">
        <w:rPr>
          <w:rFonts w:ascii="Calibri" w:hAnsi="Calibri" w:cs="Calibri"/>
        </w:rPr>
        <w:t>re</w:t>
      </w:r>
      <w:r>
        <w:rPr>
          <w:rFonts w:ascii="Calibri" w:hAnsi="Calibri" w:cs="Calibri"/>
        </w:rPr>
        <w:t xml:space="preserve"> la patente per ragione sociale dell’impresa</w:t>
      </w:r>
      <w:r w:rsidR="00542BF5">
        <w:rPr>
          <w:rFonts w:ascii="Calibri" w:hAnsi="Calibri" w:cs="Calibri"/>
        </w:rPr>
        <w:t xml:space="preserve">. Deve essere realizzato un nuovo servizio </w:t>
      </w:r>
      <w:r w:rsidR="004E4AD2">
        <w:rPr>
          <w:rFonts w:ascii="Calibri" w:hAnsi="Calibri" w:cs="Calibri"/>
        </w:rPr>
        <w:t xml:space="preserve">che </w:t>
      </w:r>
      <w:r w:rsidR="00A97640">
        <w:rPr>
          <w:rFonts w:ascii="Calibri" w:hAnsi="Calibri" w:cs="Calibri"/>
        </w:rPr>
        <w:t xml:space="preserve">estrae le patenti emesse e non revocate </w:t>
      </w:r>
      <w:r w:rsidR="003F0554">
        <w:rPr>
          <w:rFonts w:ascii="Calibri" w:hAnsi="Calibri" w:cs="Calibri"/>
        </w:rPr>
        <w:t xml:space="preserve">e non cancellate </w:t>
      </w:r>
      <w:r w:rsidR="00A97640">
        <w:rPr>
          <w:rFonts w:ascii="Calibri" w:hAnsi="Calibri" w:cs="Calibri"/>
        </w:rPr>
        <w:t xml:space="preserve">delle imprese che contengono nella ragione sociale </w:t>
      </w:r>
      <w:r w:rsidR="00417A66">
        <w:rPr>
          <w:rFonts w:ascii="Calibri" w:hAnsi="Calibri" w:cs="Calibri"/>
        </w:rPr>
        <w:t>la stringa inserita dall’utente.</w:t>
      </w:r>
    </w:p>
    <w:p w:rsidR="00392D4C" w:rsidP="00417A66" w:rsidRDefault="007C3604" w14:paraId="0736D578" w14:textId="77777777">
      <w:pPr>
        <w:jc w:val="both"/>
        <w:rPr>
          <w:rFonts w:ascii="Calibri" w:hAnsi="Calibri" w:cs="Calibri"/>
        </w:rPr>
      </w:pPr>
      <w:r>
        <w:rPr>
          <w:rFonts w:ascii="Calibri" w:hAnsi="Calibri" w:cs="Calibri"/>
        </w:rPr>
        <w:t xml:space="preserve">Il servizio </w:t>
      </w:r>
      <w:r w:rsidR="00483D9C">
        <w:rPr>
          <w:rFonts w:ascii="Calibri" w:hAnsi="Calibri" w:cs="Calibri"/>
        </w:rPr>
        <w:t>p</w:t>
      </w:r>
      <w:r w:rsidR="00392D4C">
        <w:rPr>
          <w:rFonts w:ascii="Calibri" w:hAnsi="Calibri" w:cs="Calibri"/>
        </w:rPr>
        <w:t>revede i seguenti parametri di input:</w:t>
      </w:r>
    </w:p>
    <w:p w:rsidRPr="005B1390" w:rsidR="00392D4C" w:rsidP="00842DA3" w:rsidRDefault="0082185A" w14:paraId="165D331B" w14:textId="23275FE7">
      <w:pPr>
        <w:pStyle w:val="ListParagraph"/>
        <w:numPr>
          <w:ilvl w:val="0"/>
          <w:numId w:val="22"/>
        </w:numPr>
        <w:jc w:val="both"/>
        <w:rPr>
          <w:rFonts w:ascii="Calibri" w:hAnsi="Calibri" w:cs="Calibri"/>
        </w:rPr>
      </w:pPr>
      <w:r>
        <w:rPr>
          <w:rFonts w:ascii="Calibri" w:hAnsi="Calibri" w:cs="Calibri"/>
        </w:rPr>
        <w:t>companyName</w:t>
      </w:r>
      <w:r w:rsidRPr="005B1390" w:rsidR="00847411">
        <w:rPr>
          <w:rFonts w:ascii="Calibri" w:hAnsi="Calibri" w:cs="Calibri"/>
        </w:rPr>
        <w:t xml:space="preserve">: </w:t>
      </w:r>
      <w:r w:rsidRPr="005B1390" w:rsidR="001736C3">
        <w:rPr>
          <w:rFonts w:ascii="Calibri" w:hAnsi="Calibri" w:cs="Calibri"/>
        </w:rPr>
        <w:t xml:space="preserve">obbligatorio, </w:t>
      </w:r>
      <w:r w:rsidRPr="005B1390" w:rsidR="00847411">
        <w:rPr>
          <w:rFonts w:ascii="Calibri" w:hAnsi="Calibri" w:cs="Calibri"/>
        </w:rPr>
        <w:t xml:space="preserve">stringa di </w:t>
      </w:r>
      <w:r w:rsidRPr="005B1390" w:rsidR="00847411">
        <w:rPr>
          <w:rFonts w:ascii="Calibri" w:hAnsi="Calibri" w:cs="Calibri"/>
          <w:highlight w:val="yellow"/>
        </w:rPr>
        <w:t>60</w:t>
      </w:r>
      <w:r w:rsidRPr="005B1390" w:rsidR="00847411">
        <w:rPr>
          <w:rFonts w:ascii="Calibri" w:hAnsi="Calibri" w:cs="Calibri"/>
        </w:rPr>
        <w:t xml:space="preserve"> caratteri</w:t>
      </w:r>
      <w:r w:rsidR="00752E9B">
        <w:rPr>
          <w:rFonts w:ascii="Calibri" w:hAnsi="Calibri" w:cs="Calibri"/>
        </w:rPr>
        <w:t xml:space="preserve">, </w:t>
      </w:r>
      <w:r w:rsidR="00D66A44">
        <w:rPr>
          <w:rFonts w:ascii="Calibri" w:hAnsi="Calibri" w:cs="Calibri"/>
        </w:rPr>
        <w:t xml:space="preserve">minimo di </w:t>
      </w:r>
      <w:r w:rsidR="000C36CC">
        <w:rPr>
          <w:rFonts w:ascii="Calibri" w:hAnsi="Calibri" w:cs="Calibri"/>
        </w:rPr>
        <w:t>2</w:t>
      </w:r>
      <w:r w:rsidR="00D66A44">
        <w:rPr>
          <w:rFonts w:ascii="Calibri" w:hAnsi="Calibri" w:cs="Calibri"/>
        </w:rPr>
        <w:t xml:space="preserve"> caratteri</w:t>
      </w:r>
    </w:p>
    <w:p w:rsidRPr="005B1390" w:rsidR="008E20FB" w:rsidP="00842DA3" w:rsidRDefault="0082185A" w14:paraId="1BE9C91E" w14:textId="19EB7938">
      <w:pPr>
        <w:pStyle w:val="ListParagraph"/>
        <w:numPr>
          <w:ilvl w:val="0"/>
          <w:numId w:val="22"/>
        </w:numPr>
        <w:jc w:val="both"/>
        <w:rPr>
          <w:rFonts w:ascii="Calibri" w:hAnsi="Calibri" w:cs="Calibri"/>
        </w:rPr>
      </w:pPr>
      <w:r>
        <w:rPr>
          <w:rFonts w:ascii="Calibri" w:hAnsi="Calibri" w:cs="Calibri"/>
        </w:rPr>
        <w:t>pageSize</w:t>
      </w:r>
      <w:r w:rsidRPr="005B1390" w:rsidR="00D3467A">
        <w:rPr>
          <w:rFonts w:ascii="Calibri" w:hAnsi="Calibri" w:cs="Calibri"/>
        </w:rPr>
        <w:t xml:space="preserve">: </w:t>
      </w:r>
      <w:r w:rsidR="00553292">
        <w:rPr>
          <w:rFonts w:ascii="Calibri" w:hAnsi="Calibri" w:cs="Calibri"/>
        </w:rPr>
        <w:t>facoltativo</w:t>
      </w:r>
      <w:r w:rsidRPr="005B1390" w:rsidR="00D3467A">
        <w:rPr>
          <w:rFonts w:ascii="Calibri" w:hAnsi="Calibri" w:cs="Calibri"/>
        </w:rPr>
        <w:t>,</w:t>
      </w:r>
      <w:r w:rsidR="00D3467A">
        <w:rPr>
          <w:rFonts w:ascii="Calibri" w:hAnsi="Calibri" w:cs="Calibri"/>
        </w:rPr>
        <w:t xml:space="preserve"> </w:t>
      </w:r>
      <w:r w:rsidR="00553292">
        <w:rPr>
          <w:rFonts w:ascii="Calibri" w:hAnsi="Calibri" w:cs="Calibri"/>
        </w:rPr>
        <w:t>numero intero</w:t>
      </w:r>
    </w:p>
    <w:p w:rsidRPr="005B1390" w:rsidR="00F463AE" w:rsidP="00842DA3" w:rsidRDefault="0082185A" w14:paraId="28DCB4A5" w14:textId="4785785E">
      <w:pPr>
        <w:pStyle w:val="ListParagraph"/>
        <w:numPr>
          <w:ilvl w:val="0"/>
          <w:numId w:val="22"/>
        </w:numPr>
        <w:jc w:val="both"/>
        <w:rPr>
          <w:rFonts w:ascii="Calibri" w:hAnsi="Calibri" w:cs="Calibri"/>
        </w:rPr>
      </w:pPr>
      <w:r>
        <w:rPr>
          <w:rFonts w:ascii="Calibri" w:hAnsi="Calibri" w:cs="Calibri"/>
        </w:rPr>
        <w:t>pageNumber</w:t>
      </w:r>
      <w:r w:rsidRPr="005B1390" w:rsidR="00881E07">
        <w:rPr>
          <w:rFonts w:ascii="Calibri" w:hAnsi="Calibri" w:cs="Calibri"/>
        </w:rPr>
        <w:t xml:space="preserve">: </w:t>
      </w:r>
      <w:r w:rsidR="00881E07">
        <w:rPr>
          <w:rFonts w:ascii="Calibri" w:hAnsi="Calibri" w:cs="Calibri"/>
        </w:rPr>
        <w:t>facoltativo</w:t>
      </w:r>
      <w:r w:rsidRPr="005B1390" w:rsidR="00881E07">
        <w:rPr>
          <w:rFonts w:ascii="Calibri" w:hAnsi="Calibri" w:cs="Calibri"/>
        </w:rPr>
        <w:t>,</w:t>
      </w:r>
      <w:r w:rsidR="00881E07">
        <w:rPr>
          <w:rFonts w:ascii="Calibri" w:hAnsi="Calibri" w:cs="Calibri"/>
        </w:rPr>
        <w:t xml:space="preserve"> numero intero</w:t>
      </w:r>
    </w:p>
    <w:p w:rsidRPr="005B1390" w:rsidR="00A60C60" w:rsidP="00842DA3" w:rsidRDefault="0082185A" w14:paraId="0B7BA215" w14:textId="46AEECDA">
      <w:pPr>
        <w:pStyle w:val="ListParagraph"/>
        <w:numPr>
          <w:ilvl w:val="0"/>
          <w:numId w:val="22"/>
        </w:numPr>
        <w:jc w:val="both"/>
        <w:rPr>
          <w:rFonts w:ascii="Calibri" w:hAnsi="Calibri" w:cs="Calibri"/>
        </w:rPr>
      </w:pPr>
      <w:r>
        <w:rPr>
          <w:rFonts w:ascii="Calibri" w:hAnsi="Calibri" w:cs="Calibri"/>
        </w:rPr>
        <w:t>sortDirection</w:t>
      </w:r>
      <w:r w:rsidRPr="005B1390" w:rsidR="00002525">
        <w:rPr>
          <w:rFonts w:ascii="Calibri" w:hAnsi="Calibri" w:cs="Calibri"/>
        </w:rPr>
        <w:t xml:space="preserve">: </w:t>
      </w:r>
      <w:r w:rsidR="00002525">
        <w:rPr>
          <w:rFonts w:ascii="Calibri" w:hAnsi="Calibri" w:cs="Calibri"/>
        </w:rPr>
        <w:t>facoltativo</w:t>
      </w:r>
      <w:r w:rsidRPr="005B1390" w:rsidR="00002525">
        <w:rPr>
          <w:rFonts w:ascii="Calibri" w:hAnsi="Calibri" w:cs="Calibri"/>
        </w:rPr>
        <w:t>,</w:t>
      </w:r>
      <w:r w:rsidR="00002525">
        <w:rPr>
          <w:rFonts w:ascii="Calibri" w:hAnsi="Calibri" w:cs="Calibri"/>
        </w:rPr>
        <w:t xml:space="preserve"> stringa (ASC, DESC)</w:t>
      </w:r>
    </w:p>
    <w:p w:rsidRPr="005B1390" w:rsidR="00232E9A" w:rsidP="00842DA3" w:rsidRDefault="005B1390" w14:paraId="4E21F065" w14:textId="18962E90">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282E89" w:rsidP="00417A66" w:rsidRDefault="00282E89" w14:paraId="6F992208" w14:textId="77777777">
      <w:pPr>
        <w:jc w:val="both"/>
        <w:rPr>
          <w:rFonts w:ascii="Calibri" w:hAnsi="Calibri" w:cs="Calibri"/>
        </w:rPr>
      </w:pPr>
    </w:p>
    <w:p w:rsidR="00DB28B7" w:rsidP="00417A66" w:rsidRDefault="005B1390" w14:paraId="7BC39988" w14:textId="37830BAA">
      <w:pPr>
        <w:jc w:val="both"/>
        <w:rPr>
          <w:rFonts w:ascii="Calibri" w:hAnsi="Calibri" w:cs="Calibri"/>
        </w:rPr>
      </w:pPr>
      <w:r>
        <w:rPr>
          <w:rFonts w:ascii="Calibri" w:hAnsi="Calibri" w:cs="Calibri"/>
        </w:rPr>
        <w:t xml:space="preserve">Il servizio </w:t>
      </w:r>
      <w:r w:rsidR="009A4DE8">
        <w:rPr>
          <w:rFonts w:ascii="Calibri" w:hAnsi="Calibri" w:cs="Calibri"/>
        </w:rPr>
        <w:t>verifica se l’utente è abi</w:t>
      </w:r>
      <w:r w:rsidR="00694215">
        <w:rPr>
          <w:rFonts w:ascii="Calibri" w:hAnsi="Calibri" w:cs="Calibri"/>
        </w:rPr>
        <w:t>l</w:t>
      </w:r>
      <w:r w:rsidR="009A4DE8">
        <w:rPr>
          <w:rFonts w:ascii="Calibri" w:hAnsi="Calibri" w:cs="Calibri"/>
        </w:rPr>
        <w:t xml:space="preserve">itato alla funzione </w:t>
      </w:r>
      <w:r w:rsidR="00F438DE">
        <w:rPr>
          <w:rFonts w:ascii="Calibri" w:hAnsi="Calibri" w:cs="Calibri"/>
        </w:rPr>
        <w:t xml:space="preserve">IAM </w:t>
      </w:r>
      <w:r w:rsidRPr="00670A11" w:rsidR="00670A11">
        <w:rPr>
          <w:rFonts w:ascii="Calibri" w:hAnsi="Calibri" w:cs="Calibri"/>
        </w:rPr>
        <w:t>gestione_</w:t>
      </w:r>
      <w:r w:rsidR="00694215">
        <w:rPr>
          <w:rFonts w:ascii="Calibri" w:hAnsi="Calibri" w:cs="Calibri"/>
        </w:rPr>
        <w:t>patente</w:t>
      </w:r>
      <w:r w:rsidRPr="00670A11" w:rsidR="00670A11">
        <w:rPr>
          <w:rFonts w:ascii="Calibri" w:hAnsi="Calibri" w:cs="Calibri"/>
        </w:rPr>
        <w:t>.visualizzazione</w:t>
      </w:r>
    </w:p>
    <w:p w:rsidRPr="00F438DE" w:rsidR="00FB1CE3" w:rsidP="00842DA3" w:rsidRDefault="00694215" w14:paraId="4C197465" w14:textId="242209FC">
      <w:pPr>
        <w:pStyle w:val="ListParagraph"/>
        <w:numPr>
          <w:ilvl w:val="0"/>
          <w:numId w:val="41"/>
        </w:numPr>
        <w:jc w:val="both"/>
        <w:rPr>
          <w:rFonts w:ascii="Calibri" w:hAnsi="Calibri" w:cs="Calibri"/>
        </w:rPr>
      </w:pPr>
      <w:r w:rsidRPr="00F438DE">
        <w:rPr>
          <w:rFonts w:ascii="Calibri" w:hAnsi="Calibri" w:cs="Calibri"/>
        </w:rPr>
        <w:t xml:space="preserve">se </w:t>
      </w:r>
      <w:r w:rsidRPr="00F438DE" w:rsidR="00DB28B7">
        <w:rPr>
          <w:rFonts w:ascii="Calibri" w:hAnsi="Calibri" w:cs="Calibri"/>
        </w:rPr>
        <w:t xml:space="preserve">l’utente </w:t>
      </w:r>
      <w:r w:rsidRPr="00F438DE">
        <w:rPr>
          <w:rFonts w:ascii="Calibri" w:hAnsi="Calibri" w:cs="Calibri"/>
        </w:rPr>
        <w:t xml:space="preserve">non </w:t>
      </w:r>
      <w:r w:rsidRPr="00F438DE" w:rsidR="00FB1CE3">
        <w:rPr>
          <w:rFonts w:ascii="Calibri" w:hAnsi="Calibri" w:cs="Calibri"/>
        </w:rPr>
        <w:t xml:space="preserve">è abilitato </w:t>
      </w:r>
      <w:r w:rsidRPr="00F438DE" w:rsidR="007C3604">
        <w:rPr>
          <w:rFonts w:ascii="Calibri" w:hAnsi="Calibri" w:cs="Calibri"/>
        </w:rPr>
        <w:t xml:space="preserve">restituisce </w:t>
      </w:r>
      <w:r w:rsidRPr="00F438DE" w:rsidR="00FB1CE3">
        <w:rPr>
          <w:rFonts w:ascii="Calibri" w:hAnsi="Calibri" w:cs="Calibri"/>
        </w:rPr>
        <w:t xml:space="preserve">il codice esito </w:t>
      </w:r>
      <w:r w:rsidR="00A2699C">
        <w:rPr>
          <w:rFonts w:ascii="Calibri" w:hAnsi="Calibri" w:cs="Calibri"/>
        </w:rPr>
        <w:t>4</w:t>
      </w:r>
      <w:r w:rsidRPr="00F438DE" w:rsidR="00FB1CE3">
        <w:rPr>
          <w:rFonts w:ascii="Calibri" w:hAnsi="Calibri" w:cs="Calibri"/>
        </w:rPr>
        <w:t>01 – Utente non abilitato</w:t>
      </w:r>
    </w:p>
    <w:p w:rsidRPr="00F438DE" w:rsidR="007C3604" w:rsidP="00842DA3" w:rsidRDefault="00DB28B7" w14:paraId="72A36309" w14:textId="5927881C">
      <w:pPr>
        <w:pStyle w:val="ListParagraph"/>
        <w:numPr>
          <w:ilvl w:val="0"/>
          <w:numId w:val="41"/>
        </w:numPr>
        <w:jc w:val="both"/>
        <w:rPr>
          <w:rFonts w:ascii="Calibri" w:hAnsi="Calibri" w:cs="Calibri"/>
        </w:rPr>
      </w:pPr>
      <w:r w:rsidRPr="00F438DE">
        <w:rPr>
          <w:rFonts w:ascii="Calibri" w:hAnsi="Calibri" w:cs="Calibri"/>
        </w:rPr>
        <w:t xml:space="preserve">se l’utente è abilitato </w:t>
      </w:r>
      <w:r w:rsidRPr="00F438DE" w:rsidR="00FB1CE3">
        <w:rPr>
          <w:rFonts w:ascii="Calibri" w:hAnsi="Calibri" w:cs="Calibri"/>
        </w:rPr>
        <w:t xml:space="preserve">restituisce </w:t>
      </w:r>
      <w:r w:rsidRPr="00F438DE" w:rsidR="007C3604">
        <w:rPr>
          <w:rFonts w:ascii="Calibri" w:hAnsi="Calibri" w:cs="Calibri"/>
        </w:rPr>
        <w:t xml:space="preserve">una lista </w:t>
      </w:r>
      <w:r w:rsidR="00553EBC">
        <w:rPr>
          <w:rFonts w:ascii="Calibri" w:hAnsi="Calibri" w:cs="Calibri"/>
        </w:rPr>
        <w:t xml:space="preserve">ordinata per ragione sociale </w:t>
      </w:r>
      <w:r w:rsidR="00F463AE">
        <w:rPr>
          <w:rFonts w:ascii="Calibri" w:hAnsi="Calibri" w:cs="Calibri"/>
        </w:rPr>
        <w:t>paginata se è impostato il para</w:t>
      </w:r>
      <w:r w:rsidR="00881E07">
        <w:rPr>
          <w:rFonts w:ascii="Calibri" w:hAnsi="Calibri" w:cs="Calibri"/>
        </w:rPr>
        <w:t xml:space="preserve">metro righe_per_pagina </w:t>
      </w:r>
      <w:r w:rsidR="00DE22FD">
        <w:rPr>
          <w:rFonts w:ascii="Calibri" w:hAnsi="Calibri" w:cs="Calibri"/>
        </w:rPr>
        <w:t>e ordinata di default ad ASC</w:t>
      </w:r>
      <w:r w:rsidR="004A6346">
        <w:rPr>
          <w:rFonts w:ascii="Calibri" w:hAnsi="Calibri" w:cs="Calibri"/>
        </w:rPr>
        <w:t xml:space="preserve"> altrimenti </w:t>
      </w:r>
      <w:r w:rsidR="00EE5C57">
        <w:rPr>
          <w:rFonts w:ascii="Calibri" w:hAnsi="Calibri" w:cs="Calibri"/>
        </w:rPr>
        <w:t xml:space="preserve">in base al </w:t>
      </w:r>
      <w:r w:rsidR="00EE5C57">
        <w:rPr>
          <w:rFonts w:ascii="Calibri" w:hAnsi="Calibri" w:cs="Calibri"/>
        </w:rPr>
        <w:t xml:space="preserve">parametro tipo ordinamento </w:t>
      </w:r>
      <w:r w:rsidR="0052676A">
        <w:rPr>
          <w:rFonts w:ascii="Calibri" w:hAnsi="Calibri" w:cs="Calibri"/>
        </w:rPr>
        <w:t>effettua la paginazione dei risultati</w:t>
      </w:r>
      <w:r w:rsidR="00553EBC">
        <w:rPr>
          <w:rFonts w:ascii="Calibri" w:hAnsi="Calibri" w:cs="Calibri"/>
        </w:rPr>
        <w:t xml:space="preserve"> </w:t>
      </w:r>
      <w:r w:rsidRPr="00F438DE" w:rsidR="007C3604">
        <w:rPr>
          <w:rFonts w:ascii="Calibri" w:hAnsi="Calibri" w:cs="Calibri"/>
        </w:rPr>
        <w:t>con le seguenti informazioni</w:t>
      </w:r>
      <w:r w:rsidRPr="00F438DE" w:rsidR="005B1390">
        <w:rPr>
          <w:rFonts w:ascii="Calibri" w:hAnsi="Calibri" w:cs="Calibri"/>
        </w:rPr>
        <w:t>:</w:t>
      </w:r>
    </w:p>
    <w:p w:rsidR="00075C4A" w:rsidP="00842DA3" w:rsidRDefault="00075C4A" w14:paraId="7857F6EB" w14:textId="033D49F4">
      <w:pPr>
        <w:pStyle w:val="ListParagraph"/>
        <w:numPr>
          <w:ilvl w:val="0"/>
          <w:numId w:val="42"/>
        </w:numPr>
        <w:rPr>
          <w:rFonts w:ascii="Calibri" w:hAnsi="Calibri" w:cs="Calibri"/>
        </w:rPr>
      </w:pPr>
      <w:bookmarkStart w:name="_Hlk191463210" w:id="160"/>
      <w:r>
        <w:rPr>
          <w:rFonts w:ascii="Calibri" w:hAnsi="Calibri" w:cs="Calibri"/>
        </w:rPr>
        <w:t>Identificativo Impresa</w:t>
      </w:r>
      <w:r w:rsidR="005B1390">
        <w:rPr>
          <w:rFonts w:ascii="Calibri" w:hAnsi="Calibri" w:cs="Calibri"/>
        </w:rPr>
        <w:t xml:space="preserve">: </w:t>
      </w:r>
      <w:r w:rsidRPr="005B1390" w:rsidR="00282E89">
        <w:rPr>
          <w:rFonts w:ascii="Calibri" w:hAnsi="Calibri" w:cs="Calibri"/>
        </w:rPr>
        <w:t>obbligatorio</w:t>
      </w:r>
      <w:r w:rsidR="00282E89">
        <w:rPr>
          <w:rFonts w:ascii="Calibri" w:hAnsi="Calibri" w:cs="Calibri"/>
        </w:rPr>
        <w:t xml:space="preserve"> , </w:t>
      </w:r>
      <w:r w:rsidR="00F10ECC">
        <w:rPr>
          <w:rFonts w:ascii="Calibri" w:hAnsi="Calibri" w:cs="Calibri"/>
        </w:rPr>
        <w:t>Numero</w:t>
      </w:r>
      <w:r w:rsidR="00282E89">
        <w:rPr>
          <w:rFonts w:ascii="Calibri" w:hAnsi="Calibri" w:cs="Calibri"/>
        </w:rPr>
        <w:t xml:space="preserve"> Intero </w:t>
      </w:r>
    </w:p>
    <w:p w:rsidR="006E4952" w:rsidP="00842DA3" w:rsidRDefault="006E4952" w14:paraId="3928BD73" w14:textId="2D1251F5">
      <w:pPr>
        <w:pStyle w:val="ListParagraph"/>
        <w:numPr>
          <w:ilvl w:val="0"/>
          <w:numId w:val="42"/>
        </w:numPr>
        <w:rPr>
          <w:rFonts w:ascii="Calibri" w:hAnsi="Calibri" w:cs="Calibri"/>
        </w:rPr>
      </w:pPr>
      <w:r>
        <w:rPr>
          <w:rFonts w:ascii="Calibri" w:hAnsi="Calibri" w:cs="Calibri"/>
        </w:rPr>
        <w:t>Codice Fiscale Impresa</w:t>
      </w:r>
      <w:r w:rsidR="00282E89">
        <w:rPr>
          <w:rFonts w:ascii="Calibri" w:hAnsi="Calibri" w:cs="Calibri"/>
        </w:rPr>
        <w:t xml:space="preserve">: </w:t>
      </w:r>
      <w:r>
        <w:rPr>
          <w:rFonts w:ascii="Calibri" w:hAnsi="Calibri" w:cs="Calibri"/>
        </w:rPr>
        <w:t xml:space="preserve"> </w:t>
      </w:r>
      <w:r w:rsidRPr="005B1390" w:rsidR="00282E89">
        <w:rPr>
          <w:rFonts w:ascii="Calibri" w:hAnsi="Calibri" w:cs="Calibri"/>
        </w:rPr>
        <w:t xml:space="preserve">obbligatorio, stringa di </w:t>
      </w:r>
      <w:r w:rsidR="00B87D96">
        <w:rPr>
          <w:rFonts w:ascii="Calibri" w:hAnsi="Calibri" w:cs="Calibri"/>
        </w:rPr>
        <w:t>6</w:t>
      </w:r>
      <w:r w:rsidR="002746C7">
        <w:rPr>
          <w:rFonts w:ascii="Calibri" w:hAnsi="Calibri" w:cs="Calibri"/>
        </w:rPr>
        <w:t>4</w:t>
      </w:r>
      <w:r w:rsidRPr="005B1390" w:rsidR="00282E89">
        <w:rPr>
          <w:rFonts w:ascii="Calibri" w:hAnsi="Calibri" w:cs="Calibri"/>
        </w:rPr>
        <w:t xml:space="preserve"> caratteri</w:t>
      </w:r>
    </w:p>
    <w:p w:rsidRPr="0043767D" w:rsidR="0043767D" w:rsidP="00842DA3" w:rsidRDefault="0043767D" w14:paraId="04C8B9F6" w14:textId="75DC416A">
      <w:pPr>
        <w:pStyle w:val="ListParagraph"/>
        <w:numPr>
          <w:ilvl w:val="0"/>
          <w:numId w:val="42"/>
        </w:numPr>
        <w:rPr>
          <w:rFonts w:ascii="Calibri" w:hAnsi="Calibri" w:cs="Calibri"/>
        </w:rPr>
      </w:pPr>
      <w:r>
        <w:rPr>
          <w:rFonts w:ascii="Calibri" w:hAnsi="Calibri" w:cs="Calibri"/>
        </w:rPr>
        <w:t xml:space="preserve">Identificativo Nazione di rilascio del codice fiscale impresa: </w:t>
      </w:r>
      <w:r w:rsidRPr="005B1390">
        <w:rPr>
          <w:rFonts w:ascii="Calibri" w:hAnsi="Calibri" w:cs="Calibri"/>
        </w:rPr>
        <w:t>obbligatorio</w:t>
      </w:r>
      <w:r>
        <w:rPr>
          <w:rFonts w:ascii="Calibri" w:hAnsi="Calibri" w:cs="Calibri"/>
        </w:rPr>
        <w:t xml:space="preserve"> , Numero Intero </w:t>
      </w:r>
    </w:p>
    <w:bookmarkEnd w:id="160"/>
    <w:p w:rsidR="00945A8F" w:rsidP="00842DA3" w:rsidRDefault="00BC53C0" w14:paraId="6AF8A810" w14:textId="0F9D7559">
      <w:pPr>
        <w:pStyle w:val="ListParagraph"/>
        <w:numPr>
          <w:ilvl w:val="0"/>
          <w:numId w:val="42"/>
        </w:numPr>
        <w:rPr>
          <w:rFonts w:ascii="Calibri" w:hAnsi="Calibri" w:cs="Calibri"/>
        </w:rPr>
      </w:pPr>
      <w:r>
        <w:rPr>
          <w:rFonts w:ascii="Calibri" w:hAnsi="Calibri" w:cs="Calibri"/>
        </w:rPr>
        <w:t xml:space="preserve">Denominazione </w:t>
      </w:r>
      <w:r w:rsidR="00D8264C">
        <w:rPr>
          <w:rFonts w:ascii="Calibri" w:hAnsi="Calibri" w:cs="Calibri"/>
        </w:rPr>
        <w:t>Nazione</w:t>
      </w:r>
      <w:r>
        <w:rPr>
          <w:rFonts w:ascii="Calibri" w:hAnsi="Calibri" w:cs="Calibri"/>
        </w:rPr>
        <w:t xml:space="preserve"> di rilascio del c</w:t>
      </w:r>
      <w:r w:rsidR="009944E7">
        <w:rPr>
          <w:rFonts w:ascii="Calibri" w:hAnsi="Calibri" w:cs="Calibri"/>
        </w:rPr>
        <w:t>odice fiscale impresa</w:t>
      </w:r>
      <w:r w:rsidR="00932372">
        <w:rPr>
          <w:rFonts w:ascii="Calibri" w:hAnsi="Calibri" w:cs="Calibri"/>
        </w:rPr>
        <w:t xml:space="preserve">:  </w:t>
      </w:r>
      <w:r w:rsidRPr="005B1390" w:rsidR="00932372">
        <w:rPr>
          <w:rFonts w:ascii="Calibri" w:hAnsi="Calibri" w:cs="Calibri"/>
        </w:rPr>
        <w:t xml:space="preserve">obbligatorio, stringa di </w:t>
      </w:r>
      <w:r w:rsidR="00932372">
        <w:rPr>
          <w:rFonts w:ascii="Calibri" w:hAnsi="Calibri" w:cs="Calibri"/>
        </w:rPr>
        <w:t>512</w:t>
      </w:r>
      <w:r w:rsidRPr="005B1390" w:rsidR="00932372">
        <w:rPr>
          <w:rFonts w:ascii="Calibri" w:hAnsi="Calibri" w:cs="Calibri"/>
        </w:rPr>
        <w:t xml:space="preserve"> caratteri</w:t>
      </w:r>
    </w:p>
    <w:p w:rsidR="00B468CF" w:rsidP="00842DA3" w:rsidRDefault="006E05AC" w14:paraId="6847639C" w14:textId="345803AD">
      <w:pPr>
        <w:pStyle w:val="ListParagraph"/>
        <w:numPr>
          <w:ilvl w:val="0"/>
          <w:numId w:val="42"/>
        </w:numPr>
        <w:rPr>
          <w:rFonts w:ascii="Calibri" w:hAnsi="Calibri" w:cs="Calibri"/>
        </w:rPr>
      </w:pPr>
      <w:r>
        <w:rPr>
          <w:rFonts w:ascii="Calibri" w:hAnsi="Calibri" w:cs="Calibri"/>
        </w:rPr>
        <w:t>Ragione Sociale</w:t>
      </w:r>
      <w:r w:rsidR="002746C7">
        <w:rPr>
          <w:rFonts w:ascii="Calibri" w:hAnsi="Calibri" w:cs="Calibri"/>
        </w:rPr>
        <w:t xml:space="preserve">:  </w:t>
      </w:r>
      <w:r w:rsidRPr="005B1390" w:rsidR="002746C7">
        <w:rPr>
          <w:rFonts w:ascii="Calibri" w:hAnsi="Calibri" w:cs="Calibri"/>
        </w:rPr>
        <w:t xml:space="preserve">obbligatorio, stringa di </w:t>
      </w:r>
      <w:r w:rsidR="002746C7">
        <w:rPr>
          <w:rFonts w:ascii="Calibri" w:hAnsi="Calibri" w:cs="Calibri"/>
        </w:rPr>
        <w:t>256</w:t>
      </w:r>
      <w:r w:rsidRPr="005B1390" w:rsidR="002746C7">
        <w:rPr>
          <w:rFonts w:ascii="Calibri" w:hAnsi="Calibri" w:cs="Calibri"/>
        </w:rPr>
        <w:t xml:space="preserve"> caratteri</w:t>
      </w:r>
    </w:p>
    <w:p w:rsidR="00D663AD" w:rsidP="00842DA3" w:rsidRDefault="00D663AD" w14:paraId="2688A552" w14:textId="5AC3A512">
      <w:pPr>
        <w:pStyle w:val="ListParagraph"/>
        <w:numPr>
          <w:ilvl w:val="0"/>
          <w:numId w:val="42"/>
        </w:numPr>
        <w:rPr>
          <w:rFonts w:ascii="Calibri" w:hAnsi="Calibri" w:cs="Calibri"/>
        </w:rPr>
      </w:pPr>
      <w:r>
        <w:rPr>
          <w:rFonts w:ascii="Calibri" w:hAnsi="Calibri" w:cs="Calibri"/>
        </w:rPr>
        <w:t>email</w:t>
      </w:r>
      <w:r w:rsidR="00F317FC">
        <w:rPr>
          <w:rFonts w:ascii="Calibri" w:hAnsi="Calibri" w:cs="Calibri"/>
        </w:rPr>
        <w:t>PEC:</w:t>
      </w:r>
      <w:r w:rsidRPr="00F317FC" w:rsidR="00F317FC">
        <w:rPr>
          <w:rFonts w:ascii="Calibri" w:hAnsi="Calibri" w:cs="Calibri"/>
        </w:rPr>
        <w:t xml:space="preserve"> </w:t>
      </w:r>
      <w:r w:rsidR="00F317FC">
        <w:rPr>
          <w:rFonts w:ascii="Calibri" w:hAnsi="Calibri" w:cs="Calibri"/>
        </w:rPr>
        <w:t>facoltativo</w:t>
      </w:r>
      <w:r w:rsidRPr="005B1390" w:rsidR="00F317FC">
        <w:rPr>
          <w:rFonts w:ascii="Calibri" w:hAnsi="Calibri" w:cs="Calibri"/>
        </w:rPr>
        <w:t xml:space="preserve">, stringa di </w:t>
      </w:r>
      <w:r w:rsidR="00F317FC">
        <w:rPr>
          <w:rFonts w:ascii="Calibri" w:hAnsi="Calibri" w:cs="Calibri"/>
        </w:rPr>
        <w:t>256</w:t>
      </w:r>
      <w:r w:rsidRPr="005B1390" w:rsidR="00F317FC">
        <w:rPr>
          <w:rFonts w:ascii="Calibri" w:hAnsi="Calibri" w:cs="Calibri"/>
        </w:rPr>
        <w:t xml:space="preserve"> caratteri</w:t>
      </w:r>
    </w:p>
    <w:p w:rsidRPr="00D53312" w:rsidR="00A84569" w:rsidP="00842DA3" w:rsidRDefault="00A84569" w14:paraId="447AAD7E" w14:textId="1DC66D94">
      <w:pPr>
        <w:pStyle w:val="ListParagraph"/>
        <w:numPr>
          <w:ilvl w:val="0"/>
          <w:numId w:val="42"/>
        </w:numPr>
        <w:rPr>
          <w:rFonts w:ascii="Calibri" w:hAnsi="Calibri" w:cs="Calibri"/>
        </w:rPr>
      </w:pPr>
      <w:r>
        <w:rPr>
          <w:rFonts w:ascii="Calibri" w:hAnsi="Calibri" w:cs="Calibri"/>
        </w:rPr>
        <w:t>Identificativo Patente</w:t>
      </w:r>
      <w:r w:rsidR="002746C7">
        <w:rPr>
          <w:rFonts w:ascii="Calibri" w:hAnsi="Calibri" w:cs="Calibri"/>
        </w:rPr>
        <w:t xml:space="preserve">: </w:t>
      </w:r>
      <w:r w:rsidRPr="005B1390" w:rsidR="002746C7">
        <w:rPr>
          <w:rFonts w:ascii="Calibri" w:hAnsi="Calibri" w:cs="Calibri"/>
        </w:rPr>
        <w:t>obbligatorio</w:t>
      </w:r>
      <w:r w:rsidR="002746C7">
        <w:rPr>
          <w:rFonts w:ascii="Calibri" w:hAnsi="Calibri" w:cs="Calibri"/>
        </w:rPr>
        <w:t>, Numero Intero</w:t>
      </w:r>
    </w:p>
    <w:p w:rsidR="00D91517" w:rsidP="00842DA3" w:rsidRDefault="00D91517" w14:paraId="45E727BC" w14:textId="5BB6688F">
      <w:pPr>
        <w:pStyle w:val="ListParagraph"/>
        <w:numPr>
          <w:ilvl w:val="0"/>
          <w:numId w:val="42"/>
        </w:numPr>
        <w:rPr>
          <w:rFonts w:ascii="Calibri" w:hAnsi="Calibri" w:cs="Calibri"/>
        </w:rPr>
      </w:pPr>
      <w:r>
        <w:rPr>
          <w:rFonts w:ascii="Calibri" w:hAnsi="Calibri" w:cs="Calibri"/>
        </w:rPr>
        <w:t>Numero</w:t>
      </w:r>
      <w:r w:rsidRPr="00D91517">
        <w:rPr>
          <w:rFonts w:ascii="Calibri" w:hAnsi="Calibri" w:cs="Calibri"/>
        </w:rPr>
        <w:t xml:space="preserve"> Patente</w:t>
      </w:r>
      <w:r w:rsidR="00F33F02">
        <w:rPr>
          <w:rFonts w:ascii="Calibri" w:hAnsi="Calibri" w:cs="Calibri"/>
        </w:rPr>
        <w:t xml:space="preserve">:  </w:t>
      </w:r>
      <w:r w:rsidRPr="005B1390" w:rsidR="00F33F02">
        <w:rPr>
          <w:rFonts w:ascii="Calibri" w:hAnsi="Calibri" w:cs="Calibri"/>
        </w:rPr>
        <w:t xml:space="preserve">obbligatorio, stringa di </w:t>
      </w:r>
      <w:r w:rsidR="004E6E0A">
        <w:rPr>
          <w:rFonts w:ascii="Calibri" w:hAnsi="Calibri" w:cs="Calibri"/>
        </w:rPr>
        <w:t>13</w:t>
      </w:r>
      <w:r w:rsidRPr="005B1390" w:rsidR="00F33F02">
        <w:rPr>
          <w:rFonts w:ascii="Calibri" w:hAnsi="Calibri" w:cs="Calibri"/>
        </w:rPr>
        <w:t xml:space="preserve"> caratteri</w:t>
      </w:r>
    </w:p>
    <w:p w:rsidRPr="007460E5" w:rsidR="007460E5" w:rsidP="00842DA3" w:rsidRDefault="007460E5" w14:paraId="0050263C" w14:textId="3FE593B4">
      <w:pPr>
        <w:pStyle w:val="ListParagraph"/>
        <w:numPr>
          <w:ilvl w:val="0"/>
          <w:numId w:val="42"/>
        </w:numPr>
        <w:rPr>
          <w:rFonts w:ascii="Calibri" w:hAnsi="Calibri" w:cs="Calibri"/>
        </w:rPr>
      </w:pPr>
      <w:r>
        <w:rPr>
          <w:rFonts w:ascii="Calibri" w:hAnsi="Calibri" w:cs="Calibri"/>
        </w:rPr>
        <w:t xml:space="preserve">Identificativo </w:t>
      </w:r>
      <w:r w:rsidRPr="00D91517">
        <w:rPr>
          <w:rFonts w:ascii="Calibri" w:hAnsi="Calibri" w:cs="Calibri"/>
        </w:rPr>
        <w:t>Stato della Patente</w:t>
      </w:r>
      <w:r>
        <w:rPr>
          <w:rFonts w:ascii="Calibri" w:hAnsi="Calibri" w:cs="Calibri"/>
        </w:rPr>
        <w:t xml:space="preserve">: </w:t>
      </w:r>
      <w:r w:rsidRPr="005B1390">
        <w:rPr>
          <w:rFonts w:ascii="Calibri" w:hAnsi="Calibri" w:cs="Calibri"/>
        </w:rPr>
        <w:t>obbligatorio</w:t>
      </w:r>
      <w:r>
        <w:rPr>
          <w:rFonts w:ascii="Calibri" w:hAnsi="Calibri" w:cs="Calibri"/>
        </w:rPr>
        <w:t>, Numero Intero</w:t>
      </w:r>
    </w:p>
    <w:p w:rsidR="00700D79" w:rsidP="00842DA3" w:rsidRDefault="007460E5" w14:paraId="19B12262" w14:textId="3FA512F0">
      <w:pPr>
        <w:pStyle w:val="ListParagraph"/>
        <w:numPr>
          <w:ilvl w:val="0"/>
          <w:numId w:val="42"/>
        </w:numPr>
        <w:rPr>
          <w:rFonts w:ascii="Calibri" w:hAnsi="Calibri" w:cs="Calibri"/>
        </w:rPr>
      </w:pPr>
      <w:r>
        <w:rPr>
          <w:rFonts w:ascii="Calibri" w:hAnsi="Calibri" w:cs="Calibri"/>
        </w:rPr>
        <w:t xml:space="preserve">Descrizione </w:t>
      </w:r>
      <w:r w:rsidRPr="00D91517" w:rsidR="00D91517">
        <w:rPr>
          <w:rFonts w:ascii="Calibri" w:hAnsi="Calibri" w:cs="Calibri"/>
        </w:rPr>
        <w:t>Stato della Patente</w:t>
      </w:r>
      <w:r w:rsidR="00FE3102">
        <w:rPr>
          <w:rFonts w:ascii="Calibri" w:hAnsi="Calibri" w:cs="Calibri"/>
        </w:rPr>
        <w:t xml:space="preserve">: </w:t>
      </w:r>
      <w:r w:rsidRPr="005B1390" w:rsidR="00FE3102">
        <w:rPr>
          <w:rFonts w:ascii="Calibri" w:hAnsi="Calibri" w:cs="Calibri"/>
        </w:rPr>
        <w:t>obbligatorio</w:t>
      </w:r>
      <w:r w:rsidR="00FE3102">
        <w:rPr>
          <w:rFonts w:ascii="Calibri" w:hAnsi="Calibri" w:cs="Calibri"/>
        </w:rPr>
        <w:t xml:space="preserve"> , </w:t>
      </w:r>
      <w:r w:rsidRPr="005B1390" w:rsidR="00045D13">
        <w:rPr>
          <w:rFonts w:ascii="Calibri" w:hAnsi="Calibri" w:cs="Calibri"/>
        </w:rPr>
        <w:t xml:space="preserve">stringa di </w:t>
      </w:r>
      <w:r w:rsidR="00045D13">
        <w:rPr>
          <w:rFonts w:ascii="Calibri" w:hAnsi="Calibri" w:cs="Calibri"/>
        </w:rPr>
        <w:t>3</w:t>
      </w:r>
      <w:r w:rsidR="0090658D">
        <w:rPr>
          <w:rFonts w:ascii="Calibri" w:hAnsi="Calibri" w:cs="Calibri"/>
        </w:rPr>
        <w:t>2</w:t>
      </w:r>
      <w:r w:rsidRPr="005B1390" w:rsidR="00045D13">
        <w:rPr>
          <w:rFonts w:ascii="Calibri" w:hAnsi="Calibri" w:cs="Calibri"/>
        </w:rPr>
        <w:t xml:space="preserve"> caratteri</w:t>
      </w:r>
    </w:p>
    <w:p w:rsidRPr="00C3137E" w:rsidR="00AB39DF" w:rsidP="00842DA3" w:rsidRDefault="009614F1" w14:paraId="5A426688" w14:textId="755003DD">
      <w:pPr>
        <w:pStyle w:val="ListParagraph"/>
        <w:numPr>
          <w:ilvl w:val="1"/>
          <w:numId w:val="42"/>
        </w:numPr>
        <w:rPr>
          <w:rFonts w:ascii="Calibri" w:hAnsi="Calibri" w:cs="Calibri"/>
        </w:rPr>
      </w:pPr>
      <w:r w:rsidRPr="00C3137E">
        <w:rPr>
          <w:rFonts w:ascii="Calibri" w:hAnsi="Calibri" w:cs="Calibri"/>
        </w:rPr>
        <w:t>I v</w:t>
      </w:r>
      <w:r w:rsidRPr="00C3137E" w:rsidR="000D3E27">
        <w:rPr>
          <w:rFonts w:ascii="Calibri" w:hAnsi="Calibri" w:cs="Calibri"/>
        </w:rPr>
        <w:t xml:space="preserve">alori </w:t>
      </w:r>
      <w:r w:rsidRPr="00C3137E">
        <w:rPr>
          <w:rFonts w:ascii="Calibri" w:hAnsi="Calibri" w:cs="Calibri"/>
        </w:rPr>
        <w:t xml:space="preserve">presenti nel dizionario </w:t>
      </w:r>
      <w:r w:rsidRPr="00C3137E" w:rsidR="00AB39DF">
        <w:rPr>
          <w:rFonts w:ascii="Calibri" w:hAnsi="Calibri" w:cs="Calibri"/>
        </w:rPr>
        <w:t>degli stati della patente</w:t>
      </w:r>
      <w:r w:rsidRPr="00C3137E" w:rsidR="00700D79">
        <w:rPr>
          <w:rFonts w:ascii="Calibri" w:hAnsi="Calibri" w:cs="Calibri"/>
        </w:rPr>
        <w:t xml:space="preserve"> sono</w:t>
      </w:r>
      <w:r w:rsidRPr="00C3137E" w:rsidR="00AB39DF">
        <w:rPr>
          <w:rFonts w:ascii="Calibri" w:hAnsi="Calibri" w:cs="Calibri"/>
        </w:rPr>
        <w:t>:</w:t>
      </w:r>
    </w:p>
    <w:p w:rsidRPr="00AB39DF" w:rsidR="00AB39DF" w:rsidP="00842DA3" w:rsidRDefault="00AB39DF" w14:paraId="40644FC4" w14:textId="77777777">
      <w:pPr>
        <w:pStyle w:val="ListParagraph"/>
        <w:numPr>
          <w:ilvl w:val="1"/>
          <w:numId w:val="42"/>
        </w:numPr>
        <w:rPr>
          <w:rFonts w:ascii="Calibri" w:hAnsi="Calibri" w:cs="Calibri"/>
        </w:rPr>
      </w:pPr>
      <w:r w:rsidRPr="00AB39DF">
        <w:rPr>
          <w:rFonts w:ascii="Calibri" w:hAnsi="Calibri" w:cs="Calibri"/>
        </w:rPr>
        <w:t>1=ISSUED</w:t>
      </w:r>
    </w:p>
    <w:p w:rsidRPr="00AB39DF" w:rsidR="00AB39DF" w:rsidP="00842DA3" w:rsidRDefault="00AB39DF" w14:paraId="6354DC4E" w14:textId="77777777">
      <w:pPr>
        <w:pStyle w:val="ListParagraph"/>
        <w:numPr>
          <w:ilvl w:val="1"/>
          <w:numId w:val="42"/>
        </w:numPr>
        <w:rPr>
          <w:rFonts w:ascii="Calibri" w:hAnsi="Calibri" w:cs="Calibri"/>
        </w:rPr>
      </w:pPr>
      <w:r w:rsidRPr="00AB39DF">
        <w:rPr>
          <w:rFonts w:ascii="Calibri" w:hAnsi="Calibri" w:cs="Calibri"/>
        </w:rPr>
        <w:t>4=PAR_ISSUED</w:t>
      </w:r>
    </w:p>
    <w:p w:rsidRPr="00AB39DF" w:rsidR="00AB39DF" w:rsidP="00842DA3" w:rsidRDefault="00AB39DF" w14:paraId="49948ED3" w14:textId="77777777">
      <w:pPr>
        <w:pStyle w:val="ListParagraph"/>
        <w:numPr>
          <w:ilvl w:val="1"/>
          <w:numId w:val="42"/>
        </w:numPr>
        <w:rPr>
          <w:rFonts w:ascii="Calibri" w:hAnsi="Calibri" w:cs="Calibri"/>
        </w:rPr>
      </w:pPr>
      <w:r w:rsidRPr="00AB39DF">
        <w:rPr>
          <w:rFonts w:ascii="Calibri" w:hAnsi="Calibri" w:cs="Calibri"/>
        </w:rPr>
        <w:t>2=REVOKED</w:t>
      </w:r>
    </w:p>
    <w:p w:rsidRPr="00AB39DF" w:rsidR="00AB39DF" w:rsidP="00842DA3" w:rsidRDefault="00AB39DF" w14:paraId="63382378" w14:textId="77777777">
      <w:pPr>
        <w:pStyle w:val="ListParagraph"/>
        <w:numPr>
          <w:ilvl w:val="1"/>
          <w:numId w:val="42"/>
        </w:numPr>
        <w:rPr>
          <w:rFonts w:ascii="Calibri" w:hAnsi="Calibri" w:cs="Calibri"/>
        </w:rPr>
      </w:pPr>
      <w:r w:rsidRPr="00AB39DF">
        <w:rPr>
          <w:rFonts w:ascii="Calibri" w:hAnsi="Calibri" w:cs="Calibri"/>
        </w:rPr>
        <w:t>3=SUSPENDED</w:t>
      </w:r>
    </w:p>
    <w:p w:rsidRPr="00AB39DF" w:rsidR="002F4DB1" w:rsidP="00842DA3" w:rsidRDefault="002F4DB1" w14:paraId="23F19D87" w14:textId="166D8667">
      <w:pPr>
        <w:pStyle w:val="ListParagraph"/>
        <w:numPr>
          <w:ilvl w:val="1"/>
          <w:numId w:val="42"/>
        </w:numPr>
        <w:rPr>
          <w:rFonts w:ascii="Calibri" w:hAnsi="Calibri" w:cs="Calibri"/>
        </w:rPr>
      </w:pPr>
      <w:r>
        <w:rPr>
          <w:rFonts w:ascii="Calibri" w:hAnsi="Calibri" w:cs="Calibri"/>
        </w:rPr>
        <w:t>5=</w:t>
      </w:r>
      <w:r w:rsidR="00F53846">
        <w:rPr>
          <w:rFonts w:ascii="Calibri" w:hAnsi="Calibri" w:cs="Calibri"/>
        </w:rPr>
        <w:t>Cancellata</w:t>
      </w:r>
    </w:p>
    <w:p w:rsidRPr="00C3137E" w:rsidR="00D91517" w:rsidP="00BB1F89" w:rsidRDefault="00AB39DF" w14:paraId="4FEC42F8" w14:textId="1054BE82">
      <w:pPr>
        <w:rPr>
          <w:rFonts w:ascii="Calibri" w:hAnsi="Calibri" w:cs="Calibri"/>
        </w:rPr>
      </w:pPr>
      <w:r w:rsidRPr="00C3137E">
        <w:rPr>
          <w:rFonts w:ascii="Calibri" w:hAnsi="Calibri" w:cs="Calibri"/>
        </w:rPr>
        <w:t xml:space="preserve">Lo stato 4 </w:t>
      </w:r>
      <w:r w:rsidR="003F0554">
        <w:rPr>
          <w:rFonts w:ascii="Calibri" w:hAnsi="Calibri" w:cs="Calibri"/>
        </w:rPr>
        <w:t>e 5</w:t>
      </w:r>
      <w:r w:rsidRPr="00C3137E">
        <w:rPr>
          <w:rFonts w:ascii="Calibri" w:hAnsi="Calibri" w:cs="Calibri"/>
        </w:rPr>
        <w:t xml:space="preserve"> non </w:t>
      </w:r>
      <w:r w:rsidR="003F0554">
        <w:rPr>
          <w:rFonts w:ascii="Calibri" w:hAnsi="Calibri" w:cs="Calibri"/>
        </w:rPr>
        <w:t>sono</w:t>
      </w:r>
      <w:r w:rsidRPr="00C3137E">
        <w:rPr>
          <w:rFonts w:ascii="Calibri" w:hAnsi="Calibri" w:cs="Calibri"/>
        </w:rPr>
        <w:t xml:space="preserve"> attualmente </w:t>
      </w:r>
      <w:r w:rsidRPr="00BB1F89">
        <w:rPr>
          <w:rFonts w:ascii="Calibri" w:hAnsi="Calibri" w:cs="Calibri"/>
        </w:rPr>
        <w:t>utilizzat</w:t>
      </w:r>
      <w:r w:rsidR="003F0554">
        <w:rPr>
          <w:rFonts w:ascii="Calibri" w:hAnsi="Calibri" w:cs="Calibri"/>
        </w:rPr>
        <w:t>i</w:t>
      </w:r>
    </w:p>
    <w:p w:rsidR="00D91517" w:rsidP="00842DA3" w:rsidRDefault="00D91517" w14:paraId="35D1FE9C" w14:textId="441E6903">
      <w:pPr>
        <w:pStyle w:val="ListParagraph"/>
        <w:numPr>
          <w:ilvl w:val="0"/>
          <w:numId w:val="42"/>
        </w:numPr>
        <w:rPr>
          <w:rFonts w:ascii="Calibri" w:hAnsi="Calibri" w:cs="Calibri"/>
        </w:rPr>
      </w:pPr>
      <w:r w:rsidRPr="00D91517">
        <w:rPr>
          <w:rFonts w:ascii="Calibri" w:hAnsi="Calibri" w:cs="Calibri"/>
        </w:rPr>
        <w:t>Crediti Attuali</w:t>
      </w:r>
      <w:r w:rsidR="00FE3102">
        <w:rPr>
          <w:rFonts w:ascii="Calibri" w:hAnsi="Calibri" w:cs="Calibri"/>
        </w:rPr>
        <w:t xml:space="preserve">: </w:t>
      </w:r>
      <w:r w:rsidRPr="005B1390" w:rsidR="00FE3102">
        <w:rPr>
          <w:rFonts w:ascii="Calibri" w:hAnsi="Calibri" w:cs="Calibri"/>
        </w:rPr>
        <w:t>obbligatorio</w:t>
      </w:r>
      <w:r w:rsidR="00FE3102">
        <w:rPr>
          <w:rFonts w:ascii="Calibri" w:hAnsi="Calibri" w:cs="Calibri"/>
        </w:rPr>
        <w:t xml:space="preserve"> , Numero Intero</w:t>
      </w:r>
    </w:p>
    <w:p w:rsidRPr="00876AAC" w:rsidR="00876AAC" w:rsidP="00842DA3" w:rsidRDefault="00876AAC" w14:paraId="2DDD6358" w14:textId="6D217EDB">
      <w:pPr>
        <w:pStyle w:val="ListParagraph"/>
        <w:numPr>
          <w:ilvl w:val="0"/>
          <w:numId w:val="42"/>
        </w:numPr>
        <w:rPr>
          <w:rFonts w:ascii="Calibri" w:hAnsi="Calibri" w:cs="Calibri"/>
        </w:rPr>
      </w:pPr>
      <w:r w:rsidRPr="00D91517">
        <w:rPr>
          <w:rFonts w:ascii="Calibri" w:hAnsi="Calibri" w:cs="Calibri"/>
        </w:rPr>
        <w:t xml:space="preserve">Crediti </w:t>
      </w:r>
      <w:r>
        <w:rPr>
          <w:rFonts w:ascii="Calibri" w:hAnsi="Calibri" w:cs="Calibri"/>
        </w:rPr>
        <w:t xml:space="preserve">Iniziali: </w:t>
      </w:r>
      <w:r w:rsidRPr="005B1390">
        <w:rPr>
          <w:rFonts w:ascii="Calibri" w:hAnsi="Calibri" w:cs="Calibri"/>
        </w:rPr>
        <w:t>obbligatorio</w:t>
      </w:r>
      <w:r>
        <w:rPr>
          <w:rFonts w:ascii="Calibri" w:hAnsi="Calibri" w:cs="Calibri"/>
        </w:rPr>
        <w:t xml:space="preserve"> , Numero Intero</w:t>
      </w:r>
    </w:p>
    <w:p w:rsidR="00D91517" w:rsidP="00842DA3" w:rsidRDefault="00D91517" w14:paraId="54216A55" w14:textId="57C978DD">
      <w:pPr>
        <w:pStyle w:val="ListParagraph"/>
        <w:numPr>
          <w:ilvl w:val="0"/>
          <w:numId w:val="42"/>
        </w:numPr>
        <w:rPr>
          <w:rFonts w:ascii="Calibri" w:hAnsi="Calibri" w:cs="Calibri"/>
        </w:rPr>
      </w:pPr>
      <w:r w:rsidRPr="00D91517">
        <w:rPr>
          <w:rFonts w:ascii="Calibri" w:hAnsi="Calibri" w:cs="Calibri"/>
        </w:rPr>
        <w:t>Data Emissione</w:t>
      </w:r>
      <w:r>
        <w:rPr>
          <w:rFonts w:ascii="Calibri" w:hAnsi="Calibri" w:cs="Calibri"/>
        </w:rPr>
        <w:t xml:space="preserve"> Patente</w:t>
      </w:r>
      <w:r w:rsidR="00FE3102">
        <w:rPr>
          <w:rFonts w:ascii="Calibri" w:hAnsi="Calibri" w:cs="Calibri"/>
        </w:rPr>
        <w:t xml:space="preserve">: </w:t>
      </w:r>
      <w:r w:rsidRPr="005B1390" w:rsidR="00FE3102">
        <w:rPr>
          <w:rFonts w:ascii="Calibri" w:hAnsi="Calibri" w:cs="Calibri"/>
        </w:rPr>
        <w:t>obbligatorio</w:t>
      </w:r>
      <w:r w:rsidR="00FE3102">
        <w:rPr>
          <w:rFonts w:ascii="Calibri" w:hAnsi="Calibri" w:cs="Calibri"/>
        </w:rPr>
        <w:t xml:space="preserve"> , datetime</w:t>
      </w:r>
    </w:p>
    <w:p w:rsidR="00C77FC5" w:rsidP="0055399E" w:rsidRDefault="00C77FC5" w14:paraId="33D56A9B" w14:textId="4ECF685B">
      <w:pPr>
        <w:pStyle w:val="Heading4"/>
      </w:pPr>
      <w:bookmarkStart w:name="_Toc222417339" w:id="161"/>
      <w:r>
        <w:t>RF01-01-0</w:t>
      </w:r>
      <w:r w:rsidR="00506467">
        <w:t>3</w:t>
      </w:r>
      <w:r>
        <w:t xml:space="preserve"> – </w:t>
      </w:r>
      <w:r w:rsidR="00791054">
        <w:t>Ricerca Patente per Numero Patente</w:t>
      </w:r>
      <w:bookmarkEnd w:id="161"/>
      <w:r>
        <w:t xml:space="preserve"> </w:t>
      </w:r>
    </w:p>
    <w:p w:rsidR="007D1DD2" w:rsidP="007D1DD2" w:rsidRDefault="007D1DD2" w14:paraId="2B3578CC" w14:textId="64946A8C">
      <w:pPr>
        <w:jc w:val="both"/>
        <w:rPr>
          <w:rFonts w:ascii="Calibri" w:hAnsi="Calibri" w:cs="Calibri"/>
        </w:rPr>
      </w:pPr>
      <w:r>
        <w:rPr>
          <w:rFonts w:ascii="Calibri" w:hAnsi="Calibri" w:cs="Calibri"/>
        </w:rPr>
        <w:t>L’utente deve poter ricercare la patente per numero patente. Deve essere realizzato un nuovo servizio che estrae l</w:t>
      </w:r>
      <w:r w:rsidR="00806BF6">
        <w:rPr>
          <w:rFonts w:ascii="Calibri" w:hAnsi="Calibri" w:cs="Calibri"/>
        </w:rPr>
        <w:t>a</w:t>
      </w:r>
      <w:r>
        <w:rPr>
          <w:rFonts w:ascii="Calibri" w:hAnsi="Calibri" w:cs="Calibri"/>
        </w:rPr>
        <w:t xml:space="preserve"> patent</w:t>
      </w:r>
      <w:r w:rsidR="00806BF6">
        <w:rPr>
          <w:rFonts w:ascii="Calibri" w:hAnsi="Calibri" w:cs="Calibri"/>
        </w:rPr>
        <w:t>e</w:t>
      </w:r>
      <w:r>
        <w:rPr>
          <w:rFonts w:ascii="Calibri" w:hAnsi="Calibri" w:cs="Calibri"/>
        </w:rPr>
        <w:t xml:space="preserve"> emesse e non revocate</w:t>
      </w:r>
      <w:r w:rsidR="00C77E23">
        <w:rPr>
          <w:rFonts w:ascii="Calibri" w:hAnsi="Calibri" w:cs="Calibri"/>
        </w:rPr>
        <w:t xml:space="preserve"> </w:t>
      </w:r>
      <w:r>
        <w:rPr>
          <w:rFonts w:ascii="Calibri" w:hAnsi="Calibri" w:cs="Calibri"/>
        </w:rPr>
        <w:t>.</w:t>
      </w:r>
    </w:p>
    <w:p w:rsidR="007D1DD2" w:rsidP="007D1DD2" w:rsidRDefault="007D1DD2" w14:paraId="3D67E1A2" w14:textId="77777777">
      <w:pPr>
        <w:jc w:val="both"/>
        <w:rPr>
          <w:rFonts w:ascii="Calibri" w:hAnsi="Calibri" w:cs="Calibri"/>
        </w:rPr>
      </w:pPr>
      <w:r>
        <w:rPr>
          <w:rFonts w:ascii="Calibri" w:hAnsi="Calibri" w:cs="Calibri"/>
        </w:rPr>
        <w:t>Il servizio prevede i seguenti parametri di input:</w:t>
      </w:r>
    </w:p>
    <w:p w:rsidRPr="005B1390" w:rsidR="007D1DD2" w:rsidP="00842DA3" w:rsidRDefault="00C77E23" w14:paraId="5547CE2E" w14:textId="3ACB9C7C">
      <w:pPr>
        <w:pStyle w:val="ListParagraph"/>
        <w:numPr>
          <w:ilvl w:val="0"/>
          <w:numId w:val="22"/>
        </w:numPr>
        <w:jc w:val="both"/>
        <w:rPr>
          <w:rFonts w:ascii="Calibri" w:hAnsi="Calibri" w:cs="Calibri"/>
        </w:rPr>
      </w:pPr>
      <w:r>
        <w:rPr>
          <w:rFonts w:ascii="Calibri" w:hAnsi="Calibri" w:cs="Calibri"/>
        </w:rPr>
        <w:t>Numero</w:t>
      </w:r>
      <w:r w:rsidRPr="00D91517">
        <w:rPr>
          <w:rFonts w:ascii="Calibri" w:hAnsi="Calibri" w:cs="Calibri"/>
        </w:rPr>
        <w:t xml:space="preserve"> Patente</w:t>
      </w:r>
      <w:r>
        <w:rPr>
          <w:rFonts w:ascii="Calibri" w:hAnsi="Calibri" w:cs="Calibri"/>
        </w:rPr>
        <w:t xml:space="preserve">:  </w:t>
      </w:r>
      <w:r w:rsidRPr="005B1390">
        <w:rPr>
          <w:rFonts w:ascii="Calibri" w:hAnsi="Calibri" w:cs="Calibri"/>
        </w:rPr>
        <w:t xml:space="preserve">obbligatorio, stringa di </w:t>
      </w:r>
      <w:r>
        <w:rPr>
          <w:rFonts w:ascii="Calibri" w:hAnsi="Calibri" w:cs="Calibri"/>
        </w:rPr>
        <w:t>13</w:t>
      </w:r>
      <w:r w:rsidRPr="005B1390">
        <w:rPr>
          <w:rFonts w:ascii="Calibri" w:hAnsi="Calibri" w:cs="Calibri"/>
        </w:rPr>
        <w:t xml:space="preserve"> caratteri</w:t>
      </w:r>
    </w:p>
    <w:p w:rsidRPr="005B1390" w:rsidR="007D1DD2" w:rsidP="00842DA3" w:rsidRDefault="007D1DD2" w14:paraId="3EBD9BBE"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7D1DD2" w:rsidP="007D1DD2" w:rsidRDefault="007D1DD2" w14:paraId="0B0CAA7C" w14:textId="77777777">
      <w:pPr>
        <w:jc w:val="both"/>
        <w:rPr>
          <w:rFonts w:ascii="Calibri" w:hAnsi="Calibri" w:cs="Calibri"/>
        </w:rPr>
      </w:pPr>
    </w:p>
    <w:p w:rsidR="00FD764C" w:rsidP="00FD764C" w:rsidRDefault="00FD764C" w14:paraId="0BABEA70" w14:textId="23BCD013">
      <w:pPr>
        <w:jc w:val="both"/>
        <w:rPr>
          <w:rFonts w:ascii="Calibri" w:hAnsi="Calibri" w:cs="Calibri"/>
        </w:rPr>
      </w:pPr>
      <w:r>
        <w:rPr>
          <w:rFonts w:ascii="Calibri" w:hAnsi="Calibri" w:cs="Calibri"/>
        </w:rPr>
        <w:t xml:space="preserve">Il servizio verifica se l’utente è abilitato alla funzione IAM </w:t>
      </w:r>
      <w:r w:rsidRPr="00426C47" w:rsidR="00426C47">
        <w:rPr>
          <w:rFonts w:ascii="Calibri" w:hAnsi="Calibri" w:cs="Calibri"/>
        </w:rPr>
        <w:t>gestione_</w:t>
      </w:r>
      <w:r>
        <w:rPr>
          <w:rFonts w:ascii="Calibri" w:hAnsi="Calibri" w:cs="Calibri"/>
        </w:rPr>
        <w:t>patente</w:t>
      </w:r>
      <w:r w:rsidRPr="00426C47" w:rsidR="00426C47">
        <w:rPr>
          <w:rFonts w:ascii="Calibri" w:hAnsi="Calibri" w:cs="Calibri"/>
        </w:rPr>
        <w:t>.visualizzazione</w:t>
      </w:r>
    </w:p>
    <w:p w:rsidRPr="00F438DE" w:rsidR="00FD764C" w:rsidP="00842DA3" w:rsidRDefault="00FD764C" w14:paraId="5D4D83C8" w14:textId="086E26C4">
      <w:pPr>
        <w:pStyle w:val="ListParagraph"/>
        <w:numPr>
          <w:ilvl w:val="0"/>
          <w:numId w:val="41"/>
        </w:numPr>
        <w:jc w:val="both"/>
        <w:rPr>
          <w:rFonts w:ascii="Calibri" w:hAnsi="Calibri" w:cs="Calibri"/>
        </w:rPr>
      </w:pPr>
      <w:r w:rsidRPr="00F438DE">
        <w:rPr>
          <w:rFonts w:ascii="Calibri" w:hAnsi="Calibri" w:cs="Calibri"/>
        </w:rPr>
        <w:t xml:space="preserve">se l’utente non è abilitato restituisce il codice esito </w:t>
      </w:r>
      <w:r w:rsidR="002B09DB">
        <w:rPr>
          <w:rFonts w:ascii="Calibri" w:hAnsi="Calibri" w:cs="Calibri"/>
        </w:rPr>
        <w:t>4</w:t>
      </w:r>
      <w:r w:rsidRPr="00F438DE">
        <w:rPr>
          <w:rFonts w:ascii="Calibri" w:hAnsi="Calibri" w:cs="Calibri"/>
        </w:rPr>
        <w:t>01 – Utente non abilitato</w:t>
      </w:r>
    </w:p>
    <w:p w:rsidRPr="00F438DE" w:rsidR="00FD764C" w:rsidP="00842DA3" w:rsidRDefault="00FD764C" w14:paraId="01C5793C" w14:textId="70038043">
      <w:pPr>
        <w:pStyle w:val="ListParagraph"/>
        <w:numPr>
          <w:ilvl w:val="0"/>
          <w:numId w:val="41"/>
        </w:numPr>
        <w:jc w:val="both"/>
        <w:rPr>
          <w:rFonts w:ascii="Calibri" w:hAnsi="Calibri" w:cs="Calibri"/>
        </w:rPr>
      </w:pPr>
      <w:r w:rsidRPr="00F438DE">
        <w:rPr>
          <w:rFonts w:ascii="Calibri" w:hAnsi="Calibri" w:cs="Calibri"/>
        </w:rPr>
        <w:t>se l’utente è abilitato restituisce una lista con le seguenti informazioni:</w:t>
      </w:r>
    </w:p>
    <w:p w:rsidR="00FD764C" w:rsidP="00842DA3" w:rsidRDefault="00FD764C" w14:paraId="0FC8A3A7" w14:textId="77777777">
      <w:pPr>
        <w:pStyle w:val="ListParagraph"/>
        <w:numPr>
          <w:ilvl w:val="0"/>
          <w:numId w:val="42"/>
        </w:numPr>
        <w:rPr>
          <w:rFonts w:ascii="Calibri" w:hAnsi="Calibri" w:cs="Calibri"/>
        </w:rPr>
      </w:pPr>
      <w:r>
        <w:rPr>
          <w:rFonts w:ascii="Calibri" w:hAnsi="Calibri" w:cs="Calibri"/>
        </w:rPr>
        <w:t xml:space="preserve">Identificativo Impresa: </w:t>
      </w:r>
      <w:r w:rsidRPr="005B1390">
        <w:rPr>
          <w:rFonts w:ascii="Calibri" w:hAnsi="Calibri" w:cs="Calibri"/>
        </w:rPr>
        <w:t>obbligatorio</w:t>
      </w:r>
      <w:r>
        <w:rPr>
          <w:rFonts w:ascii="Calibri" w:hAnsi="Calibri" w:cs="Calibri"/>
        </w:rPr>
        <w:t xml:space="preserve"> , Numero Intero </w:t>
      </w:r>
    </w:p>
    <w:p w:rsidR="00FD764C" w:rsidP="00842DA3" w:rsidRDefault="00FD764C" w14:paraId="1F3B01A2" w14:textId="77777777">
      <w:pPr>
        <w:pStyle w:val="ListParagraph"/>
        <w:numPr>
          <w:ilvl w:val="0"/>
          <w:numId w:val="42"/>
        </w:numPr>
        <w:rPr>
          <w:rFonts w:ascii="Calibri" w:hAnsi="Calibri" w:cs="Calibri"/>
        </w:rPr>
      </w:pPr>
      <w:r>
        <w:rPr>
          <w:rFonts w:ascii="Calibri" w:hAnsi="Calibri" w:cs="Calibri"/>
        </w:rPr>
        <w:t xml:space="preserve">Codice Fiscale Impresa:  </w:t>
      </w:r>
      <w:r w:rsidRPr="005B1390">
        <w:rPr>
          <w:rFonts w:ascii="Calibri" w:hAnsi="Calibri" w:cs="Calibri"/>
        </w:rPr>
        <w:t xml:space="preserve">obbligatorio, stringa di </w:t>
      </w:r>
      <w:r>
        <w:rPr>
          <w:rFonts w:ascii="Calibri" w:hAnsi="Calibri" w:cs="Calibri"/>
        </w:rPr>
        <w:t>64</w:t>
      </w:r>
      <w:r w:rsidRPr="005B1390">
        <w:rPr>
          <w:rFonts w:ascii="Calibri" w:hAnsi="Calibri" w:cs="Calibri"/>
        </w:rPr>
        <w:t xml:space="preserve"> caratteri</w:t>
      </w:r>
    </w:p>
    <w:p w:rsidRPr="0043767D" w:rsidR="00FD764C" w:rsidP="00842DA3" w:rsidRDefault="00FD764C" w14:paraId="35BA64AA" w14:textId="77777777">
      <w:pPr>
        <w:pStyle w:val="ListParagraph"/>
        <w:numPr>
          <w:ilvl w:val="0"/>
          <w:numId w:val="42"/>
        </w:numPr>
        <w:rPr>
          <w:rFonts w:ascii="Calibri" w:hAnsi="Calibri" w:cs="Calibri"/>
        </w:rPr>
      </w:pPr>
      <w:r>
        <w:rPr>
          <w:rFonts w:ascii="Calibri" w:hAnsi="Calibri" w:cs="Calibri"/>
        </w:rPr>
        <w:t xml:space="preserve">Identificativo Nazione di rilascio del codice fiscale impresa: </w:t>
      </w:r>
      <w:r w:rsidRPr="005B1390">
        <w:rPr>
          <w:rFonts w:ascii="Calibri" w:hAnsi="Calibri" w:cs="Calibri"/>
        </w:rPr>
        <w:t>obbligatorio</w:t>
      </w:r>
      <w:r>
        <w:rPr>
          <w:rFonts w:ascii="Calibri" w:hAnsi="Calibri" w:cs="Calibri"/>
        </w:rPr>
        <w:t xml:space="preserve"> , Numero Intero </w:t>
      </w:r>
    </w:p>
    <w:p w:rsidR="00FD764C" w:rsidP="00842DA3" w:rsidRDefault="00FD764C" w14:paraId="4AB4AC2B" w14:textId="77777777">
      <w:pPr>
        <w:pStyle w:val="ListParagraph"/>
        <w:numPr>
          <w:ilvl w:val="0"/>
          <w:numId w:val="42"/>
        </w:numPr>
        <w:rPr>
          <w:rFonts w:ascii="Calibri" w:hAnsi="Calibri" w:cs="Calibri"/>
        </w:rPr>
      </w:pPr>
      <w:r>
        <w:rPr>
          <w:rFonts w:ascii="Calibri" w:hAnsi="Calibri" w:cs="Calibri"/>
        </w:rPr>
        <w:t xml:space="preserve">Denominazione Nazione di rilascio del codice fiscale impresa:  </w:t>
      </w:r>
      <w:r w:rsidRPr="005B1390">
        <w:rPr>
          <w:rFonts w:ascii="Calibri" w:hAnsi="Calibri" w:cs="Calibri"/>
        </w:rPr>
        <w:t xml:space="preserve">obbligatorio, stringa di </w:t>
      </w:r>
      <w:r>
        <w:rPr>
          <w:rFonts w:ascii="Calibri" w:hAnsi="Calibri" w:cs="Calibri"/>
        </w:rPr>
        <w:t>512</w:t>
      </w:r>
      <w:r w:rsidRPr="005B1390">
        <w:rPr>
          <w:rFonts w:ascii="Calibri" w:hAnsi="Calibri" w:cs="Calibri"/>
        </w:rPr>
        <w:t xml:space="preserve"> caratteri</w:t>
      </w:r>
    </w:p>
    <w:p w:rsidR="00FD764C" w:rsidP="00842DA3" w:rsidRDefault="00FD764C" w14:paraId="103DC25E" w14:textId="77777777">
      <w:pPr>
        <w:pStyle w:val="ListParagraph"/>
        <w:numPr>
          <w:ilvl w:val="0"/>
          <w:numId w:val="42"/>
        </w:numPr>
        <w:rPr>
          <w:rFonts w:ascii="Calibri" w:hAnsi="Calibri" w:cs="Calibri"/>
        </w:rPr>
      </w:pPr>
      <w:r>
        <w:rPr>
          <w:rFonts w:ascii="Calibri" w:hAnsi="Calibri" w:cs="Calibri"/>
        </w:rPr>
        <w:t xml:space="preserve">Ragione Sociale:  </w:t>
      </w:r>
      <w:r w:rsidRPr="005B1390">
        <w:rPr>
          <w:rFonts w:ascii="Calibri" w:hAnsi="Calibri" w:cs="Calibri"/>
        </w:rPr>
        <w:t xml:space="preserve">obbligatorio, stringa di </w:t>
      </w:r>
      <w:r>
        <w:rPr>
          <w:rFonts w:ascii="Calibri" w:hAnsi="Calibri" w:cs="Calibri"/>
        </w:rPr>
        <w:t>256</w:t>
      </w:r>
      <w:r w:rsidRPr="005B1390">
        <w:rPr>
          <w:rFonts w:ascii="Calibri" w:hAnsi="Calibri" w:cs="Calibri"/>
        </w:rPr>
        <w:t xml:space="preserve"> caratteri</w:t>
      </w:r>
    </w:p>
    <w:p w:rsidR="00FD764C" w:rsidP="00842DA3" w:rsidRDefault="00FD764C" w14:paraId="2C565456" w14:textId="77777777">
      <w:pPr>
        <w:pStyle w:val="ListParagraph"/>
        <w:numPr>
          <w:ilvl w:val="0"/>
          <w:numId w:val="42"/>
        </w:numPr>
        <w:rPr>
          <w:rFonts w:ascii="Calibri" w:hAnsi="Calibri" w:cs="Calibri"/>
        </w:rPr>
      </w:pPr>
      <w:r>
        <w:rPr>
          <w:rFonts w:ascii="Calibri" w:hAnsi="Calibri" w:cs="Calibri"/>
        </w:rPr>
        <w:t>emailPEC:</w:t>
      </w:r>
      <w:r w:rsidRPr="00F317FC">
        <w:rPr>
          <w:rFonts w:ascii="Calibri" w:hAnsi="Calibri" w:cs="Calibri"/>
        </w:rPr>
        <w:t xml:space="preserve"> </w:t>
      </w:r>
      <w:r>
        <w:rPr>
          <w:rFonts w:ascii="Calibri" w:hAnsi="Calibri" w:cs="Calibri"/>
        </w:rPr>
        <w:t>facoltativo</w:t>
      </w:r>
      <w:r w:rsidRPr="005B1390">
        <w:rPr>
          <w:rFonts w:ascii="Calibri" w:hAnsi="Calibri" w:cs="Calibri"/>
        </w:rPr>
        <w:t xml:space="preserve">, stringa di </w:t>
      </w:r>
      <w:r>
        <w:rPr>
          <w:rFonts w:ascii="Calibri" w:hAnsi="Calibri" w:cs="Calibri"/>
        </w:rPr>
        <w:t>256</w:t>
      </w:r>
      <w:r w:rsidRPr="005B1390">
        <w:rPr>
          <w:rFonts w:ascii="Calibri" w:hAnsi="Calibri" w:cs="Calibri"/>
        </w:rPr>
        <w:t xml:space="preserve"> caratteri</w:t>
      </w:r>
    </w:p>
    <w:p w:rsidRPr="00D53312" w:rsidR="00FD764C" w:rsidP="00842DA3" w:rsidRDefault="00FD764C" w14:paraId="7933031D" w14:textId="77777777">
      <w:pPr>
        <w:pStyle w:val="ListParagraph"/>
        <w:numPr>
          <w:ilvl w:val="0"/>
          <w:numId w:val="42"/>
        </w:numPr>
        <w:rPr>
          <w:rFonts w:ascii="Calibri" w:hAnsi="Calibri" w:cs="Calibri"/>
        </w:rPr>
      </w:pPr>
      <w:r>
        <w:rPr>
          <w:rFonts w:ascii="Calibri" w:hAnsi="Calibri" w:cs="Calibri"/>
        </w:rPr>
        <w:t xml:space="preserve">Identificativo Patente: </w:t>
      </w:r>
      <w:r w:rsidRPr="005B1390">
        <w:rPr>
          <w:rFonts w:ascii="Calibri" w:hAnsi="Calibri" w:cs="Calibri"/>
        </w:rPr>
        <w:t>obbligatorio</w:t>
      </w:r>
      <w:r>
        <w:rPr>
          <w:rFonts w:ascii="Calibri" w:hAnsi="Calibri" w:cs="Calibri"/>
        </w:rPr>
        <w:t>, Numero Intero</w:t>
      </w:r>
    </w:p>
    <w:p w:rsidR="00FD764C" w:rsidP="00842DA3" w:rsidRDefault="00FD764C" w14:paraId="350B6AF1" w14:textId="77777777">
      <w:pPr>
        <w:pStyle w:val="ListParagraph"/>
        <w:numPr>
          <w:ilvl w:val="0"/>
          <w:numId w:val="42"/>
        </w:numPr>
        <w:rPr>
          <w:rFonts w:ascii="Calibri" w:hAnsi="Calibri" w:cs="Calibri"/>
        </w:rPr>
      </w:pPr>
      <w:r>
        <w:rPr>
          <w:rFonts w:ascii="Calibri" w:hAnsi="Calibri" w:cs="Calibri"/>
        </w:rPr>
        <w:t>Numero</w:t>
      </w:r>
      <w:r w:rsidRPr="00D91517">
        <w:rPr>
          <w:rFonts w:ascii="Calibri" w:hAnsi="Calibri" w:cs="Calibri"/>
        </w:rPr>
        <w:t xml:space="preserve"> Patente</w:t>
      </w:r>
      <w:r>
        <w:rPr>
          <w:rFonts w:ascii="Calibri" w:hAnsi="Calibri" w:cs="Calibri"/>
        </w:rPr>
        <w:t xml:space="preserve">:  </w:t>
      </w:r>
      <w:r w:rsidRPr="005B1390">
        <w:rPr>
          <w:rFonts w:ascii="Calibri" w:hAnsi="Calibri" w:cs="Calibri"/>
        </w:rPr>
        <w:t xml:space="preserve">obbligatorio, stringa di </w:t>
      </w:r>
      <w:r>
        <w:rPr>
          <w:rFonts w:ascii="Calibri" w:hAnsi="Calibri" w:cs="Calibri"/>
        </w:rPr>
        <w:t>13</w:t>
      </w:r>
      <w:r w:rsidRPr="005B1390">
        <w:rPr>
          <w:rFonts w:ascii="Calibri" w:hAnsi="Calibri" w:cs="Calibri"/>
        </w:rPr>
        <w:t xml:space="preserve"> caratteri</w:t>
      </w:r>
    </w:p>
    <w:p w:rsidRPr="007460E5" w:rsidR="00FD764C" w:rsidP="00842DA3" w:rsidRDefault="00FD764C" w14:paraId="12127FB0" w14:textId="77777777">
      <w:pPr>
        <w:pStyle w:val="ListParagraph"/>
        <w:numPr>
          <w:ilvl w:val="0"/>
          <w:numId w:val="42"/>
        </w:numPr>
        <w:rPr>
          <w:rFonts w:ascii="Calibri" w:hAnsi="Calibri" w:cs="Calibri"/>
        </w:rPr>
      </w:pPr>
      <w:r>
        <w:rPr>
          <w:rFonts w:ascii="Calibri" w:hAnsi="Calibri" w:cs="Calibri"/>
        </w:rPr>
        <w:t xml:space="preserve">Identificativo </w:t>
      </w:r>
      <w:r w:rsidRPr="00D91517">
        <w:rPr>
          <w:rFonts w:ascii="Calibri" w:hAnsi="Calibri" w:cs="Calibri"/>
        </w:rPr>
        <w:t>Stato della Patente</w:t>
      </w:r>
      <w:r>
        <w:rPr>
          <w:rFonts w:ascii="Calibri" w:hAnsi="Calibri" w:cs="Calibri"/>
        </w:rPr>
        <w:t xml:space="preserve">: </w:t>
      </w:r>
      <w:r w:rsidRPr="005B1390">
        <w:rPr>
          <w:rFonts w:ascii="Calibri" w:hAnsi="Calibri" w:cs="Calibri"/>
        </w:rPr>
        <w:t>obbligatorio</w:t>
      </w:r>
      <w:r>
        <w:rPr>
          <w:rFonts w:ascii="Calibri" w:hAnsi="Calibri" w:cs="Calibri"/>
        </w:rPr>
        <w:t>, Numero Intero</w:t>
      </w:r>
    </w:p>
    <w:p w:rsidR="00FD764C" w:rsidP="00842DA3" w:rsidRDefault="00FD764C" w14:paraId="6AB93822" w14:textId="77777777">
      <w:pPr>
        <w:pStyle w:val="ListParagraph"/>
        <w:numPr>
          <w:ilvl w:val="0"/>
          <w:numId w:val="42"/>
        </w:numPr>
        <w:rPr>
          <w:rFonts w:ascii="Calibri" w:hAnsi="Calibri" w:cs="Calibri"/>
        </w:rPr>
      </w:pPr>
      <w:r>
        <w:rPr>
          <w:rFonts w:ascii="Calibri" w:hAnsi="Calibri" w:cs="Calibri"/>
        </w:rPr>
        <w:t xml:space="preserve">Descrizione </w:t>
      </w:r>
      <w:r w:rsidRPr="00D91517">
        <w:rPr>
          <w:rFonts w:ascii="Calibri" w:hAnsi="Calibri" w:cs="Calibri"/>
        </w:rPr>
        <w:t>Stato della Patente</w:t>
      </w:r>
      <w:r>
        <w:rPr>
          <w:rFonts w:ascii="Calibri" w:hAnsi="Calibri" w:cs="Calibri"/>
        </w:rPr>
        <w:t xml:space="preserve">: </w:t>
      </w:r>
      <w:r w:rsidRPr="005B1390">
        <w:rPr>
          <w:rFonts w:ascii="Calibri" w:hAnsi="Calibri" w:cs="Calibri"/>
        </w:rPr>
        <w:t>obbligatorio</w:t>
      </w:r>
      <w:r>
        <w:rPr>
          <w:rFonts w:ascii="Calibri" w:hAnsi="Calibri" w:cs="Calibri"/>
        </w:rPr>
        <w:t xml:space="preserve"> , </w:t>
      </w:r>
      <w:r w:rsidRPr="005B1390">
        <w:rPr>
          <w:rFonts w:ascii="Calibri" w:hAnsi="Calibri" w:cs="Calibri"/>
        </w:rPr>
        <w:t xml:space="preserve">stringa di </w:t>
      </w:r>
      <w:r>
        <w:rPr>
          <w:rFonts w:ascii="Calibri" w:hAnsi="Calibri" w:cs="Calibri"/>
        </w:rPr>
        <w:t>32</w:t>
      </w:r>
      <w:r w:rsidRPr="005B1390">
        <w:rPr>
          <w:rFonts w:ascii="Calibri" w:hAnsi="Calibri" w:cs="Calibri"/>
        </w:rPr>
        <w:t xml:space="preserve"> caratteri</w:t>
      </w:r>
    </w:p>
    <w:p w:rsidRPr="00C3137E" w:rsidR="00FD764C" w:rsidP="00842DA3" w:rsidRDefault="00FD764C" w14:paraId="5EAB6F34" w14:textId="77777777">
      <w:pPr>
        <w:pStyle w:val="ListParagraph"/>
        <w:numPr>
          <w:ilvl w:val="1"/>
          <w:numId w:val="42"/>
        </w:numPr>
        <w:rPr>
          <w:rFonts w:ascii="Calibri" w:hAnsi="Calibri" w:cs="Calibri"/>
        </w:rPr>
      </w:pPr>
      <w:r w:rsidRPr="00C3137E">
        <w:rPr>
          <w:rFonts w:ascii="Calibri" w:hAnsi="Calibri" w:cs="Calibri"/>
        </w:rPr>
        <w:t>I valori presenti nel dizionario degli stati della patente sono:</w:t>
      </w:r>
    </w:p>
    <w:p w:rsidRPr="00AB39DF" w:rsidR="00FD764C" w:rsidP="00842DA3" w:rsidRDefault="00FD764C" w14:paraId="71D60B95" w14:textId="77777777">
      <w:pPr>
        <w:pStyle w:val="ListParagraph"/>
        <w:numPr>
          <w:ilvl w:val="1"/>
          <w:numId w:val="42"/>
        </w:numPr>
        <w:rPr>
          <w:rFonts w:ascii="Calibri" w:hAnsi="Calibri" w:cs="Calibri"/>
        </w:rPr>
      </w:pPr>
      <w:r w:rsidRPr="00AB39DF">
        <w:rPr>
          <w:rFonts w:ascii="Calibri" w:hAnsi="Calibri" w:cs="Calibri"/>
        </w:rPr>
        <w:t>1=ISSUED</w:t>
      </w:r>
    </w:p>
    <w:p w:rsidRPr="00AB39DF" w:rsidR="00FD764C" w:rsidP="00842DA3" w:rsidRDefault="00FD764C" w14:paraId="3B875056" w14:textId="77777777">
      <w:pPr>
        <w:pStyle w:val="ListParagraph"/>
        <w:numPr>
          <w:ilvl w:val="1"/>
          <w:numId w:val="42"/>
        </w:numPr>
        <w:rPr>
          <w:rFonts w:ascii="Calibri" w:hAnsi="Calibri" w:cs="Calibri"/>
        </w:rPr>
      </w:pPr>
      <w:r w:rsidRPr="00AB39DF">
        <w:rPr>
          <w:rFonts w:ascii="Calibri" w:hAnsi="Calibri" w:cs="Calibri"/>
        </w:rPr>
        <w:t>4=PAR_ISSUED</w:t>
      </w:r>
    </w:p>
    <w:p w:rsidRPr="00AB39DF" w:rsidR="00FD764C" w:rsidP="00842DA3" w:rsidRDefault="00FD764C" w14:paraId="5121BACC" w14:textId="77777777">
      <w:pPr>
        <w:pStyle w:val="ListParagraph"/>
        <w:numPr>
          <w:ilvl w:val="1"/>
          <w:numId w:val="42"/>
        </w:numPr>
        <w:rPr>
          <w:rFonts w:ascii="Calibri" w:hAnsi="Calibri" w:cs="Calibri"/>
        </w:rPr>
      </w:pPr>
      <w:r w:rsidRPr="00AB39DF">
        <w:rPr>
          <w:rFonts w:ascii="Calibri" w:hAnsi="Calibri" w:cs="Calibri"/>
        </w:rPr>
        <w:t>2=REVOKED</w:t>
      </w:r>
    </w:p>
    <w:p w:rsidRPr="00AB39DF" w:rsidR="00FD764C" w:rsidP="00842DA3" w:rsidRDefault="00FD764C" w14:paraId="16080FDC" w14:textId="77777777">
      <w:pPr>
        <w:pStyle w:val="ListParagraph"/>
        <w:numPr>
          <w:ilvl w:val="1"/>
          <w:numId w:val="42"/>
        </w:numPr>
        <w:rPr>
          <w:rFonts w:ascii="Calibri" w:hAnsi="Calibri" w:cs="Calibri"/>
        </w:rPr>
      </w:pPr>
      <w:r w:rsidRPr="00AB39DF">
        <w:rPr>
          <w:rFonts w:ascii="Calibri" w:hAnsi="Calibri" w:cs="Calibri"/>
        </w:rPr>
        <w:t>3=SUSPENDED</w:t>
      </w:r>
    </w:p>
    <w:p w:rsidRPr="00C3137E" w:rsidR="00FD764C" w:rsidP="00842DA3" w:rsidRDefault="00FD764C" w14:paraId="4E55260A" w14:textId="77777777">
      <w:pPr>
        <w:pStyle w:val="ListParagraph"/>
        <w:numPr>
          <w:ilvl w:val="1"/>
          <w:numId w:val="42"/>
        </w:numPr>
        <w:rPr>
          <w:rFonts w:ascii="Calibri" w:hAnsi="Calibri" w:cs="Calibri"/>
        </w:rPr>
      </w:pPr>
      <w:r w:rsidRPr="00C3137E">
        <w:rPr>
          <w:rFonts w:ascii="Calibri" w:hAnsi="Calibri" w:cs="Calibri"/>
        </w:rPr>
        <w:t>Lo stato 4  parzialmente inviata non è attualmente utilizzato</w:t>
      </w:r>
    </w:p>
    <w:p w:rsidR="00FD764C" w:rsidP="00842DA3" w:rsidRDefault="00FD764C" w14:paraId="33A13389" w14:textId="77777777">
      <w:pPr>
        <w:pStyle w:val="ListParagraph"/>
        <w:numPr>
          <w:ilvl w:val="0"/>
          <w:numId w:val="42"/>
        </w:numPr>
        <w:rPr>
          <w:rFonts w:ascii="Calibri" w:hAnsi="Calibri" w:cs="Calibri"/>
        </w:rPr>
      </w:pPr>
      <w:r w:rsidRPr="00D91517">
        <w:rPr>
          <w:rFonts w:ascii="Calibri" w:hAnsi="Calibri" w:cs="Calibri"/>
        </w:rPr>
        <w:t>Crediti Attuali</w:t>
      </w:r>
      <w:r>
        <w:rPr>
          <w:rFonts w:ascii="Calibri" w:hAnsi="Calibri" w:cs="Calibri"/>
        </w:rPr>
        <w:t xml:space="preserve">: </w:t>
      </w:r>
      <w:r w:rsidRPr="005B1390">
        <w:rPr>
          <w:rFonts w:ascii="Calibri" w:hAnsi="Calibri" w:cs="Calibri"/>
        </w:rPr>
        <w:t>obbligatorio</w:t>
      </w:r>
      <w:r>
        <w:rPr>
          <w:rFonts w:ascii="Calibri" w:hAnsi="Calibri" w:cs="Calibri"/>
        </w:rPr>
        <w:t xml:space="preserve"> , Numero Intero</w:t>
      </w:r>
    </w:p>
    <w:p w:rsidRPr="00876AAC" w:rsidR="00FD764C" w:rsidP="00842DA3" w:rsidRDefault="00FD764C" w14:paraId="39EB9876" w14:textId="77777777">
      <w:pPr>
        <w:pStyle w:val="ListParagraph"/>
        <w:numPr>
          <w:ilvl w:val="0"/>
          <w:numId w:val="42"/>
        </w:numPr>
        <w:rPr>
          <w:rFonts w:ascii="Calibri" w:hAnsi="Calibri" w:cs="Calibri"/>
        </w:rPr>
      </w:pPr>
      <w:r w:rsidRPr="00D91517">
        <w:rPr>
          <w:rFonts w:ascii="Calibri" w:hAnsi="Calibri" w:cs="Calibri"/>
        </w:rPr>
        <w:t xml:space="preserve">Crediti </w:t>
      </w:r>
      <w:r>
        <w:rPr>
          <w:rFonts w:ascii="Calibri" w:hAnsi="Calibri" w:cs="Calibri"/>
        </w:rPr>
        <w:t xml:space="preserve">Iniziali: </w:t>
      </w:r>
      <w:r w:rsidRPr="005B1390">
        <w:rPr>
          <w:rFonts w:ascii="Calibri" w:hAnsi="Calibri" w:cs="Calibri"/>
        </w:rPr>
        <w:t>obbligatorio</w:t>
      </w:r>
      <w:r>
        <w:rPr>
          <w:rFonts w:ascii="Calibri" w:hAnsi="Calibri" w:cs="Calibri"/>
        </w:rPr>
        <w:t xml:space="preserve"> , Numero Intero</w:t>
      </w:r>
    </w:p>
    <w:p w:rsidRPr="00FD764C" w:rsidR="007D1DD2" w:rsidP="00842DA3" w:rsidRDefault="00FD764C" w14:paraId="69ADBB97" w14:textId="1C4C65D7">
      <w:pPr>
        <w:pStyle w:val="ListParagraph"/>
        <w:numPr>
          <w:ilvl w:val="0"/>
          <w:numId w:val="42"/>
        </w:numPr>
        <w:rPr>
          <w:rFonts w:ascii="Calibri" w:hAnsi="Calibri" w:cs="Calibri"/>
        </w:rPr>
      </w:pPr>
      <w:r w:rsidRPr="00D91517">
        <w:rPr>
          <w:rFonts w:ascii="Calibri" w:hAnsi="Calibri" w:cs="Calibri"/>
        </w:rPr>
        <w:t>Data Emissione</w:t>
      </w:r>
      <w:r>
        <w:rPr>
          <w:rFonts w:ascii="Calibri" w:hAnsi="Calibri" w:cs="Calibri"/>
        </w:rPr>
        <w:t xml:space="preserve"> Patente: </w:t>
      </w:r>
      <w:r w:rsidRPr="005B1390">
        <w:rPr>
          <w:rFonts w:ascii="Calibri" w:hAnsi="Calibri" w:cs="Calibri"/>
        </w:rPr>
        <w:t>obbligatorio</w:t>
      </w:r>
      <w:r>
        <w:rPr>
          <w:rFonts w:ascii="Calibri" w:hAnsi="Calibri" w:cs="Calibri"/>
        </w:rPr>
        <w:t xml:space="preserve"> , datetime</w:t>
      </w:r>
    </w:p>
    <w:p w:rsidR="003E1EAE" w:rsidP="003E1EAE" w:rsidRDefault="003E1EAE" w14:paraId="7C2AA18C" w14:textId="77777777">
      <w:pPr>
        <w:rPr>
          <w:rFonts w:ascii="Calibri" w:hAnsi="Calibri" w:cs="Calibri"/>
        </w:rPr>
      </w:pPr>
    </w:p>
    <w:p w:rsidR="003C0F6F" w:rsidP="002B4AC0" w:rsidRDefault="00F6733D" w14:paraId="3467FD50" w14:textId="55884B34">
      <w:pPr>
        <w:pStyle w:val="Heading3"/>
      </w:pPr>
      <w:bookmarkStart w:name="_Toc222417340" w:id="162"/>
      <w:r>
        <w:t>RF01-0</w:t>
      </w:r>
      <w:r w:rsidR="00E44A72">
        <w:t>3</w:t>
      </w:r>
      <w:r>
        <w:t xml:space="preserve"> –</w:t>
      </w:r>
      <w:r w:rsidR="008B0B7A">
        <w:t xml:space="preserve"> Storico decurtazioni</w:t>
      </w:r>
      <w:bookmarkEnd w:id="162"/>
    </w:p>
    <w:p w:rsidR="002B48E6" w:rsidP="002B48E6" w:rsidRDefault="00AD568D" w14:paraId="75F687BA" w14:textId="191A8EB7">
      <w:pPr>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per consentire all’utente di visualizzare l’elenco delle </w:t>
      </w:r>
      <w:r w:rsidR="000E1110">
        <w:rPr>
          <w:rFonts w:ascii="Calibri" w:hAnsi="Calibri" w:cs="Calibri"/>
        </w:rPr>
        <w:t>decurtazioni</w:t>
      </w:r>
      <w:r w:rsidR="00085652">
        <w:rPr>
          <w:rFonts w:ascii="Calibri" w:hAnsi="Calibri" w:cs="Calibri"/>
        </w:rPr>
        <w:t xml:space="preserve"> applicate ad una patente</w:t>
      </w:r>
      <w:r w:rsidRPr="001575E9">
        <w:rPr>
          <w:rFonts w:ascii="Calibri" w:hAnsi="Calibri" w:cs="Calibri"/>
        </w:rPr>
        <w:t>.</w:t>
      </w:r>
      <w:r w:rsidR="002B48E6">
        <w:rPr>
          <w:rFonts w:ascii="Calibri" w:hAnsi="Calibri" w:cs="Calibri"/>
        </w:rPr>
        <w:t xml:space="preserve"> </w:t>
      </w:r>
    </w:p>
    <w:p w:rsidR="00160D16" w:rsidP="0055399E" w:rsidRDefault="00BF526B" w14:paraId="1619B2F4" w14:textId="760246C5">
      <w:pPr>
        <w:pStyle w:val="Heading4"/>
      </w:pPr>
      <w:bookmarkStart w:name="_Toc222417341" w:id="163"/>
      <w:r>
        <w:t>RF01-0</w:t>
      </w:r>
      <w:r w:rsidR="000E1110">
        <w:t>3</w:t>
      </w:r>
      <w:r>
        <w:t>-0</w:t>
      </w:r>
      <w:r w:rsidR="000E1110">
        <w:t>1</w:t>
      </w:r>
      <w:r>
        <w:t xml:space="preserve"> – </w:t>
      </w:r>
      <w:r w:rsidR="000E1110">
        <w:t>Storico decurtazioni</w:t>
      </w:r>
      <w:bookmarkEnd w:id="163"/>
    </w:p>
    <w:p w:rsidR="00145FBD" w:rsidP="00945D02" w:rsidRDefault="00945D02" w14:paraId="15EB29D9" w14:textId="7B675E47">
      <w:pPr>
        <w:jc w:val="both"/>
        <w:rPr>
          <w:rFonts w:ascii="Calibri" w:hAnsi="Calibri" w:cs="Calibri"/>
        </w:rPr>
      </w:pPr>
      <w:r>
        <w:rPr>
          <w:rFonts w:ascii="Calibri" w:hAnsi="Calibri" w:cs="Calibri"/>
        </w:rPr>
        <w:t xml:space="preserve">L’utente deve poter visualizzare tutte le decurtazioni </w:t>
      </w:r>
      <w:r w:rsidR="00036440">
        <w:rPr>
          <w:rFonts w:ascii="Calibri" w:hAnsi="Calibri" w:cs="Calibri"/>
        </w:rPr>
        <w:t xml:space="preserve">confermate, </w:t>
      </w:r>
      <w:r w:rsidR="00C26261">
        <w:rPr>
          <w:rFonts w:ascii="Calibri" w:hAnsi="Calibri" w:cs="Calibri"/>
        </w:rPr>
        <w:t>annullate</w:t>
      </w:r>
      <w:r w:rsidR="00036440">
        <w:rPr>
          <w:rFonts w:ascii="Calibri" w:hAnsi="Calibri" w:cs="Calibri"/>
        </w:rPr>
        <w:t xml:space="preserve"> o in bozza applicate ad una patente</w:t>
      </w:r>
      <w:r>
        <w:rPr>
          <w:rFonts w:ascii="Calibri" w:hAnsi="Calibri" w:cs="Calibri"/>
        </w:rPr>
        <w:t>. Deve essere realizzato un nuovo servizio</w:t>
      </w:r>
      <w:r w:rsidR="00EA05D3">
        <w:rPr>
          <w:rFonts w:ascii="Calibri" w:hAnsi="Calibri" w:cs="Calibri"/>
        </w:rPr>
        <w:t xml:space="preserve"> nell’ambito delle decurtazioni</w:t>
      </w:r>
      <w:r w:rsidR="00342080">
        <w:rPr>
          <w:rFonts w:ascii="Calibri" w:hAnsi="Calibri" w:cs="Calibri"/>
        </w:rPr>
        <w:t>.</w:t>
      </w:r>
    </w:p>
    <w:p w:rsidR="00945D02" w:rsidP="00945D02" w:rsidRDefault="00945D02" w14:paraId="189FFDE6" w14:textId="77777777">
      <w:pPr>
        <w:jc w:val="both"/>
        <w:rPr>
          <w:rFonts w:ascii="Calibri" w:hAnsi="Calibri" w:cs="Calibri"/>
        </w:rPr>
      </w:pPr>
      <w:r>
        <w:rPr>
          <w:rFonts w:ascii="Calibri" w:hAnsi="Calibri" w:cs="Calibri"/>
        </w:rPr>
        <w:t>Il servizio prevede i seguenti parametri di input:</w:t>
      </w:r>
    </w:p>
    <w:p w:rsidRPr="005B1390" w:rsidR="00945D02" w:rsidP="00842DA3" w:rsidRDefault="0041554B" w14:paraId="4CDC1F58" w14:textId="19B41F2F">
      <w:pPr>
        <w:pStyle w:val="ListParagraph"/>
        <w:numPr>
          <w:ilvl w:val="0"/>
          <w:numId w:val="22"/>
        </w:numPr>
        <w:jc w:val="both"/>
        <w:rPr>
          <w:rFonts w:ascii="Calibri" w:hAnsi="Calibri" w:cs="Calibri"/>
        </w:rPr>
      </w:pPr>
      <w:r>
        <w:rPr>
          <w:rFonts w:ascii="Calibri" w:hAnsi="Calibri" w:cs="Calibri"/>
        </w:rPr>
        <w:t>Identificativo Patente</w:t>
      </w:r>
      <w:r w:rsidR="00945D02">
        <w:rPr>
          <w:rFonts w:ascii="Calibri" w:hAnsi="Calibri" w:cs="Calibri"/>
        </w:rPr>
        <w:t xml:space="preserve">:  </w:t>
      </w:r>
      <w:r w:rsidRPr="005B1390" w:rsidR="00945D02">
        <w:rPr>
          <w:rFonts w:ascii="Calibri" w:hAnsi="Calibri" w:cs="Calibri"/>
        </w:rPr>
        <w:t xml:space="preserve">obbligatorio, </w:t>
      </w:r>
      <w:r>
        <w:rPr>
          <w:rFonts w:ascii="Calibri" w:hAnsi="Calibri" w:cs="Calibri"/>
        </w:rPr>
        <w:t>numero intero</w:t>
      </w:r>
    </w:p>
    <w:p w:rsidRPr="005B1390" w:rsidR="00945D02" w:rsidP="00842DA3" w:rsidRDefault="00945D02" w14:paraId="33AB550D"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945D02" w:rsidP="00945D02" w:rsidRDefault="00945D02" w14:paraId="4EEAA4A5" w14:textId="77777777">
      <w:pPr>
        <w:jc w:val="both"/>
        <w:rPr>
          <w:rFonts w:ascii="Calibri" w:hAnsi="Calibri" w:cs="Calibri"/>
        </w:rPr>
      </w:pPr>
    </w:p>
    <w:p w:rsidR="0041554B" w:rsidP="0041554B" w:rsidRDefault="0041554B" w14:paraId="344E90BE" w14:textId="3FB3CC8F">
      <w:pPr>
        <w:jc w:val="both"/>
        <w:rPr>
          <w:rFonts w:ascii="Calibri" w:hAnsi="Calibri" w:cs="Calibri"/>
        </w:rPr>
      </w:pPr>
      <w:r>
        <w:rPr>
          <w:rFonts w:ascii="Calibri" w:hAnsi="Calibri" w:cs="Calibri"/>
        </w:rPr>
        <w:t xml:space="preserve">Il servizio verifica se l’utente è abilitato alla funzione IAM </w:t>
      </w:r>
      <w:r w:rsidR="00611B6A">
        <w:rPr>
          <w:rFonts w:ascii="Calibri" w:hAnsi="Calibri" w:cs="Calibri"/>
        </w:rPr>
        <w:t>decurtazione</w:t>
      </w:r>
      <w:r w:rsidR="00FD32DA">
        <w:rPr>
          <w:rFonts w:ascii="Calibri" w:hAnsi="Calibri" w:cs="Calibri"/>
        </w:rPr>
        <w:t>_</w:t>
      </w:r>
      <w:r w:rsidR="00611B6A">
        <w:rPr>
          <w:rFonts w:ascii="Calibri" w:hAnsi="Calibri" w:cs="Calibri"/>
        </w:rPr>
        <w:t>visualizza</w:t>
      </w:r>
      <w:r w:rsidR="00350F70">
        <w:rPr>
          <w:rFonts w:ascii="Calibri" w:hAnsi="Calibri" w:cs="Calibri"/>
        </w:rPr>
        <w:t>zione</w:t>
      </w:r>
      <w:r>
        <w:rPr>
          <w:rFonts w:ascii="Calibri" w:hAnsi="Calibri" w:cs="Calibri"/>
        </w:rPr>
        <w:t xml:space="preserve"> </w:t>
      </w:r>
    </w:p>
    <w:p w:rsidRPr="00F438DE" w:rsidR="0041554B" w:rsidP="00842DA3" w:rsidRDefault="0041554B" w14:paraId="4513AA95"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41554B" w:rsidP="00842DA3" w:rsidRDefault="0041554B" w14:paraId="1E83DCA4" w14:textId="77777777">
      <w:pPr>
        <w:pStyle w:val="ListParagraph"/>
        <w:numPr>
          <w:ilvl w:val="0"/>
          <w:numId w:val="21"/>
        </w:numPr>
        <w:jc w:val="both"/>
        <w:rPr>
          <w:rFonts w:ascii="Calibri" w:hAnsi="Calibri" w:cs="Calibri"/>
        </w:rPr>
      </w:pPr>
      <w:r w:rsidRPr="00F438DE">
        <w:rPr>
          <w:rFonts w:ascii="Calibri" w:hAnsi="Calibri" w:cs="Calibri"/>
        </w:rPr>
        <w:t>se l’utente è abilitato restituisce una lista con le seguenti informazioni:</w:t>
      </w:r>
    </w:p>
    <w:p w:rsidR="0041554B" w:rsidP="00842DA3" w:rsidRDefault="0041554B" w14:paraId="43B43022" w14:textId="22ED9E36">
      <w:pPr>
        <w:pStyle w:val="ListParagraph"/>
        <w:numPr>
          <w:ilvl w:val="1"/>
          <w:numId w:val="21"/>
        </w:numPr>
        <w:rPr>
          <w:rFonts w:ascii="Calibri" w:hAnsi="Calibri" w:cs="Calibri"/>
        </w:rPr>
      </w:pPr>
      <w:r>
        <w:rPr>
          <w:rFonts w:ascii="Calibri" w:hAnsi="Calibri" w:cs="Calibri"/>
        </w:rPr>
        <w:t xml:space="preserve">Identificativo </w:t>
      </w:r>
      <w:r w:rsidR="00F07144">
        <w:rPr>
          <w:rFonts w:ascii="Calibri" w:hAnsi="Calibri" w:cs="Calibri"/>
        </w:rPr>
        <w:t>Patente</w:t>
      </w:r>
      <w:r>
        <w:rPr>
          <w:rFonts w:ascii="Calibri" w:hAnsi="Calibri" w:cs="Calibri"/>
        </w:rPr>
        <w:t xml:space="preserve">: </w:t>
      </w:r>
      <w:r w:rsidRPr="005B1390">
        <w:rPr>
          <w:rFonts w:ascii="Calibri" w:hAnsi="Calibri" w:cs="Calibri"/>
        </w:rPr>
        <w:t>obbligatorio</w:t>
      </w:r>
      <w:r>
        <w:rPr>
          <w:rFonts w:ascii="Calibri" w:hAnsi="Calibri" w:cs="Calibri"/>
        </w:rPr>
        <w:t xml:space="preserve"> , Numero Intero </w:t>
      </w:r>
    </w:p>
    <w:p w:rsidR="004831D7" w:rsidP="00842DA3" w:rsidRDefault="004831D7" w14:paraId="344B43C9" w14:textId="4581E2FB">
      <w:pPr>
        <w:pStyle w:val="ListParagraph"/>
        <w:numPr>
          <w:ilvl w:val="1"/>
          <w:numId w:val="21"/>
        </w:numPr>
        <w:rPr>
          <w:rFonts w:ascii="Calibri" w:hAnsi="Calibri" w:cs="Calibri"/>
        </w:rPr>
      </w:pPr>
      <w:r>
        <w:rPr>
          <w:rFonts w:ascii="Calibri" w:hAnsi="Calibri" w:cs="Calibri"/>
        </w:rPr>
        <w:t xml:space="preserve">Identificativo Decurtazione: </w:t>
      </w:r>
      <w:r w:rsidRPr="005B1390">
        <w:rPr>
          <w:rFonts w:ascii="Calibri" w:hAnsi="Calibri" w:cs="Calibri"/>
        </w:rPr>
        <w:t>obbligatorio</w:t>
      </w:r>
      <w:r>
        <w:rPr>
          <w:rFonts w:ascii="Calibri" w:hAnsi="Calibri" w:cs="Calibri"/>
        </w:rPr>
        <w:t xml:space="preserve"> , Numero Intero </w:t>
      </w:r>
    </w:p>
    <w:p w:rsidR="000B4338" w:rsidP="00842DA3" w:rsidRDefault="000B4338" w14:paraId="00A3D3EB" w14:textId="053B0D82">
      <w:pPr>
        <w:pStyle w:val="ListParagraph"/>
        <w:numPr>
          <w:ilvl w:val="1"/>
          <w:numId w:val="21"/>
        </w:numPr>
        <w:rPr>
          <w:rFonts w:ascii="Calibri" w:hAnsi="Calibri" w:cs="Calibri"/>
        </w:rPr>
      </w:pPr>
      <w:r>
        <w:rPr>
          <w:rFonts w:ascii="Calibri" w:hAnsi="Calibri" w:cs="Calibri"/>
        </w:rPr>
        <w:t>Identificativo Tipologia Atto: obbligatorio, Numero Intero</w:t>
      </w:r>
      <w:r w:rsidR="00BE3A40">
        <w:rPr>
          <w:rFonts w:ascii="Calibri" w:hAnsi="Calibri" w:cs="Calibri"/>
        </w:rPr>
        <w:t xml:space="preserve"> </w:t>
      </w:r>
    </w:p>
    <w:p w:rsidR="00DC29A9" w:rsidP="00A84375" w:rsidRDefault="00DB2469" w14:paraId="2073FC91" w14:textId="58C47EA3">
      <w:pPr>
        <w:pStyle w:val="ListParagraph"/>
        <w:numPr>
          <w:ilvl w:val="1"/>
          <w:numId w:val="4"/>
        </w:numPr>
        <w:rPr>
          <w:rFonts w:ascii="Calibri" w:hAnsi="Calibri" w:cs="Calibri"/>
        </w:rPr>
      </w:pPr>
      <w:r>
        <w:rPr>
          <w:rFonts w:ascii="Calibri" w:hAnsi="Calibri" w:cs="Calibri"/>
        </w:rPr>
        <w:t xml:space="preserve">Descrizione </w:t>
      </w:r>
      <w:r w:rsidR="00DC29A9">
        <w:rPr>
          <w:rFonts w:ascii="Calibri" w:hAnsi="Calibri" w:cs="Calibri"/>
        </w:rPr>
        <w:t>Tipologia Atto</w:t>
      </w:r>
      <w:r>
        <w:rPr>
          <w:rFonts w:ascii="Calibri" w:hAnsi="Calibri" w:cs="Calibri"/>
        </w:rPr>
        <w:t>: obbligatorio, stringa</w:t>
      </w:r>
      <w:r w:rsidR="007C0535">
        <w:rPr>
          <w:rFonts w:ascii="Calibri" w:hAnsi="Calibri" w:cs="Calibri"/>
        </w:rPr>
        <w:t xml:space="preserve"> </w:t>
      </w:r>
      <w:r w:rsidR="00E57364">
        <w:rPr>
          <w:rFonts w:ascii="Calibri" w:hAnsi="Calibri" w:cs="Calibri"/>
        </w:rPr>
        <w:t>2</w:t>
      </w:r>
      <w:r w:rsidR="007C0535">
        <w:rPr>
          <w:rFonts w:ascii="Calibri" w:hAnsi="Calibri" w:cs="Calibri"/>
        </w:rPr>
        <w:t>0</w:t>
      </w:r>
      <w:r w:rsidR="00643015">
        <w:rPr>
          <w:rFonts w:ascii="Calibri" w:hAnsi="Calibri" w:cs="Calibri"/>
        </w:rPr>
        <w:t xml:space="preserve"> </w:t>
      </w:r>
    </w:p>
    <w:p w:rsidR="00A84375" w:rsidP="00A84375" w:rsidRDefault="00A84375" w14:paraId="35EC78BF" w14:textId="61280E96">
      <w:pPr>
        <w:pStyle w:val="ListParagraph"/>
        <w:numPr>
          <w:ilvl w:val="1"/>
          <w:numId w:val="4"/>
        </w:numPr>
        <w:rPr>
          <w:rFonts w:ascii="Calibri" w:hAnsi="Calibri" w:cs="Calibri"/>
        </w:rPr>
      </w:pPr>
      <w:r>
        <w:rPr>
          <w:rFonts w:ascii="Calibri" w:hAnsi="Calibri" w:cs="Calibri"/>
        </w:rPr>
        <w:t xml:space="preserve">Codice </w:t>
      </w:r>
      <w:r w:rsidR="00DC29A9">
        <w:rPr>
          <w:rFonts w:ascii="Calibri" w:hAnsi="Calibri" w:cs="Calibri"/>
        </w:rPr>
        <w:t>Atto</w:t>
      </w:r>
      <w:r w:rsidR="00E57364">
        <w:rPr>
          <w:rFonts w:ascii="Calibri" w:hAnsi="Calibri" w:cs="Calibri"/>
        </w:rPr>
        <w:t>: obbligatorio, stringa 250</w:t>
      </w:r>
      <w:r w:rsidR="00643015">
        <w:rPr>
          <w:rFonts w:ascii="Calibri" w:hAnsi="Calibri" w:cs="Calibri"/>
        </w:rPr>
        <w:t xml:space="preserve"> </w:t>
      </w:r>
    </w:p>
    <w:p w:rsidR="009868B4" w:rsidP="00A84375" w:rsidRDefault="00DC29A9" w14:paraId="30BD6833" w14:textId="0FB30088">
      <w:pPr>
        <w:pStyle w:val="ListParagraph"/>
        <w:numPr>
          <w:ilvl w:val="1"/>
          <w:numId w:val="4"/>
        </w:numPr>
        <w:rPr>
          <w:rFonts w:ascii="Calibri" w:hAnsi="Calibri" w:cs="Calibri"/>
        </w:rPr>
      </w:pPr>
      <w:r>
        <w:rPr>
          <w:rFonts w:ascii="Calibri" w:hAnsi="Calibri" w:cs="Calibri"/>
        </w:rPr>
        <w:t>Data Atto</w:t>
      </w:r>
      <w:r w:rsidR="00E57364">
        <w:rPr>
          <w:rFonts w:ascii="Calibri" w:hAnsi="Calibri" w:cs="Calibri"/>
        </w:rPr>
        <w:t>:</w:t>
      </w:r>
      <w:r w:rsidRPr="00E57364" w:rsidR="00E57364">
        <w:rPr>
          <w:rFonts w:ascii="Calibri" w:hAnsi="Calibri" w:cs="Calibri"/>
        </w:rPr>
        <w:t xml:space="preserve"> </w:t>
      </w:r>
      <w:r w:rsidR="000B4338">
        <w:rPr>
          <w:rFonts w:ascii="Calibri" w:hAnsi="Calibri" w:cs="Calibri"/>
        </w:rPr>
        <w:t>obbligatorio</w:t>
      </w:r>
      <w:r w:rsidR="00E57364">
        <w:rPr>
          <w:rFonts w:ascii="Calibri" w:hAnsi="Calibri" w:cs="Calibri"/>
        </w:rPr>
        <w:t xml:space="preserve">, </w:t>
      </w:r>
      <w:r w:rsidR="000B4338">
        <w:rPr>
          <w:rFonts w:ascii="Calibri" w:hAnsi="Calibri" w:cs="Calibri"/>
        </w:rPr>
        <w:t>data</w:t>
      </w:r>
      <w:r w:rsidR="00643015">
        <w:rPr>
          <w:rFonts w:ascii="Calibri" w:hAnsi="Calibri" w:cs="Calibri"/>
        </w:rPr>
        <w:t xml:space="preserve"> </w:t>
      </w:r>
    </w:p>
    <w:p w:rsidR="00984A8C" w:rsidP="00A84375" w:rsidRDefault="00984A8C" w14:paraId="5B678ED9" w14:textId="6F078CD7">
      <w:pPr>
        <w:pStyle w:val="ListParagraph"/>
        <w:numPr>
          <w:ilvl w:val="1"/>
          <w:numId w:val="4"/>
        </w:numPr>
        <w:rPr>
          <w:rFonts w:ascii="Calibri" w:hAnsi="Calibri" w:cs="Calibri"/>
        </w:rPr>
      </w:pPr>
      <w:r>
        <w:rPr>
          <w:rFonts w:ascii="Calibri" w:hAnsi="Calibri" w:cs="Calibri"/>
        </w:rPr>
        <w:t xml:space="preserve">Numero Protocollo: </w:t>
      </w:r>
      <w:r w:rsidR="00546C32">
        <w:rPr>
          <w:rFonts w:ascii="Calibri" w:hAnsi="Calibri" w:cs="Calibri"/>
        </w:rPr>
        <w:t>obbligatorio</w:t>
      </w:r>
      <w:r w:rsidR="007A0168">
        <w:rPr>
          <w:rFonts w:ascii="Calibri" w:hAnsi="Calibri" w:cs="Calibri"/>
        </w:rPr>
        <w:t>, stringa 100</w:t>
      </w:r>
      <w:r w:rsidR="00715F83">
        <w:rPr>
          <w:rFonts w:ascii="Calibri" w:hAnsi="Calibri" w:cs="Calibri"/>
        </w:rPr>
        <w:t xml:space="preserve"> </w:t>
      </w:r>
    </w:p>
    <w:p w:rsidR="007A0168" w:rsidP="00A84375" w:rsidRDefault="007A0168" w14:paraId="46CA86C6" w14:textId="27F14C44">
      <w:pPr>
        <w:pStyle w:val="ListParagraph"/>
        <w:numPr>
          <w:ilvl w:val="1"/>
          <w:numId w:val="4"/>
        </w:numPr>
        <w:rPr>
          <w:rFonts w:ascii="Calibri" w:hAnsi="Calibri" w:cs="Calibri"/>
        </w:rPr>
      </w:pPr>
      <w:r>
        <w:rPr>
          <w:rFonts w:ascii="Calibri" w:hAnsi="Calibri" w:cs="Calibri"/>
        </w:rPr>
        <w:t xml:space="preserve">Data protocollo: </w:t>
      </w:r>
      <w:r w:rsidR="00546C32">
        <w:rPr>
          <w:rFonts w:ascii="Calibri" w:hAnsi="Calibri" w:cs="Calibri"/>
        </w:rPr>
        <w:t>obbligatorio</w:t>
      </w:r>
      <w:r>
        <w:rPr>
          <w:rFonts w:ascii="Calibri" w:hAnsi="Calibri" w:cs="Calibri"/>
        </w:rPr>
        <w:t>, 100</w:t>
      </w:r>
      <w:r w:rsidR="00715F83">
        <w:rPr>
          <w:rFonts w:ascii="Calibri" w:hAnsi="Calibri" w:cs="Calibri"/>
        </w:rPr>
        <w:t xml:space="preserve"> </w:t>
      </w:r>
    </w:p>
    <w:p w:rsidR="002339AA" w:rsidP="002339AA" w:rsidRDefault="002339AA" w14:paraId="2EED3991" w14:textId="51E060E0">
      <w:pPr>
        <w:pStyle w:val="ListParagraph"/>
        <w:numPr>
          <w:ilvl w:val="1"/>
          <w:numId w:val="4"/>
        </w:numPr>
        <w:rPr>
          <w:rFonts w:ascii="Calibri" w:hAnsi="Calibri" w:cs="Calibri"/>
        </w:rPr>
      </w:pPr>
      <w:r>
        <w:rPr>
          <w:rFonts w:ascii="Calibri" w:hAnsi="Calibri" w:cs="Calibri"/>
        </w:rPr>
        <w:t>Identificativo Ente: obbligatorio, Numero Intero</w:t>
      </w:r>
      <w:r w:rsidR="006D74E3">
        <w:rPr>
          <w:rFonts w:ascii="Calibri" w:hAnsi="Calibri" w:cs="Calibri"/>
        </w:rPr>
        <w:t xml:space="preserve"> </w:t>
      </w:r>
    </w:p>
    <w:p w:rsidR="002339AA" w:rsidP="002339AA" w:rsidRDefault="002339AA" w14:paraId="3DB5F32F" w14:textId="6FE8D280">
      <w:pPr>
        <w:pStyle w:val="ListParagraph"/>
        <w:numPr>
          <w:ilvl w:val="1"/>
          <w:numId w:val="4"/>
        </w:numPr>
        <w:rPr>
          <w:rFonts w:ascii="Calibri" w:hAnsi="Calibri" w:cs="Calibri"/>
        </w:rPr>
      </w:pPr>
      <w:r>
        <w:rPr>
          <w:rFonts w:ascii="Calibri" w:hAnsi="Calibri" w:cs="Calibri"/>
        </w:rPr>
        <w:t>Descrizione Ente: obbligatorio, stringa 20</w:t>
      </w:r>
      <w:r w:rsidR="006D74E3">
        <w:rPr>
          <w:rFonts w:ascii="Calibri" w:hAnsi="Calibri" w:cs="Calibri"/>
        </w:rPr>
        <w:t xml:space="preserve"> </w:t>
      </w:r>
    </w:p>
    <w:p w:rsidRPr="00F063A5" w:rsidR="00F063A5" w:rsidP="00F063A5" w:rsidRDefault="00F063A5" w14:paraId="379D980B" w14:textId="125C0998">
      <w:pPr>
        <w:pStyle w:val="ListParagraph"/>
        <w:numPr>
          <w:ilvl w:val="1"/>
          <w:numId w:val="4"/>
        </w:numPr>
        <w:rPr>
          <w:rFonts w:ascii="Calibri" w:hAnsi="Calibri" w:cs="Calibri"/>
        </w:rPr>
      </w:pPr>
      <w:r>
        <w:rPr>
          <w:rFonts w:ascii="Calibri" w:hAnsi="Calibri" w:cs="Calibri"/>
        </w:rPr>
        <w:t>Identificativo Stato Decurtazione: obbligatorio, Numero Intero</w:t>
      </w:r>
      <w:r w:rsidR="006D74E3">
        <w:rPr>
          <w:rFonts w:ascii="Calibri" w:hAnsi="Calibri" w:cs="Calibri"/>
        </w:rPr>
        <w:t xml:space="preserve"> </w:t>
      </w:r>
    </w:p>
    <w:p w:rsidR="00A84375" w:rsidP="00A84375" w:rsidRDefault="002339AA" w14:paraId="4BE1046A" w14:textId="35BC42D1">
      <w:pPr>
        <w:pStyle w:val="ListParagraph"/>
        <w:numPr>
          <w:ilvl w:val="1"/>
          <w:numId w:val="4"/>
        </w:numPr>
        <w:rPr>
          <w:rFonts w:ascii="Calibri" w:hAnsi="Calibri" w:cs="Calibri"/>
        </w:rPr>
      </w:pPr>
      <w:r>
        <w:rPr>
          <w:rFonts w:ascii="Calibri" w:hAnsi="Calibri" w:cs="Calibri"/>
        </w:rPr>
        <w:t xml:space="preserve">Descrizione </w:t>
      </w:r>
      <w:r w:rsidR="00A84375">
        <w:rPr>
          <w:rFonts w:ascii="Calibri" w:hAnsi="Calibri" w:cs="Calibri"/>
        </w:rPr>
        <w:t xml:space="preserve">Stato </w:t>
      </w:r>
      <w:r w:rsidR="009868B4">
        <w:rPr>
          <w:rFonts w:ascii="Calibri" w:hAnsi="Calibri" w:cs="Calibri"/>
        </w:rPr>
        <w:t>Decurtazione</w:t>
      </w:r>
      <w:r>
        <w:rPr>
          <w:rFonts w:ascii="Calibri" w:hAnsi="Calibri" w:cs="Calibri"/>
        </w:rPr>
        <w:t>: obbligatorio, stringa 20</w:t>
      </w:r>
      <w:r w:rsidR="006D74E3">
        <w:rPr>
          <w:rFonts w:ascii="Calibri" w:hAnsi="Calibri" w:cs="Calibri"/>
        </w:rPr>
        <w:t xml:space="preserve"> </w:t>
      </w:r>
    </w:p>
    <w:p w:rsidR="00213A55" w:rsidP="00213A55" w:rsidRDefault="00E026E7" w14:paraId="4E27076D" w14:textId="1C7B0003">
      <w:pPr>
        <w:pStyle w:val="ListParagraph"/>
        <w:numPr>
          <w:ilvl w:val="1"/>
          <w:numId w:val="4"/>
        </w:numPr>
        <w:rPr>
          <w:rFonts w:ascii="Calibri" w:hAnsi="Calibri" w:cs="Calibri"/>
        </w:rPr>
      </w:pPr>
      <w:r>
        <w:rPr>
          <w:rFonts w:ascii="Calibri" w:hAnsi="Calibri" w:cs="Calibri"/>
        </w:rPr>
        <w:t>Flag Elaborata da motore</w:t>
      </w:r>
      <w:r w:rsidR="00213A55">
        <w:rPr>
          <w:rFonts w:ascii="Calibri" w:hAnsi="Calibri" w:cs="Calibri"/>
        </w:rPr>
        <w:t>: obbligatorio, stringa 20</w:t>
      </w:r>
      <w:r w:rsidR="006D74E3">
        <w:rPr>
          <w:rFonts w:ascii="Calibri" w:hAnsi="Calibri" w:cs="Calibri"/>
        </w:rPr>
        <w:t xml:space="preserve"> </w:t>
      </w:r>
    </w:p>
    <w:p w:rsidR="00F65C4F" w:rsidP="00213A55" w:rsidRDefault="00F65C4F" w14:paraId="626954D2" w14:textId="58B664D7">
      <w:pPr>
        <w:pStyle w:val="ListParagraph"/>
        <w:numPr>
          <w:ilvl w:val="1"/>
          <w:numId w:val="4"/>
        </w:numPr>
        <w:rPr>
          <w:rFonts w:ascii="Calibri" w:hAnsi="Calibri" w:cs="Calibri"/>
        </w:rPr>
      </w:pPr>
      <w:r>
        <w:rPr>
          <w:rFonts w:ascii="Calibri" w:hAnsi="Calibri" w:cs="Calibri"/>
        </w:rPr>
        <w:t xml:space="preserve">Data prima elaborazione </w:t>
      </w:r>
      <w:r w:rsidR="0058298D">
        <w:rPr>
          <w:rFonts w:ascii="Calibri" w:hAnsi="Calibri" w:cs="Calibri"/>
        </w:rPr>
        <w:t>decurtazione nel motore:</w:t>
      </w:r>
      <w:r w:rsidR="00333CAE">
        <w:rPr>
          <w:rFonts w:ascii="Calibri" w:hAnsi="Calibri" w:cs="Calibri"/>
        </w:rPr>
        <w:t xml:space="preserve"> facoltativo, data</w:t>
      </w:r>
    </w:p>
    <w:p w:rsidR="00753423" w:rsidP="00842DA3" w:rsidRDefault="00753423" w14:paraId="1D0F8D37" w14:textId="6C4BE3A7">
      <w:pPr>
        <w:pStyle w:val="ListParagraph"/>
        <w:numPr>
          <w:ilvl w:val="1"/>
          <w:numId w:val="21"/>
        </w:numPr>
        <w:rPr>
          <w:rFonts w:ascii="Calibri" w:hAnsi="Calibri" w:cs="Calibri"/>
        </w:rPr>
      </w:pPr>
      <w:r>
        <w:rPr>
          <w:rFonts w:ascii="Calibri" w:hAnsi="Calibri" w:cs="Calibri"/>
        </w:rPr>
        <w:t>Identificativo Tipologia Atto</w:t>
      </w:r>
      <w:r w:rsidR="009545C7">
        <w:rPr>
          <w:rFonts w:ascii="Calibri" w:hAnsi="Calibri" w:cs="Calibri"/>
        </w:rPr>
        <w:t xml:space="preserve"> Annullamento</w:t>
      </w:r>
      <w:r>
        <w:rPr>
          <w:rFonts w:ascii="Calibri" w:hAnsi="Calibri" w:cs="Calibri"/>
        </w:rPr>
        <w:t>: obbligatorio, Numero Intero</w:t>
      </w:r>
    </w:p>
    <w:p w:rsidR="00753423" w:rsidP="00753423" w:rsidRDefault="00753423" w14:paraId="78A9285B" w14:textId="238167D0">
      <w:pPr>
        <w:pStyle w:val="ListParagraph"/>
        <w:numPr>
          <w:ilvl w:val="1"/>
          <w:numId w:val="4"/>
        </w:numPr>
        <w:rPr>
          <w:rFonts w:ascii="Calibri" w:hAnsi="Calibri" w:cs="Calibri"/>
        </w:rPr>
      </w:pPr>
      <w:r>
        <w:rPr>
          <w:rFonts w:ascii="Calibri" w:hAnsi="Calibri" w:cs="Calibri"/>
        </w:rPr>
        <w:t>Descrizione Tipologia Atto</w:t>
      </w:r>
      <w:r w:rsidR="009545C7">
        <w:rPr>
          <w:rFonts w:ascii="Calibri" w:hAnsi="Calibri" w:cs="Calibri"/>
        </w:rPr>
        <w:t xml:space="preserve"> Annullamento</w:t>
      </w:r>
      <w:r>
        <w:rPr>
          <w:rFonts w:ascii="Calibri" w:hAnsi="Calibri" w:cs="Calibri"/>
        </w:rPr>
        <w:t>: obbligatorio, stringa 20</w:t>
      </w:r>
    </w:p>
    <w:p w:rsidR="00753423" w:rsidP="00753423" w:rsidRDefault="00753423" w14:paraId="0C7E1FCD" w14:textId="4104E490">
      <w:pPr>
        <w:pStyle w:val="ListParagraph"/>
        <w:numPr>
          <w:ilvl w:val="1"/>
          <w:numId w:val="4"/>
        </w:numPr>
        <w:rPr>
          <w:rFonts w:ascii="Calibri" w:hAnsi="Calibri" w:cs="Calibri"/>
        </w:rPr>
      </w:pPr>
      <w:r>
        <w:rPr>
          <w:rFonts w:ascii="Calibri" w:hAnsi="Calibri" w:cs="Calibri"/>
        </w:rPr>
        <w:t>Codice Atto</w:t>
      </w:r>
      <w:r w:rsidR="009545C7">
        <w:rPr>
          <w:rFonts w:ascii="Calibri" w:hAnsi="Calibri" w:cs="Calibri"/>
        </w:rPr>
        <w:t xml:space="preserve"> Annullamento</w:t>
      </w:r>
      <w:r>
        <w:rPr>
          <w:rFonts w:ascii="Calibri" w:hAnsi="Calibri" w:cs="Calibri"/>
        </w:rPr>
        <w:t>: obbligatorio, stringa 250</w:t>
      </w:r>
    </w:p>
    <w:p w:rsidR="00753423" w:rsidP="00753423" w:rsidRDefault="00753423" w14:paraId="5D96AEF2" w14:textId="569834E9">
      <w:pPr>
        <w:pStyle w:val="ListParagraph"/>
        <w:numPr>
          <w:ilvl w:val="1"/>
          <w:numId w:val="4"/>
        </w:numPr>
        <w:rPr>
          <w:rFonts w:ascii="Calibri" w:hAnsi="Calibri" w:cs="Calibri"/>
        </w:rPr>
      </w:pPr>
      <w:r>
        <w:rPr>
          <w:rFonts w:ascii="Calibri" w:hAnsi="Calibri" w:cs="Calibri"/>
        </w:rPr>
        <w:t>Data Atto</w:t>
      </w:r>
      <w:r w:rsidR="009545C7">
        <w:rPr>
          <w:rFonts w:ascii="Calibri" w:hAnsi="Calibri" w:cs="Calibri"/>
        </w:rPr>
        <w:t xml:space="preserve"> Annullamento</w:t>
      </w:r>
      <w:r>
        <w:rPr>
          <w:rFonts w:ascii="Calibri" w:hAnsi="Calibri" w:cs="Calibri"/>
        </w:rPr>
        <w:t>:</w:t>
      </w:r>
      <w:r w:rsidRPr="00E57364">
        <w:rPr>
          <w:rFonts w:ascii="Calibri" w:hAnsi="Calibri" w:cs="Calibri"/>
        </w:rPr>
        <w:t xml:space="preserve"> </w:t>
      </w:r>
      <w:r>
        <w:rPr>
          <w:rFonts w:ascii="Calibri" w:hAnsi="Calibri" w:cs="Calibri"/>
        </w:rPr>
        <w:t>obbligatorio, data</w:t>
      </w:r>
    </w:p>
    <w:p w:rsidR="00753423" w:rsidP="00753423" w:rsidRDefault="00753423" w14:paraId="78C271F2" w14:textId="3B736357">
      <w:pPr>
        <w:pStyle w:val="ListParagraph"/>
        <w:numPr>
          <w:ilvl w:val="1"/>
          <w:numId w:val="4"/>
        </w:numPr>
        <w:rPr>
          <w:rFonts w:ascii="Calibri" w:hAnsi="Calibri" w:cs="Calibri"/>
        </w:rPr>
      </w:pPr>
      <w:r>
        <w:rPr>
          <w:rFonts w:ascii="Calibri" w:hAnsi="Calibri" w:cs="Calibri"/>
        </w:rPr>
        <w:t>Identificativo Ente</w:t>
      </w:r>
      <w:r w:rsidR="009545C7">
        <w:rPr>
          <w:rFonts w:ascii="Calibri" w:hAnsi="Calibri" w:cs="Calibri"/>
        </w:rPr>
        <w:t xml:space="preserve"> Annullamento</w:t>
      </w:r>
      <w:r>
        <w:rPr>
          <w:rFonts w:ascii="Calibri" w:hAnsi="Calibri" w:cs="Calibri"/>
        </w:rPr>
        <w:t>: obbligatorio, Numero Intero</w:t>
      </w:r>
    </w:p>
    <w:p w:rsidR="00753423" w:rsidP="00753423" w:rsidRDefault="00753423" w14:paraId="569A50AA" w14:textId="033AF7DF">
      <w:pPr>
        <w:pStyle w:val="ListParagraph"/>
        <w:numPr>
          <w:ilvl w:val="1"/>
          <w:numId w:val="4"/>
        </w:numPr>
        <w:rPr>
          <w:rFonts w:ascii="Calibri" w:hAnsi="Calibri" w:cs="Calibri"/>
        </w:rPr>
      </w:pPr>
      <w:r>
        <w:rPr>
          <w:rFonts w:ascii="Calibri" w:hAnsi="Calibri" w:cs="Calibri"/>
        </w:rPr>
        <w:t>Descrizione Ente</w:t>
      </w:r>
      <w:r w:rsidR="009545C7">
        <w:rPr>
          <w:rFonts w:ascii="Calibri" w:hAnsi="Calibri" w:cs="Calibri"/>
        </w:rPr>
        <w:t xml:space="preserve"> Annullamento</w:t>
      </w:r>
      <w:r>
        <w:rPr>
          <w:rFonts w:ascii="Calibri" w:hAnsi="Calibri" w:cs="Calibri"/>
        </w:rPr>
        <w:t>: obbligatorio, stringa 20</w:t>
      </w:r>
    </w:p>
    <w:p w:rsidR="00A84375" w:rsidP="00A84375" w:rsidRDefault="00A84375" w14:paraId="127325DC" w14:textId="047BDD3A">
      <w:pPr>
        <w:pStyle w:val="ListParagraph"/>
        <w:numPr>
          <w:ilvl w:val="1"/>
          <w:numId w:val="4"/>
        </w:numPr>
        <w:rPr>
          <w:rFonts w:ascii="Calibri" w:hAnsi="Calibri" w:cs="Calibri"/>
        </w:rPr>
      </w:pPr>
      <w:r>
        <w:rPr>
          <w:rFonts w:ascii="Calibri" w:hAnsi="Calibri" w:cs="Calibri"/>
        </w:rPr>
        <w:t xml:space="preserve">Crediti </w:t>
      </w:r>
      <w:r w:rsidR="009868B4">
        <w:rPr>
          <w:rFonts w:ascii="Calibri" w:hAnsi="Calibri" w:cs="Calibri"/>
        </w:rPr>
        <w:t>Decurtazione</w:t>
      </w:r>
      <w:r w:rsidR="00817510">
        <w:rPr>
          <w:rFonts w:ascii="Calibri" w:hAnsi="Calibri" w:cs="Calibri"/>
        </w:rPr>
        <w:t>: obbligatorio, Numero Intero</w:t>
      </w:r>
    </w:p>
    <w:p w:rsidR="00EA4668" w:rsidP="00A84375" w:rsidRDefault="00574F4C" w14:paraId="62F175FC" w14:textId="43205C44">
      <w:pPr>
        <w:pStyle w:val="ListParagraph"/>
        <w:numPr>
          <w:ilvl w:val="1"/>
          <w:numId w:val="4"/>
        </w:numPr>
        <w:rPr>
          <w:rFonts w:ascii="Calibri" w:hAnsi="Calibri" w:cs="Calibri"/>
        </w:rPr>
      </w:pPr>
      <w:r>
        <w:rPr>
          <w:rFonts w:ascii="Calibri" w:hAnsi="Calibri" w:cs="Calibri"/>
        </w:rPr>
        <w:t xml:space="preserve">Descrizione </w:t>
      </w:r>
      <w:r w:rsidR="00EA4668">
        <w:rPr>
          <w:rFonts w:ascii="Calibri" w:hAnsi="Calibri" w:cs="Calibri"/>
        </w:rPr>
        <w:t>Motivo Annullamento</w:t>
      </w:r>
      <w:r>
        <w:rPr>
          <w:rFonts w:ascii="Calibri" w:hAnsi="Calibri" w:cs="Calibri"/>
        </w:rPr>
        <w:t xml:space="preserve">: facoltativo, stringa </w:t>
      </w:r>
      <w:r w:rsidR="00023C2F">
        <w:rPr>
          <w:rFonts w:ascii="Calibri" w:hAnsi="Calibri" w:cs="Calibri"/>
        </w:rPr>
        <w:t>2</w:t>
      </w:r>
      <w:r>
        <w:rPr>
          <w:rFonts w:ascii="Calibri" w:hAnsi="Calibri" w:cs="Calibri"/>
        </w:rPr>
        <w:t>0</w:t>
      </w:r>
    </w:p>
    <w:p w:rsidR="00574F4C" w:rsidP="00A84375" w:rsidRDefault="00023C2F" w14:paraId="4915DEAD" w14:textId="218EFC56">
      <w:pPr>
        <w:pStyle w:val="ListParagraph"/>
        <w:numPr>
          <w:ilvl w:val="1"/>
          <w:numId w:val="4"/>
        </w:numPr>
        <w:rPr>
          <w:rFonts w:ascii="Calibri" w:hAnsi="Calibri" w:cs="Calibri"/>
        </w:rPr>
      </w:pPr>
      <w:r>
        <w:rPr>
          <w:rFonts w:ascii="Calibri" w:hAnsi="Calibri" w:cs="Calibri"/>
        </w:rPr>
        <w:t xml:space="preserve">Identificativo </w:t>
      </w:r>
      <w:r w:rsidR="00574F4C">
        <w:rPr>
          <w:rFonts w:ascii="Calibri" w:hAnsi="Calibri" w:cs="Calibri"/>
        </w:rPr>
        <w:t>Motivo Annullamento</w:t>
      </w:r>
      <w:r>
        <w:rPr>
          <w:rFonts w:ascii="Calibri" w:hAnsi="Calibri" w:cs="Calibri"/>
        </w:rPr>
        <w:t>: facoltativo, Numero Intero</w:t>
      </w:r>
    </w:p>
    <w:p w:rsidR="007A0168" w:rsidP="007A0168" w:rsidRDefault="007A0168" w14:paraId="04CE88B8" w14:textId="02BB0831">
      <w:pPr>
        <w:pStyle w:val="ListParagraph"/>
        <w:numPr>
          <w:ilvl w:val="1"/>
          <w:numId w:val="4"/>
        </w:numPr>
        <w:rPr>
          <w:rFonts w:ascii="Calibri" w:hAnsi="Calibri" w:cs="Calibri"/>
        </w:rPr>
      </w:pPr>
      <w:r>
        <w:rPr>
          <w:rFonts w:ascii="Calibri" w:hAnsi="Calibri" w:cs="Calibri"/>
        </w:rPr>
        <w:t>Numero Protocollo Annullamento: facoltativo, stringa 100</w:t>
      </w:r>
    </w:p>
    <w:p w:rsidRPr="007A0168" w:rsidR="007A0168" w:rsidP="007A0168" w:rsidRDefault="007A0168" w14:paraId="43FABA6C" w14:textId="19EB7D30">
      <w:pPr>
        <w:pStyle w:val="ListParagraph"/>
        <w:numPr>
          <w:ilvl w:val="1"/>
          <w:numId w:val="4"/>
        </w:numPr>
        <w:rPr>
          <w:rFonts w:ascii="Calibri" w:hAnsi="Calibri" w:cs="Calibri"/>
        </w:rPr>
      </w:pPr>
      <w:r>
        <w:rPr>
          <w:rFonts w:ascii="Calibri" w:hAnsi="Calibri" w:cs="Calibri"/>
        </w:rPr>
        <w:t>Data protocollo Annullamento: facoltativa, 100</w:t>
      </w:r>
    </w:p>
    <w:p w:rsidR="00817510" w:rsidP="00A84375" w:rsidRDefault="00817510" w14:paraId="14691077" w14:textId="31C7A5D8">
      <w:pPr>
        <w:pStyle w:val="ListParagraph"/>
        <w:numPr>
          <w:ilvl w:val="1"/>
          <w:numId w:val="4"/>
        </w:numPr>
        <w:rPr>
          <w:rFonts w:ascii="Calibri" w:hAnsi="Calibri" w:cs="Calibri"/>
        </w:rPr>
      </w:pPr>
      <w:r>
        <w:rPr>
          <w:rFonts w:ascii="Calibri" w:hAnsi="Calibri" w:cs="Calibri"/>
        </w:rPr>
        <w:t>Data Inserimento</w:t>
      </w:r>
      <w:r w:rsidR="00290A89">
        <w:rPr>
          <w:rFonts w:ascii="Calibri" w:hAnsi="Calibri" w:cs="Calibri"/>
        </w:rPr>
        <w:t>:</w:t>
      </w:r>
      <w:r w:rsidRPr="00E57364" w:rsidR="00290A89">
        <w:rPr>
          <w:rFonts w:ascii="Calibri" w:hAnsi="Calibri" w:cs="Calibri"/>
        </w:rPr>
        <w:t xml:space="preserve"> </w:t>
      </w:r>
      <w:r w:rsidR="00290A89">
        <w:rPr>
          <w:rFonts w:ascii="Calibri" w:hAnsi="Calibri" w:cs="Calibri"/>
        </w:rPr>
        <w:t>obbligatorio, dat</w:t>
      </w:r>
      <w:r w:rsidR="00031911">
        <w:rPr>
          <w:rFonts w:ascii="Calibri" w:hAnsi="Calibri" w:cs="Calibri"/>
        </w:rPr>
        <w:t>e</w:t>
      </w:r>
      <w:r w:rsidR="00290A89">
        <w:rPr>
          <w:rFonts w:ascii="Calibri" w:hAnsi="Calibri" w:cs="Calibri"/>
        </w:rPr>
        <w:t>time</w:t>
      </w:r>
    </w:p>
    <w:p w:rsidR="00817510" w:rsidP="00A84375" w:rsidRDefault="00817510" w14:paraId="5C4CA023" w14:textId="4D64DD4B">
      <w:pPr>
        <w:pStyle w:val="ListParagraph"/>
        <w:numPr>
          <w:ilvl w:val="1"/>
          <w:numId w:val="4"/>
        </w:numPr>
        <w:rPr>
          <w:rFonts w:ascii="Calibri" w:hAnsi="Calibri" w:cs="Calibri"/>
        </w:rPr>
      </w:pPr>
      <w:r>
        <w:rPr>
          <w:rFonts w:ascii="Calibri" w:hAnsi="Calibri" w:cs="Calibri"/>
        </w:rPr>
        <w:t>Data Conferma</w:t>
      </w:r>
      <w:r w:rsidR="00290A89">
        <w:rPr>
          <w:rFonts w:ascii="Calibri" w:hAnsi="Calibri" w:cs="Calibri"/>
        </w:rPr>
        <w:t>:</w:t>
      </w:r>
      <w:r w:rsidRPr="00E57364" w:rsidR="00290A89">
        <w:rPr>
          <w:rFonts w:ascii="Calibri" w:hAnsi="Calibri" w:cs="Calibri"/>
        </w:rPr>
        <w:t xml:space="preserve"> </w:t>
      </w:r>
      <w:r w:rsidR="00290A89">
        <w:rPr>
          <w:rFonts w:ascii="Calibri" w:hAnsi="Calibri" w:cs="Calibri"/>
        </w:rPr>
        <w:t>facoltativo, datetime</w:t>
      </w:r>
    </w:p>
    <w:p w:rsidR="00817510" w:rsidP="00A84375" w:rsidRDefault="00817510" w14:paraId="38CC975A" w14:textId="21D3DC37">
      <w:pPr>
        <w:pStyle w:val="ListParagraph"/>
        <w:numPr>
          <w:ilvl w:val="1"/>
          <w:numId w:val="4"/>
        </w:numPr>
        <w:rPr>
          <w:rFonts w:ascii="Calibri" w:hAnsi="Calibri" w:cs="Calibri"/>
        </w:rPr>
      </w:pPr>
      <w:r>
        <w:rPr>
          <w:rFonts w:ascii="Calibri" w:hAnsi="Calibri" w:cs="Calibri"/>
        </w:rPr>
        <w:t>Data Annullamento</w:t>
      </w:r>
      <w:r w:rsidR="00290A89">
        <w:rPr>
          <w:rFonts w:ascii="Calibri" w:hAnsi="Calibri" w:cs="Calibri"/>
        </w:rPr>
        <w:t>:</w:t>
      </w:r>
      <w:r w:rsidRPr="00E57364" w:rsidR="00290A89">
        <w:rPr>
          <w:rFonts w:ascii="Calibri" w:hAnsi="Calibri" w:cs="Calibri"/>
        </w:rPr>
        <w:t xml:space="preserve"> </w:t>
      </w:r>
      <w:r w:rsidR="00290A89">
        <w:rPr>
          <w:rFonts w:ascii="Calibri" w:hAnsi="Calibri" w:cs="Calibri"/>
        </w:rPr>
        <w:t>facoltativo, datetime</w:t>
      </w:r>
    </w:p>
    <w:p w:rsidR="00290A89" w:rsidP="00290A89" w:rsidRDefault="00290A89" w14:paraId="5D047761" w14:textId="6A8CB2FA">
      <w:pPr>
        <w:pStyle w:val="ListParagraph"/>
        <w:numPr>
          <w:ilvl w:val="1"/>
          <w:numId w:val="4"/>
        </w:numPr>
        <w:rPr>
          <w:rFonts w:ascii="Calibri" w:hAnsi="Calibri" w:cs="Calibri"/>
        </w:rPr>
      </w:pPr>
      <w:r>
        <w:rPr>
          <w:rFonts w:ascii="Calibri" w:hAnsi="Calibri" w:cs="Calibri"/>
        </w:rPr>
        <w:t>Utente Inserimento:</w:t>
      </w:r>
      <w:r w:rsidRPr="00E57364">
        <w:rPr>
          <w:rFonts w:ascii="Calibri" w:hAnsi="Calibri" w:cs="Calibri"/>
        </w:rPr>
        <w:t xml:space="preserve"> </w:t>
      </w:r>
      <w:r>
        <w:rPr>
          <w:rFonts w:ascii="Calibri" w:hAnsi="Calibri" w:cs="Calibri"/>
        </w:rPr>
        <w:t>obbligatorio, stringa 100</w:t>
      </w:r>
    </w:p>
    <w:p w:rsidR="00290A89" w:rsidP="00290A89" w:rsidRDefault="00290A89" w14:paraId="0F64B1C9" w14:textId="412E1AA8">
      <w:pPr>
        <w:pStyle w:val="ListParagraph"/>
        <w:numPr>
          <w:ilvl w:val="1"/>
          <w:numId w:val="4"/>
        </w:numPr>
        <w:rPr>
          <w:rFonts w:ascii="Calibri" w:hAnsi="Calibri" w:cs="Calibri"/>
        </w:rPr>
      </w:pPr>
      <w:r>
        <w:rPr>
          <w:rFonts w:ascii="Calibri" w:hAnsi="Calibri" w:cs="Calibri"/>
        </w:rPr>
        <w:t>Utente Conferma:</w:t>
      </w:r>
      <w:r w:rsidRPr="00E57364">
        <w:rPr>
          <w:rFonts w:ascii="Calibri" w:hAnsi="Calibri" w:cs="Calibri"/>
        </w:rPr>
        <w:t xml:space="preserve"> </w:t>
      </w:r>
      <w:r>
        <w:rPr>
          <w:rFonts w:ascii="Calibri" w:hAnsi="Calibri" w:cs="Calibri"/>
        </w:rPr>
        <w:t>facoltativo, stringa 100</w:t>
      </w:r>
    </w:p>
    <w:p w:rsidR="00290A89" w:rsidP="00290A89" w:rsidRDefault="00290A89" w14:paraId="250534ED" w14:textId="3AC8035B">
      <w:pPr>
        <w:pStyle w:val="ListParagraph"/>
        <w:numPr>
          <w:ilvl w:val="1"/>
          <w:numId w:val="4"/>
        </w:numPr>
        <w:rPr>
          <w:rFonts w:ascii="Calibri" w:hAnsi="Calibri" w:cs="Calibri"/>
        </w:rPr>
      </w:pPr>
      <w:r>
        <w:rPr>
          <w:rFonts w:ascii="Calibri" w:hAnsi="Calibri" w:cs="Calibri"/>
        </w:rPr>
        <w:t>Utente Annullamento:</w:t>
      </w:r>
      <w:r w:rsidRPr="00E57364">
        <w:rPr>
          <w:rFonts w:ascii="Calibri" w:hAnsi="Calibri" w:cs="Calibri"/>
        </w:rPr>
        <w:t xml:space="preserve"> </w:t>
      </w:r>
      <w:r>
        <w:rPr>
          <w:rFonts w:ascii="Calibri" w:hAnsi="Calibri" w:cs="Calibri"/>
        </w:rPr>
        <w:t>facoltativo, stringa 100</w:t>
      </w:r>
    </w:p>
    <w:p w:rsidR="00A43005" w:rsidP="00290A89" w:rsidRDefault="00A43005" w14:paraId="2C8549D2" w14:textId="01E6BCBE">
      <w:pPr>
        <w:pStyle w:val="ListParagraph"/>
        <w:numPr>
          <w:ilvl w:val="1"/>
          <w:numId w:val="4"/>
        </w:numPr>
        <w:rPr>
          <w:rFonts w:ascii="Calibri" w:hAnsi="Calibri" w:cs="Calibri"/>
        </w:rPr>
      </w:pPr>
      <w:r>
        <w:rPr>
          <w:rFonts w:ascii="Calibri" w:hAnsi="Calibri" w:cs="Calibri"/>
        </w:rPr>
        <w:t>Decurtazione Cancellabile: obbligatorio</w:t>
      </w:r>
      <w:r w:rsidR="00A92AC7">
        <w:rPr>
          <w:rFonts w:ascii="Calibri" w:hAnsi="Calibri" w:cs="Calibri"/>
        </w:rPr>
        <w:t>,</w:t>
      </w:r>
      <w:r>
        <w:rPr>
          <w:rFonts w:ascii="Calibri" w:hAnsi="Calibri" w:cs="Calibri"/>
        </w:rPr>
        <w:t xml:space="preserve"> bool</w:t>
      </w:r>
      <w:r w:rsidR="001F2332">
        <w:rPr>
          <w:rFonts w:ascii="Calibri" w:hAnsi="Calibri" w:cs="Calibri"/>
        </w:rPr>
        <w:t>e</w:t>
      </w:r>
      <w:r w:rsidR="00A92AC7">
        <w:rPr>
          <w:rFonts w:ascii="Calibri" w:hAnsi="Calibri" w:cs="Calibri"/>
        </w:rPr>
        <w:t>ano §</w:t>
      </w:r>
    </w:p>
    <w:p w:rsidR="00A43005" w:rsidP="00290A89" w:rsidRDefault="00A43005" w14:paraId="6F3A9781" w14:textId="5A2EC6BE">
      <w:pPr>
        <w:pStyle w:val="ListParagraph"/>
        <w:numPr>
          <w:ilvl w:val="1"/>
          <w:numId w:val="4"/>
        </w:numPr>
        <w:rPr>
          <w:rFonts w:ascii="Calibri" w:hAnsi="Calibri" w:cs="Calibri"/>
        </w:rPr>
      </w:pPr>
      <w:r>
        <w:rPr>
          <w:rFonts w:ascii="Calibri" w:hAnsi="Calibri" w:cs="Calibri"/>
        </w:rPr>
        <w:t>Decurtazione annullabile</w:t>
      </w:r>
      <w:r w:rsidR="003279BA">
        <w:rPr>
          <w:rFonts w:ascii="Calibri" w:hAnsi="Calibri" w:cs="Calibri"/>
        </w:rPr>
        <w:t>: obbligatorio, booleano §</w:t>
      </w:r>
    </w:p>
    <w:p w:rsidR="00652969" w:rsidP="0055399E" w:rsidRDefault="00652969" w14:paraId="02844323" w14:textId="58BC05AE">
      <w:pPr>
        <w:pStyle w:val="Heading4"/>
      </w:pPr>
      <w:bookmarkStart w:name="_Ref214554446" w:id="164"/>
      <w:bookmarkStart w:name="_Toc222417342" w:id="165"/>
      <w:r>
        <w:t xml:space="preserve">RF01-03-02 – Storico </w:t>
      </w:r>
      <w:r w:rsidR="00043E63">
        <w:t>fattispecie</w:t>
      </w:r>
      <w:bookmarkEnd w:id="164"/>
      <w:bookmarkEnd w:id="165"/>
    </w:p>
    <w:p w:rsidR="00652969" w:rsidP="00652969" w:rsidRDefault="00652969" w14:paraId="27105315" w14:textId="278060DF">
      <w:pPr>
        <w:jc w:val="both"/>
        <w:rPr>
          <w:rFonts w:ascii="Calibri" w:hAnsi="Calibri" w:cs="Calibri"/>
        </w:rPr>
      </w:pPr>
      <w:r>
        <w:rPr>
          <w:rFonts w:ascii="Calibri" w:hAnsi="Calibri" w:cs="Calibri"/>
        </w:rPr>
        <w:t>L’utente deve poter visualizzare tutte le</w:t>
      </w:r>
      <w:r w:rsidR="00043E63">
        <w:rPr>
          <w:rFonts w:ascii="Calibri" w:hAnsi="Calibri" w:cs="Calibri"/>
        </w:rPr>
        <w:t xml:space="preserve"> fattispecie di una</w:t>
      </w:r>
      <w:r>
        <w:rPr>
          <w:rFonts w:ascii="Calibri" w:hAnsi="Calibri" w:cs="Calibri"/>
        </w:rPr>
        <w:t xml:space="preserve"> decurtazion</w:t>
      </w:r>
      <w:r w:rsidR="00043E63">
        <w:rPr>
          <w:rFonts w:ascii="Calibri" w:hAnsi="Calibri" w:cs="Calibri"/>
        </w:rPr>
        <w:t>e</w:t>
      </w:r>
      <w:r>
        <w:rPr>
          <w:rFonts w:ascii="Calibri" w:hAnsi="Calibri" w:cs="Calibri"/>
        </w:rPr>
        <w:t xml:space="preserve"> confermat</w:t>
      </w:r>
      <w:r w:rsidR="00043E63">
        <w:rPr>
          <w:rFonts w:ascii="Calibri" w:hAnsi="Calibri" w:cs="Calibri"/>
        </w:rPr>
        <w:t>a</w:t>
      </w:r>
      <w:r>
        <w:rPr>
          <w:rFonts w:ascii="Calibri" w:hAnsi="Calibri" w:cs="Calibri"/>
        </w:rPr>
        <w:t>, revocat</w:t>
      </w:r>
      <w:r w:rsidR="00B36FBB">
        <w:rPr>
          <w:rFonts w:ascii="Calibri" w:hAnsi="Calibri" w:cs="Calibri"/>
        </w:rPr>
        <w:t>a</w:t>
      </w:r>
      <w:r>
        <w:rPr>
          <w:rFonts w:ascii="Calibri" w:hAnsi="Calibri" w:cs="Calibri"/>
        </w:rPr>
        <w:t xml:space="preserve"> o in bozza. Deve essere realizzato un nuovo servizio nell’ambito delle decurtazioni.</w:t>
      </w:r>
    </w:p>
    <w:p w:rsidR="00652969" w:rsidP="00652969" w:rsidRDefault="00652969" w14:paraId="38501D68" w14:textId="77777777">
      <w:pPr>
        <w:jc w:val="both"/>
        <w:rPr>
          <w:rFonts w:ascii="Calibri" w:hAnsi="Calibri" w:cs="Calibri"/>
        </w:rPr>
      </w:pPr>
      <w:r>
        <w:rPr>
          <w:rFonts w:ascii="Calibri" w:hAnsi="Calibri" w:cs="Calibri"/>
        </w:rPr>
        <w:t>Il servizio prevede i seguenti parametri di input:</w:t>
      </w:r>
    </w:p>
    <w:p w:rsidRPr="005B1390" w:rsidR="00652969" w:rsidP="00842DA3" w:rsidRDefault="00652969" w14:paraId="7484E1EA" w14:textId="6B31023A">
      <w:pPr>
        <w:pStyle w:val="ListParagraph"/>
        <w:numPr>
          <w:ilvl w:val="0"/>
          <w:numId w:val="22"/>
        </w:numPr>
        <w:jc w:val="both"/>
        <w:rPr>
          <w:rFonts w:ascii="Calibri" w:hAnsi="Calibri" w:cs="Calibri"/>
        </w:rPr>
      </w:pPr>
      <w:r>
        <w:rPr>
          <w:rFonts w:ascii="Calibri" w:hAnsi="Calibri" w:cs="Calibri"/>
        </w:rPr>
        <w:t xml:space="preserve">Identificativo </w:t>
      </w:r>
      <w:r w:rsidR="00B36FBB">
        <w:rPr>
          <w:rFonts w:ascii="Calibri" w:hAnsi="Calibri" w:cs="Calibri"/>
        </w:rPr>
        <w:t>Decurtazione</w:t>
      </w:r>
      <w:r>
        <w:rPr>
          <w:rFonts w:ascii="Calibri" w:hAnsi="Calibri" w:cs="Calibri"/>
        </w:rPr>
        <w:t xml:space="preserve">:  </w:t>
      </w:r>
      <w:r w:rsidRPr="005B1390">
        <w:rPr>
          <w:rFonts w:ascii="Calibri" w:hAnsi="Calibri" w:cs="Calibri"/>
        </w:rPr>
        <w:t xml:space="preserve">obbligatorio, </w:t>
      </w:r>
      <w:r>
        <w:rPr>
          <w:rFonts w:ascii="Calibri" w:hAnsi="Calibri" w:cs="Calibri"/>
        </w:rPr>
        <w:t>numero intero</w:t>
      </w:r>
    </w:p>
    <w:p w:rsidRPr="005B1390" w:rsidR="00652969" w:rsidP="00842DA3" w:rsidRDefault="00652969" w14:paraId="28DBC49F"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652969" w:rsidP="00652969" w:rsidRDefault="00652969" w14:paraId="1212CFEC" w14:textId="77777777">
      <w:pPr>
        <w:jc w:val="both"/>
        <w:rPr>
          <w:rFonts w:ascii="Calibri" w:hAnsi="Calibri" w:cs="Calibri"/>
        </w:rPr>
      </w:pPr>
    </w:p>
    <w:p w:rsidR="00652969" w:rsidP="00652969" w:rsidRDefault="00652969" w14:paraId="76BF4123" w14:textId="082AF13E">
      <w:pPr>
        <w:jc w:val="both"/>
        <w:rPr>
          <w:rFonts w:ascii="Calibri" w:hAnsi="Calibri" w:cs="Calibri"/>
        </w:rPr>
      </w:pPr>
      <w:r>
        <w:rPr>
          <w:rFonts w:ascii="Calibri" w:hAnsi="Calibri" w:cs="Calibri"/>
        </w:rPr>
        <w:t xml:space="preserve">Il servizio verifica se l’utente è abilitato alla funzione IAM </w:t>
      </w:r>
      <w:r w:rsidR="00611B6A">
        <w:rPr>
          <w:rFonts w:ascii="Calibri" w:hAnsi="Calibri" w:cs="Calibri"/>
        </w:rPr>
        <w:t>decurtazione-visualizza</w:t>
      </w:r>
      <w:r w:rsidR="00350F70">
        <w:rPr>
          <w:rFonts w:ascii="Calibri" w:hAnsi="Calibri" w:cs="Calibri"/>
        </w:rPr>
        <w:t>zione</w:t>
      </w:r>
    </w:p>
    <w:p w:rsidRPr="00F438DE" w:rsidR="00652969" w:rsidP="00842DA3" w:rsidRDefault="00652969" w14:paraId="2232C298"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652969" w:rsidP="00842DA3" w:rsidRDefault="00652969" w14:paraId="106003D5" w14:textId="77777777">
      <w:pPr>
        <w:pStyle w:val="ListParagraph"/>
        <w:numPr>
          <w:ilvl w:val="0"/>
          <w:numId w:val="21"/>
        </w:numPr>
        <w:jc w:val="both"/>
        <w:rPr>
          <w:rFonts w:ascii="Calibri" w:hAnsi="Calibri" w:cs="Calibri"/>
        </w:rPr>
      </w:pPr>
      <w:r w:rsidRPr="00F438DE">
        <w:rPr>
          <w:rFonts w:ascii="Calibri" w:hAnsi="Calibri" w:cs="Calibri"/>
        </w:rPr>
        <w:t>se l’utente è abilitato restituisce una lista con le seguenti informazioni:</w:t>
      </w:r>
    </w:p>
    <w:p w:rsidR="00652969" w:rsidP="00842DA3" w:rsidRDefault="00652969" w14:paraId="4E7FC836" w14:textId="3311B2D7">
      <w:pPr>
        <w:pStyle w:val="ListParagraph"/>
        <w:numPr>
          <w:ilvl w:val="1"/>
          <w:numId w:val="21"/>
        </w:numPr>
        <w:rPr>
          <w:rFonts w:ascii="Calibri" w:hAnsi="Calibri" w:cs="Calibri"/>
        </w:rPr>
      </w:pPr>
      <w:r>
        <w:rPr>
          <w:rFonts w:ascii="Calibri" w:hAnsi="Calibri" w:cs="Calibri"/>
        </w:rPr>
        <w:t xml:space="preserve">Identificativo Patente: </w:t>
      </w:r>
      <w:r w:rsidRPr="005B1390">
        <w:rPr>
          <w:rFonts w:ascii="Calibri" w:hAnsi="Calibri" w:cs="Calibri"/>
        </w:rPr>
        <w:t>obbligatorio</w:t>
      </w:r>
      <w:r>
        <w:rPr>
          <w:rFonts w:ascii="Calibri" w:hAnsi="Calibri" w:cs="Calibri"/>
        </w:rPr>
        <w:t xml:space="preserve">, Numero Intero </w:t>
      </w:r>
    </w:p>
    <w:p w:rsidR="00652969" w:rsidP="00842DA3" w:rsidRDefault="00652969" w14:paraId="1730A48C" w14:textId="4906A6D1">
      <w:pPr>
        <w:pStyle w:val="ListParagraph"/>
        <w:numPr>
          <w:ilvl w:val="1"/>
          <w:numId w:val="21"/>
        </w:numPr>
        <w:rPr>
          <w:rFonts w:ascii="Calibri" w:hAnsi="Calibri" w:cs="Calibri"/>
        </w:rPr>
      </w:pPr>
      <w:r>
        <w:rPr>
          <w:rFonts w:ascii="Calibri" w:hAnsi="Calibri" w:cs="Calibri"/>
        </w:rPr>
        <w:t xml:space="preserve">Identificativo Decurtazione: </w:t>
      </w:r>
      <w:r w:rsidRPr="005B1390">
        <w:rPr>
          <w:rFonts w:ascii="Calibri" w:hAnsi="Calibri" w:cs="Calibri"/>
        </w:rPr>
        <w:t>obbligatorio</w:t>
      </w:r>
      <w:r>
        <w:rPr>
          <w:rFonts w:ascii="Calibri" w:hAnsi="Calibri" w:cs="Calibri"/>
        </w:rPr>
        <w:t xml:space="preserve">, Numero Intero </w:t>
      </w:r>
    </w:p>
    <w:p w:rsidR="00083BE2" w:rsidP="00842DA3" w:rsidRDefault="00083BE2" w14:paraId="05E72876" w14:textId="50301231">
      <w:pPr>
        <w:pStyle w:val="ListParagraph"/>
        <w:numPr>
          <w:ilvl w:val="1"/>
          <w:numId w:val="21"/>
        </w:numPr>
        <w:rPr>
          <w:rFonts w:ascii="Calibri" w:hAnsi="Calibri" w:cs="Calibri"/>
        </w:rPr>
      </w:pPr>
      <w:r>
        <w:rPr>
          <w:rFonts w:ascii="Calibri" w:hAnsi="Calibri" w:cs="Calibri"/>
        </w:rPr>
        <w:t xml:space="preserve">Identificativo Fattispecie nella Decurtazione: </w:t>
      </w:r>
      <w:r w:rsidRPr="005B1390">
        <w:rPr>
          <w:rFonts w:ascii="Calibri" w:hAnsi="Calibri" w:cs="Calibri"/>
        </w:rPr>
        <w:t>obbligatorio</w:t>
      </w:r>
      <w:r>
        <w:rPr>
          <w:rFonts w:ascii="Calibri" w:hAnsi="Calibri" w:cs="Calibri"/>
        </w:rPr>
        <w:t xml:space="preserve">, Numero Intero </w:t>
      </w:r>
    </w:p>
    <w:p w:rsidR="00CE524D" w:rsidP="00842DA3" w:rsidRDefault="00CE524D" w14:paraId="08D09ED2" w14:textId="1F3A690F">
      <w:pPr>
        <w:pStyle w:val="ListParagraph"/>
        <w:numPr>
          <w:ilvl w:val="1"/>
          <w:numId w:val="21"/>
        </w:numPr>
        <w:rPr>
          <w:rFonts w:ascii="Calibri" w:hAnsi="Calibri" w:cs="Calibri"/>
        </w:rPr>
      </w:pPr>
      <w:r>
        <w:rPr>
          <w:rFonts w:ascii="Calibri" w:hAnsi="Calibri" w:cs="Calibri"/>
        </w:rPr>
        <w:t xml:space="preserve">Identificativo </w:t>
      </w:r>
      <w:r w:rsidRPr="00F476FA">
        <w:rPr>
          <w:rFonts w:asciiTheme="minorHAnsi" w:hAnsiTheme="minorHAnsi" w:cstheme="minorHAnsi"/>
        </w:rPr>
        <w:t>Fattispecie</w:t>
      </w:r>
      <w:r>
        <w:rPr>
          <w:rFonts w:ascii="Calibri" w:hAnsi="Calibri" w:cs="Calibri"/>
        </w:rPr>
        <w:t xml:space="preserve">: </w:t>
      </w:r>
      <w:r w:rsidRPr="005B1390">
        <w:rPr>
          <w:rFonts w:ascii="Calibri" w:hAnsi="Calibri" w:cs="Calibri"/>
        </w:rPr>
        <w:t>obbligatorio</w:t>
      </w:r>
      <w:r>
        <w:rPr>
          <w:rFonts w:ascii="Calibri" w:hAnsi="Calibri" w:cs="Calibri"/>
        </w:rPr>
        <w:t xml:space="preserve">, Numero Intero </w:t>
      </w:r>
    </w:p>
    <w:p w:rsidRPr="00F476FA" w:rsidR="00CE524D" w:rsidP="00842DA3" w:rsidRDefault="00CE524D" w14:paraId="217EA53C" w14:textId="2E0E5753">
      <w:pPr>
        <w:pStyle w:val="ListParagraph"/>
        <w:numPr>
          <w:ilvl w:val="1"/>
          <w:numId w:val="21"/>
        </w:numPr>
        <w:rPr>
          <w:rFonts w:asciiTheme="minorHAnsi" w:hAnsiTheme="minorHAnsi" w:cstheme="minorHAnsi"/>
        </w:rPr>
      </w:pPr>
      <w:r w:rsidRPr="00F476FA">
        <w:rPr>
          <w:rFonts w:asciiTheme="minorHAnsi" w:hAnsiTheme="minorHAnsi" w:cstheme="minorHAnsi"/>
        </w:rPr>
        <w:t>Codice Fattispecie</w:t>
      </w:r>
      <w:r w:rsidR="00EB5BB0">
        <w:rPr>
          <w:rFonts w:ascii="Calibri" w:hAnsi="Calibri" w:cs="Calibri"/>
        </w:rPr>
        <w:t xml:space="preserve">: </w:t>
      </w:r>
      <w:r w:rsidRPr="005B1390" w:rsidR="00EB5BB0">
        <w:rPr>
          <w:rFonts w:ascii="Calibri" w:hAnsi="Calibri" w:cs="Calibri"/>
        </w:rPr>
        <w:t>obbligatorio</w:t>
      </w:r>
      <w:r w:rsidR="00357E75">
        <w:rPr>
          <w:rFonts w:ascii="Calibri" w:hAnsi="Calibri" w:cs="Calibri"/>
        </w:rPr>
        <w:t>, stringa 20</w:t>
      </w:r>
    </w:p>
    <w:p w:rsidRPr="00F476FA" w:rsidR="00CE524D" w:rsidP="00842DA3" w:rsidRDefault="00CE524D" w14:paraId="1295C3B2" w14:textId="64C340CF">
      <w:pPr>
        <w:pStyle w:val="ListParagraph"/>
        <w:numPr>
          <w:ilvl w:val="1"/>
          <w:numId w:val="21"/>
        </w:numPr>
        <w:rPr>
          <w:rFonts w:asciiTheme="minorHAnsi" w:hAnsiTheme="minorHAnsi" w:cstheme="minorHAnsi"/>
        </w:rPr>
      </w:pPr>
      <w:r w:rsidRPr="00F476FA">
        <w:rPr>
          <w:rFonts w:asciiTheme="minorHAnsi" w:hAnsiTheme="minorHAnsi" w:cstheme="minorHAnsi"/>
        </w:rPr>
        <w:t>Descrizione Fattispecie</w:t>
      </w:r>
      <w:r w:rsidR="00357E75">
        <w:rPr>
          <w:rFonts w:ascii="Calibri" w:hAnsi="Calibri" w:cs="Calibri"/>
        </w:rPr>
        <w:t xml:space="preserve">: </w:t>
      </w:r>
      <w:r w:rsidRPr="005B1390" w:rsidR="00357E75">
        <w:rPr>
          <w:rFonts w:ascii="Calibri" w:hAnsi="Calibri" w:cs="Calibri"/>
        </w:rPr>
        <w:t>obbligatorio</w:t>
      </w:r>
      <w:r w:rsidR="00357E75">
        <w:rPr>
          <w:rFonts w:ascii="Calibri" w:hAnsi="Calibri" w:cs="Calibri"/>
        </w:rPr>
        <w:t xml:space="preserve">, stringa </w:t>
      </w:r>
      <w:r w:rsidR="00CC7E74">
        <w:rPr>
          <w:rFonts w:ascii="Calibri" w:hAnsi="Calibri" w:cs="Calibri"/>
        </w:rPr>
        <w:t>400</w:t>
      </w:r>
      <w:r w:rsidR="00357E75">
        <w:rPr>
          <w:rFonts w:ascii="Calibri" w:hAnsi="Calibri" w:cs="Calibri"/>
        </w:rPr>
        <w:t>0</w:t>
      </w:r>
    </w:p>
    <w:p w:rsidR="00CE524D" w:rsidP="00842DA3" w:rsidRDefault="00CE524D" w14:paraId="16812F6D" w14:textId="6C6F6EFB">
      <w:pPr>
        <w:pStyle w:val="ListParagraph"/>
        <w:numPr>
          <w:ilvl w:val="1"/>
          <w:numId w:val="21"/>
        </w:numPr>
        <w:rPr>
          <w:rFonts w:asciiTheme="minorHAnsi" w:hAnsiTheme="minorHAnsi" w:cstheme="minorHAnsi"/>
        </w:rPr>
      </w:pPr>
      <w:r w:rsidRPr="00F476FA">
        <w:rPr>
          <w:rFonts w:asciiTheme="minorHAnsi" w:hAnsiTheme="minorHAnsi" w:cstheme="minorHAnsi"/>
        </w:rPr>
        <w:t>Numero Lavoratori</w:t>
      </w:r>
      <w:r w:rsidR="00B76B7D">
        <w:rPr>
          <w:rFonts w:ascii="Calibri" w:hAnsi="Calibri" w:cs="Calibri"/>
        </w:rPr>
        <w:t>: facoltativo, Numero Intero</w:t>
      </w:r>
    </w:p>
    <w:p w:rsidRPr="00CC7E74" w:rsidR="00CE524D" w:rsidP="00842DA3" w:rsidRDefault="00CE524D" w14:paraId="75051F11" w14:textId="2F2C39CB">
      <w:pPr>
        <w:pStyle w:val="ListParagraph"/>
        <w:numPr>
          <w:ilvl w:val="1"/>
          <w:numId w:val="21"/>
        </w:numPr>
        <w:rPr>
          <w:rFonts w:asciiTheme="minorHAnsi" w:hAnsiTheme="minorHAnsi" w:cstheme="minorHAnsi"/>
        </w:rPr>
      </w:pPr>
      <w:r w:rsidRPr="00CC7E74">
        <w:rPr>
          <w:rFonts w:asciiTheme="minorHAnsi" w:hAnsiTheme="minorHAnsi" w:cstheme="minorHAnsi"/>
        </w:rPr>
        <w:t>Punteggio per fattispecie</w:t>
      </w:r>
      <w:r w:rsidR="00B76B7D">
        <w:rPr>
          <w:rFonts w:ascii="Calibri" w:hAnsi="Calibri" w:cs="Calibri"/>
        </w:rPr>
        <w:t xml:space="preserve">: </w:t>
      </w:r>
      <w:r w:rsidRPr="005B1390" w:rsidR="004D50B1">
        <w:rPr>
          <w:rFonts w:ascii="Calibri" w:hAnsi="Calibri" w:cs="Calibri"/>
        </w:rPr>
        <w:t>obbligatorio</w:t>
      </w:r>
      <w:r w:rsidR="00B76B7D">
        <w:rPr>
          <w:rFonts w:ascii="Calibri" w:hAnsi="Calibri" w:cs="Calibri"/>
        </w:rPr>
        <w:t>, Numero Intero</w:t>
      </w:r>
    </w:p>
    <w:p w:rsidR="006D24E2" w:rsidP="0055399E" w:rsidRDefault="006D24E2" w14:paraId="2F9F4E0D" w14:textId="3586E884">
      <w:pPr>
        <w:pStyle w:val="Heading4"/>
      </w:pPr>
      <w:bookmarkStart w:name="_Toc222417343" w:id="166"/>
      <w:r>
        <w:t>RF01-03-0</w:t>
      </w:r>
      <w:r w:rsidR="0073793D">
        <w:t>3</w:t>
      </w:r>
      <w:r>
        <w:t xml:space="preserve"> – </w:t>
      </w:r>
      <w:r w:rsidR="000547E2">
        <w:t xml:space="preserve">Dettaglio </w:t>
      </w:r>
      <w:r w:rsidR="00995C64">
        <w:t xml:space="preserve">Fattispecie </w:t>
      </w:r>
      <w:r w:rsidR="00A9159B">
        <w:t>n</w:t>
      </w:r>
      <w:r w:rsidR="00995C64">
        <w:t xml:space="preserve">ella </w:t>
      </w:r>
      <w:r w:rsidR="000547E2">
        <w:t>Decurtazione</w:t>
      </w:r>
      <w:bookmarkEnd w:id="166"/>
      <w:r>
        <w:t xml:space="preserve"> </w:t>
      </w:r>
    </w:p>
    <w:p w:rsidR="00B137BC" w:rsidP="00B137BC" w:rsidRDefault="00B137BC" w14:paraId="7FE7AF28" w14:textId="00508195">
      <w:pPr>
        <w:rPr>
          <w:rFonts w:ascii="Calibri" w:hAnsi="Calibri" w:cs="Calibri"/>
        </w:rPr>
      </w:pPr>
      <w:r>
        <w:rPr>
          <w:rFonts w:ascii="Calibri" w:hAnsi="Calibri" w:cs="Calibri"/>
        </w:rPr>
        <w:t xml:space="preserve">L’utente deve poter visualizzare </w:t>
      </w:r>
      <w:r w:rsidR="00CE7CED">
        <w:rPr>
          <w:rFonts w:ascii="Calibri" w:hAnsi="Calibri" w:cs="Calibri"/>
        </w:rPr>
        <w:t xml:space="preserve">per ogni fattispecie di una decurtazione </w:t>
      </w:r>
      <w:r w:rsidR="00213B85">
        <w:rPr>
          <w:rFonts w:ascii="Calibri" w:hAnsi="Calibri" w:cs="Calibri"/>
        </w:rPr>
        <w:t>l’illecito, la data di in</w:t>
      </w:r>
      <w:r w:rsidR="000635BA">
        <w:rPr>
          <w:rFonts w:ascii="Calibri" w:hAnsi="Calibri" w:cs="Calibri"/>
        </w:rPr>
        <w:t>i</w:t>
      </w:r>
      <w:r w:rsidR="00213B85">
        <w:rPr>
          <w:rFonts w:ascii="Calibri" w:hAnsi="Calibri" w:cs="Calibri"/>
        </w:rPr>
        <w:t>zio del periodo in cui è stato commesso l’illecito e il codice fiscale dell’eventuale lavoratore coinvolto</w:t>
      </w:r>
      <w:r w:rsidR="000635BA">
        <w:rPr>
          <w:rFonts w:ascii="Calibri" w:hAnsi="Calibri" w:cs="Calibri"/>
        </w:rPr>
        <w:t xml:space="preserve">. </w:t>
      </w:r>
    </w:p>
    <w:p w:rsidR="000635BA" w:rsidP="000635BA" w:rsidRDefault="000635BA" w14:paraId="0912EF1C" w14:textId="77777777">
      <w:pPr>
        <w:jc w:val="both"/>
        <w:rPr>
          <w:rFonts w:ascii="Calibri" w:hAnsi="Calibri" w:cs="Calibri"/>
        </w:rPr>
      </w:pPr>
      <w:r>
        <w:rPr>
          <w:rFonts w:ascii="Calibri" w:hAnsi="Calibri" w:cs="Calibri"/>
        </w:rPr>
        <w:t>Deve essere realizzato un nuovo servizio nell’ambito delle decurtazioni.</w:t>
      </w:r>
    </w:p>
    <w:p w:rsidR="000635BA" w:rsidP="000635BA" w:rsidRDefault="000635BA" w14:paraId="366BCAB5" w14:textId="77777777">
      <w:pPr>
        <w:jc w:val="both"/>
        <w:rPr>
          <w:rFonts w:ascii="Calibri" w:hAnsi="Calibri" w:cs="Calibri"/>
        </w:rPr>
      </w:pPr>
      <w:r>
        <w:rPr>
          <w:rFonts w:ascii="Calibri" w:hAnsi="Calibri" w:cs="Calibri"/>
        </w:rPr>
        <w:t>Il servizio prevede i seguenti parametri di input:</w:t>
      </w:r>
    </w:p>
    <w:p w:rsidRPr="005B1390" w:rsidR="000635BA" w:rsidP="00842DA3" w:rsidRDefault="000635BA" w14:paraId="604C4ACF" w14:textId="47626B8F">
      <w:pPr>
        <w:pStyle w:val="ListParagraph"/>
        <w:numPr>
          <w:ilvl w:val="0"/>
          <w:numId w:val="22"/>
        </w:numPr>
        <w:jc w:val="both"/>
        <w:rPr>
          <w:rFonts w:ascii="Calibri" w:hAnsi="Calibri" w:cs="Calibri"/>
        </w:rPr>
      </w:pPr>
      <w:r>
        <w:rPr>
          <w:rFonts w:ascii="Calibri" w:hAnsi="Calibri" w:cs="Calibri"/>
        </w:rPr>
        <w:t xml:space="preserve">Identificativo </w:t>
      </w:r>
      <w:r w:rsidR="00A4059B">
        <w:rPr>
          <w:rFonts w:ascii="Calibri" w:hAnsi="Calibri" w:cs="Calibri"/>
        </w:rPr>
        <w:t>Fattispecie nella Decurtazione</w:t>
      </w:r>
      <w:r>
        <w:rPr>
          <w:rFonts w:ascii="Calibri" w:hAnsi="Calibri" w:cs="Calibri"/>
        </w:rPr>
        <w:t xml:space="preserve">:  </w:t>
      </w:r>
      <w:r w:rsidRPr="005B1390">
        <w:rPr>
          <w:rFonts w:ascii="Calibri" w:hAnsi="Calibri" w:cs="Calibri"/>
        </w:rPr>
        <w:t xml:space="preserve">obbligatorio, </w:t>
      </w:r>
      <w:r>
        <w:rPr>
          <w:rFonts w:ascii="Calibri" w:hAnsi="Calibri" w:cs="Calibri"/>
        </w:rPr>
        <w:t>numero intero</w:t>
      </w:r>
    </w:p>
    <w:p w:rsidRPr="005B1390" w:rsidR="000635BA" w:rsidP="00842DA3" w:rsidRDefault="000635BA" w14:paraId="69DEC4DB"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0635BA" w:rsidP="000635BA" w:rsidRDefault="000635BA" w14:paraId="223307B6" w14:textId="77777777">
      <w:pPr>
        <w:jc w:val="both"/>
        <w:rPr>
          <w:rFonts w:ascii="Calibri" w:hAnsi="Calibri" w:cs="Calibri"/>
        </w:rPr>
      </w:pPr>
    </w:p>
    <w:p w:rsidR="000635BA" w:rsidP="000635BA" w:rsidRDefault="000635BA" w14:paraId="1ABB9827" w14:textId="58536679">
      <w:pPr>
        <w:jc w:val="both"/>
        <w:rPr>
          <w:rFonts w:ascii="Calibri" w:hAnsi="Calibri" w:cs="Calibri"/>
        </w:rPr>
      </w:pPr>
      <w:r>
        <w:rPr>
          <w:rFonts w:ascii="Calibri" w:hAnsi="Calibri" w:cs="Calibri"/>
        </w:rPr>
        <w:t>Il servizio verifica se l’utente è abilitato alla funzione IAM decurtazione-visualizza</w:t>
      </w:r>
      <w:r w:rsidR="00395293">
        <w:rPr>
          <w:rFonts w:ascii="Calibri" w:hAnsi="Calibri" w:cs="Calibri"/>
        </w:rPr>
        <w:t>zione</w:t>
      </w:r>
    </w:p>
    <w:p w:rsidRPr="00F438DE" w:rsidR="000635BA" w:rsidP="00842DA3" w:rsidRDefault="000635BA" w14:paraId="29C8CB23"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0635BA" w:rsidP="00842DA3" w:rsidRDefault="000635BA" w14:paraId="1725D5AF" w14:textId="77777777">
      <w:pPr>
        <w:pStyle w:val="ListParagraph"/>
        <w:numPr>
          <w:ilvl w:val="0"/>
          <w:numId w:val="21"/>
        </w:numPr>
        <w:jc w:val="both"/>
        <w:rPr>
          <w:rFonts w:ascii="Calibri" w:hAnsi="Calibri" w:cs="Calibri"/>
        </w:rPr>
      </w:pPr>
      <w:r w:rsidRPr="00F438DE">
        <w:rPr>
          <w:rFonts w:ascii="Calibri" w:hAnsi="Calibri" w:cs="Calibri"/>
        </w:rPr>
        <w:t>se l’utente è abilitato restituisce una lista con le seguenti informazioni:</w:t>
      </w:r>
    </w:p>
    <w:p w:rsidR="000635BA" w:rsidP="00842DA3" w:rsidRDefault="000635BA" w14:paraId="2183577E" w14:textId="77777777">
      <w:pPr>
        <w:pStyle w:val="ListParagraph"/>
        <w:numPr>
          <w:ilvl w:val="1"/>
          <w:numId w:val="21"/>
        </w:numPr>
        <w:rPr>
          <w:rFonts w:ascii="Calibri" w:hAnsi="Calibri" w:cs="Calibri"/>
        </w:rPr>
      </w:pPr>
      <w:r>
        <w:rPr>
          <w:rFonts w:ascii="Calibri" w:hAnsi="Calibri" w:cs="Calibri"/>
        </w:rPr>
        <w:t xml:space="preserve">Identificativo Patente: </w:t>
      </w:r>
      <w:r w:rsidRPr="005B1390">
        <w:rPr>
          <w:rFonts w:ascii="Calibri" w:hAnsi="Calibri" w:cs="Calibri"/>
        </w:rPr>
        <w:t>obbligatorio</w:t>
      </w:r>
      <w:r>
        <w:rPr>
          <w:rFonts w:ascii="Calibri" w:hAnsi="Calibri" w:cs="Calibri"/>
        </w:rPr>
        <w:t xml:space="preserve">, Numero Intero </w:t>
      </w:r>
    </w:p>
    <w:p w:rsidR="000635BA" w:rsidP="00842DA3" w:rsidRDefault="000635BA" w14:paraId="46C04A19" w14:textId="77777777">
      <w:pPr>
        <w:pStyle w:val="ListParagraph"/>
        <w:numPr>
          <w:ilvl w:val="1"/>
          <w:numId w:val="21"/>
        </w:numPr>
        <w:rPr>
          <w:rFonts w:ascii="Calibri" w:hAnsi="Calibri" w:cs="Calibri"/>
        </w:rPr>
      </w:pPr>
      <w:r>
        <w:rPr>
          <w:rFonts w:ascii="Calibri" w:hAnsi="Calibri" w:cs="Calibri"/>
        </w:rPr>
        <w:t xml:space="preserve">Identificativo Decurtazione: </w:t>
      </w:r>
      <w:r w:rsidRPr="005B1390">
        <w:rPr>
          <w:rFonts w:ascii="Calibri" w:hAnsi="Calibri" w:cs="Calibri"/>
        </w:rPr>
        <w:t>obbligatorio</w:t>
      </w:r>
      <w:r>
        <w:rPr>
          <w:rFonts w:ascii="Calibri" w:hAnsi="Calibri" w:cs="Calibri"/>
        </w:rPr>
        <w:t xml:space="preserve">, Numero Intero </w:t>
      </w:r>
    </w:p>
    <w:p w:rsidR="000635BA" w:rsidP="00842DA3" w:rsidRDefault="000635BA" w14:paraId="59E78C4E" w14:textId="77777777">
      <w:pPr>
        <w:pStyle w:val="ListParagraph"/>
        <w:numPr>
          <w:ilvl w:val="1"/>
          <w:numId w:val="21"/>
        </w:numPr>
        <w:rPr>
          <w:rFonts w:ascii="Calibri" w:hAnsi="Calibri" w:cs="Calibri"/>
        </w:rPr>
      </w:pPr>
      <w:r>
        <w:rPr>
          <w:rFonts w:ascii="Calibri" w:hAnsi="Calibri" w:cs="Calibri"/>
        </w:rPr>
        <w:t xml:space="preserve">Identificativo Fattispecie nella Decurtazione: </w:t>
      </w:r>
      <w:r w:rsidRPr="005B1390">
        <w:rPr>
          <w:rFonts w:ascii="Calibri" w:hAnsi="Calibri" w:cs="Calibri"/>
        </w:rPr>
        <w:t>obbligatorio</w:t>
      </w:r>
      <w:r>
        <w:rPr>
          <w:rFonts w:ascii="Calibri" w:hAnsi="Calibri" w:cs="Calibri"/>
        </w:rPr>
        <w:t xml:space="preserve">, Numero Intero </w:t>
      </w:r>
    </w:p>
    <w:p w:rsidR="000635BA" w:rsidP="00842DA3" w:rsidRDefault="000635BA" w14:paraId="22FE6368" w14:textId="77777777">
      <w:pPr>
        <w:pStyle w:val="ListParagraph"/>
        <w:numPr>
          <w:ilvl w:val="1"/>
          <w:numId w:val="21"/>
        </w:numPr>
        <w:rPr>
          <w:rFonts w:ascii="Calibri" w:hAnsi="Calibri" w:cs="Calibri"/>
        </w:rPr>
      </w:pPr>
      <w:r>
        <w:rPr>
          <w:rFonts w:ascii="Calibri" w:hAnsi="Calibri" w:cs="Calibri"/>
        </w:rPr>
        <w:t xml:space="preserve">Identificativo </w:t>
      </w:r>
      <w:r w:rsidRPr="00F476FA">
        <w:rPr>
          <w:rFonts w:asciiTheme="minorHAnsi" w:hAnsiTheme="minorHAnsi" w:cstheme="minorHAnsi"/>
        </w:rPr>
        <w:t>Fattispecie</w:t>
      </w:r>
      <w:r>
        <w:rPr>
          <w:rFonts w:ascii="Calibri" w:hAnsi="Calibri" w:cs="Calibri"/>
        </w:rPr>
        <w:t xml:space="preserve">: </w:t>
      </w:r>
      <w:r w:rsidRPr="005B1390">
        <w:rPr>
          <w:rFonts w:ascii="Calibri" w:hAnsi="Calibri" w:cs="Calibri"/>
        </w:rPr>
        <w:t>obbligatorio</w:t>
      </w:r>
      <w:r>
        <w:rPr>
          <w:rFonts w:ascii="Calibri" w:hAnsi="Calibri" w:cs="Calibri"/>
        </w:rPr>
        <w:t xml:space="preserve">, Numero Intero </w:t>
      </w:r>
    </w:p>
    <w:p w:rsidRPr="00F476FA" w:rsidR="000635BA" w:rsidP="00842DA3" w:rsidRDefault="000635BA" w14:paraId="143842CF" w14:textId="77777777">
      <w:pPr>
        <w:pStyle w:val="ListParagraph"/>
        <w:numPr>
          <w:ilvl w:val="1"/>
          <w:numId w:val="21"/>
        </w:numPr>
        <w:rPr>
          <w:rFonts w:asciiTheme="minorHAnsi" w:hAnsiTheme="minorHAnsi" w:cstheme="minorHAnsi"/>
        </w:rPr>
      </w:pPr>
      <w:r w:rsidRPr="00F476FA">
        <w:rPr>
          <w:rFonts w:asciiTheme="minorHAnsi" w:hAnsiTheme="minorHAnsi" w:cstheme="minorHAnsi"/>
        </w:rPr>
        <w:t>Codice Fattispecie</w:t>
      </w:r>
      <w:r>
        <w:rPr>
          <w:rFonts w:ascii="Calibri" w:hAnsi="Calibri" w:cs="Calibri"/>
        </w:rPr>
        <w:t xml:space="preserve">: </w:t>
      </w:r>
      <w:r w:rsidRPr="005B1390">
        <w:rPr>
          <w:rFonts w:ascii="Calibri" w:hAnsi="Calibri" w:cs="Calibri"/>
        </w:rPr>
        <w:t>obbligatorio</w:t>
      </w:r>
      <w:r>
        <w:rPr>
          <w:rFonts w:ascii="Calibri" w:hAnsi="Calibri" w:cs="Calibri"/>
        </w:rPr>
        <w:t>, stringa 20</w:t>
      </w:r>
    </w:p>
    <w:p w:rsidRPr="00F476FA" w:rsidR="000635BA" w:rsidP="00842DA3" w:rsidRDefault="000635BA" w14:paraId="4D67B140" w14:textId="77777777">
      <w:pPr>
        <w:pStyle w:val="ListParagraph"/>
        <w:numPr>
          <w:ilvl w:val="1"/>
          <w:numId w:val="21"/>
        </w:numPr>
        <w:rPr>
          <w:rFonts w:asciiTheme="minorHAnsi" w:hAnsiTheme="minorHAnsi" w:cstheme="minorHAnsi"/>
        </w:rPr>
      </w:pPr>
      <w:r w:rsidRPr="00F476FA">
        <w:rPr>
          <w:rFonts w:asciiTheme="minorHAnsi" w:hAnsiTheme="minorHAnsi" w:cstheme="minorHAnsi"/>
        </w:rPr>
        <w:t>Descrizione Fattispecie</w:t>
      </w:r>
      <w:r>
        <w:rPr>
          <w:rFonts w:ascii="Calibri" w:hAnsi="Calibri" w:cs="Calibri"/>
        </w:rPr>
        <w:t xml:space="preserve">: </w:t>
      </w:r>
      <w:r w:rsidRPr="005B1390">
        <w:rPr>
          <w:rFonts w:ascii="Calibri" w:hAnsi="Calibri" w:cs="Calibri"/>
        </w:rPr>
        <w:t>obbligatorio</w:t>
      </w:r>
      <w:r>
        <w:rPr>
          <w:rFonts w:ascii="Calibri" w:hAnsi="Calibri" w:cs="Calibri"/>
        </w:rPr>
        <w:t>, stringa 4000</w:t>
      </w:r>
    </w:p>
    <w:p w:rsidR="006B08C7" w:rsidP="00842DA3" w:rsidRDefault="00D87663" w14:paraId="75CE07B1" w14:textId="70FF9AD3">
      <w:pPr>
        <w:pStyle w:val="ListParagraph"/>
        <w:numPr>
          <w:ilvl w:val="1"/>
          <w:numId w:val="21"/>
        </w:numPr>
        <w:rPr>
          <w:rFonts w:asciiTheme="minorHAnsi" w:hAnsiTheme="minorHAnsi" w:cstheme="minorHAnsi"/>
        </w:rPr>
      </w:pPr>
      <w:r>
        <w:rPr>
          <w:rFonts w:asciiTheme="minorHAnsi" w:hAnsiTheme="minorHAnsi" w:cstheme="minorHAnsi"/>
        </w:rPr>
        <w:t>Codice Fiscale</w:t>
      </w:r>
      <w:r w:rsidRPr="00F476FA" w:rsidR="000635BA">
        <w:rPr>
          <w:rFonts w:asciiTheme="minorHAnsi" w:hAnsiTheme="minorHAnsi" w:cstheme="minorHAnsi"/>
        </w:rPr>
        <w:t xml:space="preserve"> Lavorator</w:t>
      </w:r>
      <w:r>
        <w:rPr>
          <w:rFonts w:asciiTheme="minorHAnsi" w:hAnsiTheme="minorHAnsi" w:cstheme="minorHAnsi"/>
        </w:rPr>
        <w:t>e</w:t>
      </w:r>
      <w:r w:rsidR="000635BA">
        <w:rPr>
          <w:rFonts w:ascii="Calibri" w:hAnsi="Calibri" w:cs="Calibri"/>
        </w:rPr>
        <w:t xml:space="preserve">: facoltativo, </w:t>
      </w:r>
      <w:r>
        <w:rPr>
          <w:rFonts w:ascii="Calibri" w:hAnsi="Calibri" w:cs="Calibri"/>
        </w:rPr>
        <w:t>stringa 20</w:t>
      </w:r>
    </w:p>
    <w:p w:rsidRPr="003B5C7D" w:rsidR="000635BA" w:rsidP="00842DA3" w:rsidRDefault="003E3CDB" w14:paraId="2C02B3C9" w14:textId="14021DE2">
      <w:pPr>
        <w:pStyle w:val="ListParagraph"/>
        <w:numPr>
          <w:ilvl w:val="1"/>
          <w:numId w:val="21"/>
        </w:numPr>
        <w:rPr>
          <w:rFonts w:asciiTheme="minorHAnsi" w:hAnsiTheme="minorHAnsi" w:cstheme="minorHAnsi"/>
        </w:rPr>
      </w:pPr>
      <w:r>
        <w:rPr>
          <w:rFonts w:ascii="Calibri" w:hAnsi="Calibri" w:cs="Calibri"/>
        </w:rPr>
        <w:t>Data di inizio del periodo in cui è stato commesso l’illecito</w:t>
      </w:r>
      <w:r w:rsidR="00AB51FA">
        <w:rPr>
          <w:rFonts w:ascii="Calibri" w:hAnsi="Calibri" w:cs="Calibri"/>
        </w:rPr>
        <w:t>(*)</w:t>
      </w:r>
      <w:r w:rsidR="000635BA">
        <w:rPr>
          <w:rFonts w:ascii="Calibri" w:hAnsi="Calibri" w:cs="Calibri"/>
        </w:rPr>
        <w:t xml:space="preserve">: </w:t>
      </w:r>
      <w:r w:rsidRPr="005B1390" w:rsidR="000635BA">
        <w:rPr>
          <w:rFonts w:ascii="Calibri" w:hAnsi="Calibri" w:cs="Calibri"/>
        </w:rPr>
        <w:t>obbligatorio</w:t>
      </w:r>
      <w:r w:rsidR="000635BA">
        <w:rPr>
          <w:rFonts w:ascii="Calibri" w:hAnsi="Calibri" w:cs="Calibri"/>
        </w:rPr>
        <w:t xml:space="preserve">, </w:t>
      </w:r>
      <w:r>
        <w:rPr>
          <w:rFonts w:ascii="Calibri" w:hAnsi="Calibri" w:cs="Calibri"/>
        </w:rPr>
        <w:t>data</w:t>
      </w:r>
    </w:p>
    <w:p w:rsidRPr="004B10B9" w:rsidR="004B10B9" w:rsidP="004B10B9" w:rsidRDefault="00AB51FA" w14:paraId="61A43E86" w14:textId="7899BBA0">
      <w:pPr>
        <w:rPr>
          <w:rFonts w:asciiTheme="minorHAnsi" w:hAnsiTheme="minorHAnsi" w:cstheme="minorHAnsi"/>
        </w:rPr>
      </w:pPr>
      <w:r>
        <w:rPr>
          <w:rFonts w:asciiTheme="minorHAnsi" w:hAnsiTheme="minorHAnsi" w:cstheme="minorHAnsi"/>
        </w:rPr>
        <w:t>(</w:t>
      </w:r>
      <w:r w:rsidR="009B5CFA">
        <w:rPr>
          <w:rFonts w:asciiTheme="minorHAnsi" w:hAnsiTheme="minorHAnsi" w:cstheme="minorHAnsi"/>
        </w:rPr>
        <w:t>*</w:t>
      </w:r>
      <w:r>
        <w:rPr>
          <w:rFonts w:asciiTheme="minorHAnsi" w:hAnsiTheme="minorHAnsi" w:cstheme="minorHAnsi"/>
        </w:rPr>
        <w:t>)</w:t>
      </w:r>
      <w:r w:rsidR="009B5CFA">
        <w:rPr>
          <w:rFonts w:asciiTheme="minorHAnsi" w:hAnsiTheme="minorHAnsi" w:cstheme="minorHAnsi"/>
        </w:rPr>
        <w:t>: possono essere presenti più periodi</w:t>
      </w:r>
    </w:p>
    <w:p w:rsidR="00A45FB9" w:rsidP="0055399E" w:rsidRDefault="00A45FB9" w14:paraId="0BE10AF6" w14:textId="0A42E01E">
      <w:pPr>
        <w:pStyle w:val="Heading4"/>
      </w:pPr>
      <w:bookmarkStart w:name="_Ref214484484" w:id="167"/>
      <w:bookmarkStart w:name="_Toc222417344" w:id="168"/>
      <w:r>
        <w:t>RF01-03-0</w:t>
      </w:r>
      <w:r w:rsidR="0031711D">
        <w:t>4</w:t>
      </w:r>
      <w:r>
        <w:t xml:space="preserve"> – </w:t>
      </w:r>
      <w:r w:rsidR="0031711D">
        <w:t>Decurtazioni annullabili</w:t>
      </w:r>
      <w:r w:rsidR="008B6A2E">
        <w:t xml:space="preserve"> da revisore</w:t>
      </w:r>
      <w:bookmarkEnd w:id="167"/>
      <w:bookmarkEnd w:id="168"/>
      <w:r w:rsidR="008B6A2E">
        <w:t xml:space="preserve"> </w:t>
      </w:r>
    </w:p>
    <w:p w:rsidR="00A45FB9" w:rsidP="00A45FB9" w:rsidRDefault="00A45FB9" w14:paraId="536E3098" w14:textId="0639643E">
      <w:pPr>
        <w:jc w:val="both"/>
        <w:rPr>
          <w:rFonts w:ascii="Calibri" w:hAnsi="Calibri" w:cs="Calibri"/>
        </w:rPr>
      </w:pPr>
      <w:r>
        <w:rPr>
          <w:rFonts w:ascii="Calibri" w:hAnsi="Calibri" w:cs="Calibri"/>
        </w:rPr>
        <w:t xml:space="preserve">L’utente deve poter visualizzare </w:t>
      </w:r>
      <w:r w:rsidR="00D64A8D">
        <w:rPr>
          <w:rFonts w:ascii="Calibri" w:hAnsi="Calibri" w:cs="Calibri"/>
        </w:rPr>
        <w:t>le decurtazioni che pu</w:t>
      </w:r>
      <w:r w:rsidR="007D6EDB">
        <w:rPr>
          <w:rFonts w:ascii="Calibri" w:hAnsi="Calibri" w:cs="Calibri"/>
        </w:rPr>
        <w:t>ò annullare</w:t>
      </w:r>
      <w:r w:rsidR="007C3CDE">
        <w:rPr>
          <w:rFonts w:ascii="Calibri" w:hAnsi="Calibri" w:cs="Calibri"/>
        </w:rPr>
        <w:t>.</w:t>
      </w:r>
      <w:r>
        <w:rPr>
          <w:rFonts w:ascii="Calibri" w:hAnsi="Calibri" w:cs="Calibri"/>
        </w:rPr>
        <w:t xml:space="preserve"> Deve essere realizzato un nuovo servizio nell’ambito delle decurtazioni.</w:t>
      </w:r>
    </w:p>
    <w:p w:rsidR="00A45FB9" w:rsidP="00A45FB9" w:rsidRDefault="00A45FB9" w14:paraId="454B1E05" w14:textId="77777777">
      <w:pPr>
        <w:jc w:val="both"/>
        <w:rPr>
          <w:rFonts w:ascii="Calibri" w:hAnsi="Calibri" w:cs="Calibri"/>
        </w:rPr>
      </w:pPr>
      <w:r>
        <w:rPr>
          <w:rFonts w:ascii="Calibri" w:hAnsi="Calibri" w:cs="Calibri"/>
        </w:rPr>
        <w:t>Il servizio prevede i seguenti parametri di input:</w:t>
      </w:r>
    </w:p>
    <w:p w:rsidRPr="005B1390" w:rsidR="00A45FB9" w:rsidP="00842DA3" w:rsidRDefault="00A45FB9" w14:paraId="6DCB87BF" w14:textId="3EFB42DD">
      <w:pPr>
        <w:pStyle w:val="ListParagraph"/>
        <w:numPr>
          <w:ilvl w:val="0"/>
          <w:numId w:val="22"/>
        </w:numPr>
        <w:jc w:val="both"/>
        <w:rPr>
          <w:rFonts w:ascii="Calibri" w:hAnsi="Calibri" w:cs="Calibri"/>
        </w:rPr>
      </w:pPr>
      <w:r>
        <w:rPr>
          <w:rFonts w:ascii="Calibri" w:hAnsi="Calibri" w:cs="Calibri"/>
        </w:rPr>
        <w:t xml:space="preserve">Identificativo </w:t>
      </w:r>
      <w:r w:rsidR="007C3CDE">
        <w:rPr>
          <w:rFonts w:ascii="Calibri" w:hAnsi="Calibri" w:cs="Calibri"/>
        </w:rPr>
        <w:t>Decurtazione</w:t>
      </w:r>
      <w:r>
        <w:rPr>
          <w:rFonts w:ascii="Calibri" w:hAnsi="Calibri" w:cs="Calibri"/>
        </w:rPr>
        <w:t xml:space="preserve">:  </w:t>
      </w:r>
      <w:r w:rsidRPr="005B1390">
        <w:rPr>
          <w:rFonts w:ascii="Calibri" w:hAnsi="Calibri" w:cs="Calibri"/>
        </w:rPr>
        <w:t xml:space="preserve">obbligatorio, </w:t>
      </w:r>
      <w:r>
        <w:rPr>
          <w:rFonts w:ascii="Calibri" w:hAnsi="Calibri" w:cs="Calibri"/>
        </w:rPr>
        <w:t>numero intero</w:t>
      </w:r>
    </w:p>
    <w:p w:rsidRPr="005B1390" w:rsidR="00A45FB9" w:rsidP="00842DA3" w:rsidRDefault="00A45FB9" w14:paraId="342393BD"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9F77F0" w:rsidP="00A45FB9" w:rsidRDefault="00A45FB9" w14:paraId="1B76C91E" w14:textId="77777777">
      <w:pPr>
        <w:jc w:val="both"/>
        <w:rPr>
          <w:rFonts w:ascii="Calibri" w:hAnsi="Calibri" w:cs="Calibri"/>
        </w:rPr>
      </w:pPr>
      <w:r>
        <w:rPr>
          <w:rFonts w:ascii="Calibri" w:hAnsi="Calibri" w:cs="Calibri"/>
        </w:rPr>
        <w:t xml:space="preserve">Il servizio </w:t>
      </w:r>
    </w:p>
    <w:p w:rsidR="00E938B8" w:rsidP="00842DA3" w:rsidRDefault="004651BB" w14:paraId="22E9C10B" w14:textId="71365C74">
      <w:pPr>
        <w:pStyle w:val="ListParagraph"/>
        <w:numPr>
          <w:ilvl w:val="0"/>
          <w:numId w:val="22"/>
        </w:numPr>
        <w:jc w:val="both"/>
        <w:rPr>
          <w:rFonts w:ascii="Calibri" w:hAnsi="Calibri" w:cs="Calibri"/>
        </w:rPr>
      </w:pPr>
      <w:r>
        <w:rPr>
          <w:rFonts w:ascii="Calibri" w:hAnsi="Calibri" w:cs="Calibri"/>
        </w:rPr>
        <w:t>restituisce False</w:t>
      </w:r>
      <w:r w:rsidR="00A45FB9">
        <w:rPr>
          <w:rFonts w:ascii="Calibri" w:hAnsi="Calibri" w:cs="Calibri"/>
        </w:rPr>
        <w:t xml:space="preserve"> se </w:t>
      </w:r>
      <w:r w:rsidR="00885832">
        <w:rPr>
          <w:rFonts w:ascii="Calibri" w:hAnsi="Calibri" w:cs="Calibri"/>
        </w:rPr>
        <w:t>la decurtazio</w:t>
      </w:r>
      <w:r w:rsidR="00F427D5">
        <w:rPr>
          <w:rFonts w:ascii="Calibri" w:hAnsi="Calibri" w:cs="Calibri"/>
        </w:rPr>
        <w:t xml:space="preserve">ne è già </w:t>
      </w:r>
      <w:r w:rsidR="00E938B8">
        <w:rPr>
          <w:rFonts w:ascii="Calibri" w:hAnsi="Calibri" w:cs="Calibri"/>
        </w:rPr>
        <w:t>annullata</w:t>
      </w:r>
      <w:r w:rsidR="00634201">
        <w:rPr>
          <w:rFonts w:ascii="Calibri" w:hAnsi="Calibri" w:cs="Calibri"/>
        </w:rPr>
        <w:t xml:space="preserve"> o in bozza</w:t>
      </w:r>
      <w:r w:rsidR="006B40EF">
        <w:rPr>
          <w:rFonts w:ascii="Calibri" w:hAnsi="Calibri" w:cs="Calibri"/>
        </w:rPr>
        <w:t xml:space="preserve">, </w:t>
      </w:r>
    </w:p>
    <w:p w:rsidR="00836278" w:rsidP="00842DA3" w:rsidRDefault="00437E89" w14:paraId="7FB874BB" w14:textId="08E90AFC">
      <w:pPr>
        <w:pStyle w:val="ListParagraph"/>
        <w:numPr>
          <w:ilvl w:val="0"/>
          <w:numId w:val="22"/>
        </w:numPr>
        <w:jc w:val="both"/>
        <w:rPr>
          <w:rFonts w:ascii="Calibri" w:hAnsi="Calibri" w:cs="Calibri"/>
        </w:rPr>
      </w:pPr>
      <w:r>
        <w:rPr>
          <w:rFonts w:ascii="Calibri" w:hAnsi="Calibri" w:cs="Calibri"/>
        </w:rPr>
        <w:t>se la decurtazione non è annullata</w:t>
      </w:r>
      <w:r w:rsidR="00DB256F">
        <w:rPr>
          <w:rFonts w:ascii="Calibri" w:hAnsi="Calibri" w:cs="Calibri"/>
        </w:rPr>
        <w:t xml:space="preserve"> o in bozza</w:t>
      </w:r>
      <w:r w:rsidR="00152E39">
        <w:rPr>
          <w:rFonts w:ascii="Calibri" w:hAnsi="Calibri" w:cs="Calibri"/>
        </w:rPr>
        <w:t xml:space="preserve">, il servizio </w:t>
      </w:r>
      <w:r w:rsidR="00BB2642">
        <w:rPr>
          <w:rFonts w:ascii="Calibri" w:hAnsi="Calibri" w:cs="Calibri"/>
        </w:rPr>
        <w:t xml:space="preserve">restituisce True </w:t>
      </w:r>
      <w:r w:rsidR="009F77F0">
        <w:rPr>
          <w:rFonts w:ascii="Calibri" w:hAnsi="Calibri" w:cs="Calibri"/>
        </w:rPr>
        <w:t>se</w:t>
      </w:r>
      <w:r w:rsidR="0005648F">
        <w:rPr>
          <w:rFonts w:ascii="Calibri" w:hAnsi="Calibri" w:cs="Calibri"/>
        </w:rPr>
        <w:t xml:space="preserve"> </w:t>
      </w:r>
      <w:r w:rsidRPr="00E938B8" w:rsidR="00A45FB9">
        <w:rPr>
          <w:rFonts w:ascii="Calibri" w:hAnsi="Calibri" w:cs="Calibri"/>
        </w:rPr>
        <w:t>l’utente</w:t>
      </w:r>
      <w:r w:rsidR="00A45FB9">
        <w:rPr>
          <w:rFonts w:ascii="Calibri" w:hAnsi="Calibri" w:cs="Calibri"/>
        </w:rPr>
        <w:t xml:space="preserve"> è abilitato alla funzione IAM decurtazione_</w:t>
      </w:r>
      <w:r w:rsidR="00696833">
        <w:rPr>
          <w:rFonts w:ascii="Calibri" w:hAnsi="Calibri" w:cs="Calibri"/>
        </w:rPr>
        <w:t>annullamento_nazionale</w:t>
      </w:r>
    </w:p>
    <w:p w:rsidR="00B34C80" w:rsidP="00842DA3" w:rsidRDefault="0005040F" w14:paraId="5508FF1B" w14:textId="253736CA">
      <w:pPr>
        <w:pStyle w:val="ListParagraph"/>
        <w:numPr>
          <w:ilvl w:val="0"/>
          <w:numId w:val="22"/>
        </w:numPr>
        <w:jc w:val="both"/>
        <w:rPr>
          <w:rFonts w:ascii="Calibri" w:hAnsi="Calibri" w:cs="Calibri"/>
        </w:rPr>
      </w:pPr>
      <w:r w:rsidRPr="00E938B8">
        <w:rPr>
          <w:rFonts w:ascii="Calibri" w:hAnsi="Calibri" w:cs="Calibri"/>
        </w:rPr>
        <w:t xml:space="preserve"> </w:t>
      </w:r>
      <w:r w:rsidR="00B34C80">
        <w:rPr>
          <w:rFonts w:ascii="Calibri" w:hAnsi="Calibri" w:cs="Calibri"/>
        </w:rPr>
        <w:t xml:space="preserve">se la decurtazione non è annullata e </w:t>
      </w:r>
      <w:r w:rsidRPr="00E938B8" w:rsidR="00B34C80">
        <w:rPr>
          <w:rFonts w:ascii="Calibri" w:hAnsi="Calibri" w:cs="Calibri"/>
        </w:rPr>
        <w:t>l’utente</w:t>
      </w:r>
      <w:r w:rsidR="00B34C80">
        <w:rPr>
          <w:rFonts w:ascii="Calibri" w:hAnsi="Calibri" w:cs="Calibri"/>
        </w:rPr>
        <w:t xml:space="preserve"> non</w:t>
      </w:r>
      <w:r w:rsidRPr="00E938B8" w:rsidR="00B34C80">
        <w:rPr>
          <w:rFonts w:ascii="Calibri" w:hAnsi="Calibri" w:cs="Calibri"/>
        </w:rPr>
        <w:t xml:space="preserve"> è abilitato alla funzione IAM decurtazione_annullamento_nazionale</w:t>
      </w:r>
      <w:r w:rsidR="00846E09">
        <w:rPr>
          <w:rFonts w:ascii="Calibri" w:hAnsi="Calibri" w:cs="Calibri"/>
        </w:rPr>
        <w:t xml:space="preserve">, </w:t>
      </w:r>
      <w:r w:rsidR="008C44C1">
        <w:rPr>
          <w:rFonts w:ascii="Calibri" w:hAnsi="Calibri" w:cs="Calibri"/>
        </w:rPr>
        <w:t xml:space="preserve">allora il servizio restituisce True </w:t>
      </w:r>
      <w:r w:rsidR="00B32089">
        <w:rPr>
          <w:rFonts w:ascii="Calibri" w:hAnsi="Calibri" w:cs="Calibri"/>
        </w:rPr>
        <w:t xml:space="preserve">se </w:t>
      </w:r>
      <w:r w:rsidR="0030092F">
        <w:rPr>
          <w:rFonts w:ascii="Calibri" w:hAnsi="Calibri" w:cs="Calibri"/>
        </w:rPr>
        <w:t xml:space="preserve">l’utente è abilitato </w:t>
      </w:r>
      <w:r w:rsidR="00F52BAE">
        <w:rPr>
          <w:rFonts w:ascii="Calibri" w:hAnsi="Calibri" w:cs="Calibri"/>
        </w:rPr>
        <w:t xml:space="preserve">alla funzione IAM </w:t>
      </w:r>
      <w:r w:rsidRPr="00E938B8" w:rsidR="00F52BAE">
        <w:rPr>
          <w:rFonts w:ascii="Calibri" w:hAnsi="Calibri" w:cs="Calibri"/>
        </w:rPr>
        <w:t>decurtazione_annullamento_territoriale</w:t>
      </w:r>
      <w:r w:rsidR="00F52BAE">
        <w:rPr>
          <w:rFonts w:ascii="Calibri" w:hAnsi="Calibri" w:cs="Calibri"/>
        </w:rPr>
        <w:t xml:space="preserve">  e </w:t>
      </w:r>
      <w:r w:rsidR="00B32089">
        <w:rPr>
          <w:rFonts w:ascii="Calibri" w:hAnsi="Calibri" w:cs="Calibri"/>
        </w:rPr>
        <w:t>la decurtazione è stata creata da uno dei suoi utenti targe</w:t>
      </w:r>
      <w:r w:rsidR="00F52BAE">
        <w:rPr>
          <w:rFonts w:ascii="Calibri" w:hAnsi="Calibri" w:cs="Calibri"/>
        </w:rPr>
        <w:t>t</w:t>
      </w:r>
    </w:p>
    <w:p w:rsidR="00B65006" w:rsidP="00842DA3" w:rsidRDefault="00B65006" w14:paraId="3F3008ED" w14:textId="77777777">
      <w:pPr>
        <w:pStyle w:val="ListParagraph"/>
        <w:numPr>
          <w:ilvl w:val="0"/>
          <w:numId w:val="22"/>
        </w:numPr>
        <w:jc w:val="both"/>
        <w:rPr>
          <w:rFonts w:ascii="Calibri" w:hAnsi="Calibri" w:cs="Calibri"/>
        </w:rPr>
      </w:pPr>
      <w:r>
        <w:rPr>
          <w:rFonts w:ascii="Calibri" w:hAnsi="Calibri" w:cs="Calibri"/>
        </w:rPr>
        <w:t>In tutti gli altri casi restituisce False</w:t>
      </w:r>
    </w:p>
    <w:p w:rsidR="00D223B1" w:rsidP="00D223B1" w:rsidRDefault="00D223B1" w14:paraId="642DA08E" w14:textId="77777777">
      <w:pPr>
        <w:jc w:val="both"/>
        <w:rPr>
          <w:rFonts w:ascii="Calibri" w:hAnsi="Calibri" w:cs="Calibri"/>
        </w:rPr>
      </w:pPr>
    </w:p>
    <w:p w:rsidR="00D223B1" w:rsidP="00D223B1" w:rsidRDefault="00D223B1" w14:paraId="1D349A1B" w14:textId="69250D51">
      <w:pPr>
        <w:jc w:val="both"/>
        <w:rPr>
          <w:rFonts w:ascii="Calibri" w:hAnsi="Calibri" w:cs="Calibri"/>
        </w:rPr>
      </w:pPr>
      <w:r>
        <w:rPr>
          <w:rFonts w:ascii="Calibri" w:hAnsi="Calibri" w:cs="Calibri"/>
        </w:rPr>
        <w:t>Il servizio restituisce le seguenti informazioni:</w:t>
      </w:r>
    </w:p>
    <w:p w:rsidR="00D223B1" w:rsidP="00842DA3" w:rsidRDefault="00D223B1" w14:paraId="0608B57C" w14:textId="77777777">
      <w:pPr>
        <w:pStyle w:val="ListParagraph"/>
        <w:numPr>
          <w:ilvl w:val="0"/>
          <w:numId w:val="22"/>
        </w:numPr>
        <w:jc w:val="both"/>
        <w:rPr>
          <w:rFonts w:ascii="Calibri" w:hAnsi="Calibri" w:cs="Calibri"/>
        </w:rPr>
      </w:pPr>
      <w:r>
        <w:rPr>
          <w:rFonts w:ascii="Calibri" w:hAnsi="Calibri" w:cs="Calibri"/>
        </w:rPr>
        <w:t xml:space="preserve">Identificativo Decurtazione:  </w:t>
      </w:r>
      <w:r w:rsidRPr="005B1390">
        <w:rPr>
          <w:rFonts w:ascii="Calibri" w:hAnsi="Calibri" w:cs="Calibri"/>
        </w:rPr>
        <w:t xml:space="preserve">obbligatorio, </w:t>
      </w:r>
      <w:r>
        <w:rPr>
          <w:rFonts w:ascii="Calibri" w:hAnsi="Calibri" w:cs="Calibri"/>
        </w:rPr>
        <w:t>numero intero</w:t>
      </w:r>
    </w:p>
    <w:p w:rsidRPr="005B1390" w:rsidR="00D223B1" w:rsidP="00842DA3" w:rsidRDefault="001616D0" w14:paraId="47575E9F" w14:textId="17C37630">
      <w:pPr>
        <w:pStyle w:val="ListParagraph"/>
        <w:numPr>
          <w:ilvl w:val="0"/>
          <w:numId w:val="22"/>
        </w:numPr>
        <w:jc w:val="both"/>
        <w:rPr>
          <w:rFonts w:ascii="Calibri" w:hAnsi="Calibri" w:cs="Calibri"/>
        </w:rPr>
      </w:pPr>
      <w:r>
        <w:rPr>
          <w:rFonts w:ascii="Calibri" w:hAnsi="Calibri" w:cs="Calibri"/>
        </w:rPr>
        <w:t>Decurtazione</w:t>
      </w:r>
      <w:r w:rsidR="002F0823">
        <w:rPr>
          <w:rFonts w:ascii="Calibri" w:hAnsi="Calibri" w:cs="Calibri"/>
        </w:rPr>
        <w:t xml:space="preserve"> </w:t>
      </w:r>
      <w:r>
        <w:rPr>
          <w:rFonts w:ascii="Calibri" w:hAnsi="Calibri" w:cs="Calibri"/>
        </w:rPr>
        <w:t xml:space="preserve">Annullabile: </w:t>
      </w:r>
      <w:r w:rsidR="00E30A60">
        <w:rPr>
          <w:rFonts w:ascii="Calibri" w:hAnsi="Calibri" w:cs="Calibri"/>
        </w:rPr>
        <w:t xml:space="preserve">obbligatorio, </w:t>
      </w:r>
      <w:r w:rsidR="002F0823">
        <w:rPr>
          <w:rFonts w:ascii="Calibri" w:hAnsi="Calibri" w:cs="Calibri"/>
        </w:rPr>
        <w:t>bool</w:t>
      </w:r>
      <w:r w:rsidR="00B35220">
        <w:rPr>
          <w:rFonts w:ascii="Calibri" w:hAnsi="Calibri" w:cs="Calibri"/>
        </w:rPr>
        <w:t>e</w:t>
      </w:r>
      <w:r w:rsidR="002F0823">
        <w:rPr>
          <w:rFonts w:ascii="Calibri" w:hAnsi="Calibri" w:cs="Calibri"/>
        </w:rPr>
        <w:t>ano</w:t>
      </w:r>
      <w:r w:rsidR="00B35220">
        <w:rPr>
          <w:rFonts w:ascii="Calibri" w:hAnsi="Calibri" w:cs="Calibri"/>
        </w:rPr>
        <w:t xml:space="preserve"> (</w:t>
      </w:r>
      <w:r w:rsidR="002F0823">
        <w:rPr>
          <w:rFonts w:ascii="Calibri" w:hAnsi="Calibri" w:cs="Calibri"/>
        </w:rPr>
        <w:t>True o False</w:t>
      </w:r>
      <w:r w:rsidR="00B35220">
        <w:rPr>
          <w:rFonts w:ascii="Calibri" w:hAnsi="Calibri" w:cs="Calibri"/>
        </w:rPr>
        <w:t>)</w:t>
      </w:r>
    </w:p>
    <w:p w:rsidRPr="005B1390" w:rsidR="00D223B1" w:rsidP="00842DA3" w:rsidRDefault="00D223B1" w14:paraId="172707F4"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4B10B9" w:rsidR="00A45FB9" w:rsidP="004B10B9" w:rsidRDefault="00A45FB9" w14:paraId="4A9E95C1" w14:textId="77777777">
      <w:pPr>
        <w:rPr>
          <w:rFonts w:asciiTheme="minorHAnsi" w:hAnsiTheme="minorHAnsi" w:cstheme="minorHAnsi"/>
        </w:rPr>
      </w:pPr>
    </w:p>
    <w:p w:rsidRPr="00F57602" w:rsidR="00524A97" w:rsidP="0055399E" w:rsidRDefault="00524A97" w14:paraId="48580A5E" w14:textId="360F4C39">
      <w:pPr>
        <w:pStyle w:val="Heading4"/>
        <w:rPr>
          <w:highlight w:val="yellow"/>
        </w:rPr>
      </w:pPr>
      <w:bookmarkStart w:name="_Toc222417345" w:id="169"/>
      <w:r w:rsidRPr="00F57602">
        <w:rPr>
          <w:highlight w:val="yellow"/>
        </w:rPr>
        <w:t>RF01-03-05 – Decurtazioni cancellabili da utente creatore</w:t>
      </w:r>
      <w:bookmarkEnd w:id="169"/>
      <w:r w:rsidRPr="00F57602">
        <w:rPr>
          <w:highlight w:val="yellow"/>
        </w:rPr>
        <w:t xml:space="preserve"> </w:t>
      </w:r>
    </w:p>
    <w:p w:rsidR="00524A97" w:rsidP="00524A97" w:rsidRDefault="00326CAA" w14:paraId="7492A6AA" w14:textId="057D49E4">
      <w:pPr>
        <w:jc w:val="both"/>
        <w:rPr>
          <w:rFonts w:ascii="Calibri" w:hAnsi="Calibri" w:cs="Calibri"/>
        </w:rPr>
      </w:pPr>
      <w:r>
        <w:rPr>
          <w:rFonts w:ascii="Calibri" w:hAnsi="Calibri" w:cs="Calibri"/>
        </w:rPr>
        <w:t>Solo l</w:t>
      </w:r>
      <w:r w:rsidR="00524A97">
        <w:rPr>
          <w:rFonts w:ascii="Calibri" w:hAnsi="Calibri" w:cs="Calibri"/>
        </w:rPr>
        <w:t>’utente</w:t>
      </w:r>
      <w:r>
        <w:rPr>
          <w:rFonts w:ascii="Calibri" w:hAnsi="Calibri" w:cs="Calibri"/>
        </w:rPr>
        <w:t xml:space="preserve"> </w:t>
      </w:r>
      <w:r w:rsidR="009F2887">
        <w:rPr>
          <w:rFonts w:ascii="Calibri" w:hAnsi="Calibri" w:cs="Calibri"/>
        </w:rPr>
        <w:t>che ha creato una decurtazione</w:t>
      </w:r>
      <w:r w:rsidR="00524A97">
        <w:rPr>
          <w:rFonts w:ascii="Calibri" w:hAnsi="Calibri" w:cs="Calibri"/>
        </w:rPr>
        <w:t xml:space="preserve"> </w:t>
      </w:r>
      <w:r w:rsidR="00D21D7C">
        <w:rPr>
          <w:rFonts w:ascii="Calibri" w:hAnsi="Calibri" w:cs="Calibri"/>
        </w:rPr>
        <w:t>in bozza</w:t>
      </w:r>
      <w:r w:rsidR="00524A97">
        <w:rPr>
          <w:rFonts w:ascii="Calibri" w:hAnsi="Calibri" w:cs="Calibri"/>
        </w:rPr>
        <w:t xml:space="preserve"> deve poter</w:t>
      </w:r>
      <w:r w:rsidR="009F2887">
        <w:rPr>
          <w:rFonts w:ascii="Calibri" w:hAnsi="Calibri" w:cs="Calibri"/>
        </w:rPr>
        <w:t>la</w:t>
      </w:r>
      <w:r w:rsidR="00524A97">
        <w:rPr>
          <w:rFonts w:ascii="Calibri" w:hAnsi="Calibri" w:cs="Calibri"/>
        </w:rPr>
        <w:t xml:space="preserve"> </w:t>
      </w:r>
      <w:r w:rsidR="00DB256F">
        <w:rPr>
          <w:rFonts w:ascii="Calibri" w:hAnsi="Calibri" w:cs="Calibri"/>
        </w:rPr>
        <w:t>cancellare fisicamente</w:t>
      </w:r>
      <w:r w:rsidR="00524A97">
        <w:rPr>
          <w:rFonts w:ascii="Calibri" w:hAnsi="Calibri" w:cs="Calibri"/>
        </w:rPr>
        <w:t>. Deve essere realizzato un nuovo servizio nell’ambito delle decurtazioni.</w:t>
      </w:r>
    </w:p>
    <w:p w:rsidR="00524A97" w:rsidP="00524A97" w:rsidRDefault="00524A97" w14:paraId="3910C4E4" w14:textId="77777777">
      <w:pPr>
        <w:jc w:val="both"/>
        <w:rPr>
          <w:rFonts w:ascii="Calibri" w:hAnsi="Calibri" w:cs="Calibri"/>
        </w:rPr>
      </w:pPr>
      <w:r>
        <w:rPr>
          <w:rFonts w:ascii="Calibri" w:hAnsi="Calibri" w:cs="Calibri"/>
        </w:rPr>
        <w:t>Il servizio prevede i seguenti parametri di input:</w:t>
      </w:r>
    </w:p>
    <w:p w:rsidRPr="005B1390" w:rsidR="00524A97" w:rsidP="00842DA3" w:rsidRDefault="00524A97" w14:paraId="535E1F7E" w14:textId="77777777">
      <w:pPr>
        <w:pStyle w:val="ListParagraph"/>
        <w:numPr>
          <w:ilvl w:val="0"/>
          <w:numId w:val="22"/>
        </w:numPr>
        <w:jc w:val="both"/>
        <w:rPr>
          <w:rFonts w:ascii="Calibri" w:hAnsi="Calibri" w:cs="Calibri"/>
        </w:rPr>
      </w:pPr>
      <w:r>
        <w:rPr>
          <w:rFonts w:ascii="Calibri" w:hAnsi="Calibri" w:cs="Calibri"/>
        </w:rPr>
        <w:t xml:space="preserve">Identificativo Decurtazione:  </w:t>
      </w:r>
      <w:r w:rsidRPr="005B1390">
        <w:rPr>
          <w:rFonts w:ascii="Calibri" w:hAnsi="Calibri" w:cs="Calibri"/>
        </w:rPr>
        <w:t xml:space="preserve">obbligatorio, </w:t>
      </w:r>
      <w:r>
        <w:rPr>
          <w:rFonts w:ascii="Calibri" w:hAnsi="Calibri" w:cs="Calibri"/>
        </w:rPr>
        <w:t>numero intero</w:t>
      </w:r>
    </w:p>
    <w:p w:rsidRPr="005B1390" w:rsidR="00524A97" w:rsidP="00842DA3" w:rsidRDefault="00524A97" w14:paraId="5CEAF53F"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524A97" w:rsidP="00524A97" w:rsidRDefault="00524A97" w14:paraId="3CCF4EE0" w14:textId="77777777">
      <w:pPr>
        <w:jc w:val="both"/>
        <w:rPr>
          <w:rFonts w:ascii="Calibri" w:hAnsi="Calibri" w:cs="Calibri"/>
        </w:rPr>
      </w:pPr>
    </w:p>
    <w:p w:rsidR="00524A97" w:rsidP="00524A97" w:rsidRDefault="00524A97" w14:paraId="7811AACF" w14:textId="77777777">
      <w:pPr>
        <w:jc w:val="both"/>
        <w:rPr>
          <w:rFonts w:ascii="Calibri" w:hAnsi="Calibri" w:cs="Calibri"/>
        </w:rPr>
      </w:pPr>
      <w:r>
        <w:rPr>
          <w:rFonts w:ascii="Calibri" w:hAnsi="Calibri" w:cs="Calibri"/>
        </w:rPr>
        <w:t xml:space="preserve">Il servizio </w:t>
      </w:r>
    </w:p>
    <w:p w:rsidRPr="009F77F0" w:rsidR="00524A97" w:rsidP="00842DA3" w:rsidRDefault="00524A97" w14:paraId="58D2B352" w14:textId="38C3256A">
      <w:pPr>
        <w:pStyle w:val="ListParagraph"/>
        <w:numPr>
          <w:ilvl w:val="0"/>
          <w:numId w:val="22"/>
        </w:numPr>
        <w:jc w:val="both"/>
        <w:rPr>
          <w:rFonts w:ascii="Calibri" w:hAnsi="Calibri" w:cs="Calibri"/>
        </w:rPr>
      </w:pPr>
      <w:r>
        <w:rPr>
          <w:rFonts w:ascii="Calibri" w:hAnsi="Calibri" w:cs="Calibri"/>
        </w:rPr>
        <w:t>restituisce False</w:t>
      </w:r>
      <w:r w:rsidRPr="009F77F0">
        <w:rPr>
          <w:rFonts w:ascii="Calibri" w:hAnsi="Calibri" w:cs="Calibri"/>
        </w:rPr>
        <w:t xml:space="preserve"> se la decurtazione </w:t>
      </w:r>
      <w:r w:rsidR="005335A7">
        <w:rPr>
          <w:rFonts w:ascii="Calibri" w:hAnsi="Calibri" w:cs="Calibri"/>
        </w:rPr>
        <w:t>non è in bozza</w:t>
      </w:r>
      <w:r>
        <w:rPr>
          <w:rFonts w:ascii="Calibri" w:hAnsi="Calibri" w:cs="Calibri"/>
        </w:rPr>
        <w:t xml:space="preserve">, </w:t>
      </w:r>
    </w:p>
    <w:p w:rsidR="005335A7" w:rsidP="00842DA3" w:rsidRDefault="00524A97" w14:paraId="2A10A001" w14:textId="5C69D92F">
      <w:pPr>
        <w:pStyle w:val="ListParagraph"/>
        <w:numPr>
          <w:ilvl w:val="0"/>
          <w:numId w:val="22"/>
        </w:numPr>
        <w:jc w:val="both"/>
        <w:rPr>
          <w:rFonts w:ascii="Calibri" w:hAnsi="Calibri" w:cs="Calibri"/>
        </w:rPr>
      </w:pPr>
      <w:r>
        <w:rPr>
          <w:rFonts w:ascii="Calibri" w:hAnsi="Calibri" w:cs="Calibri"/>
        </w:rPr>
        <w:t xml:space="preserve">se la decurtazione è </w:t>
      </w:r>
      <w:r w:rsidR="005335A7">
        <w:rPr>
          <w:rFonts w:ascii="Calibri" w:hAnsi="Calibri" w:cs="Calibri"/>
        </w:rPr>
        <w:t>in bozza</w:t>
      </w:r>
      <w:r>
        <w:rPr>
          <w:rFonts w:ascii="Calibri" w:hAnsi="Calibri" w:cs="Calibri"/>
        </w:rPr>
        <w:t xml:space="preserve">, il servizio restituisce True se </w:t>
      </w:r>
      <w:r w:rsidRPr="00E938B8">
        <w:rPr>
          <w:rFonts w:ascii="Calibri" w:hAnsi="Calibri" w:cs="Calibri"/>
        </w:rPr>
        <w:t xml:space="preserve">l’utente </w:t>
      </w:r>
      <w:r w:rsidR="005335A7">
        <w:rPr>
          <w:rFonts w:ascii="Calibri" w:hAnsi="Calibri" w:cs="Calibri"/>
        </w:rPr>
        <w:t xml:space="preserve">che cancella </w:t>
      </w:r>
      <w:r w:rsidR="00A43005">
        <w:rPr>
          <w:rFonts w:ascii="Calibri" w:hAnsi="Calibri" w:cs="Calibri"/>
        </w:rPr>
        <w:t xml:space="preserve">è abilitato alla funzione decurtazione_inserimento e </w:t>
      </w:r>
      <w:r w:rsidR="005335A7">
        <w:rPr>
          <w:rFonts w:ascii="Calibri" w:hAnsi="Calibri" w:cs="Calibri"/>
        </w:rPr>
        <w:t>coincide con l’utente che ha inserito la bozza</w:t>
      </w:r>
    </w:p>
    <w:p w:rsidR="00524A97" w:rsidP="00842DA3" w:rsidRDefault="00524A97" w14:paraId="665B0C29" w14:textId="77777777">
      <w:pPr>
        <w:pStyle w:val="ListParagraph"/>
        <w:numPr>
          <w:ilvl w:val="0"/>
          <w:numId w:val="22"/>
        </w:numPr>
        <w:jc w:val="both"/>
        <w:rPr>
          <w:rFonts w:ascii="Calibri" w:hAnsi="Calibri" w:cs="Calibri"/>
        </w:rPr>
      </w:pPr>
      <w:r>
        <w:rPr>
          <w:rFonts w:ascii="Calibri" w:hAnsi="Calibri" w:cs="Calibri"/>
        </w:rPr>
        <w:t>In tutti gli altri casi restituisce False</w:t>
      </w:r>
    </w:p>
    <w:p w:rsidR="00524A97" w:rsidP="00524A97" w:rsidRDefault="00524A97" w14:paraId="4DEE6419" w14:textId="77777777">
      <w:pPr>
        <w:jc w:val="both"/>
        <w:rPr>
          <w:rFonts w:ascii="Calibri" w:hAnsi="Calibri" w:cs="Calibri"/>
        </w:rPr>
      </w:pPr>
    </w:p>
    <w:p w:rsidR="00524A97" w:rsidP="00524A97" w:rsidRDefault="00524A97" w14:paraId="4D82FFCD" w14:textId="77777777">
      <w:pPr>
        <w:jc w:val="both"/>
        <w:rPr>
          <w:rFonts w:ascii="Calibri" w:hAnsi="Calibri" w:cs="Calibri"/>
        </w:rPr>
      </w:pPr>
      <w:r>
        <w:rPr>
          <w:rFonts w:ascii="Calibri" w:hAnsi="Calibri" w:cs="Calibri"/>
        </w:rPr>
        <w:t>Il servizio restituisce le seguenti informazioni:</w:t>
      </w:r>
    </w:p>
    <w:p w:rsidR="00524A97" w:rsidP="00842DA3" w:rsidRDefault="00524A97" w14:paraId="359C4AD1" w14:textId="77777777">
      <w:pPr>
        <w:pStyle w:val="ListParagraph"/>
        <w:numPr>
          <w:ilvl w:val="0"/>
          <w:numId w:val="22"/>
        </w:numPr>
        <w:jc w:val="both"/>
        <w:rPr>
          <w:rFonts w:ascii="Calibri" w:hAnsi="Calibri" w:cs="Calibri"/>
        </w:rPr>
      </w:pPr>
      <w:r>
        <w:rPr>
          <w:rFonts w:ascii="Calibri" w:hAnsi="Calibri" w:cs="Calibri"/>
        </w:rPr>
        <w:t xml:space="preserve">Identificativo Decurtazione:  </w:t>
      </w:r>
      <w:r w:rsidRPr="005B1390">
        <w:rPr>
          <w:rFonts w:ascii="Calibri" w:hAnsi="Calibri" w:cs="Calibri"/>
        </w:rPr>
        <w:t xml:space="preserve">obbligatorio, </w:t>
      </w:r>
      <w:r>
        <w:rPr>
          <w:rFonts w:ascii="Calibri" w:hAnsi="Calibri" w:cs="Calibri"/>
        </w:rPr>
        <w:t>numero intero</w:t>
      </w:r>
    </w:p>
    <w:p w:rsidRPr="005B1390" w:rsidR="00524A97" w:rsidP="00842DA3" w:rsidRDefault="00524A97" w14:paraId="47EF0A9E" w14:textId="350140B6">
      <w:pPr>
        <w:pStyle w:val="ListParagraph"/>
        <w:numPr>
          <w:ilvl w:val="0"/>
          <w:numId w:val="22"/>
        </w:numPr>
        <w:jc w:val="both"/>
        <w:rPr>
          <w:rFonts w:ascii="Calibri" w:hAnsi="Calibri" w:cs="Calibri"/>
        </w:rPr>
      </w:pPr>
      <w:r>
        <w:rPr>
          <w:rFonts w:ascii="Calibri" w:hAnsi="Calibri" w:cs="Calibri"/>
        </w:rPr>
        <w:t xml:space="preserve">Decurtazione </w:t>
      </w:r>
      <w:r w:rsidR="00A43005">
        <w:rPr>
          <w:rFonts w:ascii="Calibri" w:hAnsi="Calibri" w:cs="Calibri"/>
        </w:rPr>
        <w:t>Cancellabile</w:t>
      </w:r>
      <w:r>
        <w:rPr>
          <w:rFonts w:ascii="Calibri" w:hAnsi="Calibri" w:cs="Calibri"/>
        </w:rPr>
        <w:t>: obbligatorio, booleano (True o False)</w:t>
      </w:r>
    </w:p>
    <w:p w:rsidRPr="004B10B9" w:rsidR="00524A97" w:rsidP="00524A97" w:rsidRDefault="00524A97" w14:paraId="6C6A62AA" w14:textId="38772F4F">
      <w:pPr>
        <w:rPr>
          <w:rFonts w:asciiTheme="minorHAnsi" w:hAnsiTheme="minorHAnsi" w:cstheme="minorHAnsi"/>
        </w:rPr>
      </w:pPr>
      <w:r w:rsidRPr="005B1390">
        <w:rPr>
          <w:rFonts w:ascii="Calibri" w:hAnsi="Calibri" w:cs="Calibri"/>
        </w:rPr>
        <w:t>user_name: obbligatorio, stringa di 100 caratteri</w:t>
      </w:r>
    </w:p>
    <w:p w:rsidR="009E3887" w:rsidP="002B4AC0" w:rsidRDefault="009E3887" w14:paraId="0CDF2FF9" w14:textId="32D763DE">
      <w:pPr>
        <w:pStyle w:val="Heading3"/>
      </w:pPr>
      <w:bookmarkStart w:name="_Toc222417346" w:id="170"/>
      <w:r>
        <w:t>RF01-0</w:t>
      </w:r>
      <w:r w:rsidR="009E2591">
        <w:t>4</w:t>
      </w:r>
      <w:r>
        <w:t xml:space="preserve"> – </w:t>
      </w:r>
      <w:r w:rsidR="009E2591">
        <w:t>Nuova</w:t>
      </w:r>
      <w:r>
        <w:t xml:space="preserve"> decurtazion</w:t>
      </w:r>
      <w:r w:rsidR="009E2591">
        <w:t>e</w:t>
      </w:r>
      <w:bookmarkEnd w:id="170"/>
    </w:p>
    <w:p w:rsidR="00DE4836" w:rsidP="009E3887" w:rsidRDefault="009E3887" w14:paraId="68BC901A" w14:textId="77777777">
      <w:pPr>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per consentire all’utente di </w:t>
      </w:r>
      <w:r w:rsidR="003B2D6F">
        <w:rPr>
          <w:rFonts w:ascii="Calibri" w:hAnsi="Calibri" w:cs="Calibri"/>
        </w:rPr>
        <w:t>inserire una nuova</w:t>
      </w:r>
      <w:r>
        <w:rPr>
          <w:rFonts w:ascii="Calibri" w:hAnsi="Calibri" w:cs="Calibri"/>
        </w:rPr>
        <w:t xml:space="preserve"> decurtazion</w:t>
      </w:r>
      <w:r w:rsidR="003B2D6F">
        <w:rPr>
          <w:rFonts w:ascii="Calibri" w:hAnsi="Calibri" w:cs="Calibri"/>
        </w:rPr>
        <w:t>e</w:t>
      </w:r>
      <w:r w:rsidRPr="001575E9">
        <w:rPr>
          <w:rFonts w:ascii="Calibri" w:hAnsi="Calibri" w:cs="Calibri"/>
        </w:rPr>
        <w:t>.</w:t>
      </w:r>
      <w:r>
        <w:rPr>
          <w:rFonts w:ascii="Calibri" w:hAnsi="Calibri" w:cs="Calibri"/>
        </w:rPr>
        <w:t xml:space="preserve"> </w:t>
      </w:r>
      <w:r w:rsidR="009A4B64">
        <w:rPr>
          <w:rFonts w:ascii="Calibri" w:hAnsi="Calibri" w:cs="Calibri"/>
        </w:rPr>
        <w:t>Una decurtazione può ess</w:t>
      </w:r>
      <w:r w:rsidR="00DE4836">
        <w:rPr>
          <w:rFonts w:ascii="Calibri" w:hAnsi="Calibri" w:cs="Calibri"/>
        </w:rPr>
        <w:t>ere acquisita solo se la patente non è revocata.</w:t>
      </w:r>
    </w:p>
    <w:p w:rsidR="00CF3346" w:rsidP="0055399E" w:rsidRDefault="00CF3346" w14:paraId="256E78A1" w14:textId="3231B833">
      <w:pPr>
        <w:pStyle w:val="Heading4"/>
      </w:pPr>
      <w:bookmarkStart w:name="_Toc222417347" w:id="171"/>
      <w:r>
        <w:t xml:space="preserve">RF01-04-01 – </w:t>
      </w:r>
      <w:r w:rsidR="00A27F53">
        <w:t>Ente</w:t>
      </w:r>
      <w:r w:rsidR="005B213A">
        <w:t xml:space="preserve"> </w:t>
      </w:r>
      <w:r w:rsidR="0015732D">
        <w:t>per decurtazione</w:t>
      </w:r>
      <w:bookmarkEnd w:id="171"/>
    </w:p>
    <w:p w:rsidR="00A35CB7" w:rsidP="00CF3346" w:rsidRDefault="00A948BB" w14:paraId="51538BB7" w14:textId="77777777">
      <w:pPr>
        <w:jc w:val="both"/>
        <w:rPr>
          <w:rFonts w:ascii="Calibri" w:hAnsi="Calibri" w:cs="Calibri"/>
        </w:rPr>
      </w:pPr>
      <w:r>
        <w:rPr>
          <w:rFonts w:ascii="Calibri" w:hAnsi="Calibri" w:cs="Calibri"/>
        </w:rPr>
        <w:t xml:space="preserve">L’utente deve poter scegliere un ente tra quelli </w:t>
      </w:r>
      <w:r w:rsidR="00A35CB7">
        <w:rPr>
          <w:rFonts w:ascii="Calibri" w:hAnsi="Calibri" w:cs="Calibri"/>
        </w:rPr>
        <w:t>che possono operare una decurtazione.</w:t>
      </w:r>
    </w:p>
    <w:p w:rsidR="00CF3346" w:rsidP="00CF3346" w:rsidRDefault="00FA33F8" w14:paraId="1A1686F1" w14:textId="15C77710">
      <w:pPr>
        <w:jc w:val="both"/>
        <w:rPr>
          <w:rFonts w:ascii="Calibri" w:hAnsi="Calibri" w:cs="Calibri"/>
        </w:rPr>
      </w:pPr>
      <w:r>
        <w:rPr>
          <w:rFonts w:ascii="Calibri" w:hAnsi="Calibri" w:cs="Calibri"/>
        </w:rPr>
        <w:t>D</w:t>
      </w:r>
      <w:r w:rsidR="00CF3346">
        <w:rPr>
          <w:rFonts w:ascii="Calibri" w:hAnsi="Calibri" w:cs="Calibri"/>
        </w:rPr>
        <w:t>eve essere realizzato un nuovo servizio nell’ambito delle decurtazioni.</w:t>
      </w:r>
    </w:p>
    <w:p w:rsidR="00CF3346" w:rsidP="00CF3346" w:rsidRDefault="00CF3346" w14:paraId="6D4385D8" w14:textId="77777777">
      <w:pPr>
        <w:jc w:val="both"/>
        <w:rPr>
          <w:rFonts w:ascii="Calibri" w:hAnsi="Calibri" w:cs="Calibri"/>
        </w:rPr>
      </w:pPr>
      <w:r>
        <w:rPr>
          <w:rFonts w:ascii="Calibri" w:hAnsi="Calibri" w:cs="Calibri"/>
        </w:rPr>
        <w:t>Il servizio prevede i seguenti parametri di input:</w:t>
      </w:r>
    </w:p>
    <w:p w:rsidRPr="005B1390" w:rsidR="00CF3346" w:rsidP="00842DA3" w:rsidRDefault="00CF3346" w14:paraId="0844455C"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CF3346" w:rsidP="00CF3346" w:rsidRDefault="00CF3346" w14:paraId="3E257CF7" w14:textId="77777777">
      <w:pPr>
        <w:ind w:left="360"/>
        <w:jc w:val="both"/>
        <w:rPr>
          <w:rFonts w:ascii="Calibri" w:hAnsi="Calibri" w:cs="Calibri"/>
        </w:rPr>
      </w:pPr>
    </w:p>
    <w:p w:rsidR="00CF3346" w:rsidP="00CF3346" w:rsidRDefault="00CF3346" w14:paraId="0EF73CCA" w14:textId="78C5A03B">
      <w:pPr>
        <w:jc w:val="both"/>
        <w:rPr>
          <w:rFonts w:ascii="Calibri" w:hAnsi="Calibri" w:cs="Calibri"/>
        </w:rPr>
      </w:pPr>
      <w:r>
        <w:rPr>
          <w:rFonts w:ascii="Calibri" w:hAnsi="Calibri" w:cs="Calibri"/>
        </w:rPr>
        <w:t>Il servizio verifica se l’utente è abilitato alla funzione IAM decurtazione</w:t>
      </w:r>
      <w:r w:rsidR="00DC2174">
        <w:rPr>
          <w:rFonts w:ascii="Calibri" w:hAnsi="Calibri" w:cs="Calibri"/>
        </w:rPr>
        <w:t>_</w:t>
      </w:r>
      <w:r>
        <w:rPr>
          <w:rFonts w:ascii="Calibri" w:hAnsi="Calibri" w:cs="Calibri"/>
        </w:rPr>
        <w:t xml:space="preserve">inserimento </w:t>
      </w:r>
    </w:p>
    <w:p w:rsidR="00CF3346" w:rsidP="00842DA3" w:rsidRDefault="00CF3346" w14:paraId="3DE3BDE4"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811706" w:rsidP="00842DA3" w:rsidRDefault="00811706" w14:paraId="7C0FDE4E" w14:textId="1E4EFCFA">
      <w:pPr>
        <w:pStyle w:val="ListParagraph"/>
        <w:numPr>
          <w:ilvl w:val="0"/>
          <w:numId w:val="21"/>
        </w:numPr>
        <w:jc w:val="both"/>
        <w:rPr>
          <w:rFonts w:ascii="Calibri" w:hAnsi="Calibri" w:cs="Calibri"/>
        </w:rPr>
      </w:pPr>
      <w:r w:rsidRPr="00F438DE">
        <w:rPr>
          <w:rFonts w:ascii="Calibri" w:hAnsi="Calibri" w:cs="Calibri"/>
        </w:rPr>
        <w:t xml:space="preserve">se l’utente è abilitato restituisce </w:t>
      </w:r>
      <w:r w:rsidR="00A0418E">
        <w:rPr>
          <w:rFonts w:ascii="Calibri" w:hAnsi="Calibri" w:cs="Calibri"/>
        </w:rPr>
        <w:t>l</w:t>
      </w:r>
      <w:r w:rsidRPr="00F438DE">
        <w:rPr>
          <w:rFonts w:ascii="Calibri" w:hAnsi="Calibri" w:cs="Calibri"/>
        </w:rPr>
        <w:t>a lista</w:t>
      </w:r>
      <w:r w:rsidR="00A0418E">
        <w:rPr>
          <w:rFonts w:ascii="Calibri" w:hAnsi="Calibri" w:cs="Calibri"/>
        </w:rPr>
        <w:t xml:space="preserve"> degli enti che possono </w:t>
      </w:r>
      <w:r w:rsidR="005B213A">
        <w:rPr>
          <w:rFonts w:ascii="Calibri" w:hAnsi="Calibri" w:cs="Calibri"/>
        </w:rPr>
        <w:t>operare una decurtazione</w:t>
      </w:r>
      <w:r w:rsidRPr="00F438DE">
        <w:rPr>
          <w:rFonts w:ascii="Calibri" w:hAnsi="Calibri" w:cs="Calibri"/>
        </w:rPr>
        <w:t>:</w:t>
      </w:r>
    </w:p>
    <w:p w:rsidR="00811706" w:rsidP="00842DA3" w:rsidRDefault="00811706" w14:paraId="07D04D40" w14:textId="7C324EC4">
      <w:pPr>
        <w:pStyle w:val="ListParagraph"/>
        <w:numPr>
          <w:ilvl w:val="1"/>
          <w:numId w:val="21"/>
        </w:numPr>
        <w:rPr>
          <w:rFonts w:ascii="Calibri" w:hAnsi="Calibri" w:cs="Calibri"/>
        </w:rPr>
      </w:pPr>
      <w:r>
        <w:rPr>
          <w:rFonts w:ascii="Calibri" w:hAnsi="Calibri" w:cs="Calibri"/>
        </w:rPr>
        <w:t xml:space="preserve">Identificativo Ente: </w:t>
      </w:r>
      <w:r w:rsidRPr="005B1390">
        <w:rPr>
          <w:rFonts w:ascii="Calibri" w:hAnsi="Calibri" w:cs="Calibri"/>
        </w:rPr>
        <w:t>obbligatorio</w:t>
      </w:r>
      <w:r>
        <w:rPr>
          <w:rFonts w:ascii="Calibri" w:hAnsi="Calibri" w:cs="Calibri"/>
        </w:rPr>
        <w:t xml:space="preserve"> , Numero Intero </w:t>
      </w:r>
    </w:p>
    <w:p w:rsidR="00811706" w:rsidP="00842DA3" w:rsidRDefault="00811706" w14:paraId="194C0F96" w14:textId="7138BEDC">
      <w:pPr>
        <w:pStyle w:val="ListParagraph"/>
        <w:numPr>
          <w:ilvl w:val="1"/>
          <w:numId w:val="21"/>
        </w:numPr>
        <w:rPr>
          <w:rFonts w:ascii="Calibri" w:hAnsi="Calibri" w:cs="Calibri"/>
        </w:rPr>
      </w:pPr>
      <w:r>
        <w:rPr>
          <w:rFonts w:ascii="Calibri" w:hAnsi="Calibri" w:cs="Calibri"/>
        </w:rPr>
        <w:t>Denominazione Ente:</w:t>
      </w:r>
      <w:r w:rsidRPr="00537A0A" w:rsidR="00537A0A">
        <w:rPr>
          <w:rFonts w:ascii="Calibri" w:hAnsi="Calibri" w:cs="Calibri"/>
        </w:rPr>
        <w:t xml:space="preserve"> </w:t>
      </w:r>
      <w:r w:rsidRPr="005B1390" w:rsidR="00537A0A">
        <w:rPr>
          <w:rFonts w:ascii="Calibri" w:hAnsi="Calibri" w:cs="Calibri"/>
        </w:rPr>
        <w:t>obbligatorio</w:t>
      </w:r>
      <w:r w:rsidR="00537A0A">
        <w:rPr>
          <w:rFonts w:ascii="Calibri" w:hAnsi="Calibri" w:cs="Calibri"/>
        </w:rPr>
        <w:t>, stringa</w:t>
      </w:r>
      <w:r w:rsidR="00FD3076">
        <w:rPr>
          <w:rFonts w:ascii="Calibri" w:hAnsi="Calibri" w:cs="Calibri"/>
        </w:rPr>
        <w:t xml:space="preserve"> 50</w:t>
      </w:r>
    </w:p>
    <w:p w:rsidR="004F762D" w:rsidP="0055399E" w:rsidRDefault="004F762D" w14:paraId="3B2CD2E1" w14:textId="4575BFED">
      <w:pPr>
        <w:pStyle w:val="Heading4"/>
      </w:pPr>
      <w:bookmarkStart w:name="_Toc222417348" w:id="172"/>
      <w:r>
        <w:t>RF01-04-02 – Tipologia Atto per decurtazione</w:t>
      </w:r>
      <w:bookmarkEnd w:id="172"/>
    </w:p>
    <w:p w:rsidR="004F762D" w:rsidP="004F762D" w:rsidRDefault="004F762D" w14:paraId="41A2E22C" w14:textId="2E411DF8">
      <w:pPr>
        <w:jc w:val="both"/>
        <w:rPr>
          <w:rFonts w:ascii="Calibri" w:hAnsi="Calibri" w:cs="Calibri"/>
        </w:rPr>
      </w:pPr>
      <w:r>
        <w:rPr>
          <w:rFonts w:ascii="Calibri" w:hAnsi="Calibri" w:cs="Calibri"/>
        </w:rPr>
        <w:t xml:space="preserve">L’utente deve poter scegliere una tipologia di atto tra quelli che possono </w:t>
      </w:r>
      <w:r w:rsidR="000172ED">
        <w:rPr>
          <w:rFonts w:ascii="Calibri" w:hAnsi="Calibri" w:cs="Calibri"/>
        </w:rPr>
        <w:t xml:space="preserve">determinare </w:t>
      </w:r>
      <w:r>
        <w:rPr>
          <w:rFonts w:ascii="Calibri" w:hAnsi="Calibri" w:cs="Calibri"/>
        </w:rPr>
        <w:t>una decurtazione.</w:t>
      </w:r>
    </w:p>
    <w:p w:rsidR="004F762D" w:rsidP="004F762D" w:rsidRDefault="004F762D" w14:paraId="20CB830F" w14:textId="77777777">
      <w:pPr>
        <w:jc w:val="both"/>
        <w:rPr>
          <w:rFonts w:ascii="Calibri" w:hAnsi="Calibri" w:cs="Calibri"/>
        </w:rPr>
      </w:pPr>
      <w:r>
        <w:rPr>
          <w:rFonts w:ascii="Calibri" w:hAnsi="Calibri" w:cs="Calibri"/>
        </w:rPr>
        <w:t>Deve essere realizzato un nuovo servizio nell’ambito delle decurtazioni.</w:t>
      </w:r>
    </w:p>
    <w:p w:rsidR="004F762D" w:rsidP="004F762D" w:rsidRDefault="004F762D" w14:paraId="3A6F9E75" w14:textId="77777777">
      <w:pPr>
        <w:jc w:val="both"/>
        <w:rPr>
          <w:rFonts w:ascii="Calibri" w:hAnsi="Calibri" w:cs="Calibri"/>
        </w:rPr>
      </w:pPr>
      <w:r>
        <w:rPr>
          <w:rFonts w:ascii="Calibri" w:hAnsi="Calibri" w:cs="Calibri"/>
        </w:rPr>
        <w:t>Il servizio prevede i seguenti parametri di input:</w:t>
      </w:r>
    </w:p>
    <w:p w:rsidRPr="005B1390" w:rsidR="004F762D" w:rsidP="00842DA3" w:rsidRDefault="004F762D" w14:paraId="671EB755" w14:textId="10B81BAA">
      <w:pPr>
        <w:pStyle w:val="ListParagraph"/>
        <w:numPr>
          <w:ilvl w:val="0"/>
          <w:numId w:val="22"/>
        </w:numPr>
        <w:jc w:val="both"/>
        <w:rPr>
          <w:rFonts w:ascii="Calibri" w:hAnsi="Calibri" w:cs="Calibri"/>
        </w:rPr>
      </w:pPr>
      <w:r>
        <w:rPr>
          <w:rFonts w:ascii="Calibri" w:hAnsi="Calibri" w:cs="Calibri"/>
        </w:rPr>
        <w:t xml:space="preserve">Identificativo Tipo Evento:  </w:t>
      </w:r>
      <w:r w:rsidRPr="005B1390">
        <w:rPr>
          <w:rFonts w:ascii="Calibri" w:hAnsi="Calibri" w:cs="Calibri"/>
        </w:rPr>
        <w:t xml:space="preserve">obbligatorio, </w:t>
      </w:r>
      <w:r>
        <w:rPr>
          <w:rFonts w:ascii="Calibri" w:hAnsi="Calibri" w:cs="Calibri"/>
        </w:rPr>
        <w:t>numero intero, lista di valori (</w:t>
      </w:r>
      <w:r w:rsidR="006B1924">
        <w:rPr>
          <w:rFonts w:ascii="Calibri" w:hAnsi="Calibri" w:cs="Calibri"/>
        </w:rPr>
        <w:t>1</w:t>
      </w:r>
      <w:r>
        <w:rPr>
          <w:rFonts w:ascii="Calibri" w:hAnsi="Calibri" w:cs="Calibri"/>
        </w:rPr>
        <w:t>,2)</w:t>
      </w:r>
    </w:p>
    <w:p w:rsidRPr="005B1390" w:rsidR="004F762D" w:rsidP="00842DA3" w:rsidRDefault="004F762D" w14:paraId="206C2700"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4F762D" w:rsidP="004F762D" w:rsidRDefault="004F762D" w14:paraId="7020ECC9" w14:textId="77777777">
      <w:pPr>
        <w:ind w:left="360"/>
        <w:jc w:val="both"/>
        <w:rPr>
          <w:rFonts w:ascii="Calibri" w:hAnsi="Calibri" w:cs="Calibri"/>
        </w:rPr>
      </w:pPr>
    </w:p>
    <w:p w:rsidR="004F762D" w:rsidP="004F762D" w:rsidRDefault="004F762D" w14:paraId="3A28C74B" w14:textId="77777777">
      <w:pPr>
        <w:jc w:val="both"/>
        <w:rPr>
          <w:rFonts w:ascii="Calibri" w:hAnsi="Calibri" w:cs="Calibri"/>
        </w:rPr>
      </w:pPr>
      <w:r>
        <w:rPr>
          <w:rFonts w:ascii="Calibri" w:hAnsi="Calibri" w:cs="Calibri"/>
        </w:rPr>
        <w:t xml:space="preserve">Il servizio verifica se l’utente è abilitato alla funzione IAM decurtazione-inserimento </w:t>
      </w:r>
    </w:p>
    <w:p w:rsidR="004F762D" w:rsidP="00842DA3" w:rsidRDefault="004F762D" w14:paraId="49724DDB"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4F762D" w:rsidP="00842DA3" w:rsidRDefault="004F762D" w14:paraId="41219A95" w14:textId="408A5068">
      <w:pPr>
        <w:pStyle w:val="ListParagraph"/>
        <w:numPr>
          <w:ilvl w:val="0"/>
          <w:numId w:val="21"/>
        </w:numPr>
        <w:jc w:val="both"/>
        <w:rPr>
          <w:rFonts w:ascii="Calibri" w:hAnsi="Calibri" w:cs="Calibri"/>
        </w:rPr>
      </w:pPr>
      <w:r w:rsidRPr="00F438DE">
        <w:rPr>
          <w:rFonts w:ascii="Calibri" w:hAnsi="Calibri" w:cs="Calibri"/>
        </w:rPr>
        <w:t xml:space="preserve">se l’utente è abilitato restituisce </w:t>
      </w:r>
      <w:r>
        <w:rPr>
          <w:rFonts w:ascii="Calibri" w:hAnsi="Calibri" w:cs="Calibri"/>
        </w:rPr>
        <w:t>l</w:t>
      </w:r>
      <w:r w:rsidRPr="00F438DE">
        <w:rPr>
          <w:rFonts w:ascii="Calibri" w:hAnsi="Calibri" w:cs="Calibri"/>
        </w:rPr>
        <w:t>a lista</w:t>
      </w:r>
      <w:r>
        <w:rPr>
          <w:rFonts w:ascii="Calibri" w:hAnsi="Calibri" w:cs="Calibri"/>
        </w:rPr>
        <w:t xml:space="preserve"> de</w:t>
      </w:r>
      <w:r w:rsidR="00BF5A7C">
        <w:rPr>
          <w:rFonts w:ascii="Calibri" w:hAnsi="Calibri" w:cs="Calibri"/>
        </w:rPr>
        <w:t>lle tipologie di atto</w:t>
      </w:r>
      <w:r w:rsidR="000172ED">
        <w:rPr>
          <w:rFonts w:ascii="Calibri" w:hAnsi="Calibri" w:cs="Calibri"/>
        </w:rPr>
        <w:t xml:space="preserve"> che possono determinare </w:t>
      </w:r>
      <w:r>
        <w:rPr>
          <w:rFonts w:ascii="Calibri" w:hAnsi="Calibri" w:cs="Calibri"/>
        </w:rPr>
        <w:t>una decurtazione</w:t>
      </w:r>
      <w:r w:rsidRPr="00F438DE">
        <w:rPr>
          <w:rFonts w:ascii="Calibri" w:hAnsi="Calibri" w:cs="Calibri"/>
        </w:rPr>
        <w:t>:</w:t>
      </w:r>
    </w:p>
    <w:p w:rsidR="004F762D" w:rsidP="00842DA3" w:rsidRDefault="004F762D" w14:paraId="41341FAB" w14:textId="467BAC90">
      <w:pPr>
        <w:pStyle w:val="ListParagraph"/>
        <w:numPr>
          <w:ilvl w:val="1"/>
          <w:numId w:val="21"/>
        </w:numPr>
        <w:rPr>
          <w:rFonts w:ascii="Calibri" w:hAnsi="Calibri" w:cs="Calibri"/>
        </w:rPr>
      </w:pPr>
      <w:r>
        <w:rPr>
          <w:rFonts w:ascii="Calibri" w:hAnsi="Calibri" w:cs="Calibri"/>
        </w:rPr>
        <w:t xml:space="preserve">Identificativo </w:t>
      </w:r>
      <w:r w:rsidR="000172ED">
        <w:rPr>
          <w:rFonts w:ascii="Calibri" w:hAnsi="Calibri" w:cs="Calibri"/>
        </w:rPr>
        <w:t>Tipologia Atto</w:t>
      </w:r>
      <w:r>
        <w:rPr>
          <w:rFonts w:ascii="Calibri" w:hAnsi="Calibri" w:cs="Calibri"/>
        </w:rPr>
        <w:t xml:space="preserve">: </w:t>
      </w:r>
      <w:r w:rsidRPr="005B1390">
        <w:rPr>
          <w:rFonts w:ascii="Calibri" w:hAnsi="Calibri" w:cs="Calibri"/>
        </w:rPr>
        <w:t>obbligatorio</w:t>
      </w:r>
      <w:r>
        <w:rPr>
          <w:rFonts w:ascii="Calibri" w:hAnsi="Calibri" w:cs="Calibri"/>
        </w:rPr>
        <w:t xml:space="preserve"> , Numero Intero </w:t>
      </w:r>
    </w:p>
    <w:p w:rsidR="004F762D" w:rsidP="00842DA3" w:rsidRDefault="004F762D" w14:paraId="07AFBF49" w14:textId="5F24C998">
      <w:pPr>
        <w:pStyle w:val="ListParagraph"/>
        <w:numPr>
          <w:ilvl w:val="1"/>
          <w:numId w:val="21"/>
        </w:numPr>
        <w:rPr>
          <w:rFonts w:ascii="Calibri" w:hAnsi="Calibri" w:cs="Calibri"/>
        </w:rPr>
      </w:pPr>
      <w:r>
        <w:rPr>
          <w:rFonts w:ascii="Calibri" w:hAnsi="Calibri" w:cs="Calibri"/>
        </w:rPr>
        <w:t>De</w:t>
      </w:r>
      <w:r w:rsidR="000172ED">
        <w:rPr>
          <w:rFonts w:ascii="Calibri" w:hAnsi="Calibri" w:cs="Calibri"/>
        </w:rPr>
        <w:t>scrizione Tipologia Atto</w:t>
      </w:r>
      <w:r>
        <w:rPr>
          <w:rFonts w:ascii="Calibri" w:hAnsi="Calibri" w:cs="Calibri"/>
        </w:rPr>
        <w:t>:</w:t>
      </w:r>
      <w:r w:rsidRPr="00537A0A">
        <w:rPr>
          <w:rFonts w:ascii="Calibri" w:hAnsi="Calibri" w:cs="Calibri"/>
        </w:rPr>
        <w:t xml:space="preserve"> </w:t>
      </w:r>
      <w:r w:rsidRPr="005B1390">
        <w:rPr>
          <w:rFonts w:ascii="Calibri" w:hAnsi="Calibri" w:cs="Calibri"/>
        </w:rPr>
        <w:t>obbligatorio</w:t>
      </w:r>
      <w:r>
        <w:rPr>
          <w:rFonts w:ascii="Calibri" w:hAnsi="Calibri" w:cs="Calibri"/>
        </w:rPr>
        <w:t xml:space="preserve">, stringa </w:t>
      </w:r>
      <w:r w:rsidR="00E22751">
        <w:rPr>
          <w:rFonts w:ascii="Calibri" w:hAnsi="Calibri" w:cs="Calibri"/>
        </w:rPr>
        <w:t>2</w:t>
      </w:r>
      <w:r>
        <w:rPr>
          <w:rFonts w:ascii="Calibri" w:hAnsi="Calibri" w:cs="Calibri"/>
        </w:rPr>
        <w:t>0</w:t>
      </w:r>
    </w:p>
    <w:p w:rsidR="007B0614" w:rsidP="0055399E" w:rsidRDefault="007B0614" w14:paraId="374E4723" w14:textId="516C2295">
      <w:pPr>
        <w:pStyle w:val="Heading4"/>
      </w:pPr>
      <w:bookmarkStart w:name="_Toc222417349" w:id="173"/>
      <w:bookmarkStart w:name="_Ref214313231" w:id="174"/>
      <w:r>
        <w:t xml:space="preserve">RF01-04-03 – </w:t>
      </w:r>
      <w:r w:rsidR="00CB088C">
        <w:t xml:space="preserve">Elenco </w:t>
      </w:r>
      <w:r>
        <w:t>Fattispecie</w:t>
      </w:r>
      <w:bookmarkEnd w:id="173"/>
      <w:r>
        <w:t xml:space="preserve"> </w:t>
      </w:r>
      <w:bookmarkEnd w:id="174"/>
    </w:p>
    <w:p w:rsidR="00DE560D" w:rsidP="007B0614" w:rsidRDefault="00D76912" w14:paraId="743DCE55" w14:textId="77777777">
      <w:pPr>
        <w:jc w:val="both"/>
        <w:rPr>
          <w:rFonts w:ascii="Calibri" w:hAnsi="Calibri" w:cs="Calibri"/>
        </w:rPr>
      </w:pPr>
      <w:r>
        <w:rPr>
          <w:rFonts w:ascii="Calibri" w:hAnsi="Calibri" w:cs="Calibri"/>
        </w:rPr>
        <w:t xml:space="preserve">Il sistema deve consentire di identificare le fattispecie </w:t>
      </w:r>
      <w:r w:rsidR="0001410C">
        <w:rPr>
          <w:rFonts w:ascii="Calibri" w:hAnsi="Calibri" w:cs="Calibri"/>
        </w:rPr>
        <w:t xml:space="preserve">associate ad un illecito </w:t>
      </w:r>
      <w:r w:rsidR="00DE560D">
        <w:rPr>
          <w:rFonts w:ascii="Calibri" w:hAnsi="Calibri" w:cs="Calibri"/>
        </w:rPr>
        <w:t>alla data.</w:t>
      </w:r>
    </w:p>
    <w:p w:rsidR="007B0614" w:rsidP="007B0614" w:rsidRDefault="007B0614" w14:paraId="502E2FDE" w14:textId="77777777">
      <w:pPr>
        <w:jc w:val="both"/>
        <w:rPr>
          <w:rFonts w:ascii="Calibri" w:hAnsi="Calibri" w:cs="Calibri"/>
        </w:rPr>
      </w:pPr>
      <w:r>
        <w:rPr>
          <w:rFonts w:ascii="Calibri" w:hAnsi="Calibri" w:cs="Calibri"/>
        </w:rPr>
        <w:t>Deve essere realizzato un nuovo servizio nell’ambito delle decurtazioni.</w:t>
      </w:r>
    </w:p>
    <w:p w:rsidR="007B0614" w:rsidP="007B0614" w:rsidRDefault="007B0614" w14:paraId="16EF4B0A" w14:textId="77777777">
      <w:pPr>
        <w:jc w:val="both"/>
        <w:rPr>
          <w:rFonts w:ascii="Calibri" w:hAnsi="Calibri" w:cs="Calibri"/>
        </w:rPr>
      </w:pPr>
      <w:r>
        <w:rPr>
          <w:rFonts w:ascii="Calibri" w:hAnsi="Calibri" w:cs="Calibri"/>
        </w:rPr>
        <w:t>Il servizio prevede i seguenti parametri di input:</w:t>
      </w:r>
    </w:p>
    <w:p w:rsidR="002507CE" w:rsidP="00842DA3" w:rsidRDefault="002507CE" w14:paraId="266E98F4" w14:textId="44B6707D">
      <w:pPr>
        <w:pStyle w:val="ListParagraph"/>
        <w:numPr>
          <w:ilvl w:val="0"/>
          <w:numId w:val="22"/>
        </w:numPr>
        <w:jc w:val="both"/>
        <w:rPr>
          <w:rFonts w:ascii="Calibri" w:hAnsi="Calibri" w:cs="Calibri"/>
        </w:rPr>
      </w:pPr>
      <w:r>
        <w:rPr>
          <w:rFonts w:ascii="Calibri" w:hAnsi="Calibri" w:cs="Calibri"/>
        </w:rPr>
        <w:t xml:space="preserve">Identificativo Fattispecie: facoltativo, </w:t>
      </w:r>
      <w:r w:rsidR="00B254B5">
        <w:rPr>
          <w:rFonts w:ascii="Calibri" w:hAnsi="Calibri" w:cs="Calibri"/>
        </w:rPr>
        <w:t>numero intero</w:t>
      </w:r>
    </w:p>
    <w:p w:rsidRPr="005B1390" w:rsidR="009A07E3" w:rsidP="00842DA3" w:rsidRDefault="009A07E3" w14:paraId="0E497156" w14:textId="6E712815">
      <w:pPr>
        <w:pStyle w:val="ListParagraph"/>
        <w:numPr>
          <w:ilvl w:val="0"/>
          <w:numId w:val="22"/>
        </w:numPr>
        <w:jc w:val="both"/>
        <w:rPr>
          <w:rFonts w:ascii="Calibri" w:hAnsi="Calibri" w:cs="Calibri"/>
        </w:rPr>
      </w:pPr>
      <w:r>
        <w:rPr>
          <w:rFonts w:ascii="Calibri" w:hAnsi="Calibri" w:cs="Calibri"/>
        </w:rPr>
        <w:t>Data</w:t>
      </w:r>
      <w:r w:rsidR="009B5923">
        <w:rPr>
          <w:rFonts w:ascii="Calibri" w:hAnsi="Calibri" w:cs="Calibri"/>
        </w:rPr>
        <w:t xml:space="preserve">:  </w:t>
      </w:r>
      <w:r w:rsidR="00961043">
        <w:rPr>
          <w:rFonts w:ascii="Calibri" w:hAnsi="Calibri" w:cs="Calibri"/>
        </w:rPr>
        <w:t>facoltativ</w:t>
      </w:r>
      <w:r w:rsidR="004C740D">
        <w:rPr>
          <w:rFonts w:ascii="Calibri" w:hAnsi="Calibri" w:cs="Calibri"/>
        </w:rPr>
        <w:t>a</w:t>
      </w:r>
      <w:r w:rsidRPr="005B1390" w:rsidR="009B5923">
        <w:rPr>
          <w:rFonts w:ascii="Calibri" w:hAnsi="Calibri" w:cs="Calibri"/>
        </w:rPr>
        <w:t>,</w:t>
      </w:r>
      <w:r w:rsidR="009B5923">
        <w:rPr>
          <w:rFonts w:ascii="Calibri" w:hAnsi="Calibri" w:cs="Calibri"/>
        </w:rPr>
        <w:t xml:space="preserve"> data</w:t>
      </w:r>
    </w:p>
    <w:p w:rsidRPr="005B1390" w:rsidR="007B0614" w:rsidP="00842DA3" w:rsidRDefault="007B0614" w14:paraId="3039BDBC"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7B0614" w:rsidP="007B0614" w:rsidRDefault="007B0614" w14:paraId="3230B056" w14:textId="77777777">
      <w:pPr>
        <w:ind w:left="360"/>
        <w:jc w:val="both"/>
        <w:rPr>
          <w:rFonts w:ascii="Calibri" w:hAnsi="Calibri" w:cs="Calibri"/>
        </w:rPr>
      </w:pPr>
    </w:p>
    <w:p w:rsidR="007B0614" w:rsidP="007B0614" w:rsidRDefault="007B0614" w14:paraId="10E9A152" w14:textId="77081F1F">
      <w:pPr>
        <w:jc w:val="both"/>
        <w:rPr>
          <w:rFonts w:ascii="Calibri" w:hAnsi="Calibri" w:cs="Calibri"/>
        </w:rPr>
      </w:pPr>
      <w:r>
        <w:rPr>
          <w:rFonts w:ascii="Calibri" w:hAnsi="Calibri" w:cs="Calibri"/>
        </w:rPr>
        <w:t>Il servizio verifica se l’utente è abilitato alla funzione IAM decurtazione</w:t>
      </w:r>
      <w:r w:rsidR="00792C6D">
        <w:rPr>
          <w:rFonts w:ascii="Calibri" w:hAnsi="Calibri" w:cs="Calibri"/>
        </w:rPr>
        <w:t>_</w:t>
      </w:r>
      <w:r>
        <w:rPr>
          <w:rFonts w:ascii="Calibri" w:hAnsi="Calibri" w:cs="Calibri"/>
        </w:rPr>
        <w:t xml:space="preserve">inserimento </w:t>
      </w:r>
    </w:p>
    <w:p w:rsidR="007B0614" w:rsidP="00842DA3" w:rsidRDefault="007B0614" w14:paraId="6DDE849A"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00442B8C" w:rsidP="00842DA3" w:rsidRDefault="007B0614" w14:paraId="02FB0D16" w14:textId="77777777">
      <w:pPr>
        <w:pStyle w:val="ListParagraph"/>
        <w:numPr>
          <w:ilvl w:val="0"/>
          <w:numId w:val="21"/>
        </w:numPr>
        <w:jc w:val="both"/>
        <w:rPr>
          <w:rFonts w:ascii="Calibri" w:hAnsi="Calibri" w:cs="Calibri"/>
        </w:rPr>
      </w:pPr>
      <w:r w:rsidRPr="00F438DE">
        <w:rPr>
          <w:rFonts w:ascii="Calibri" w:hAnsi="Calibri" w:cs="Calibri"/>
        </w:rPr>
        <w:t xml:space="preserve">se l’utente è abilitato restituisce </w:t>
      </w:r>
      <w:r>
        <w:rPr>
          <w:rFonts w:ascii="Calibri" w:hAnsi="Calibri" w:cs="Calibri"/>
        </w:rPr>
        <w:t>l</w:t>
      </w:r>
      <w:r w:rsidRPr="00F438DE">
        <w:rPr>
          <w:rFonts w:ascii="Calibri" w:hAnsi="Calibri" w:cs="Calibri"/>
        </w:rPr>
        <w:t>a lista</w:t>
      </w:r>
      <w:r>
        <w:rPr>
          <w:rFonts w:ascii="Calibri" w:hAnsi="Calibri" w:cs="Calibri"/>
        </w:rPr>
        <w:t xml:space="preserve"> delle </w:t>
      </w:r>
      <w:r w:rsidR="00D96D17">
        <w:rPr>
          <w:rFonts w:ascii="Calibri" w:hAnsi="Calibri" w:cs="Calibri"/>
        </w:rPr>
        <w:t>fattispecie associate all’illecito</w:t>
      </w:r>
    </w:p>
    <w:p w:rsidR="009F5E3D" w:rsidP="00842DA3" w:rsidRDefault="009F5E3D" w14:paraId="54732496" w14:textId="77777777">
      <w:pPr>
        <w:pStyle w:val="ListParagraph"/>
        <w:numPr>
          <w:ilvl w:val="1"/>
          <w:numId w:val="21"/>
        </w:numPr>
        <w:rPr>
          <w:rFonts w:ascii="Calibri" w:hAnsi="Calibri" w:cs="Calibri"/>
        </w:rPr>
      </w:pPr>
      <w:r>
        <w:rPr>
          <w:rFonts w:ascii="Calibri" w:hAnsi="Calibri" w:cs="Calibri"/>
        </w:rPr>
        <w:t xml:space="preserve">Identificativo Fattispecie: </w:t>
      </w:r>
      <w:r w:rsidRPr="005B1390">
        <w:rPr>
          <w:rFonts w:ascii="Calibri" w:hAnsi="Calibri" w:cs="Calibri"/>
        </w:rPr>
        <w:t>obbligatorio</w:t>
      </w:r>
      <w:r>
        <w:rPr>
          <w:rFonts w:ascii="Calibri" w:hAnsi="Calibri" w:cs="Calibri"/>
        </w:rPr>
        <w:t xml:space="preserve">, Numero Intero </w:t>
      </w:r>
    </w:p>
    <w:p w:rsidR="007F3C5C" w:rsidP="00842DA3" w:rsidRDefault="00AE385E" w14:paraId="5325E442" w14:textId="593CD0B1">
      <w:pPr>
        <w:pStyle w:val="ListParagraph"/>
        <w:numPr>
          <w:ilvl w:val="1"/>
          <w:numId w:val="21"/>
        </w:numPr>
        <w:rPr>
          <w:rFonts w:ascii="Calibri" w:hAnsi="Calibri" w:cs="Calibri"/>
        </w:rPr>
      </w:pPr>
      <w:r w:rsidRPr="00AE385E">
        <w:rPr>
          <w:rFonts w:ascii="Calibri" w:hAnsi="Calibri" w:cs="Calibri"/>
        </w:rPr>
        <w:t xml:space="preserve">Data di inizio </w:t>
      </w:r>
      <w:r w:rsidR="00785F2B">
        <w:rPr>
          <w:rFonts w:ascii="Calibri" w:hAnsi="Calibri" w:cs="Calibri"/>
        </w:rPr>
        <w:t>validità Fattispecie</w:t>
      </w:r>
      <w:r w:rsidRPr="00AE385E" w:rsidR="00C8026E">
        <w:rPr>
          <w:rFonts w:ascii="Calibri" w:hAnsi="Calibri" w:cs="Calibri"/>
        </w:rPr>
        <w:t>:  obbligatorio,</w:t>
      </w:r>
      <w:r w:rsidR="00137320">
        <w:rPr>
          <w:rFonts w:ascii="Calibri" w:hAnsi="Calibri" w:cs="Calibri"/>
        </w:rPr>
        <w:t xml:space="preserve"> </w:t>
      </w:r>
      <w:r w:rsidR="00C8026E">
        <w:rPr>
          <w:rFonts w:ascii="Calibri" w:hAnsi="Calibri" w:cs="Calibri"/>
        </w:rPr>
        <w:t>date</w:t>
      </w:r>
      <w:r w:rsidRPr="00AE385E" w:rsidR="007F3C5C">
        <w:rPr>
          <w:rFonts w:ascii="Calibri" w:hAnsi="Calibri" w:cs="Calibri"/>
        </w:rPr>
        <w:t xml:space="preserve"> </w:t>
      </w:r>
    </w:p>
    <w:p w:rsidRPr="00AE385E" w:rsidR="00AE385E" w:rsidP="00842DA3" w:rsidRDefault="00AE385E" w14:paraId="79B057F0" w14:textId="0D1F01D4">
      <w:pPr>
        <w:pStyle w:val="ListParagraph"/>
        <w:numPr>
          <w:ilvl w:val="1"/>
          <w:numId w:val="21"/>
        </w:numPr>
        <w:rPr>
          <w:rFonts w:ascii="Calibri" w:hAnsi="Calibri" w:cs="Calibri"/>
        </w:rPr>
      </w:pPr>
      <w:r w:rsidRPr="00AE385E">
        <w:rPr>
          <w:rFonts w:ascii="Calibri" w:hAnsi="Calibri" w:cs="Calibri"/>
        </w:rPr>
        <w:t xml:space="preserve">Data di </w:t>
      </w:r>
      <w:r w:rsidR="007F3C5C">
        <w:rPr>
          <w:rFonts w:ascii="Calibri" w:hAnsi="Calibri" w:cs="Calibri"/>
        </w:rPr>
        <w:t>fine</w:t>
      </w:r>
      <w:r w:rsidRPr="00AE385E">
        <w:rPr>
          <w:rFonts w:ascii="Calibri" w:hAnsi="Calibri" w:cs="Calibri"/>
        </w:rPr>
        <w:t xml:space="preserve"> </w:t>
      </w:r>
      <w:r w:rsidR="00B854CE">
        <w:rPr>
          <w:rFonts w:ascii="Calibri" w:hAnsi="Calibri" w:cs="Calibri"/>
        </w:rPr>
        <w:t>validità Fattispecie</w:t>
      </w:r>
      <w:r w:rsidRPr="00AE385E" w:rsidR="00C8026E">
        <w:rPr>
          <w:rFonts w:ascii="Calibri" w:hAnsi="Calibri" w:cs="Calibri"/>
        </w:rPr>
        <w:t>:  obbligatorio</w:t>
      </w:r>
      <w:r w:rsidR="00137320">
        <w:rPr>
          <w:rFonts w:ascii="Calibri" w:hAnsi="Calibri" w:cs="Calibri"/>
        </w:rPr>
        <w:t xml:space="preserve"> </w:t>
      </w:r>
      <w:r w:rsidRPr="00AE385E" w:rsidR="00C8026E">
        <w:rPr>
          <w:rFonts w:ascii="Calibri" w:hAnsi="Calibri" w:cs="Calibri"/>
        </w:rPr>
        <w:t>,</w:t>
      </w:r>
      <w:r w:rsidR="00C8026E">
        <w:rPr>
          <w:rFonts w:ascii="Calibri" w:hAnsi="Calibri" w:cs="Calibri"/>
        </w:rPr>
        <w:t>date</w:t>
      </w:r>
    </w:p>
    <w:p w:rsidR="007B0614" w:rsidP="00842DA3" w:rsidRDefault="007B0614" w14:paraId="0839FAEA" w14:textId="313648A8">
      <w:pPr>
        <w:pStyle w:val="ListParagraph"/>
        <w:numPr>
          <w:ilvl w:val="1"/>
          <w:numId w:val="21"/>
        </w:numPr>
        <w:rPr>
          <w:rFonts w:ascii="Calibri" w:hAnsi="Calibri" w:cs="Calibri"/>
        </w:rPr>
      </w:pPr>
      <w:r>
        <w:rPr>
          <w:rFonts w:ascii="Calibri" w:hAnsi="Calibri" w:cs="Calibri"/>
        </w:rPr>
        <w:t xml:space="preserve">Descrizione </w:t>
      </w:r>
      <w:r w:rsidR="00AE385E">
        <w:rPr>
          <w:rFonts w:ascii="Calibri" w:hAnsi="Calibri" w:cs="Calibri"/>
        </w:rPr>
        <w:t>Fattispecie</w:t>
      </w:r>
      <w:r>
        <w:rPr>
          <w:rFonts w:ascii="Calibri" w:hAnsi="Calibri" w:cs="Calibri"/>
        </w:rPr>
        <w:t>:</w:t>
      </w:r>
      <w:r w:rsidRPr="00537A0A">
        <w:rPr>
          <w:rFonts w:ascii="Calibri" w:hAnsi="Calibri" w:cs="Calibri"/>
        </w:rPr>
        <w:t xml:space="preserve"> </w:t>
      </w:r>
      <w:r w:rsidRPr="005B1390">
        <w:rPr>
          <w:rFonts w:ascii="Calibri" w:hAnsi="Calibri" w:cs="Calibri"/>
        </w:rPr>
        <w:t>obbligatorio</w:t>
      </w:r>
      <w:r>
        <w:rPr>
          <w:rFonts w:ascii="Calibri" w:hAnsi="Calibri" w:cs="Calibri"/>
        </w:rPr>
        <w:t xml:space="preserve">, stringa </w:t>
      </w:r>
      <w:r w:rsidR="00AE385E">
        <w:rPr>
          <w:rFonts w:ascii="Calibri" w:hAnsi="Calibri" w:cs="Calibri"/>
        </w:rPr>
        <w:t>400</w:t>
      </w:r>
      <w:r>
        <w:rPr>
          <w:rFonts w:ascii="Calibri" w:hAnsi="Calibri" w:cs="Calibri"/>
        </w:rPr>
        <w:t>0</w:t>
      </w:r>
    </w:p>
    <w:p w:rsidR="003D3016" w:rsidP="00842DA3" w:rsidRDefault="001F3364" w14:paraId="28F5B9B5" w14:textId="53AD058C">
      <w:pPr>
        <w:pStyle w:val="ListParagraph"/>
        <w:numPr>
          <w:ilvl w:val="1"/>
          <w:numId w:val="21"/>
        </w:numPr>
        <w:rPr>
          <w:rFonts w:ascii="Calibri" w:hAnsi="Calibri" w:cs="Calibri"/>
        </w:rPr>
      </w:pPr>
      <w:r>
        <w:rPr>
          <w:rFonts w:ascii="Calibri" w:hAnsi="Calibri" w:cs="Calibri"/>
        </w:rPr>
        <w:t>Crediti associati alla fattispecie</w:t>
      </w:r>
      <w:r w:rsidR="00C8026E">
        <w:rPr>
          <w:rFonts w:ascii="Calibri" w:hAnsi="Calibri" w:cs="Calibri"/>
        </w:rPr>
        <w:t xml:space="preserve">: </w:t>
      </w:r>
      <w:r w:rsidRPr="005B1390" w:rsidR="00C8026E">
        <w:rPr>
          <w:rFonts w:ascii="Calibri" w:hAnsi="Calibri" w:cs="Calibri"/>
        </w:rPr>
        <w:t>obbligatorio</w:t>
      </w:r>
      <w:r w:rsidR="00C8026E">
        <w:rPr>
          <w:rFonts w:ascii="Calibri" w:hAnsi="Calibri" w:cs="Calibri"/>
        </w:rPr>
        <w:t>, Numero Intero</w:t>
      </w:r>
    </w:p>
    <w:p w:rsidR="00CB088C" w:rsidP="00842DA3" w:rsidRDefault="00CB088C" w14:paraId="40CD9D08" w14:textId="0A7FB352">
      <w:pPr>
        <w:pStyle w:val="ListParagraph"/>
        <w:numPr>
          <w:ilvl w:val="1"/>
          <w:numId w:val="21"/>
        </w:numPr>
        <w:rPr>
          <w:rFonts w:ascii="Calibri" w:hAnsi="Calibri" w:cs="Calibri"/>
        </w:rPr>
      </w:pPr>
      <w:r>
        <w:rPr>
          <w:rFonts w:ascii="Calibri" w:hAnsi="Calibri" w:cs="Calibri"/>
        </w:rPr>
        <w:t xml:space="preserve">Se è valorizzata la data inizio del periodo fattispecie vengono selezionate le fattispecie </w:t>
      </w:r>
      <w:r w:rsidR="00542D08">
        <w:rPr>
          <w:rFonts w:ascii="Calibri" w:hAnsi="Calibri" w:cs="Calibri"/>
        </w:rPr>
        <w:t>il cui</w:t>
      </w:r>
      <w:r w:rsidR="009C0B2A">
        <w:rPr>
          <w:rFonts w:ascii="Calibri" w:hAnsi="Calibri" w:cs="Calibri"/>
        </w:rPr>
        <w:t xml:space="preserve"> </w:t>
      </w:r>
      <w:r w:rsidR="00542D08">
        <w:rPr>
          <w:rFonts w:ascii="Calibri" w:hAnsi="Calibri" w:cs="Calibri"/>
        </w:rPr>
        <w:t xml:space="preserve">periodo di validità </w:t>
      </w:r>
      <w:r w:rsidR="00896C2C">
        <w:rPr>
          <w:rFonts w:ascii="Calibri" w:hAnsi="Calibri" w:cs="Calibri"/>
        </w:rPr>
        <w:t>comprende</w:t>
      </w:r>
      <w:r w:rsidR="00542D08">
        <w:rPr>
          <w:rFonts w:ascii="Calibri" w:hAnsi="Calibri" w:cs="Calibri"/>
        </w:rPr>
        <w:t xml:space="preserve"> la data di input</w:t>
      </w:r>
    </w:p>
    <w:p w:rsidR="00052FEE" w:rsidP="0055399E" w:rsidRDefault="00052FEE" w14:paraId="3C81344E" w14:textId="5E079ED1">
      <w:pPr>
        <w:pStyle w:val="Heading4"/>
      </w:pPr>
      <w:bookmarkStart w:name="_Ref214456531" w:id="175"/>
      <w:bookmarkStart w:name="_Toc222417350" w:id="176"/>
      <w:r>
        <w:t>RF01-04-0</w:t>
      </w:r>
      <w:r w:rsidR="00EE0F92">
        <w:t>4</w:t>
      </w:r>
      <w:r>
        <w:t xml:space="preserve"> – Univocità Atto</w:t>
      </w:r>
      <w:bookmarkEnd w:id="175"/>
      <w:bookmarkEnd w:id="176"/>
    </w:p>
    <w:p w:rsidR="00052FEE" w:rsidP="00052FEE" w:rsidRDefault="00052FEE" w14:paraId="43C072AC" w14:textId="77777777">
      <w:pPr>
        <w:jc w:val="both"/>
        <w:rPr>
          <w:rFonts w:ascii="Calibri" w:hAnsi="Calibri" w:cs="Calibri"/>
        </w:rPr>
      </w:pPr>
      <w:r>
        <w:rPr>
          <w:rFonts w:ascii="Calibri" w:hAnsi="Calibri" w:cs="Calibri"/>
        </w:rPr>
        <w:t>L’utente non deve poter inserire più di una volta la stessa decurtazione.</w:t>
      </w:r>
    </w:p>
    <w:p w:rsidR="00052FEE" w:rsidP="00052FEE" w:rsidRDefault="00052FEE" w14:paraId="48FBFE42" w14:textId="77777777">
      <w:pPr>
        <w:jc w:val="both"/>
        <w:rPr>
          <w:rFonts w:ascii="Calibri" w:hAnsi="Calibri" w:cs="Calibri"/>
        </w:rPr>
      </w:pPr>
      <w:r>
        <w:rPr>
          <w:rFonts w:ascii="Calibri" w:hAnsi="Calibri" w:cs="Calibri"/>
        </w:rPr>
        <w:t>Deve essere realizzato un nuovo servizio nell’ambito delle decurtazioni.</w:t>
      </w:r>
    </w:p>
    <w:p w:rsidR="00052FEE" w:rsidP="00052FEE" w:rsidRDefault="00052FEE" w14:paraId="065618A6" w14:textId="77777777">
      <w:pPr>
        <w:jc w:val="both"/>
        <w:rPr>
          <w:rFonts w:ascii="Calibri" w:hAnsi="Calibri" w:cs="Calibri"/>
        </w:rPr>
      </w:pPr>
      <w:r>
        <w:rPr>
          <w:rFonts w:ascii="Calibri" w:hAnsi="Calibri" w:cs="Calibri"/>
        </w:rPr>
        <w:t>Il servizio prevede i seguenti parametri di input:</w:t>
      </w:r>
    </w:p>
    <w:p w:rsidR="00052FEE" w:rsidP="00842DA3" w:rsidRDefault="00052FEE" w14:paraId="2FFC56A5"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Pr="00A84F0B" w:rsidR="00052FEE" w:rsidP="00842DA3" w:rsidRDefault="00052FEE" w14:paraId="7E94D693" w14:textId="52A62DFE">
      <w:pPr>
        <w:pStyle w:val="ListParagraph"/>
        <w:numPr>
          <w:ilvl w:val="0"/>
          <w:numId w:val="22"/>
        </w:numPr>
        <w:jc w:val="both"/>
        <w:rPr>
          <w:rFonts w:ascii="Calibri" w:hAnsi="Calibri" w:cs="Calibri"/>
        </w:rPr>
      </w:pPr>
      <w:r w:rsidRPr="00A84F0B">
        <w:rPr>
          <w:rFonts w:ascii="Calibri" w:hAnsi="Calibri" w:cs="Calibri"/>
        </w:rPr>
        <w:t xml:space="preserve">Codice </w:t>
      </w:r>
      <w:r w:rsidR="00565A92">
        <w:rPr>
          <w:rFonts w:ascii="Calibri" w:hAnsi="Calibri" w:cs="Calibri"/>
        </w:rPr>
        <w:t>Atto</w:t>
      </w:r>
      <w:r w:rsidRPr="00A84F0B">
        <w:rPr>
          <w:rFonts w:ascii="Calibri" w:hAnsi="Calibri" w:cs="Calibri"/>
        </w:rPr>
        <w:t xml:space="preserve">: facoltativo, stringa </w:t>
      </w:r>
    </w:p>
    <w:p w:rsidRPr="00A84F0B" w:rsidR="00565A92" w:rsidP="00842DA3" w:rsidRDefault="00565A92" w14:paraId="34C48144" w14:textId="4BF10A2C">
      <w:pPr>
        <w:pStyle w:val="ListParagraph"/>
        <w:numPr>
          <w:ilvl w:val="0"/>
          <w:numId w:val="22"/>
        </w:numPr>
        <w:jc w:val="both"/>
        <w:rPr>
          <w:rFonts w:ascii="Calibri" w:hAnsi="Calibri" w:cs="Calibri"/>
        </w:rPr>
      </w:pPr>
      <w:r>
        <w:rPr>
          <w:rFonts w:ascii="Calibri" w:hAnsi="Calibri" w:cs="Calibri"/>
        </w:rPr>
        <w:t>Data</w:t>
      </w:r>
      <w:r w:rsidR="008973EA">
        <w:rPr>
          <w:rFonts w:ascii="Calibri" w:hAnsi="Calibri" w:cs="Calibri"/>
        </w:rPr>
        <w:t xml:space="preserve"> Atto, obbligatorio, data</w:t>
      </w:r>
    </w:p>
    <w:p w:rsidRPr="00A84F0B" w:rsidR="008973EA" w:rsidP="00842DA3" w:rsidRDefault="00A83D43" w14:paraId="5D74A508" w14:textId="2FE18A40">
      <w:pPr>
        <w:pStyle w:val="ListParagraph"/>
        <w:numPr>
          <w:ilvl w:val="0"/>
          <w:numId w:val="22"/>
        </w:numPr>
        <w:jc w:val="both"/>
        <w:rPr>
          <w:rFonts w:ascii="Calibri" w:hAnsi="Calibri" w:cs="Calibri"/>
        </w:rPr>
      </w:pPr>
      <w:r>
        <w:rPr>
          <w:rFonts w:ascii="Calibri" w:hAnsi="Calibri" w:cs="Calibri"/>
        </w:rPr>
        <w:t>Identificativo Ente: obbligatorio, numero intero</w:t>
      </w:r>
    </w:p>
    <w:p w:rsidRPr="00A84F0B" w:rsidR="00A83D43" w:rsidP="00842DA3" w:rsidRDefault="00E90B86" w14:paraId="5711953E" w14:textId="43632EFE">
      <w:pPr>
        <w:pStyle w:val="ListParagraph"/>
        <w:numPr>
          <w:ilvl w:val="0"/>
          <w:numId w:val="22"/>
        </w:numPr>
        <w:jc w:val="both"/>
        <w:rPr>
          <w:rFonts w:ascii="Calibri" w:hAnsi="Calibri" w:cs="Calibri"/>
        </w:rPr>
      </w:pPr>
      <w:r>
        <w:rPr>
          <w:rFonts w:ascii="Calibri" w:hAnsi="Calibri" w:cs="Calibri"/>
        </w:rPr>
        <w:t>Identificativo Tipologia Atto</w:t>
      </w:r>
      <w:r w:rsidR="00E13999">
        <w:rPr>
          <w:rFonts w:ascii="Calibri" w:hAnsi="Calibri" w:cs="Calibri"/>
        </w:rPr>
        <w:t>: obbligatorio, numero intero</w:t>
      </w:r>
    </w:p>
    <w:p w:rsidRPr="005B1390" w:rsidR="00052FEE" w:rsidP="00842DA3" w:rsidRDefault="00052FEE" w14:paraId="2DEB613A"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052FEE" w:rsidP="00052FEE" w:rsidRDefault="00052FEE" w14:paraId="39FDB660" w14:textId="77777777">
      <w:pPr>
        <w:ind w:left="360"/>
        <w:jc w:val="both"/>
        <w:rPr>
          <w:rFonts w:ascii="Calibri" w:hAnsi="Calibri" w:cs="Calibri"/>
        </w:rPr>
      </w:pPr>
    </w:p>
    <w:p w:rsidR="00052FEE" w:rsidP="00052FEE" w:rsidRDefault="00052FEE" w14:paraId="554A6594" w14:textId="57D1612E">
      <w:pPr>
        <w:jc w:val="both"/>
        <w:rPr>
          <w:rFonts w:ascii="Calibri" w:hAnsi="Calibri" w:cs="Calibri"/>
        </w:rPr>
      </w:pPr>
      <w:r>
        <w:rPr>
          <w:rFonts w:ascii="Calibri" w:hAnsi="Calibri" w:cs="Calibri"/>
        </w:rPr>
        <w:t>Il servizio verifica se l’utente è abilitato alla funzione IAM decurtazione</w:t>
      </w:r>
      <w:r w:rsidR="008745C0">
        <w:rPr>
          <w:rFonts w:ascii="Calibri" w:hAnsi="Calibri" w:cs="Calibri"/>
        </w:rPr>
        <w:t>_</w:t>
      </w:r>
      <w:r>
        <w:rPr>
          <w:rFonts w:ascii="Calibri" w:hAnsi="Calibri" w:cs="Calibri"/>
        </w:rPr>
        <w:t xml:space="preserve">inserimento </w:t>
      </w:r>
    </w:p>
    <w:p w:rsidR="00052FEE" w:rsidP="00842DA3" w:rsidRDefault="00052FEE" w14:paraId="2227BD67"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052FEE" w:rsidP="00842DA3" w:rsidRDefault="00052FEE" w14:paraId="6999DBB4" w14:textId="77777777">
      <w:pPr>
        <w:pStyle w:val="ListParagraph"/>
        <w:numPr>
          <w:ilvl w:val="0"/>
          <w:numId w:val="21"/>
        </w:numPr>
        <w:jc w:val="both"/>
        <w:rPr>
          <w:rFonts w:ascii="Calibri" w:hAnsi="Calibri" w:cs="Calibri"/>
        </w:rPr>
      </w:pPr>
      <w:r w:rsidRPr="00F438DE">
        <w:rPr>
          <w:rFonts w:ascii="Calibri" w:hAnsi="Calibri" w:cs="Calibri"/>
        </w:rPr>
        <w:t xml:space="preserve">se l’utente è abilitato </w:t>
      </w:r>
      <w:r>
        <w:rPr>
          <w:rFonts w:ascii="Calibri" w:hAnsi="Calibri" w:cs="Calibri"/>
        </w:rPr>
        <w:t xml:space="preserve">il servizio ricerca tra tutte le decurtazioni, escludendo quelle annullate per errata imputazione, quelle che verificano i parametri di input </w:t>
      </w:r>
    </w:p>
    <w:p w:rsidR="00052FEE" w:rsidP="00842DA3" w:rsidRDefault="00052FEE" w14:paraId="4E8E6693" w14:textId="1C9C062D">
      <w:pPr>
        <w:pStyle w:val="ListParagraph"/>
        <w:numPr>
          <w:ilvl w:val="1"/>
          <w:numId w:val="21"/>
        </w:numPr>
        <w:rPr>
          <w:rFonts w:ascii="Calibri" w:hAnsi="Calibri" w:cs="Calibri"/>
        </w:rPr>
      </w:pPr>
      <w:r>
        <w:rPr>
          <w:rFonts w:ascii="Calibri" w:hAnsi="Calibri" w:cs="Calibri"/>
        </w:rPr>
        <w:t xml:space="preserve">il servizio restituisce </w:t>
      </w:r>
      <w:r w:rsidR="00C167CF">
        <w:rPr>
          <w:rFonts w:ascii="Calibri" w:hAnsi="Calibri" w:cs="Calibri"/>
        </w:rPr>
        <w:t>True</w:t>
      </w:r>
      <w:r>
        <w:rPr>
          <w:rFonts w:ascii="Calibri" w:hAnsi="Calibri" w:cs="Calibri"/>
        </w:rPr>
        <w:t xml:space="preserve"> se non esistono occorrenze che verificano le condizioni</w:t>
      </w:r>
    </w:p>
    <w:p w:rsidR="00052FEE" w:rsidP="00842DA3" w:rsidRDefault="00052FEE" w14:paraId="4801FB9B" w14:textId="3295680A">
      <w:pPr>
        <w:pStyle w:val="ListParagraph"/>
        <w:numPr>
          <w:ilvl w:val="1"/>
          <w:numId w:val="21"/>
        </w:numPr>
        <w:rPr>
          <w:rFonts w:ascii="Calibri" w:hAnsi="Calibri" w:cs="Calibri"/>
        </w:rPr>
      </w:pPr>
      <w:r>
        <w:rPr>
          <w:rFonts w:ascii="Calibri" w:hAnsi="Calibri" w:cs="Calibri"/>
        </w:rPr>
        <w:t xml:space="preserve">altrimenti restituisce </w:t>
      </w:r>
      <w:r w:rsidR="00C167CF">
        <w:rPr>
          <w:rFonts w:ascii="Calibri" w:hAnsi="Calibri" w:cs="Calibri"/>
        </w:rPr>
        <w:t>False</w:t>
      </w:r>
    </w:p>
    <w:p w:rsidRPr="007B0614" w:rsidR="00B932D6" w:rsidP="007B0614" w:rsidRDefault="00B932D6" w14:paraId="2C689B63" w14:textId="77777777">
      <w:pPr>
        <w:rPr>
          <w:rFonts w:ascii="Calibri" w:hAnsi="Calibri" w:cs="Calibri"/>
        </w:rPr>
      </w:pPr>
    </w:p>
    <w:p w:rsidR="004F7E5D" w:rsidP="0055399E" w:rsidRDefault="004F7E5D" w14:paraId="7D6E46EE" w14:textId="1C5F1A33">
      <w:pPr>
        <w:pStyle w:val="Heading4"/>
      </w:pPr>
      <w:bookmarkStart w:name="_Ref214313099" w:id="177"/>
      <w:bookmarkStart w:name="_Toc222417351" w:id="178"/>
      <w:r>
        <w:t>RF01-04-0</w:t>
      </w:r>
      <w:r w:rsidR="00EE0F92">
        <w:t>5</w:t>
      </w:r>
      <w:r>
        <w:t xml:space="preserve"> – </w:t>
      </w:r>
      <w:r w:rsidR="00D27DFE">
        <w:t>Univocità</w:t>
      </w:r>
      <w:r>
        <w:t xml:space="preserve"> </w:t>
      </w:r>
      <w:r w:rsidR="00386F86">
        <w:t xml:space="preserve">dettaglio </w:t>
      </w:r>
      <w:r>
        <w:t>decurtazione</w:t>
      </w:r>
      <w:bookmarkEnd w:id="177"/>
      <w:bookmarkEnd w:id="178"/>
    </w:p>
    <w:p w:rsidR="00DD5B77" w:rsidP="004F7E5D" w:rsidRDefault="0016034B" w14:paraId="5AFCF155" w14:textId="34C3290A">
      <w:pPr>
        <w:jc w:val="both"/>
        <w:rPr>
          <w:rFonts w:ascii="Calibri" w:hAnsi="Calibri" w:cs="Calibri"/>
        </w:rPr>
      </w:pPr>
      <w:r>
        <w:rPr>
          <w:rFonts w:ascii="Calibri" w:hAnsi="Calibri" w:cs="Calibri"/>
        </w:rPr>
        <w:t>L’utente non deve poter inserire più di una volta la stessa decurtazione</w:t>
      </w:r>
      <w:r w:rsidR="00DD5B77">
        <w:rPr>
          <w:rFonts w:ascii="Calibri" w:hAnsi="Calibri" w:cs="Calibri"/>
        </w:rPr>
        <w:t>.</w:t>
      </w:r>
    </w:p>
    <w:p w:rsidR="004F7E5D" w:rsidP="004F7E5D" w:rsidRDefault="004F7E5D" w14:paraId="559AB4C3" w14:textId="77777777">
      <w:pPr>
        <w:jc w:val="both"/>
        <w:rPr>
          <w:rFonts w:ascii="Calibri" w:hAnsi="Calibri" w:cs="Calibri"/>
        </w:rPr>
      </w:pPr>
      <w:r>
        <w:rPr>
          <w:rFonts w:ascii="Calibri" w:hAnsi="Calibri" w:cs="Calibri"/>
        </w:rPr>
        <w:t>Deve essere realizzato un nuovo servizio nell’ambito delle decurtazioni.</w:t>
      </w:r>
    </w:p>
    <w:p w:rsidR="004F7E5D" w:rsidP="004F7E5D" w:rsidRDefault="004F7E5D" w14:paraId="2B1573C2" w14:textId="77777777">
      <w:pPr>
        <w:jc w:val="both"/>
        <w:rPr>
          <w:rFonts w:ascii="Calibri" w:hAnsi="Calibri" w:cs="Calibri"/>
        </w:rPr>
      </w:pPr>
      <w:r>
        <w:rPr>
          <w:rFonts w:ascii="Calibri" w:hAnsi="Calibri" w:cs="Calibri"/>
        </w:rPr>
        <w:t>Il servizio prevede i seguenti parametri di input:</w:t>
      </w:r>
    </w:p>
    <w:p w:rsidR="00CA3F0F" w:rsidP="00842DA3" w:rsidRDefault="00DD5B77" w14:paraId="73A615C9"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sidR="00CA3F0F">
        <w:rPr>
          <w:rFonts w:ascii="Calibri" w:hAnsi="Calibri" w:cs="Calibri"/>
        </w:rPr>
        <w:t xml:space="preserve"> </w:t>
      </w:r>
    </w:p>
    <w:p w:rsidRPr="00D8089A" w:rsidR="00C02DB1" w:rsidP="00842DA3" w:rsidRDefault="00C02DB1" w14:paraId="3AC138B6" w14:textId="3CCC5742">
      <w:pPr>
        <w:pStyle w:val="ListParagraph"/>
        <w:numPr>
          <w:ilvl w:val="0"/>
          <w:numId w:val="22"/>
        </w:numPr>
        <w:jc w:val="both"/>
        <w:rPr>
          <w:rFonts w:ascii="Calibri" w:hAnsi="Calibri" w:cs="Calibri"/>
        </w:rPr>
      </w:pPr>
      <w:r>
        <w:rPr>
          <w:rFonts w:ascii="Calibri" w:hAnsi="Calibri" w:cs="Calibri"/>
        </w:rPr>
        <w:t xml:space="preserve">Identificativo Tipologia </w:t>
      </w:r>
      <w:r w:rsidR="00A426DD">
        <w:rPr>
          <w:rFonts w:ascii="Calibri" w:hAnsi="Calibri" w:cs="Calibri"/>
        </w:rPr>
        <w:t xml:space="preserve">Identificativo Lavoratore: </w:t>
      </w:r>
      <w:r w:rsidR="000910FC">
        <w:rPr>
          <w:rFonts w:ascii="Calibri" w:hAnsi="Calibri" w:cs="Calibri"/>
        </w:rPr>
        <w:t>facoltativo</w:t>
      </w:r>
      <w:r w:rsidRPr="00A84F0B" w:rsidR="00A426DD">
        <w:rPr>
          <w:rFonts w:ascii="Calibri" w:hAnsi="Calibri" w:cs="Calibri"/>
        </w:rPr>
        <w:t>,</w:t>
      </w:r>
      <w:r w:rsidR="00A426DD">
        <w:rPr>
          <w:rFonts w:ascii="Calibri" w:hAnsi="Calibri" w:cs="Calibri"/>
        </w:rPr>
        <w:t xml:space="preserve"> numero intero</w:t>
      </w:r>
      <w:r w:rsidR="001154DD">
        <w:rPr>
          <w:rFonts w:ascii="Calibri" w:hAnsi="Calibri" w:cs="Calibri"/>
        </w:rPr>
        <w:t>, default 1</w:t>
      </w:r>
      <w:r w:rsidR="00106D59">
        <w:rPr>
          <w:rFonts w:ascii="Calibri" w:hAnsi="Calibri" w:cs="Calibri"/>
        </w:rPr>
        <w:t>=</w:t>
      </w:r>
      <w:r w:rsidR="001154DD">
        <w:rPr>
          <w:rFonts w:ascii="Calibri" w:hAnsi="Calibri" w:cs="Calibri"/>
        </w:rPr>
        <w:t xml:space="preserve"> Codice fiscale</w:t>
      </w:r>
      <w:r w:rsidR="00106D59">
        <w:rPr>
          <w:rFonts w:ascii="Calibri" w:hAnsi="Calibri" w:cs="Calibri"/>
        </w:rPr>
        <w:t xml:space="preserve"> se </w:t>
      </w:r>
      <w:r w:rsidR="00B0735C">
        <w:rPr>
          <w:rFonts w:ascii="Calibri" w:hAnsi="Calibri" w:cs="Calibri"/>
        </w:rPr>
        <w:t>valorizzato il codice fiscale del lavoratore</w:t>
      </w:r>
      <w:r w:rsidR="003C6E6B">
        <w:rPr>
          <w:rFonts w:ascii="Calibri" w:hAnsi="Calibri" w:cs="Calibri"/>
        </w:rPr>
        <w:t xml:space="preserve">; </w:t>
      </w:r>
    </w:p>
    <w:p w:rsidRPr="00F61C86" w:rsidR="005D6FD7" w:rsidP="00842DA3" w:rsidRDefault="00C02DB1" w14:paraId="6ADC05A1" w14:textId="10A21741">
      <w:pPr>
        <w:pStyle w:val="ListParagraph"/>
        <w:numPr>
          <w:ilvl w:val="0"/>
          <w:numId w:val="22"/>
        </w:numPr>
        <w:jc w:val="both"/>
        <w:rPr>
          <w:rFonts w:ascii="Calibri" w:hAnsi="Calibri" w:cs="Calibri"/>
        </w:rPr>
      </w:pPr>
      <w:r w:rsidRPr="00D8089A">
        <w:rPr>
          <w:rFonts w:ascii="Calibri" w:hAnsi="Calibri" w:cs="Calibri"/>
        </w:rPr>
        <w:t>Identificativo Lavoratore</w:t>
      </w:r>
      <w:r w:rsidRPr="00D8089A" w:rsidR="00CA3F0F">
        <w:rPr>
          <w:rFonts w:ascii="Calibri" w:hAnsi="Calibri" w:cs="Calibri"/>
        </w:rPr>
        <w:t>:</w:t>
      </w:r>
      <w:r w:rsidRPr="00D8089A" w:rsidR="0017731A">
        <w:rPr>
          <w:rFonts w:ascii="Calibri" w:hAnsi="Calibri" w:cs="Calibri"/>
        </w:rPr>
        <w:t xml:space="preserve"> </w:t>
      </w:r>
      <w:r w:rsidR="000910FC">
        <w:rPr>
          <w:rFonts w:ascii="Calibri" w:hAnsi="Calibri" w:cs="Calibri"/>
        </w:rPr>
        <w:t>facoltativo</w:t>
      </w:r>
      <w:r w:rsidRPr="00D8089A" w:rsidR="00CA719E">
        <w:rPr>
          <w:rFonts w:ascii="Calibri" w:hAnsi="Calibri" w:cs="Calibri"/>
        </w:rPr>
        <w:t>,</w:t>
      </w:r>
      <w:r w:rsidRPr="00D8089A" w:rsidR="00D27880">
        <w:rPr>
          <w:rFonts w:ascii="Calibri" w:hAnsi="Calibri" w:cs="Calibri"/>
        </w:rPr>
        <w:t xml:space="preserve"> </w:t>
      </w:r>
      <w:r w:rsidR="00A37BA2">
        <w:rPr>
          <w:rFonts w:ascii="Calibri" w:hAnsi="Calibri" w:cs="Calibri"/>
        </w:rPr>
        <w:t>stringa 100</w:t>
      </w:r>
    </w:p>
    <w:p w:rsidRPr="00A84F0B" w:rsidR="00B31D23" w:rsidP="00842DA3" w:rsidRDefault="00CA3F0F" w14:paraId="09887A42" w14:textId="0372227C">
      <w:pPr>
        <w:pStyle w:val="ListParagraph"/>
        <w:numPr>
          <w:ilvl w:val="0"/>
          <w:numId w:val="22"/>
        </w:numPr>
        <w:jc w:val="both"/>
        <w:rPr>
          <w:rFonts w:ascii="Calibri" w:hAnsi="Calibri" w:cs="Calibri"/>
        </w:rPr>
      </w:pPr>
      <w:r w:rsidRPr="00A84F0B">
        <w:rPr>
          <w:rFonts w:ascii="Calibri" w:hAnsi="Calibri" w:cs="Calibri"/>
        </w:rPr>
        <w:t xml:space="preserve">Data di inizio del periodo in cui è stato commesso l’illecito: </w:t>
      </w:r>
      <w:r w:rsidR="00B31D23">
        <w:rPr>
          <w:rFonts w:ascii="Calibri" w:hAnsi="Calibri" w:cs="Calibri"/>
        </w:rPr>
        <w:t>facoltativa</w:t>
      </w:r>
      <w:r w:rsidRPr="00A84F0B">
        <w:rPr>
          <w:rFonts w:ascii="Calibri" w:hAnsi="Calibri" w:cs="Calibri"/>
        </w:rPr>
        <w:t>, data</w:t>
      </w:r>
    </w:p>
    <w:p w:rsidRPr="0094418C" w:rsidR="0094418C" w:rsidP="00842DA3" w:rsidRDefault="004C39A8" w14:paraId="4769290F" w14:textId="7402AEFF">
      <w:pPr>
        <w:pStyle w:val="ListParagraph"/>
        <w:numPr>
          <w:ilvl w:val="0"/>
          <w:numId w:val="22"/>
        </w:numPr>
        <w:jc w:val="both"/>
        <w:rPr>
          <w:rFonts w:ascii="Calibri" w:hAnsi="Calibri" w:cs="Calibri"/>
        </w:rPr>
      </w:pPr>
      <w:r>
        <w:rPr>
          <w:rFonts w:ascii="Calibri" w:hAnsi="Calibri" w:cs="Calibri"/>
        </w:rPr>
        <w:t>Identificativo Fattispecie</w:t>
      </w:r>
      <w:r w:rsidRPr="00A84F0B" w:rsidR="00CA3F0F">
        <w:rPr>
          <w:rFonts w:ascii="Calibri" w:hAnsi="Calibri" w:cs="Calibri"/>
        </w:rPr>
        <w:t xml:space="preserve">: obbligatorio, </w:t>
      </w:r>
      <w:r w:rsidR="00137612">
        <w:rPr>
          <w:rFonts w:ascii="Calibri" w:hAnsi="Calibri" w:cs="Calibri"/>
        </w:rPr>
        <w:t>numero intero</w:t>
      </w:r>
    </w:p>
    <w:p w:rsidRPr="005B1390" w:rsidR="004F7E5D" w:rsidP="00842DA3" w:rsidRDefault="004F7E5D" w14:paraId="27650FC2"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4F7E5D" w:rsidP="004F7E5D" w:rsidRDefault="004F7E5D" w14:paraId="6B1A453D" w14:textId="77777777">
      <w:pPr>
        <w:ind w:left="360"/>
        <w:jc w:val="both"/>
        <w:rPr>
          <w:rFonts w:ascii="Calibri" w:hAnsi="Calibri" w:cs="Calibri"/>
        </w:rPr>
      </w:pPr>
    </w:p>
    <w:p w:rsidR="004F7E5D" w:rsidP="004F7E5D" w:rsidRDefault="004F7E5D" w14:paraId="69DF251A" w14:textId="77777777">
      <w:pPr>
        <w:jc w:val="both"/>
        <w:rPr>
          <w:rFonts w:ascii="Calibri" w:hAnsi="Calibri" w:cs="Calibri"/>
        </w:rPr>
      </w:pPr>
      <w:r>
        <w:rPr>
          <w:rFonts w:ascii="Calibri" w:hAnsi="Calibri" w:cs="Calibri"/>
        </w:rPr>
        <w:t xml:space="preserve">Il servizio verifica se l’utente è abilitato alla funzione IAM decurtazione-inserimento </w:t>
      </w:r>
    </w:p>
    <w:p w:rsidR="004F7E5D" w:rsidP="00842DA3" w:rsidRDefault="004F7E5D" w14:paraId="309F3EAC"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4F7E5D" w:rsidP="00842DA3" w:rsidRDefault="004F7E5D" w14:paraId="6834195C" w14:textId="5632A423">
      <w:pPr>
        <w:pStyle w:val="ListParagraph"/>
        <w:numPr>
          <w:ilvl w:val="0"/>
          <w:numId w:val="21"/>
        </w:numPr>
        <w:jc w:val="both"/>
        <w:rPr>
          <w:rFonts w:ascii="Calibri" w:hAnsi="Calibri" w:cs="Calibri"/>
        </w:rPr>
      </w:pPr>
      <w:r w:rsidRPr="00F438DE">
        <w:rPr>
          <w:rFonts w:ascii="Calibri" w:hAnsi="Calibri" w:cs="Calibri"/>
        </w:rPr>
        <w:t xml:space="preserve">se l’utente è abilitato </w:t>
      </w:r>
      <w:r w:rsidR="00A11C6E">
        <w:rPr>
          <w:rFonts w:ascii="Calibri" w:hAnsi="Calibri" w:cs="Calibri"/>
        </w:rPr>
        <w:t xml:space="preserve">il servizio </w:t>
      </w:r>
      <w:r w:rsidR="003F3E09">
        <w:rPr>
          <w:rFonts w:ascii="Calibri" w:hAnsi="Calibri" w:cs="Calibri"/>
        </w:rPr>
        <w:t>ricerca tra tutte le decurtazioni</w:t>
      </w:r>
      <w:r w:rsidR="00F46285">
        <w:rPr>
          <w:rFonts w:ascii="Calibri" w:hAnsi="Calibri" w:cs="Calibri"/>
        </w:rPr>
        <w:t xml:space="preserve">, escludendo quelle annullate </w:t>
      </w:r>
      <w:r w:rsidR="00913F51">
        <w:rPr>
          <w:rFonts w:ascii="Calibri" w:hAnsi="Calibri" w:cs="Calibri"/>
        </w:rPr>
        <w:t xml:space="preserve">sia </w:t>
      </w:r>
      <w:r w:rsidRPr="00BC3CDE" w:rsidR="00F46285">
        <w:rPr>
          <w:rFonts w:ascii="Calibri" w:hAnsi="Calibri" w:cs="Calibri"/>
        </w:rPr>
        <w:t xml:space="preserve">per </w:t>
      </w:r>
      <w:r w:rsidRPr="00BC3CDE" w:rsidR="00594BF5">
        <w:rPr>
          <w:rFonts w:ascii="Calibri" w:hAnsi="Calibri" w:cs="Calibri"/>
        </w:rPr>
        <w:t xml:space="preserve">errata </w:t>
      </w:r>
      <w:r w:rsidRPr="00BC3CDE" w:rsidR="00D45466">
        <w:rPr>
          <w:rFonts w:ascii="Calibri" w:hAnsi="Calibri" w:cs="Calibri"/>
        </w:rPr>
        <w:t>imputazione</w:t>
      </w:r>
      <w:r w:rsidR="00913F51">
        <w:rPr>
          <w:rFonts w:ascii="Calibri" w:hAnsi="Calibri" w:cs="Calibri"/>
        </w:rPr>
        <w:t xml:space="preserve"> che per altra motivazione</w:t>
      </w:r>
      <w:r w:rsidR="00D45466">
        <w:rPr>
          <w:rFonts w:ascii="Calibri" w:hAnsi="Calibri" w:cs="Calibri"/>
        </w:rPr>
        <w:t xml:space="preserve"> </w:t>
      </w:r>
      <w:r w:rsidR="00773636">
        <w:rPr>
          <w:rFonts w:ascii="Calibri" w:hAnsi="Calibri" w:cs="Calibri"/>
        </w:rPr>
        <w:t>(per eff</w:t>
      </w:r>
      <w:r w:rsidR="001D6B1D">
        <w:rPr>
          <w:rFonts w:ascii="Calibri" w:hAnsi="Calibri" w:cs="Calibri"/>
        </w:rPr>
        <w:t>et</w:t>
      </w:r>
      <w:r w:rsidR="00773636">
        <w:rPr>
          <w:rFonts w:ascii="Calibri" w:hAnsi="Calibri" w:cs="Calibri"/>
        </w:rPr>
        <w:t xml:space="preserve">to di annullamenti parziali vanno inseriti comunque i dettagli </w:t>
      </w:r>
      <w:r w:rsidR="001D6B1D">
        <w:rPr>
          <w:rFonts w:ascii="Calibri" w:hAnsi="Calibri" w:cs="Calibri"/>
        </w:rPr>
        <w:t>di ciò che non è stato annullato)</w:t>
      </w:r>
      <w:r w:rsidR="00D45466">
        <w:rPr>
          <w:rFonts w:ascii="Calibri" w:hAnsi="Calibri" w:cs="Calibri"/>
        </w:rPr>
        <w:t xml:space="preserve"> </w:t>
      </w:r>
      <w:r w:rsidR="00AD2BA3">
        <w:rPr>
          <w:rFonts w:ascii="Calibri" w:hAnsi="Calibri" w:cs="Calibri"/>
        </w:rPr>
        <w:t>quelle che verificano</w:t>
      </w:r>
      <w:r w:rsidR="00837746">
        <w:rPr>
          <w:rFonts w:ascii="Calibri" w:hAnsi="Calibri" w:cs="Calibri"/>
        </w:rPr>
        <w:t xml:space="preserve"> i parametri di input</w:t>
      </w:r>
      <w:r w:rsidR="003F3E09">
        <w:rPr>
          <w:rFonts w:ascii="Calibri" w:hAnsi="Calibri" w:cs="Calibri"/>
        </w:rPr>
        <w:t xml:space="preserve"> </w:t>
      </w:r>
      <w:r w:rsidR="00A43E2A">
        <w:rPr>
          <w:rFonts w:ascii="Calibri" w:hAnsi="Calibri" w:cs="Calibri"/>
        </w:rPr>
        <w:t xml:space="preserve">solo se la </w:t>
      </w:r>
      <w:r w:rsidR="009E06E3">
        <w:rPr>
          <w:rFonts w:ascii="Calibri" w:hAnsi="Calibri" w:cs="Calibri"/>
        </w:rPr>
        <w:t xml:space="preserve">fattispecie </w:t>
      </w:r>
      <w:r w:rsidR="00347F26">
        <w:rPr>
          <w:rFonts w:ascii="Calibri" w:hAnsi="Calibri" w:cs="Calibri"/>
        </w:rPr>
        <w:t>è configurata per richiedere la data di commissioni illecito e i lavoratori</w:t>
      </w:r>
    </w:p>
    <w:p w:rsidR="004F7E5D" w:rsidP="00842DA3" w:rsidRDefault="00837746" w14:paraId="31BDC633" w14:textId="7AE2CEE4">
      <w:pPr>
        <w:pStyle w:val="ListParagraph"/>
        <w:numPr>
          <w:ilvl w:val="1"/>
          <w:numId w:val="21"/>
        </w:numPr>
        <w:rPr>
          <w:rFonts w:ascii="Calibri" w:hAnsi="Calibri" w:cs="Calibri"/>
        </w:rPr>
      </w:pPr>
      <w:r>
        <w:rPr>
          <w:rFonts w:ascii="Calibri" w:hAnsi="Calibri" w:cs="Calibri"/>
        </w:rPr>
        <w:t xml:space="preserve">il servizio restituisce </w:t>
      </w:r>
      <w:r w:rsidR="00834BBF">
        <w:rPr>
          <w:rFonts w:ascii="Calibri" w:hAnsi="Calibri" w:cs="Calibri"/>
        </w:rPr>
        <w:t>un elenco vuoto</w:t>
      </w:r>
      <w:r w:rsidR="002D573A">
        <w:rPr>
          <w:rFonts w:ascii="Calibri" w:hAnsi="Calibri" w:cs="Calibri"/>
        </w:rPr>
        <w:t xml:space="preserve"> se non esistono occorrenze che verificano l</w:t>
      </w:r>
      <w:r w:rsidR="007262ED">
        <w:rPr>
          <w:rFonts w:ascii="Calibri" w:hAnsi="Calibri" w:cs="Calibri"/>
        </w:rPr>
        <w:t>e</w:t>
      </w:r>
      <w:r w:rsidR="00A312A3">
        <w:rPr>
          <w:rFonts w:ascii="Calibri" w:hAnsi="Calibri" w:cs="Calibri"/>
        </w:rPr>
        <w:t xml:space="preserve"> condizion</w:t>
      </w:r>
      <w:r w:rsidR="007262ED">
        <w:rPr>
          <w:rFonts w:ascii="Calibri" w:hAnsi="Calibri" w:cs="Calibri"/>
        </w:rPr>
        <w:t>i</w:t>
      </w:r>
    </w:p>
    <w:p w:rsidR="00DF44B6" w:rsidP="00842DA3" w:rsidRDefault="007262ED" w14:paraId="5F6D0363" w14:textId="77777777">
      <w:pPr>
        <w:pStyle w:val="ListParagraph"/>
        <w:numPr>
          <w:ilvl w:val="1"/>
          <w:numId w:val="21"/>
        </w:numPr>
        <w:rPr>
          <w:rFonts w:ascii="Calibri" w:hAnsi="Calibri" w:cs="Calibri"/>
        </w:rPr>
      </w:pPr>
      <w:r>
        <w:rPr>
          <w:rFonts w:ascii="Calibri" w:hAnsi="Calibri" w:cs="Calibri"/>
        </w:rPr>
        <w:t xml:space="preserve">altrimenti </w:t>
      </w:r>
      <w:r w:rsidR="00A312A3">
        <w:rPr>
          <w:rFonts w:ascii="Calibri" w:hAnsi="Calibri" w:cs="Calibri"/>
        </w:rPr>
        <w:t xml:space="preserve">restituisce </w:t>
      </w:r>
      <w:r w:rsidR="00BA7B46">
        <w:rPr>
          <w:rFonts w:ascii="Calibri" w:hAnsi="Calibri" w:cs="Calibri"/>
        </w:rPr>
        <w:t xml:space="preserve">un elenco con </w:t>
      </w:r>
      <w:r w:rsidR="00F96278">
        <w:rPr>
          <w:rFonts w:ascii="Calibri" w:hAnsi="Calibri" w:cs="Calibri"/>
        </w:rPr>
        <w:t xml:space="preserve">il dettaglio </w:t>
      </w:r>
      <w:r w:rsidR="006B18CE">
        <w:rPr>
          <w:rFonts w:ascii="Calibri" w:hAnsi="Calibri" w:cs="Calibri"/>
        </w:rPr>
        <w:t xml:space="preserve">per </w:t>
      </w:r>
      <w:r w:rsidR="00367871">
        <w:rPr>
          <w:rFonts w:ascii="Calibri" w:hAnsi="Calibri" w:cs="Calibri"/>
        </w:rPr>
        <w:t>fattis</w:t>
      </w:r>
      <w:r w:rsidR="00163273">
        <w:rPr>
          <w:rFonts w:ascii="Calibri" w:hAnsi="Calibri" w:cs="Calibri"/>
        </w:rPr>
        <w:t>pecie</w:t>
      </w:r>
      <w:r w:rsidR="00313315">
        <w:rPr>
          <w:rFonts w:ascii="Calibri" w:hAnsi="Calibri" w:cs="Calibri"/>
        </w:rPr>
        <w:t xml:space="preserve">: </w:t>
      </w:r>
    </w:p>
    <w:p w:rsidR="001562D6" w:rsidP="00842DA3" w:rsidRDefault="00DF44B6" w14:paraId="1AD1A494" w14:textId="77777777">
      <w:pPr>
        <w:pStyle w:val="ListParagraph"/>
        <w:numPr>
          <w:ilvl w:val="2"/>
          <w:numId w:val="21"/>
        </w:numPr>
        <w:rPr>
          <w:rFonts w:ascii="Calibri" w:hAnsi="Calibri" w:cs="Calibri"/>
        </w:rPr>
      </w:pPr>
      <w:r>
        <w:rPr>
          <w:rFonts w:ascii="Calibri" w:hAnsi="Calibri" w:cs="Calibri"/>
        </w:rPr>
        <w:t xml:space="preserve">codice decurtazione, utente che ha creato </w:t>
      </w:r>
      <w:r w:rsidR="001562D6">
        <w:rPr>
          <w:rFonts w:ascii="Calibri" w:hAnsi="Calibri" w:cs="Calibri"/>
        </w:rPr>
        <w:t xml:space="preserve"> </w:t>
      </w:r>
    </w:p>
    <w:p w:rsidR="00071E59" w:rsidP="00842DA3" w:rsidRDefault="001562D6" w14:paraId="12326932" w14:textId="3B1A3CA9">
      <w:pPr>
        <w:pStyle w:val="ListParagraph"/>
        <w:numPr>
          <w:ilvl w:val="2"/>
          <w:numId w:val="21"/>
        </w:numPr>
        <w:rPr>
          <w:rFonts w:ascii="Calibri" w:hAnsi="Calibri" w:cs="Calibri"/>
        </w:rPr>
      </w:pPr>
      <w:r>
        <w:rPr>
          <w:rFonts w:ascii="Calibri" w:hAnsi="Calibri" w:cs="Calibri"/>
        </w:rPr>
        <w:t>per ogni decurtazione</w:t>
      </w:r>
      <w:r w:rsidR="0002544E">
        <w:rPr>
          <w:rFonts w:ascii="Calibri" w:hAnsi="Calibri" w:cs="Calibri"/>
        </w:rPr>
        <w:t>:</w:t>
      </w:r>
      <w:r>
        <w:rPr>
          <w:rFonts w:ascii="Calibri" w:hAnsi="Calibri" w:cs="Calibri"/>
        </w:rPr>
        <w:t xml:space="preserve"> </w:t>
      </w:r>
      <w:r w:rsidR="00313315">
        <w:rPr>
          <w:rFonts w:ascii="Calibri" w:hAnsi="Calibri" w:cs="Calibri"/>
        </w:rPr>
        <w:t>codice fattispecie</w:t>
      </w:r>
      <w:r w:rsidR="0089720A">
        <w:rPr>
          <w:rFonts w:ascii="Calibri" w:hAnsi="Calibri" w:cs="Calibri"/>
        </w:rPr>
        <w:t xml:space="preserve">, </w:t>
      </w:r>
      <w:r w:rsidR="00313315">
        <w:rPr>
          <w:rFonts w:ascii="Calibri" w:hAnsi="Calibri" w:cs="Calibri"/>
        </w:rPr>
        <w:t>data inizio commissione illecito</w:t>
      </w:r>
      <w:r w:rsidR="0089720A">
        <w:rPr>
          <w:rFonts w:ascii="Calibri" w:hAnsi="Calibri" w:cs="Calibri"/>
        </w:rPr>
        <w:t xml:space="preserve">, </w:t>
      </w:r>
      <w:r w:rsidR="0049693F">
        <w:rPr>
          <w:rFonts w:ascii="Calibri" w:hAnsi="Calibri" w:cs="Calibri"/>
        </w:rPr>
        <w:t xml:space="preserve">identificativo </w:t>
      </w:r>
      <w:r w:rsidR="0089720A">
        <w:rPr>
          <w:rFonts w:ascii="Calibri" w:hAnsi="Calibri" w:cs="Calibri"/>
        </w:rPr>
        <w:t>lavoratore</w:t>
      </w:r>
    </w:p>
    <w:p w:rsidR="00D6478A" w:rsidP="0055399E" w:rsidRDefault="00D6478A" w14:paraId="4A3967B8" w14:textId="446C03EA">
      <w:pPr>
        <w:pStyle w:val="Heading4"/>
      </w:pPr>
      <w:bookmarkStart w:name="_Ref214316977" w:id="179"/>
      <w:bookmarkStart w:name="_Toc222417352" w:id="180"/>
      <w:r>
        <w:t>RF01-04-0</w:t>
      </w:r>
      <w:r w:rsidR="00EE0F92">
        <w:t>6</w:t>
      </w:r>
      <w:r>
        <w:t xml:space="preserve"> – Calcolo Punteggio per fattispecie</w:t>
      </w:r>
      <w:bookmarkEnd w:id="179"/>
      <w:bookmarkEnd w:id="180"/>
      <w:r>
        <w:t xml:space="preserve"> </w:t>
      </w:r>
    </w:p>
    <w:p w:rsidR="006359F9" w:rsidP="006359F9" w:rsidRDefault="00534A0B" w14:paraId="7D94277A" w14:textId="77777777">
      <w:pPr>
        <w:jc w:val="both"/>
        <w:rPr>
          <w:rFonts w:ascii="Calibri" w:hAnsi="Calibri" w:cs="Calibri"/>
        </w:rPr>
      </w:pPr>
      <w:r>
        <w:rPr>
          <w:rFonts w:asciiTheme="minorHAnsi" w:hAnsiTheme="minorHAnsi" w:cstheme="minorHAnsi"/>
        </w:rPr>
        <w:t xml:space="preserve">L’utente deve poter visualizzare </w:t>
      </w:r>
      <w:r w:rsidR="00DC7181">
        <w:rPr>
          <w:rFonts w:asciiTheme="minorHAnsi" w:hAnsiTheme="minorHAnsi" w:cstheme="minorHAnsi"/>
        </w:rPr>
        <w:t xml:space="preserve">il punteggio per fattispecie </w:t>
      </w:r>
      <w:r w:rsidR="0068024A">
        <w:rPr>
          <w:rFonts w:asciiTheme="minorHAnsi" w:hAnsiTheme="minorHAnsi" w:cstheme="minorHAnsi"/>
        </w:rPr>
        <w:t>prima di procedere</w:t>
      </w:r>
      <w:r w:rsidR="00540823">
        <w:rPr>
          <w:rFonts w:asciiTheme="minorHAnsi" w:hAnsiTheme="minorHAnsi" w:cstheme="minorHAnsi"/>
        </w:rPr>
        <w:t xml:space="preserve"> con il salvataggio della bozza. </w:t>
      </w:r>
      <w:r w:rsidR="006359F9">
        <w:rPr>
          <w:rFonts w:ascii="Calibri" w:hAnsi="Calibri" w:cs="Calibri"/>
        </w:rPr>
        <w:t>Deve essere realizzato un nuovo servizio nell’ambito delle decurtazioni.</w:t>
      </w:r>
    </w:p>
    <w:p w:rsidR="00F93480" w:rsidP="00F93480" w:rsidRDefault="00F93480" w14:paraId="34C2BD70" w14:textId="77777777">
      <w:pPr>
        <w:jc w:val="both"/>
        <w:rPr>
          <w:rFonts w:ascii="Calibri" w:hAnsi="Calibri" w:cs="Calibri"/>
        </w:rPr>
      </w:pPr>
      <w:r>
        <w:rPr>
          <w:rFonts w:ascii="Calibri" w:hAnsi="Calibri" w:cs="Calibri"/>
        </w:rPr>
        <w:t>Il servizio prevede i seguenti parametri di input:</w:t>
      </w:r>
    </w:p>
    <w:p w:rsidR="00C421A4" w:rsidP="00842DA3" w:rsidRDefault="00F93480" w14:paraId="313BBD90"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p>
    <w:p w:rsidR="005F5876" w:rsidP="00842DA3" w:rsidRDefault="005F5876" w14:paraId="22811F88" w14:textId="09DD5D0F">
      <w:pPr>
        <w:pStyle w:val="ListParagraph"/>
        <w:numPr>
          <w:ilvl w:val="0"/>
          <w:numId w:val="22"/>
        </w:numPr>
        <w:jc w:val="both"/>
        <w:rPr>
          <w:rFonts w:ascii="Calibri" w:hAnsi="Calibri" w:cs="Calibri"/>
        </w:rPr>
      </w:pPr>
      <w:r>
        <w:rPr>
          <w:rFonts w:ascii="Calibri" w:hAnsi="Calibri" w:cs="Calibri"/>
        </w:rPr>
        <w:t>Codice Atto</w:t>
      </w:r>
      <w:r w:rsidR="00CB4833">
        <w:rPr>
          <w:rFonts w:ascii="Calibri" w:hAnsi="Calibri" w:cs="Calibri"/>
        </w:rPr>
        <w:t xml:space="preserve">:  </w:t>
      </w:r>
      <w:r w:rsidRPr="005B1390" w:rsidR="00CB4833">
        <w:rPr>
          <w:rFonts w:ascii="Calibri" w:hAnsi="Calibri" w:cs="Calibri"/>
        </w:rPr>
        <w:t xml:space="preserve">obbligatorio, </w:t>
      </w:r>
      <w:r w:rsidR="00CB4833">
        <w:rPr>
          <w:rFonts w:ascii="Calibri" w:hAnsi="Calibri" w:cs="Calibri"/>
        </w:rPr>
        <w:t>stringa</w:t>
      </w:r>
    </w:p>
    <w:p w:rsidR="009A3335" w:rsidP="00842DA3" w:rsidRDefault="009A3335" w14:paraId="12D13C72" w14:textId="4CFDCD17">
      <w:pPr>
        <w:pStyle w:val="ListParagraph"/>
        <w:numPr>
          <w:ilvl w:val="0"/>
          <w:numId w:val="22"/>
        </w:numPr>
        <w:jc w:val="both"/>
        <w:rPr>
          <w:rFonts w:ascii="Calibri" w:hAnsi="Calibri" w:cs="Calibri"/>
        </w:rPr>
      </w:pPr>
      <w:r>
        <w:rPr>
          <w:rFonts w:ascii="Calibri" w:hAnsi="Calibri" w:cs="Calibri"/>
        </w:rPr>
        <w:t>Data Atto</w:t>
      </w:r>
      <w:r w:rsidR="00CB4833">
        <w:rPr>
          <w:rFonts w:ascii="Calibri" w:hAnsi="Calibri" w:cs="Calibri"/>
        </w:rPr>
        <w:t xml:space="preserve">:  </w:t>
      </w:r>
      <w:r w:rsidRPr="005B1390" w:rsidR="00CB4833">
        <w:rPr>
          <w:rFonts w:ascii="Calibri" w:hAnsi="Calibri" w:cs="Calibri"/>
        </w:rPr>
        <w:t xml:space="preserve">obbligatorio, </w:t>
      </w:r>
      <w:r w:rsidR="00CB4833">
        <w:rPr>
          <w:rFonts w:ascii="Calibri" w:hAnsi="Calibri" w:cs="Calibri"/>
        </w:rPr>
        <w:t>data</w:t>
      </w:r>
    </w:p>
    <w:p w:rsidR="005F5876" w:rsidP="00842DA3" w:rsidRDefault="005F5876" w14:paraId="4F54777A" w14:textId="26CDC976">
      <w:pPr>
        <w:pStyle w:val="ListParagraph"/>
        <w:numPr>
          <w:ilvl w:val="0"/>
          <w:numId w:val="22"/>
        </w:numPr>
        <w:jc w:val="both"/>
        <w:rPr>
          <w:rFonts w:ascii="Calibri" w:hAnsi="Calibri" w:cs="Calibri"/>
        </w:rPr>
      </w:pPr>
      <w:r>
        <w:rPr>
          <w:rFonts w:ascii="Calibri" w:hAnsi="Calibri" w:cs="Calibri"/>
        </w:rPr>
        <w:t>Identificativo Tipologia Atto</w:t>
      </w:r>
      <w:r w:rsidR="00CB4833">
        <w:rPr>
          <w:rFonts w:ascii="Calibri" w:hAnsi="Calibri" w:cs="Calibri"/>
        </w:rPr>
        <w:t xml:space="preserve">:  </w:t>
      </w:r>
      <w:r w:rsidRPr="005B1390" w:rsidR="00CB4833">
        <w:rPr>
          <w:rFonts w:ascii="Calibri" w:hAnsi="Calibri" w:cs="Calibri"/>
        </w:rPr>
        <w:t xml:space="preserve">obbligatorio, </w:t>
      </w:r>
      <w:r w:rsidR="00CB4833">
        <w:rPr>
          <w:rFonts w:ascii="Calibri" w:hAnsi="Calibri" w:cs="Calibri"/>
        </w:rPr>
        <w:t>numero intero</w:t>
      </w:r>
    </w:p>
    <w:p w:rsidR="00F93480" w:rsidP="00842DA3" w:rsidRDefault="005F5876" w14:paraId="2DEA4888" w14:textId="56EEC6E0">
      <w:pPr>
        <w:pStyle w:val="ListParagraph"/>
        <w:numPr>
          <w:ilvl w:val="0"/>
          <w:numId w:val="22"/>
        </w:numPr>
        <w:jc w:val="both"/>
        <w:rPr>
          <w:rFonts w:ascii="Calibri" w:hAnsi="Calibri" w:cs="Calibri"/>
        </w:rPr>
      </w:pPr>
      <w:r>
        <w:rPr>
          <w:rFonts w:ascii="Calibri" w:hAnsi="Calibri" w:cs="Calibri"/>
        </w:rPr>
        <w:t>Identificativo Ente</w:t>
      </w:r>
      <w:r w:rsidR="00CB4833">
        <w:rPr>
          <w:rFonts w:ascii="Calibri" w:hAnsi="Calibri" w:cs="Calibri"/>
        </w:rPr>
        <w:t xml:space="preserve">:  </w:t>
      </w:r>
      <w:r w:rsidRPr="005B1390" w:rsidR="00CB4833">
        <w:rPr>
          <w:rFonts w:ascii="Calibri" w:hAnsi="Calibri" w:cs="Calibri"/>
        </w:rPr>
        <w:t xml:space="preserve">obbligatorio, </w:t>
      </w:r>
      <w:r w:rsidR="00CB4833">
        <w:rPr>
          <w:rFonts w:ascii="Calibri" w:hAnsi="Calibri" w:cs="Calibri"/>
        </w:rPr>
        <w:t>numero intero</w:t>
      </w:r>
    </w:p>
    <w:p w:rsidRPr="009A3335" w:rsidR="00DF08A6" w:rsidP="00842DA3" w:rsidRDefault="00DF08A6" w14:paraId="228C90BE" w14:textId="6596C924">
      <w:pPr>
        <w:pStyle w:val="ListParagraph"/>
        <w:numPr>
          <w:ilvl w:val="0"/>
          <w:numId w:val="22"/>
        </w:numPr>
        <w:jc w:val="both"/>
        <w:rPr>
          <w:rFonts w:ascii="Calibri" w:hAnsi="Calibri" w:cs="Calibri"/>
        </w:rPr>
      </w:pPr>
      <w:r>
        <w:rPr>
          <w:rFonts w:ascii="Calibri" w:hAnsi="Calibri" w:cs="Calibri"/>
        </w:rPr>
        <w:t xml:space="preserve">Identificativo </w:t>
      </w:r>
      <w:r w:rsidR="001B1C6A">
        <w:rPr>
          <w:rFonts w:ascii="Calibri" w:hAnsi="Calibri" w:cs="Calibri"/>
        </w:rPr>
        <w:t>Fattispecie</w:t>
      </w:r>
      <w:r>
        <w:rPr>
          <w:rFonts w:ascii="Calibri" w:hAnsi="Calibri" w:cs="Calibri"/>
        </w:rPr>
        <w:t xml:space="preserve">:  </w:t>
      </w:r>
      <w:r w:rsidRPr="005B1390">
        <w:rPr>
          <w:rFonts w:ascii="Calibri" w:hAnsi="Calibri" w:cs="Calibri"/>
        </w:rPr>
        <w:t xml:space="preserve">obbligatorio, </w:t>
      </w:r>
      <w:r>
        <w:rPr>
          <w:rFonts w:ascii="Calibri" w:hAnsi="Calibri" w:cs="Calibri"/>
        </w:rPr>
        <w:t>numero intero</w:t>
      </w:r>
    </w:p>
    <w:p w:rsidRPr="00350EA8" w:rsidR="00350EA8" w:rsidP="00842DA3" w:rsidRDefault="00350EA8" w14:paraId="3B24EBF5" w14:textId="09FD5ED3">
      <w:pPr>
        <w:pStyle w:val="ListParagraph"/>
        <w:numPr>
          <w:ilvl w:val="0"/>
          <w:numId w:val="22"/>
        </w:numPr>
        <w:jc w:val="both"/>
        <w:rPr>
          <w:rFonts w:ascii="Calibri" w:hAnsi="Calibri" w:cs="Calibri"/>
        </w:rPr>
      </w:pPr>
      <w:r>
        <w:rPr>
          <w:rFonts w:ascii="Calibri" w:hAnsi="Calibri" w:cs="Calibri"/>
        </w:rPr>
        <w:t>Identificativo</w:t>
      </w:r>
      <w:r w:rsidRPr="00A84F0B">
        <w:rPr>
          <w:rFonts w:ascii="Calibri" w:hAnsi="Calibri" w:cs="Calibri"/>
        </w:rPr>
        <w:t xml:space="preserve"> </w:t>
      </w:r>
      <w:r>
        <w:rPr>
          <w:rFonts w:ascii="Calibri" w:hAnsi="Calibri" w:cs="Calibri"/>
        </w:rPr>
        <w:t>Tipologia</w:t>
      </w:r>
      <w:r w:rsidR="008D1658">
        <w:rPr>
          <w:rFonts w:ascii="Calibri" w:hAnsi="Calibri" w:cs="Calibri"/>
        </w:rPr>
        <w:t xml:space="preserve"> </w:t>
      </w:r>
      <w:r w:rsidRPr="00A84F0B">
        <w:rPr>
          <w:rFonts w:ascii="Calibri" w:hAnsi="Calibri" w:cs="Calibri"/>
        </w:rPr>
        <w:t xml:space="preserve">Lavoratore: </w:t>
      </w:r>
      <w:r w:rsidR="00A801B9">
        <w:rPr>
          <w:rFonts w:ascii="Calibri" w:hAnsi="Calibri" w:cs="Calibri"/>
        </w:rPr>
        <w:t>facoltativo</w:t>
      </w:r>
      <w:r w:rsidRPr="00A84F0B">
        <w:rPr>
          <w:rFonts w:ascii="Calibri" w:hAnsi="Calibri" w:cs="Calibri"/>
        </w:rPr>
        <w:t xml:space="preserve">, </w:t>
      </w:r>
      <w:r w:rsidR="008D1658">
        <w:rPr>
          <w:rFonts w:ascii="Calibri" w:hAnsi="Calibri" w:cs="Calibri"/>
        </w:rPr>
        <w:t>numero intero</w:t>
      </w:r>
    </w:p>
    <w:p w:rsidRPr="00A84F0B" w:rsidR="00CA78C8" w:rsidP="00842DA3" w:rsidRDefault="00350EA8" w14:paraId="2EA355AC" w14:textId="3095B433">
      <w:pPr>
        <w:pStyle w:val="ListParagraph"/>
        <w:numPr>
          <w:ilvl w:val="0"/>
          <w:numId w:val="22"/>
        </w:numPr>
        <w:jc w:val="both"/>
        <w:rPr>
          <w:rFonts w:ascii="Calibri" w:hAnsi="Calibri" w:cs="Calibri"/>
        </w:rPr>
      </w:pPr>
      <w:r>
        <w:rPr>
          <w:rFonts w:ascii="Calibri" w:hAnsi="Calibri" w:cs="Calibri"/>
        </w:rPr>
        <w:t>Identificativo</w:t>
      </w:r>
      <w:r w:rsidRPr="00A84F0B" w:rsidR="00CA78C8">
        <w:rPr>
          <w:rFonts w:ascii="Calibri" w:hAnsi="Calibri" w:cs="Calibri"/>
        </w:rPr>
        <w:t xml:space="preserve"> Lavoratore: facoltativo, stringa</w:t>
      </w:r>
      <w:r w:rsidR="00CC43D6">
        <w:rPr>
          <w:rFonts w:ascii="Calibri" w:hAnsi="Calibri" w:cs="Calibri"/>
        </w:rPr>
        <w:t>10</w:t>
      </w:r>
      <w:r w:rsidRPr="00A84F0B" w:rsidR="00CA78C8">
        <w:rPr>
          <w:rFonts w:ascii="Calibri" w:hAnsi="Calibri" w:cs="Calibri"/>
        </w:rPr>
        <w:t>0</w:t>
      </w:r>
    </w:p>
    <w:p w:rsidRPr="00A84F0B" w:rsidR="00CA78C8" w:rsidP="00842DA3" w:rsidRDefault="00CA78C8" w14:paraId="4B1A7410" w14:textId="77777777">
      <w:pPr>
        <w:pStyle w:val="ListParagraph"/>
        <w:numPr>
          <w:ilvl w:val="0"/>
          <w:numId w:val="22"/>
        </w:numPr>
        <w:jc w:val="both"/>
        <w:rPr>
          <w:rFonts w:ascii="Calibri" w:hAnsi="Calibri" w:cs="Calibri"/>
        </w:rPr>
      </w:pPr>
      <w:r w:rsidRPr="00A84F0B">
        <w:rPr>
          <w:rFonts w:ascii="Calibri" w:hAnsi="Calibri" w:cs="Calibri"/>
        </w:rPr>
        <w:t>Data di inizio del periodo in cui è stato commesso l’illecito: obbligatorio, data</w:t>
      </w:r>
    </w:p>
    <w:p w:rsidR="00191AAF" w:rsidP="00842DA3" w:rsidRDefault="00191AAF" w14:paraId="1B7BFA20" w14:textId="2722FD86">
      <w:pPr>
        <w:pStyle w:val="ListParagraph"/>
        <w:numPr>
          <w:ilvl w:val="0"/>
          <w:numId w:val="22"/>
        </w:numPr>
        <w:jc w:val="both"/>
        <w:rPr>
          <w:rFonts w:ascii="Calibri" w:hAnsi="Calibri" w:cs="Calibri"/>
        </w:rPr>
      </w:pPr>
      <w:r>
        <w:rPr>
          <w:rFonts w:ascii="Calibri" w:hAnsi="Calibri" w:cs="Calibri"/>
        </w:rPr>
        <w:t>User_name: obbligatorio, stringa 100</w:t>
      </w:r>
    </w:p>
    <w:p w:rsidR="004E0FEE" w:rsidP="00D6478A" w:rsidRDefault="004E0FEE" w14:paraId="775F2AC6" w14:textId="77777777">
      <w:pPr>
        <w:jc w:val="both"/>
        <w:rPr>
          <w:rFonts w:asciiTheme="minorHAnsi" w:hAnsiTheme="minorHAnsi" w:cstheme="minorHAnsi"/>
        </w:rPr>
      </w:pPr>
    </w:p>
    <w:p w:rsidR="00347B78" w:rsidP="00347B78" w:rsidRDefault="00347B78" w14:paraId="209B95AB" w14:textId="77777777">
      <w:pPr>
        <w:jc w:val="both"/>
        <w:rPr>
          <w:rFonts w:ascii="Calibri" w:hAnsi="Calibri" w:cs="Calibri"/>
        </w:rPr>
      </w:pPr>
      <w:r>
        <w:rPr>
          <w:rFonts w:ascii="Calibri" w:hAnsi="Calibri" w:cs="Calibri"/>
        </w:rPr>
        <w:t xml:space="preserve">Il servizio verifica se l’utente è abilitato alla funzione IAM decurtazione-inserimento </w:t>
      </w:r>
    </w:p>
    <w:p w:rsidR="00347B78" w:rsidP="00842DA3" w:rsidRDefault="00347B78" w14:paraId="0BC99425"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00A95AEB" w:rsidP="00842DA3" w:rsidRDefault="00347B78" w14:paraId="3C3FD095" w14:textId="5F021F0F">
      <w:pPr>
        <w:pStyle w:val="ListParagraph"/>
        <w:numPr>
          <w:ilvl w:val="0"/>
          <w:numId w:val="21"/>
        </w:numPr>
        <w:jc w:val="both"/>
        <w:rPr>
          <w:rFonts w:ascii="Calibri" w:hAnsi="Calibri" w:cs="Calibri"/>
        </w:rPr>
      </w:pPr>
      <w:r w:rsidRPr="00F438DE">
        <w:rPr>
          <w:rFonts w:ascii="Calibri" w:hAnsi="Calibri" w:cs="Calibri"/>
        </w:rPr>
        <w:t xml:space="preserve">se l’utente è abilitato </w:t>
      </w:r>
      <w:r>
        <w:rPr>
          <w:rFonts w:ascii="Calibri" w:hAnsi="Calibri" w:cs="Calibri"/>
        </w:rPr>
        <w:t>il servizio</w:t>
      </w:r>
      <w:r w:rsidR="00311562">
        <w:rPr>
          <w:rFonts w:ascii="Calibri" w:hAnsi="Calibri" w:cs="Calibri"/>
        </w:rPr>
        <w:t>:</w:t>
      </w:r>
    </w:p>
    <w:p w:rsidR="00311562" w:rsidP="00842DA3" w:rsidRDefault="007C16B7" w14:paraId="380E97D1" w14:textId="77777777">
      <w:pPr>
        <w:pStyle w:val="ListParagraph"/>
        <w:numPr>
          <w:ilvl w:val="0"/>
          <w:numId w:val="62"/>
        </w:numPr>
        <w:jc w:val="both"/>
        <w:rPr>
          <w:rFonts w:ascii="Calibri" w:hAnsi="Calibri" w:cs="Calibri"/>
        </w:rPr>
      </w:pPr>
      <w:r>
        <w:rPr>
          <w:rFonts w:ascii="Calibri" w:hAnsi="Calibri" w:cs="Calibri"/>
        </w:rPr>
        <w:t>control</w:t>
      </w:r>
      <w:r w:rsidR="00E8630C">
        <w:rPr>
          <w:rFonts w:ascii="Calibri" w:hAnsi="Calibri" w:cs="Calibri"/>
        </w:rPr>
        <w:t xml:space="preserve">la se il campo tipologia Lavoratore è valorizzato, </w:t>
      </w:r>
      <w:r w:rsidR="00FA74B4">
        <w:rPr>
          <w:rFonts w:ascii="Calibri" w:hAnsi="Calibri" w:cs="Calibri"/>
        </w:rPr>
        <w:t xml:space="preserve">nel caso in cui sia valorizzato il campo identificativo Lavoratore </w:t>
      </w:r>
    </w:p>
    <w:p w:rsidRPr="007C16B7" w:rsidR="007C16B7" w:rsidP="00842DA3" w:rsidRDefault="00311562" w14:paraId="06A40CC3" w14:textId="4F9D3ACE">
      <w:pPr>
        <w:pStyle w:val="ListParagraph"/>
        <w:numPr>
          <w:ilvl w:val="0"/>
          <w:numId w:val="62"/>
        </w:numPr>
        <w:jc w:val="both"/>
        <w:rPr>
          <w:rFonts w:ascii="Calibri" w:hAnsi="Calibri" w:cs="Calibri"/>
        </w:rPr>
      </w:pPr>
      <w:r>
        <w:rPr>
          <w:rFonts w:ascii="Calibri" w:hAnsi="Calibri" w:cs="Calibri"/>
        </w:rPr>
        <w:t>S</w:t>
      </w:r>
      <w:r w:rsidR="00FA74B4">
        <w:rPr>
          <w:rFonts w:ascii="Calibri" w:hAnsi="Calibri" w:cs="Calibri"/>
        </w:rPr>
        <w:t>e la fattispecie prevede la</w:t>
      </w:r>
      <w:r>
        <w:rPr>
          <w:rFonts w:ascii="Calibri" w:hAnsi="Calibri" w:cs="Calibri"/>
        </w:rPr>
        <w:t xml:space="preserve"> presenza </w:t>
      </w:r>
      <w:r w:rsidR="009366B8">
        <w:rPr>
          <w:rFonts w:ascii="Calibri" w:hAnsi="Calibri" w:cs="Calibri"/>
        </w:rPr>
        <w:t>almeno un</w:t>
      </w:r>
      <w:r>
        <w:rPr>
          <w:rFonts w:ascii="Calibri" w:hAnsi="Calibri" w:cs="Calibri"/>
        </w:rPr>
        <w:t xml:space="preserve"> lavoratore allora l’identificativo lavoratore deve essere valorizzato</w:t>
      </w:r>
    </w:p>
    <w:p w:rsidRPr="007C16B7" w:rsidR="009366B8" w:rsidP="00842DA3" w:rsidRDefault="009366B8" w14:paraId="56A53D9A" w14:textId="63666130">
      <w:pPr>
        <w:pStyle w:val="ListParagraph"/>
        <w:numPr>
          <w:ilvl w:val="0"/>
          <w:numId w:val="62"/>
        </w:numPr>
        <w:jc w:val="both"/>
        <w:rPr>
          <w:rFonts w:ascii="Calibri" w:hAnsi="Calibri" w:cs="Calibri"/>
        </w:rPr>
      </w:pPr>
      <w:r>
        <w:rPr>
          <w:rFonts w:ascii="Calibri" w:hAnsi="Calibri" w:cs="Calibri"/>
        </w:rPr>
        <w:t xml:space="preserve">Se la fattispecie prevede la presenza di una data inizio commissione illecito, allora </w:t>
      </w:r>
      <w:r w:rsidR="00F733BE">
        <w:rPr>
          <w:rFonts w:ascii="Calibri" w:hAnsi="Calibri" w:cs="Calibri"/>
        </w:rPr>
        <w:t>la data</w:t>
      </w:r>
      <w:r>
        <w:rPr>
          <w:rFonts w:ascii="Calibri" w:hAnsi="Calibri" w:cs="Calibri"/>
        </w:rPr>
        <w:t xml:space="preserve"> deve essere valorizzat</w:t>
      </w:r>
      <w:r w:rsidR="00F733BE">
        <w:rPr>
          <w:rFonts w:ascii="Calibri" w:hAnsi="Calibri" w:cs="Calibri"/>
        </w:rPr>
        <w:t>a</w:t>
      </w:r>
    </w:p>
    <w:p w:rsidR="00347B78" w:rsidP="00842DA3" w:rsidRDefault="00347B78" w14:paraId="6BD83CF4" w14:textId="66AC9FB8">
      <w:pPr>
        <w:pStyle w:val="ListParagraph"/>
        <w:numPr>
          <w:ilvl w:val="1"/>
          <w:numId w:val="21"/>
        </w:numPr>
        <w:jc w:val="both"/>
        <w:rPr>
          <w:rFonts w:ascii="Calibri" w:hAnsi="Calibri" w:cs="Calibri"/>
        </w:rPr>
      </w:pPr>
      <w:r>
        <w:rPr>
          <w:rFonts w:ascii="Calibri" w:hAnsi="Calibri" w:cs="Calibri"/>
        </w:rPr>
        <w:t xml:space="preserve">determina </w:t>
      </w:r>
      <w:r w:rsidR="001C1B60">
        <w:rPr>
          <w:rFonts w:ascii="Calibri" w:hAnsi="Calibri" w:cs="Calibri"/>
        </w:rPr>
        <w:t>punteggio</w:t>
      </w:r>
      <w:r>
        <w:rPr>
          <w:rFonts w:ascii="Calibri" w:hAnsi="Calibri" w:cs="Calibri"/>
        </w:rPr>
        <w:t xml:space="preserve"> </w:t>
      </w:r>
      <w:r w:rsidR="00D055B3">
        <w:rPr>
          <w:rFonts w:ascii="Calibri" w:hAnsi="Calibri" w:cs="Calibri"/>
        </w:rPr>
        <w:t>della</w:t>
      </w:r>
      <w:r>
        <w:rPr>
          <w:rFonts w:ascii="Calibri" w:hAnsi="Calibri" w:cs="Calibri"/>
        </w:rPr>
        <w:t xml:space="preserve"> fattispecie</w:t>
      </w:r>
      <w:r w:rsidR="001C1B60">
        <w:rPr>
          <w:rFonts w:ascii="Calibri" w:hAnsi="Calibri" w:cs="Calibri"/>
        </w:rPr>
        <w:t xml:space="preserve"> </w:t>
      </w:r>
      <w:r>
        <w:rPr>
          <w:rFonts w:ascii="Calibri" w:hAnsi="Calibri" w:cs="Calibri"/>
        </w:rPr>
        <w:t>attraverso il servizio §</w:t>
      </w:r>
      <w:r>
        <w:rPr>
          <w:rFonts w:ascii="Calibri" w:hAnsi="Calibri" w:cs="Calibri"/>
        </w:rPr>
        <w:fldChar w:fldCharType="begin"/>
      </w:r>
      <w:r>
        <w:rPr>
          <w:rFonts w:ascii="Calibri" w:hAnsi="Calibri" w:cs="Calibri"/>
        </w:rPr>
        <w:instrText xml:space="preserve"> REF _Ref214313231 \r \h </w:instrText>
      </w:r>
      <w:r>
        <w:rPr>
          <w:rFonts w:ascii="Calibri" w:hAnsi="Calibri" w:cs="Calibri"/>
        </w:rPr>
      </w:r>
      <w:r>
        <w:rPr>
          <w:rFonts w:ascii="Calibri" w:hAnsi="Calibri" w:cs="Calibri"/>
        </w:rPr>
        <w:fldChar w:fldCharType="separate"/>
      </w:r>
      <w:r>
        <w:rPr>
          <w:rFonts w:ascii="Calibri" w:hAnsi="Calibri" w:cs="Calibri"/>
        </w:rPr>
        <w:t>9.1.3.3</w:t>
      </w:r>
      <w:r>
        <w:rPr>
          <w:rFonts w:ascii="Calibri" w:hAnsi="Calibri" w:cs="Calibri"/>
        </w:rPr>
        <w:fldChar w:fldCharType="end"/>
      </w:r>
      <w:r>
        <w:rPr>
          <w:rFonts w:ascii="Calibri" w:hAnsi="Calibri" w:cs="Calibri"/>
        </w:rPr>
        <w:t xml:space="preserve"> </w:t>
      </w:r>
    </w:p>
    <w:p w:rsidR="00B321D8" w:rsidP="00842DA3" w:rsidRDefault="008F2B92" w14:paraId="3CF415C8" w14:textId="5E883FE5">
      <w:pPr>
        <w:pStyle w:val="ListParagraph"/>
        <w:numPr>
          <w:ilvl w:val="1"/>
          <w:numId w:val="21"/>
        </w:numPr>
        <w:jc w:val="both"/>
        <w:rPr>
          <w:rFonts w:ascii="Calibri" w:hAnsi="Calibri" w:cs="Calibri"/>
        </w:rPr>
      </w:pPr>
      <w:r>
        <w:rPr>
          <w:rFonts w:ascii="Calibri" w:hAnsi="Calibri" w:cs="Calibri"/>
        </w:rPr>
        <w:t xml:space="preserve">calcola il numero distinto </w:t>
      </w:r>
      <w:r w:rsidR="00BB4A60">
        <w:rPr>
          <w:rFonts w:ascii="Calibri" w:hAnsi="Calibri" w:cs="Calibri"/>
        </w:rPr>
        <w:t>di codici fiscali dei lavoratori per fattispecie</w:t>
      </w:r>
      <w:r w:rsidR="005B524D">
        <w:rPr>
          <w:rFonts w:ascii="Calibri" w:hAnsi="Calibri" w:cs="Calibri"/>
        </w:rPr>
        <w:t xml:space="preserve"> </w:t>
      </w:r>
      <w:r w:rsidR="001E54F0">
        <w:rPr>
          <w:rFonts w:ascii="Calibri" w:hAnsi="Calibri" w:cs="Calibri"/>
        </w:rPr>
        <w:t xml:space="preserve">solo se la data di </w:t>
      </w:r>
      <w:r w:rsidR="0074269B">
        <w:rPr>
          <w:rFonts w:ascii="Calibri" w:hAnsi="Calibri" w:cs="Calibri"/>
        </w:rPr>
        <w:t xml:space="preserve">inizio </w:t>
      </w:r>
      <w:r w:rsidR="001E54F0">
        <w:rPr>
          <w:rFonts w:ascii="Calibri" w:hAnsi="Calibri" w:cs="Calibri"/>
        </w:rPr>
        <w:t>commiss</w:t>
      </w:r>
      <w:r w:rsidR="0074269B">
        <w:rPr>
          <w:rFonts w:ascii="Calibri" w:hAnsi="Calibri" w:cs="Calibri"/>
        </w:rPr>
        <w:t xml:space="preserve">ione illecito è </w:t>
      </w:r>
      <w:r w:rsidR="00A4177A">
        <w:rPr>
          <w:rFonts w:ascii="Calibri" w:hAnsi="Calibri" w:cs="Calibri"/>
        </w:rPr>
        <w:t>successiva alla data di emissione della patente</w:t>
      </w:r>
    </w:p>
    <w:p w:rsidR="005B524D" w:rsidP="00842DA3" w:rsidRDefault="004D225A" w14:paraId="284DA460" w14:textId="2A71EF97">
      <w:pPr>
        <w:pStyle w:val="ListParagraph"/>
        <w:numPr>
          <w:ilvl w:val="1"/>
          <w:numId w:val="21"/>
        </w:numPr>
        <w:jc w:val="both"/>
        <w:rPr>
          <w:rFonts w:ascii="Calibri" w:hAnsi="Calibri" w:cs="Calibri"/>
        </w:rPr>
      </w:pPr>
      <w:r>
        <w:rPr>
          <w:rFonts w:ascii="Calibri" w:hAnsi="Calibri" w:cs="Calibri"/>
        </w:rPr>
        <w:t>moltipli</w:t>
      </w:r>
      <w:r w:rsidR="00C05923">
        <w:rPr>
          <w:rFonts w:ascii="Calibri" w:hAnsi="Calibri" w:cs="Calibri"/>
        </w:rPr>
        <w:t xml:space="preserve">ca </w:t>
      </w:r>
      <w:r w:rsidR="00352FBF">
        <w:rPr>
          <w:rFonts w:ascii="Calibri" w:hAnsi="Calibri" w:cs="Calibri"/>
        </w:rPr>
        <w:t>il numero di lavoratori per il punteggio della fattispecie</w:t>
      </w:r>
      <w:r w:rsidR="003D3002">
        <w:rPr>
          <w:rFonts w:ascii="Calibri" w:hAnsi="Calibri" w:cs="Calibri"/>
        </w:rPr>
        <w:t xml:space="preserve"> se </w:t>
      </w:r>
      <w:r w:rsidR="00F57B05">
        <w:rPr>
          <w:rFonts w:ascii="Calibri" w:hAnsi="Calibri" w:cs="Calibri"/>
        </w:rPr>
        <w:t xml:space="preserve">il numero di lavoratori è maggiore di zero altrimenti </w:t>
      </w:r>
      <w:r w:rsidR="00C3748E">
        <w:rPr>
          <w:rFonts w:ascii="Calibri" w:hAnsi="Calibri" w:cs="Calibri"/>
        </w:rPr>
        <w:t>il punteggio coincide con quello della fattispecie</w:t>
      </w:r>
      <w:r w:rsidR="00CD45E5">
        <w:rPr>
          <w:rFonts w:ascii="Calibri" w:hAnsi="Calibri" w:cs="Calibri"/>
        </w:rPr>
        <w:t xml:space="preserve"> </w:t>
      </w:r>
    </w:p>
    <w:p w:rsidR="000854D5" w:rsidP="000854D5" w:rsidRDefault="000854D5" w14:paraId="1D715FEE" w14:textId="42731A01">
      <w:pPr>
        <w:jc w:val="both"/>
        <w:rPr>
          <w:rFonts w:ascii="Calibri" w:hAnsi="Calibri" w:cs="Calibri"/>
        </w:rPr>
      </w:pPr>
      <w:r>
        <w:rPr>
          <w:rFonts w:ascii="Calibri" w:hAnsi="Calibri" w:cs="Calibri"/>
        </w:rPr>
        <w:t>Il servizio restituisce le seguenti informazioni:</w:t>
      </w:r>
    </w:p>
    <w:p w:rsidR="000854D5" w:rsidP="00842DA3" w:rsidRDefault="000854D5" w14:paraId="33653AE9"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00AC06D5" w:rsidP="00842DA3" w:rsidRDefault="00AC06D5" w14:paraId="15479631" w14:textId="77777777">
      <w:pPr>
        <w:pStyle w:val="ListParagraph"/>
        <w:numPr>
          <w:ilvl w:val="0"/>
          <w:numId w:val="22"/>
        </w:numPr>
        <w:jc w:val="both"/>
        <w:rPr>
          <w:rFonts w:ascii="Calibri" w:hAnsi="Calibri" w:cs="Calibri"/>
        </w:rPr>
      </w:pPr>
      <w:r>
        <w:rPr>
          <w:rFonts w:ascii="Calibri" w:hAnsi="Calibri" w:cs="Calibri"/>
        </w:rPr>
        <w:t xml:space="preserve">Codice Atto:  </w:t>
      </w:r>
      <w:r w:rsidRPr="005B1390">
        <w:rPr>
          <w:rFonts w:ascii="Calibri" w:hAnsi="Calibri" w:cs="Calibri"/>
        </w:rPr>
        <w:t xml:space="preserve">obbligatorio, </w:t>
      </w:r>
      <w:r>
        <w:rPr>
          <w:rFonts w:ascii="Calibri" w:hAnsi="Calibri" w:cs="Calibri"/>
        </w:rPr>
        <w:t>stringa</w:t>
      </w:r>
    </w:p>
    <w:p w:rsidR="00AC06D5" w:rsidP="00842DA3" w:rsidRDefault="00AC06D5" w14:paraId="76599F87" w14:textId="77777777">
      <w:pPr>
        <w:pStyle w:val="ListParagraph"/>
        <w:numPr>
          <w:ilvl w:val="0"/>
          <w:numId w:val="22"/>
        </w:numPr>
        <w:jc w:val="both"/>
        <w:rPr>
          <w:rFonts w:ascii="Calibri" w:hAnsi="Calibri" w:cs="Calibri"/>
        </w:rPr>
      </w:pPr>
      <w:r>
        <w:rPr>
          <w:rFonts w:ascii="Calibri" w:hAnsi="Calibri" w:cs="Calibri"/>
        </w:rPr>
        <w:t xml:space="preserve">Data Atto:  </w:t>
      </w:r>
      <w:r w:rsidRPr="005B1390">
        <w:rPr>
          <w:rFonts w:ascii="Calibri" w:hAnsi="Calibri" w:cs="Calibri"/>
        </w:rPr>
        <w:t xml:space="preserve">obbligatorio, </w:t>
      </w:r>
      <w:r>
        <w:rPr>
          <w:rFonts w:ascii="Calibri" w:hAnsi="Calibri" w:cs="Calibri"/>
        </w:rPr>
        <w:t>data</w:t>
      </w:r>
    </w:p>
    <w:p w:rsidR="00AC06D5" w:rsidP="00842DA3" w:rsidRDefault="00AC06D5" w14:paraId="6749F40E" w14:textId="77777777">
      <w:pPr>
        <w:pStyle w:val="ListParagraph"/>
        <w:numPr>
          <w:ilvl w:val="0"/>
          <w:numId w:val="22"/>
        </w:numPr>
        <w:jc w:val="both"/>
        <w:rPr>
          <w:rFonts w:ascii="Calibri" w:hAnsi="Calibri" w:cs="Calibri"/>
        </w:rPr>
      </w:pPr>
      <w:r>
        <w:rPr>
          <w:rFonts w:ascii="Calibri" w:hAnsi="Calibri" w:cs="Calibri"/>
        </w:rPr>
        <w:t xml:space="preserve">Identificativo Tipologia Atto:  </w:t>
      </w:r>
      <w:r w:rsidRPr="005B1390">
        <w:rPr>
          <w:rFonts w:ascii="Calibri" w:hAnsi="Calibri" w:cs="Calibri"/>
        </w:rPr>
        <w:t xml:space="preserve">obbligatorio, </w:t>
      </w:r>
      <w:r>
        <w:rPr>
          <w:rFonts w:ascii="Calibri" w:hAnsi="Calibri" w:cs="Calibri"/>
        </w:rPr>
        <w:t>numero intero</w:t>
      </w:r>
    </w:p>
    <w:p w:rsidRPr="009A3335" w:rsidR="00AC06D5" w:rsidP="00842DA3" w:rsidRDefault="00AC06D5" w14:paraId="1B249A39" w14:textId="77777777">
      <w:pPr>
        <w:pStyle w:val="ListParagraph"/>
        <w:numPr>
          <w:ilvl w:val="0"/>
          <w:numId w:val="22"/>
        </w:numPr>
        <w:jc w:val="both"/>
        <w:rPr>
          <w:rFonts w:ascii="Calibri" w:hAnsi="Calibri" w:cs="Calibri"/>
        </w:rPr>
      </w:pPr>
      <w:r>
        <w:rPr>
          <w:rFonts w:ascii="Calibri" w:hAnsi="Calibri" w:cs="Calibri"/>
        </w:rPr>
        <w:t xml:space="preserve">Identificativo Ente:  </w:t>
      </w:r>
      <w:r w:rsidRPr="005B1390">
        <w:rPr>
          <w:rFonts w:ascii="Calibri" w:hAnsi="Calibri" w:cs="Calibri"/>
        </w:rPr>
        <w:t xml:space="preserve">obbligatorio, </w:t>
      </w:r>
      <w:r>
        <w:rPr>
          <w:rFonts w:ascii="Calibri" w:hAnsi="Calibri" w:cs="Calibri"/>
        </w:rPr>
        <w:t>numero intero</w:t>
      </w:r>
    </w:p>
    <w:p w:rsidRPr="009A3335" w:rsidR="00AC06D5" w:rsidP="00842DA3" w:rsidRDefault="00AC06D5" w14:paraId="663D4E14" w14:textId="77777777">
      <w:pPr>
        <w:pStyle w:val="ListParagraph"/>
        <w:numPr>
          <w:ilvl w:val="0"/>
          <w:numId w:val="22"/>
        </w:numPr>
        <w:jc w:val="both"/>
        <w:rPr>
          <w:rFonts w:ascii="Calibri" w:hAnsi="Calibri" w:cs="Calibri"/>
        </w:rPr>
      </w:pPr>
      <w:r>
        <w:rPr>
          <w:rFonts w:ascii="Calibri" w:hAnsi="Calibri" w:cs="Calibri"/>
        </w:rPr>
        <w:t xml:space="preserve">Identificativo Fattispecie:  </w:t>
      </w:r>
      <w:r w:rsidRPr="005B1390">
        <w:rPr>
          <w:rFonts w:ascii="Calibri" w:hAnsi="Calibri" w:cs="Calibri"/>
        </w:rPr>
        <w:t xml:space="preserve">obbligatorio, </w:t>
      </w:r>
      <w:r>
        <w:rPr>
          <w:rFonts w:ascii="Calibri" w:hAnsi="Calibri" w:cs="Calibri"/>
        </w:rPr>
        <w:t>numero intero</w:t>
      </w:r>
    </w:p>
    <w:p w:rsidRPr="00A84F0B" w:rsidR="000854D5" w:rsidP="00842DA3" w:rsidRDefault="001A5B31" w14:paraId="6F0942C7" w14:textId="4630FEAD">
      <w:pPr>
        <w:pStyle w:val="ListParagraph"/>
        <w:numPr>
          <w:ilvl w:val="0"/>
          <w:numId w:val="22"/>
        </w:numPr>
        <w:jc w:val="both"/>
        <w:rPr>
          <w:rFonts w:ascii="Calibri" w:hAnsi="Calibri" w:cs="Calibri"/>
        </w:rPr>
      </w:pPr>
      <w:r>
        <w:rPr>
          <w:rFonts w:ascii="Calibri" w:hAnsi="Calibri" w:cs="Calibri"/>
        </w:rPr>
        <w:t>Punteggio</w:t>
      </w:r>
      <w:r w:rsidRPr="00A84F0B" w:rsidR="000854D5">
        <w:rPr>
          <w:rFonts w:ascii="Calibri" w:hAnsi="Calibri" w:cs="Calibri"/>
        </w:rPr>
        <w:t xml:space="preserve">: obbligatorio, </w:t>
      </w:r>
      <w:r>
        <w:rPr>
          <w:rFonts w:ascii="Calibri" w:hAnsi="Calibri" w:cs="Calibri"/>
        </w:rPr>
        <w:t>numero intero</w:t>
      </w:r>
    </w:p>
    <w:p w:rsidR="000854D5" w:rsidP="00842DA3" w:rsidRDefault="000854D5" w14:paraId="1343FF11" w14:textId="77777777">
      <w:pPr>
        <w:pStyle w:val="ListParagraph"/>
        <w:numPr>
          <w:ilvl w:val="0"/>
          <w:numId w:val="22"/>
        </w:numPr>
        <w:jc w:val="both"/>
        <w:rPr>
          <w:rFonts w:ascii="Calibri" w:hAnsi="Calibri" w:cs="Calibri"/>
        </w:rPr>
      </w:pPr>
      <w:r>
        <w:rPr>
          <w:rFonts w:ascii="Calibri" w:hAnsi="Calibri" w:cs="Calibri"/>
        </w:rPr>
        <w:t>User_name: obbligatorio, stringa 100</w:t>
      </w:r>
    </w:p>
    <w:p w:rsidR="00D6478A" w:rsidP="0055399E" w:rsidRDefault="00D6478A" w14:paraId="77A26146" w14:textId="5C574509">
      <w:pPr>
        <w:pStyle w:val="Heading4"/>
      </w:pPr>
      <w:bookmarkStart w:name="_Ref214316979" w:id="181"/>
      <w:bookmarkStart w:name="_Toc222417353" w:id="182"/>
      <w:r>
        <w:t>RF01-04-0</w:t>
      </w:r>
      <w:r w:rsidR="00471354">
        <w:t>7</w:t>
      </w:r>
      <w:r>
        <w:t xml:space="preserve"> – Calcolo Punteggio Decurtazione</w:t>
      </w:r>
      <w:bookmarkEnd w:id="181"/>
      <w:bookmarkEnd w:id="182"/>
      <w:r>
        <w:t xml:space="preserve"> </w:t>
      </w:r>
    </w:p>
    <w:p w:rsidR="00070227" w:rsidP="00070227" w:rsidRDefault="00070227" w14:paraId="1F7AC1D8" w14:textId="434A75E5">
      <w:pPr>
        <w:jc w:val="both"/>
        <w:rPr>
          <w:rFonts w:ascii="Calibri" w:hAnsi="Calibri" w:cs="Calibri"/>
        </w:rPr>
      </w:pPr>
      <w:r>
        <w:rPr>
          <w:rFonts w:asciiTheme="minorHAnsi" w:hAnsiTheme="minorHAnsi" w:cstheme="minorHAnsi"/>
        </w:rPr>
        <w:t xml:space="preserve">L’utente deve poter visualizzare il punteggio </w:t>
      </w:r>
      <w:r w:rsidR="00B1445A">
        <w:rPr>
          <w:rFonts w:asciiTheme="minorHAnsi" w:hAnsiTheme="minorHAnsi" w:cstheme="minorHAnsi"/>
        </w:rPr>
        <w:t xml:space="preserve">della decurtazione </w:t>
      </w:r>
      <w:r>
        <w:rPr>
          <w:rFonts w:asciiTheme="minorHAnsi" w:hAnsiTheme="minorHAnsi" w:cstheme="minorHAnsi"/>
        </w:rPr>
        <w:t xml:space="preserve">prima di procedere con il salvataggio della bozza. </w:t>
      </w:r>
      <w:r>
        <w:rPr>
          <w:rFonts w:ascii="Calibri" w:hAnsi="Calibri" w:cs="Calibri"/>
        </w:rPr>
        <w:t>Deve essere realizzato un nuovo servizio nell’ambito delle decurtazioni.</w:t>
      </w:r>
    </w:p>
    <w:p w:rsidR="00070227" w:rsidP="00070227" w:rsidRDefault="00070227" w14:paraId="436B4C3E" w14:textId="77777777">
      <w:pPr>
        <w:jc w:val="both"/>
        <w:rPr>
          <w:rFonts w:ascii="Calibri" w:hAnsi="Calibri" w:cs="Calibri"/>
        </w:rPr>
      </w:pPr>
      <w:r>
        <w:rPr>
          <w:rFonts w:ascii="Calibri" w:hAnsi="Calibri" w:cs="Calibri"/>
        </w:rPr>
        <w:t>Il servizio prevede i seguenti parametri di input:</w:t>
      </w:r>
    </w:p>
    <w:p w:rsidR="00070227" w:rsidP="00842DA3" w:rsidRDefault="00070227" w14:paraId="0658B906"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Pr="00A84F0B" w:rsidR="00070227" w:rsidP="00842DA3" w:rsidRDefault="007F5EA0" w14:paraId="14BECE22" w14:textId="547F6A34">
      <w:pPr>
        <w:pStyle w:val="ListParagraph"/>
        <w:numPr>
          <w:ilvl w:val="0"/>
          <w:numId w:val="22"/>
        </w:numPr>
        <w:jc w:val="both"/>
        <w:rPr>
          <w:rFonts w:ascii="Calibri" w:hAnsi="Calibri" w:cs="Calibri"/>
        </w:rPr>
      </w:pPr>
      <w:r>
        <w:rPr>
          <w:rFonts w:ascii="Calibri" w:hAnsi="Calibri" w:cs="Calibri"/>
        </w:rPr>
        <w:t>Identificativo Fattispecie</w:t>
      </w:r>
      <w:r w:rsidRPr="00A84F0B" w:rsidR="00070227">
        <w:rPr>
          <w:rFonts w:ascii="Calibri" w:hAnsi="Calibri" w:cs="Calibri"/>
        </w:rPr>
        <w:t xml:space="preserve">: </w:t>
      </w:r>
      <w:r w:rsidRPr="005B1390">
        <w:rPr>
          <w:rFonts w:ascii="Calibri" w:hAnsi="Calibri" w:cs="Calibri"/>
        </w:rPr>
        <w:t xml:space="preserve">obbligatorio, </w:t>
      </w:r>
      <w:r>
        <w:rPr>
          <w:rFonts w:ascii="Calibri" w:hAnsi="Calibri" w:cs="Calibri"/>
        </w:rPr>
        <w:t>numero intero</w:t>
      </w:r>
    </w:p>
    <w:p w:rsidRPr="00A84F0B" w:rsidR="007F5EA0" w:rsidP="00842DA3" w:rsidRDefault="007F5EA0" w14:paraId="7EA83D9F" w14:textId="77777777">
      <w:pPr>
        <w:pStyle w:val="ListParagraph"/>
        <w:numPr>
          <w:ilvl w:val="0"/>
          <w:numId w:val="22"/>
        </w:numPr>
        <w:jc w:val="both"/>
        <w:rPr>
          <w:rFonts w:ascii="Calibri" w:hAnsi="Calibri" w:cs="Calibri"/>
        </w:rPr>
      </w:pPr>
      <w:r>
        <w:rPr>
          <w:rFonts w:ascii="Calibri" w:hAnsi="Calibri" w:cs="Calibri"/>
        </w:rPr>
        <w:t>Punteggio</w:t>
      </w:r>
      <w:r w:rsidRPr="00A84F0B">
        <w:rPr>
          <w:rFonts w:ascii="Calibri" w:hAnsi="Calibri" w:cs="Calibri"/>
        </w:rPr>
        <w:t xml:space="preserve">: obbligatorio, </w:t>
      </w:r>
      <w:r>
        <w:rPr>
          <w:rFonts w:ascii="Calibri" w:hAnsi="Calibri" w:cs="Calibri"/>
        </w:rPr>
        <w:t>numero intero</w:t>
      </w:r>
    </w:p>
    <w:p w:rsidR="00070227" w:rsidP="00842DA3" w:rsidRDefault="00070227" w14:paraId="6CBC539C" w14:textId="77777777">
      <w:pPr>
        <w:pStyle w:val="ListParagraph"/>
        <w:numPr>
          <w:ilvl w:val="0"/>
          <w:numId w:val="22"/>
        </w:numPr>
        <w:jc w:val="both"/>
        <w:rPr>
          <w:rFonts w:ascii="Calibri" w:hAnsi="Calibri" w:cs="Calibri"/>
        </w:rPr>
      </w:pPr>
      <w:r>
        <w:rPr>
          <w:rFonts w:ascii="Calibri" w:hAnsi="Calibri" w:cs="Calibri"/>
        </w:rPr>
        <w:t>User_name: obbligatorio, stringa 100</w:t>
      </w:r>
    </w:p>
    <w:p w:rsidR="00070227" w:rsidP="00070227" w:rsidRDefault="00070227" w14:paraId="0FE07A17" w14:textId="77777777">
      <w:pPr>
        <w:jc w:val="both"/>
        <w:rPr>
          <w:rFonts w:asciiTheme="minorHAnsi" w:hAnsiTheme="minorHAnsi" w:cstheme="minorHAnsi"/>
        </w:rPr>
      </w:pPr>
    </w:p>
    <w:p w:rsidR="00070227" w:rsidP="00070227" w:rsidRDefault="00070227" w14:paraId="31B885EB" w14:textId="77777777">
      <w:pPr>
        <w:jc w:val="both"/>
        <w:rPr>
          <w:rFonts w:ascii="Calibri" w:hAnsi="Calibri" w:cs="Calibri"/>
        </w:rPr>
      </w:pPr>
      <w:r>
        <w:rPr>
          <w:rFonts w:ascii="Calibri" w:hAnsi="Calibri" w:cs="Calibri"/>
        </w:rPr>
        <w:t xml:space="preserve">Il servizio verifica se l’utente è abilitato alla funzione IAM decurtazione-inserimento </w:t>
      </w:r>
    </w:p>
    <w:p w:rsidR="00070227" w:rsidP="00842DA3" w:rsidRDefault="00070227" w14:paraId="0EF65FBE"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00070227" w:rsidP="00842DA3" w:rsidRDefault="00070227" w14:paraId="1CC3A78F" w14:textId="77777777">
      <w:pPr>
        <w:pStyle w:val="ListParagraph"/>
        <w:numPr>
          <w:ilvl w:val="0"/>
          <w:numId w:val="21"/>
        </w:numPr>
        <w:jc w:val="both"/>
        <w:rPr>
          <w:rFonts w:ascii="Calibri" w:hAnsi="Calibri" w:cs="Calibri"/>
        </w:rPr>
      </w:pPr>
      <w:r w:rsidRPr="00F438DE">
        <w:rPr>
          <w:rFonts w:ascii="Calibri" w:hAnsi="Calibri" w:cs="Calibri"/>
        </w:rPr>
        <w:t xml:space="preserve">se l’utente è abilitato </w:t>
      </w:r>
      <w:r>
        <w:rPr>
          <w:rFonts w:ascii="Calibri" w:hAnsi="Calibri" w:cs="Calibri"/>
        </w:rPr>
        <w:t xml:space="preserve">il servizio </w:t>
      </w:r>
    </w:p>
    <w:p w:rsidR="00A86908" w:rsidP="00842DA3" w:rsidRDefault="00070227" w14:paraId="2C37A3F8" w14:textId="472E630F">
      <w:pPr>
        <w:pStyle w:val="ListParagraph"/>
        <w:numPr>
          <w:ilvl w:val="1"/>
          <w:numId w:val="21"/>
        </w:numPr>
        <w:jc w:val="both"/>
        <w:rPr>
          <w:rFonts w:ascii="Calibri" w:hAnsi="Calibri" w:cs="Calibri"/>
        </w:rPr>
      </w:pPr>
      <w:r>
        <w:rPr>
          <w:rFonts w:ascii="Calibri" w:hAnsi="Calibri" w:cs="Calibri"/>
        </w:rPr>
        <w:t xml:space="preserve">determina </w:t>
      </w:r>
      <w:r w:rsidR="00293442">
        <w:rPr>
          <w:rFonts w:ascii="Calibri" w:hAnsi="Calibri" w:cs="Calibri"/>
        </w:rPr>
        <w:t xml:space="preserve">il punteggio </w:t>
      </w:r>
      <w:r w:rsidR="000F17DF">
        <w:rPr>
          <w:rFonts w:ascii="Calibri" w:hAnsi="Calibri" w:cs="Calibri"/>
        </w:rPr>
        <w:t>come valore m</w:t>
      </w:r>
      <w:r w:rsidR="006737A5">
        <w:rPr>
          <w:rFonts w:ascii="Calibri" w:hAnsi="Calibri" w:cs="Calibri"/>
        </w:rPr>
        <w:t>inimo</w:t>
      </w:r>
      <w:r w:rsidR="000F17DF">
        <w:rPr>
          <w:rFonts w:ascii="Calibri" w:hAnsi="Calibri" w:cs="Calibri"/>
        </w:rPr>
        <w:t xml:space="preserve"> tra la somma dei punti per </w:t>
      </w:r>
      <w:r w:rsidR="002626A9">
        <w:rPr>
          <w:rFonts w:ascii="Calibri" w:hAnsi="Calibri" w:cs="Calibri"/>
        </w:rPr>
        <w:t>decurtazione</w:t>
      </w:r>
      <w:r w:rsidR="000F17DF">
        <w:rPr>
          <w:rFonts w:ascii="Calibri" w:hAnsi="Calibri" w:cs="Calibri"/>
        </w:rPr>
        <w:t xml:space="preserve"> </w:t>
      </w:r>
      <w:r w:rsidR="00A86908">
        <w:rPr>
          <w:rFonts w:ascii="Calibri" w:hAnsi="Calibri" w:cs="Calibri"/>
        </w:rPr>
        <w:t>ed il doppio del punteggio massimo per fattispecie</w:t>
      </w:r>
    </w:p>
    <w:p w:rsidR="00CF3346" w:rsidP="009E3887" w:rsidRDefault="00CF3346" w14:paraId="5AFFE12E" w14:textId="77777777">
      <w:pPr>
        <w:rPr>
          <w:rFonts w:ascii="Calibri" w:hAnsi="Calibri" w:cs="Calibri"/>
        </w:rPr>
      </w:pPr>
    </w:p>
    <w:tbl>
      <w:tblPr>
        <w:tblW w:w="8214" w:type="dxa"/>
        <w:jc w:val="center"/>
        <w:tblCellMar>
          <w:left w:w="70" w:type="dxa"/>
          <w:right w:w="70" w:type="dxa"/>
        </w:tblCellMar>
        <w:tblLook w:val="04A0" w:firstRow="1" w:lastRow="0" w:firstColumn="1" w:lastColumn="0" w:noHBand="0" w:noVBand="1"/>
      </w:tblPr>
      <w:tblGrid>
        <w:gridCol w:w="1348"/>
        <w:gridCol w:w="980"/>
        <w:gridCol w:w="982"/>
        <w:gridCol w:w="980"/>
        <w:gridCol w:w="1249"/>
        <w:gridCol w:w="815"/>
        <w:gridCol w:w="880"/>
        <w:gridCol w:w="980"/>
      </w:tblGrid>
      <w:tr w:rsidR="00F048C7" w:rsidTr="00BD1AD0" w14:paraId="3B91E683" w14:textId="77777777">
        <w:trPr>
          <w:trHeight w:val="304"/>
          <w:jc w:val="center"/>
        </w:trPr>
        <w:tc>
          <w:tcPr>
            <w:tcW w:w="3310" w:type="dxa"/>
            <w:gridSpan w:val="3"/>
            <w:tcBorders>
              <w:top w:val="single" w:color="auto" w:sz="8" w:space="0"/>
              <w:left w:val="single" w:color="auto" w:sz="8" w:space="0"/>
              <w:bottom w:val="single" w:color="auto" w:sz="4" w:space="0"/>
              <w:right w:val="single" w:color="auto" w:sz="4" w:space="0"/>
            </w:tcBorders>
            <w:shd w:val="clear" w:color="000000" w:fill="3A3838"/>
            <w:noWrap/>
            <w:vAlign w:val="bottom"/>
            <w:hideMark/>
          </w:tcPr>
          <w:p w:rsidR="00653315" w:rsidP="00BD1AD0" w:rsidRDefault="00653315" w14:paraId="1B123F97" w14:textId="77777777">
            <w:pPr>
              <w:jc w:val="center"/>
              <w:rPr>
                <w:rFonts w:ascii="Calibri" w:hAnsi="Calibri" w:cs="Calibri"/>
                <w:b/>
                <w:bCs/>
                <w:color w:val="FFFFFF"/>
                <w:sz w:val="22"/>
                <w:szCs w:val="22"/>
              </w:rPr>
            </w:pPr>
            <w:r>
              <w:rPr>
                <w:rFonts w:ascii="Calibri" w:hAnsi="Calibri" w:cs="Calibri"/>
                <w:b/>
                <w:bCs/>
                <w:color w:val="FFFFFF"/>
                <w:sz w:val="22"/>
                <w:szCs w:val="22"/>
              </w:rPr>
              <w:t>Decurtazione XXX</w:t>
            </w:r>
          </w:p>
        </w:tc>
        <w:tc>
          <w:tcPr>
            <w:tcW w:w="980" w:type="dxa"/>
            <w:tcBorders>
              <w:top w:val="single" w:color="auto" w:sz="8" w:space="0"/>
              <w:left w:val="nil"/>
              <w:bottom w:val="single" w:color="auto" w:sz="4" w:space="0"/>
              <w:right w:val="single" w:color="auto" w:sz="8" w:space="0"/>
            </w:tcBorders>
            <w:shd w:val="clear" w:color="000000" w:fill="3A3838"/>
            <w:noWrap/>
            <w:vAlign w:val="center"/>
            <w:hideMark/>
          </w:tcPr>
          <w:p w:rsidR="00653315" w:rsidP="00BD1AD0" w:rsidRDefault="00653315" w14:paraId="261E4E56" w14:textId="77777777">
            <w:pPr>
              <w:jc w:val="center"/>
              <w:rPr>
                <w:rFonts w:ascii="Calibri" w:hAnsi="Calibri" w:cs="Calibri"/>
                <w:b/>
                <w:bCs/>
                <w:color w:val="FFFFFF"/>
                <w:sz w:val="22"/>
                <w:szCs w:val="22"/>
              </w:rPr>
            </w:pPr>
            <w:r>
              <w:rPr>
                <w:rFonts w:ascii="Calibri" w:hAnsi="Calibri" w:cs="Calibri"/>
                <w:b/>
                <w:bCs/>
                <w:color w:val="FFFFFF"/>
                <w:sz w:val="22"/>
                <w:szCs w:val="22"/>
              </w:rPr>
              <w:t>Punti</w:t>
            </w:r>
          </w:p>
        </w:tc>
        <w:tc>
          <w:tcPr>
            <w:tcW w:w="2944" w:type="dxa"/>
            <w:gridSpan w:val="3"/>
            <w:tcBorders>
              <w:top w:val="single" w:color="auto" w:sz="8" w:space="0"/>
              <w:left w:val="nil"/>
              <w:bottom w:val="single" w:color="auto" w:sz="4" w:space="0"/>
              <w:right w:val="single" w:color="auto" w:sz="4" w:space="0"/>
            </w:tcBorders>
            <w:shd w:val="clear" w:color="000000" w:fill="3A3838"/>
            <w:noWrap/>
            <w:vAlign w:val="bottom"/>
            <w:hideMark/>
          </w:tcPr>
          <w:p w:rsidR="00653315" w:rsidP="00BD1AD0" w:rsidRDefault="00653315" w14:paraId="73B001D8" w14:textId="77777777">
            <w:pPr>
              <w:jc w:val="center"/>
              <w:rPr>
                <w:rFonts w:ascii="Calibri" w:hAnsi="Calibri" w:cs="Calibri"/>
                <w:b/>
                <w:bCs/>
                <w:color w:val="FFFFFF"/>
                <w:sz w:val="22"/>
                <w:szCs w:val="22"/>
              </w:rPr>
            </w:pPr>
            <w:r>
              <w:rPr>
                <w:rFonts w:ascii="Calibri" w:hAnsi="Calibri" w:cs="Calibri"/>
                <w:b/>
                <w:bCs/>
                <w:color w:val="FFFFFF"/>
                <w:sz w:val="22"/>
                <w:szCs w:val="22"/>
              </w:rPr>
              <w:t>Decurtazione YYY</w:t>
            </w:r>
          </w:p>
        </w:tc>
        <w:tc>
          <w:tcPr>
            <w:tcW w:w="980" w:type="dxa"/>
            <w:tcBorders>
              <w:top w:val="single" w:color="auto" w:sz="8" w:space="0"/>
              <w:left w:val="nil"/>
              <w:bottom w:val="single" w:color="auto" w:sz="4" w:space="0"/>
              <w:right w:val="single" w:color="auto" w:sz="8" w:space="0"/>
            </w:tcBorders>
            <w:shd w:val="clear" w:color="000000" w:fill="3A3838"/>
            <w:noWrap/>
            <w:vAlign w:val="center"/>
            <w:hideMark/>
          </w:tcPr>
          <w:p w:rsidR="00653315" w:rsidP="00BD1AD0" w:rsidRDefault="00653315" w14:paraId="4243BC0C" w14:textId="77777777">
            <w:pPr>
              <w:jc w:val="center"/>
              <w:rPr>
                <w:rFonts w:ascii="Calibri" w:hAnsi="Calibri" w:cs="Calibri"/>
                <w:b/>
                <w:bCs/>
                <w:color w:val="FFFFFF"/>
                <w:sz w:val="22"/>
                <w:szCs w:val="22"/>
              </w:rPr>
            </w:pPr>
            <w:r>
              <w:rPr>
                <w:rFonts w:ascii="Calibri" w:hAnsi="Calibri" w:cs="Calibri"/>
                <w:b/>
                <w:bCs/>
                <w:color w:val="FFFFFF"/>
                <w:sz w:val="22"/>
                <w:szCs w:val="22"/>
              </w:rPr>
              <w:t>Punti</w:t>
            </w:r>
          </w:p>
        </w:tc>
      </w:tr>
      <w:tr w:rsidR="00F048C7" w:rsidTr="00A86908" w14:paraId="7BB04569" w14:textId="77777777">
        <w:trPr>
          <w:trHeight w:val="608"/>
          <w:jc w:val="center"/>
        </w:trPr>
        <w:tc>
          <w:tcPr>
            <w:tcW w:w="1348" w:type="dxa"/>
            <w:tcBorders>
              <w:top w:val="nil"/>
              <w:left w:val="single" w:color="auto" w:sz="8" w:space="0"/>
              <w:bottom w:val="single" w:color="auto" w:sz="4" w:space="0"/>
              <w:right w:val="single" w:color="auto" w:sz="4" w:space="0"/>
            </w:tcBorders>
            <w:shd w:val="clear" w:color="000000" w:fill="D0CECE"/>
            <w:vAlign w:val="center"/>
            <w:hideMark/>
          </w:tcPr>
          <w:p w:rsidR="00653315" w:rsidP="00BD1AD0" w:rsidRDefault="00653315" w14:paraId="6744F45F" w14:textId="77777777">
            <w:pPr>
              <w:jc w:val="center"/>
              <w:rPr>
                <w:rFonts w:ascii="Calibri" w:hAnsi="Calibri" w:cs="Calibri"/>
                <w:color w:val="000000"/>
                <w:sz w:val="22"/>
                <w:szCs w:val="22"/>
              </w:rPr>
            </w:pPr>
            <w:r>
              <w:rPr>
                <w:rFonts w:ascii="Calibri" w:hAnsi="Calibri" w:cs="Calibri"/>
                <w:color w:val="000000"/>
                <w:sz w:val="22"/>
                <w:szCs w:val="22"/>
              </w:rPr>
              <w:t>Fattispecie</w:t>
            </w:r>
          </w:p>
        </w:tc>
        <w:tc>
          <w:tcPr>
            <w:tcW w:w="980" w:type="dxa"/>
            <w:tcBorders>
              <w:top w:val="nil"/>
              <w:left w:val="nil"/>
              <w:bottom w:val="single" w:color="auto" w:sz="4" w:space="0"/>
              <w:right w:val="single" w:color="auto" w:sz="4" w:space="0"/>
            </w:tcBorders>
            <w:shd w:val="clear" w:color="000000" w:fill="D0CECE"/>
            <w:vAlign w:val="center"/>
            <w:hideMark/>
          </w:tcPr>
          <w:p w:rsidR="00653315" w:rsidP="00BD1AD0" w:rsidRDefault="00653315" w14:paraId="5B5FD6F9" w14:textId="77777777">
            <w:pPr>
              <w:jc w:val="center"/>
              <w:rPr>
                <w:rFonts w:ascii="Calibri" w:hAnsi="Calibri" w:cs="Calibri"/>
                <w:color w:val="000000"/>
                <w:sz w:val="22"/>
                <w:szCs w:val="22"/>
              </w:rPr>
            </w:pPr>
            <w:r>
              <w:rPr>
                <w:rFonts w:ascii="Calibri" w:hAnsi="Calibri" w:cs="Calibri"/>
                <w:color w:val="000000"/>
                <w:sz w:val="22"/>
                <w:szCs w:val="22"/>
              </w:rPr>
              <w:t>Punti</w:t>
            </w:r>
          </w:p>
        </w:tc>
        <w:tc>
          <w:tcPr>
            <w:tcW w:w="982" w:type="dxa"/>
            <w:tcBorders>
              <w:top w:val="nil"/>
              <w:left w:val="nil"/>
              <w:bottom w:val="single" w:color="auto" w:sz="4" w:space="0"/>
              <w:right w:val="single" w:color="auto" w:sz="4" w:space="0"/>
            </w:tcBorders>
            <w:shd w:val="clear" w:color="000000" w:fill="D0CECE"/>
            <w:vAlign w:val="center"/>
            <w:hideMark/>
          </w:tcPr>
          <w:p w:rsidR="00653315" w:rsidP="00BD1AD0" w:rsidRDefault="00653315" w14:paraId="06C6EEF8" w14:textId="77777777">
            <w:pPr>
              <w:jc w:val="center"/>
              <w:rPr>
                <w:rFonts w:ascii="Calibri" w:hAnsi="Calibri" w:cs="Calibri"/>
                <w:color w:val="000000"/>
                <w:sz w:val="22"/>
                <w:szCs w:val="22"/>
              </w:rPr>
            </w:pPr>
            <w:r>
              <w:rPr>
                <w:rFonts w:ascii="Calibri" w:hAnsi="Calibri" w:cs="Calibri"/>
                <w:color w:val="000000"/>
                <w:sz w:val="22"/>
                <w:szCs w:val="22"/>
              </w:rPr>
              <w:t>doppio del max</w:t>
            </w:r>
          </w:p>
        </w:tc>
        <w:tc>
          <w:tcPr>
            <w:tcW w:w="980" w:type="dxa"/>
            <w:vMerge w:val="restart"/>
            <w:tcBorders>
              <w:top w:val="nil"/>
              <w:left w:val="single" w:color="auto" w:sz="4" w:space="0"/>
              <w:bottom w:val="single" w:color="000000" w:sz="8" w:space="0"/>
              <w:right w:val="single" w:color="auto" w:sz="8" w:space="0"/>
            </w:tcBorders>
            <w:shd w:val="clear" w:color="000000" w:fill="E7E6E6"/>
            <w:vAlign w:val="center"/>
            <w:hideMark/>
          </w:tcPr>
          <w:p w:rsidR="00653315" w:rsidP="00BD1AD0" w:rsidRDefault="00653315" w14:paraId="18CA51C6" w14:textId="6FF38236">
            <w:pPr>
              <w:jc w:val="center"/>
              <w:rPr>
                <w:rFonts w:ascii="Calibri" w:hAnsi="Calibri" w:cs="Calibri"/>
                <w:color w:val="000000"/>
                <w:sz w:val="22"/>
                <w:szCs w:val="22"/>
              </w:rPr>
            </w:pPr>
            <w:r w:rsidRPr="00E35339">
              <w:rPr>
                <w:rFonts w:ascii="Calibri" w:hAnsi="Calibri" w:cs="Calibri"/>
                <w:color w:val="EE0000"/>
                <w:sz w:val="22"/>
                <w:szCs w:val="22"/>
              </w:rPr>
              <w:t>M</w:t>
            </w:r>
            <w:r w:rsidR="003540C6">
              <w:rPr>
                <w:rFonts w:ascii="Calibri" w:hAnsi="Calibri" w:cs="Calibri"/>
                <w:color w:val="EE0000"/>
                <w:sz w:val="22"/>
                <w:szCs w:val="22"/>
              </w:rPr>
              <w:t>in</w:t>
            </w:r>
            <w:r w:rsidRPr="00E35339">
              <w:rPr>
                <w:rFonts w:ascii="Calibri" w:hAnsi="Calibri" w:cs="Calibri"/>
                <w:color w:val="EE0000"/>
                <w:sz w:val="22"/>
                <w:szCs w:val="22"/>
              </w:rPr>
              <w:t xml:space="preserve"> tra 12 e 14=</w:t>
            </w:r>
            <w:r w:rsidR="00DD3284">
              <w:rPr>
                <w:rFonts w:ascii="Calibri" w:hAnsi="Calibri" w:cs="Calibri"/>
                <w:color w:val="EE0000"/>
                <w:sz w:val="22"/>
                <w:szCs w:val="22"/>
              </w:rPr>
              <w:t>12</w:t>
            </w:r>
          </w:p>
        </w:tc>
        <w:tc>
          <w:tcPr>
            <w:tcW w:w="1249" w:type="dxa"/>
            <w:tcBorders>
              <w:top w:val="nil"/>
              <w:left w:val="nil"/>
              <w:bottom w:val="single" w:color="auto" w:sz="4" w:space="0"/>
              <w:right w:val="single" w:color="auto" w:sz="4" w:space="0"/>
            </w:tcBorders>
            <w:shd w:val="clear" w:color="000000" w:fill="D0CECE"/>
            <w:vAlign w:val="center"/>
            <w:hideMark/>
          </w:tcPr>
          <w:p w:rsidR="00653315" w:rsidP="00BD1AD0" w:rsidRDefault="00653315" w14:paraId="24AFDCD1" w14:textId="77777777">
            <w:pPr>
              <w:jc w:val="center"/>
              <w:rPr>
                <w:rFonts w:ascii="Calibri" w:hAnsi="Calibri" w:cs="Calibri"/>
                <w:color w:val="000000"/>
                <w:sz w:val="22"/>
                <w:szCs w:val="22"/>
              </w:rPr>
            </w:pPr>
            <w:r>
              <w:rPr>
                <w:rFonts w:ascii="Calibri" w:hAnsi="Calibri" w:cs="Calibri"/>
                <w:color w:val="000000"/>
                <w:sz w:val="22"/>
                <w:szCs w:val="22"/>
              </w:rPr>
              <w:t>Fattispecie</w:t>
            </w:r>
          </w:p>
        </w:tc>
        <w:tc>
          <w:tcPr>
            <w:tcW w:w="815" w:type="dxa"/>
            <w:tcBorders>
              <w:top w:val="nil"/>
              <w:left w:val="nil"/>
              <w:bottom w:val="single" w:color="auto" w:sz="4" w:space="0"/>
              <w:right w:val="single" w:color="auto" w:sz="4" w:space="0"/>
            </w:tcBorders>
            <w:shd w:val="clear" w:color="000000" w:fill="D0CECE"/>
            <w:vAlign w:val="center"/>
            <w:hideMark/>
          </w:tcPr>
          <w:p w:rsidR="00653315" w:rsidP="00BD1AD0" w:rsidRDefault="00653315" w14:paraId="09B70722" w14:textId="77777777">
            <w:pPr>
              <w:jc w:val="center"/>
              <w:rPr>
                <w:rFonts w:ascii="Calibri" w:hAnsi="Calibri" w:cs="Calibri"/>
                <w:color w:val="000000"/>
                <w:sz w:val="22"/>
                <w:szCs w:val="22"/>
              </w:rPr>
            </w:pPr>
            <w:r>
              <w:rPr>
                <w:rFonts w:ascii="Calibri" w:hAnsi="Calibri" w:cs="Calibri"/>
                <w:color w:val="000000"/>
                <w:sz w:val="22"/>
                <w:szCs w:val="22"/>
              </w:rPr>
              <w:t>Punti</w:t>
            </w:r>
          </w:p>
        </w:tc>
        <w:tc>
          <w:tcPr>
            <w:tcW w:w="880" w:type="dxa"/>
            <w:tcBorders>
              <w:top w:val="nil"/>
              <w:left w:val="nil"/>
              <w:bottom w:val="single" w:color="auto" w:sz="4" w:space="0"/>
              <w:right w:val="single" w:color="auto" w:sz="4" w:space="0"/>
            </w:tcBorders>
            <w:shd w:val="clear" w:color="000000" w:fill="D0CECE"/>
            <w:vAlign w:val="center"/>
            <w:hideMark/>
          </w:tcPr>
          <w:p w:rsidR="00653315" w:rsidP="00BD1AD0" w:rsidRDefault="00653315" w14:paraId="4D996896" w14:textId="77777777">
            <w:pPr>
              <w:jc w:val="center"/>
              <w:rPr>
                <w:rFonts w:ascii="Calibri" w:hAnsi="Calibri" w:cs="Calibri"/>
                <w:color w:val="000000"/>
                <w:sz w:val="22"/>
                <w:szCs w:val="22"/>
              </w:rPr>
            </w:pPr>
            <w:r>
              <w:rPr>
                <w:rFonts w:ascii="Calibri" w:hAnsi="Calibri" w:cs="Calibri"/>
                <w:color w:val="000000"/>
                <w:sz w:val="22"/>
                <w:szCs w:val="22"/>
              </w:rPr>
              <w:t>doppio del max</w:t>
            </w:r>
          </w:p>
        </w:tc>
        <w:tc>
          <w:tcPr>
            <w:tcW w:w="980" w:type="dxa"/>
            <w:vMerge w:val="restart"/>
            <w:tcBorders>
              <w:top w:val="nil"/>
              <w:left w:val="single" w:color="auto" w:sz="4" w:space="0"/>
              <w:bottom w:val="single" w:color="000000" w:sz="8" w:space="0"/>
              <w:right w:val="single" w:color="auto" w:sz="8" w:space="0"/>
            </w:tcBorders>
            <w:shd w:val="clear" w:color="000000" w:fill="E7E6E6"/>
            <w:vAlign w:val="center"/>
            <w:hideMark/>
          </w:tcPr>
          <w:p w:rsidR="00653315" w:rsidP="00BD1AD0" w:rsidRDefault="00653315" w14:paraId="114E160A" w14:textId="5A1108F3">
            <w:pPr>
              <w:jc w:val="center"/>
              <w:rPr>
                <w:rFonts w:ascii="Calibri" w:hAnsi="Calibri" w:cs="Calibri"/>
                <w:color w:val="000000"/>
                <w:sz w:val="22"/>
                <w:szCs w:val="22"/>
              </w:rPr>
            </w:pPr>
            <w:r w:rsidRPr="00E35339">
              <w:rPr>
                <w:rFonts w:ascii="Calibri" w:hAnsi="Calibri" w:cs="Calibri"/>
                <w:color w:val="EE0000"/>
                <w:sz w:val="22"/>
                <w:szCs w:val="22"/>
              </w:rPr>
              <w:t>M</w:t>
            </w:r>
            <w:r w:rsidR="003540C6">
              <w:rPr>
                <w:rFonts w:ascii="Calibri" w:hAnsi="Calibri" w:cs="Calibri"/>
                <w:color w:val="EE0000"/>
                <w:sz w:val="22"/>
                <w:szCs w:val="22"/>
              </w:rPr>
              <w:t>in</w:t>
            </w:r>
            <w:r w:rsidRPr="00E35339">
              <w:rPr>
                <w:rFonts w:ascii="Calibri" w:hAnsi="Calibri" w:cs="Calibri"/>
                <w:color w:val="EE0000"/>
                <w:sz w:val="22"/>
                <w:szCs w:val="22"/>
              </w:rPr>
              <w:t xml:space="preserve"> tra 9 e 8=</w:t>
            </w:r>
            <w:r w:rsidR="003540C6">
              <w:rPr>
                <w:rFonts w:ascii="Calibri" w:hAnsi="Calibri" w:cs="Calibri"/>
                <w:color w:val="EE0000"/>
                <w:sz w:val="22"/>
                <w:szCs w:val="22"/>
              </w:rPr>
              <w:t>8</w:t>
            </w:r>
          </w:p>
        </w:tc>
      </w:tr>
      <w:tr w:rsidR="00F048C7" w:rsidTr="00A86908" w14:paraId="1E40111C" w14:textId="77777777">
        <w:trPr>
          <w:trHeight w:val="304"/>
          <w:jc w:val="center"/>
        </w:trPr>
        <w:tc>
          <w:tcPr>
            <w:tcW w:w="1348" w:type="dxa"/>
            <w:tcBorders>
              <w:top w:val="nil"/>
              <w:left w:val="single" w:color="auto" w:sz="8" w:space="0"/>
              <w:bottom w:val="single" w:color="auto" w:sz="4" w:space="0"/>
              <w:right w:val="single" w:color="auto" w:sz="4" w:space="0"/>
            </w:tcBorders>
            <w:noWrap/>
            <w:vAlign w:val="bottom"/>
            <w:hideMark/>
          </w:tcPr>
          <w:p w:rsidR="00653315" w:rsidP="00BD1AD0" w:rsidRDefault="00653315" w14:paraId="3463CDCC" w14:textId="77777777">
            <w:pPr>
              <w:jc w:val="right"/>
              <w:rPr>
                <w:rFonts w:ascii="Calibri" w:hAnsi="Calibri" w:cs="Calibri"/>
                <w:color w:val="000000"/>
                <w:sz w:val="22"/>
                <w:szCs w:val="22"/>
              </w:rPr>
            </w:pPr>
            <w:r>
              <w:rPr>
                <w:rFonts w:ascii="Calibri" w:hAnsi="Calibri" w:cs="Calibri"/>
                <w:color w:val="000000"/>
                <w:sz w:val="22"/>
                <w:szCs w:val="22"/>
              </w:rPr>
              <w:t>20</w:t>
            </w:r>
          </w:p>
        </w:tc>
        <w:tc>
          <w:tcPr>
            <w:tcW w:w="980" w:type="dxa"/>
            <w:tcBorders>
              <w:top w:val="nil"/>
              <w:left w:val="nil"/>
              <w:bottom w:val="single" w:color="auto" w:sz="4" w:space="0"/>
              <w:right w:val="single" w:color="auto" w:sz="4" w:space="0"/>
            </w:tcBorders>
            <w:noWrap/>
            <w:vAlign w:val="bottom"/>
            <w:hideMark/>
          </w:tcPr>
          <w:p w:rsidR="00653315" w:rsidP="00BD1AD0" w:rsidRDefault="00653315" w14:paraId="73DAE04D" w14:textId="77777777">
            <w:pPr>
              <w:jc w:val="center"/>
              <w:rPr>
                <w:rFonts w:ascii="Calibri" w:hAnsi="Calibri" w:cs="Calibri"/>
                <w:color w:val="000000"/>
                <w:sz w:val="22"/>
                <w:szCs w:val="22"/>
              </w:rPr>
            </w:pPr>
            <w:r>
              <w:rPr>
                <w:rFonts w:ascii="Calibri" w:hAnsi="Calibri" w:cs="Calibri"/>
                <w:color w:val="000000"/>
                <w:sz w:val="22"/>
                <w:szCs w:val="22"/>
              </w:rPr>
              <w:t>5</w:t>
            </w:r>
          </w:p>
        </w:tc>
        <w:tc>
          <w:tcPr>
            <w:tcW w:w="982" w:type="dxa"/>
            <w:vMerge w:val="restart"/>
            <w:tcBorders>
              <w:top w:val="nil"/>
              <w:left w:val="single" w:color="auto" w:sz="4" w:space="0"/>
              <w:bottom w:val="single" w:color="000000" w:sz="8" w:space="0"/>
              <w:right w:val="single" w:color="auto" w:sz="4" w:space="0"/>
            </w:tcBorders>
            <w:noWrap/>
            <w:vAlign w:val="center"/>
            <w:hideMark/>
          </w:tcPr>
          <w:p w:rsidRPr="00872086" w:rsidR="00653315" w:rsidP="00BD1AD0" w:rsidRDefault="00653315" w14:paraId="2EDBD7F8" w14:textId="77777777">
            <w:pPr>
              <w:jc w:val="center"/>
              <w:rPr>
                <w:rFonts w:ascii="Calibri" w:hAnsi="Calibri" w:cs="Calibri"/>
                <w:color w:val="000000"/>
                <w:sz w:val="22"/>
                <w:szCs w:val="22"/>
              </w:rPr>
            </w:pPr>
            <w:r>
              <w:rPr>
                <w:rFonts w:ascii="Calibri" w:hAnsi="Calibri" w:cs="Calibri"/>
                <w:color w:val="000000"/>
                <w:sz w:val="22"/>
                <w:szCs w:val="22"/>
              </w:rPr>
              <w:t>14</w:t>
            </w:r>
          </w:p>
        </w:tc>
        <w:tc>
          <w:tcPr>
            <w:tcW w:w="980" w:type="dxa"/>
            <w:vMerge/>
            <w:tcBorders>
              <w:top w:val="nil"/>
              <w:left w:val="single" w:color="auto" w:sz="4" w:space="0"/>
              <w:bottom w:val="single" w:color="000000" w:sz="8" w:space="0"/>
              <w:right w:val="single" w:color="auto" w:sz="8" w:space="0"/>
            </w:tcBorders>
            <w:vAlign w:val="center"/>
            <w:hideMark/>
          </w:tcPr>
          <w:p w:rsidR="00653315" w:rsidP="00BD1AD0" w:rsidRDefault="00653315" w14:paraId="42F91172" w14:textId="77777777">
            <w:pPr>
              <w:rPr>
                <w:rFonts w:ascii="Calibri" w:hAnsi="Calibri" w:cs="Calibri"/>
                <w:color w:val="000000"/>
                <w:sz w:val="22"/>
                <w:szCs w:val="22"/>
              </w:rPr>
            </w:pPr>
          </w:p>
        </w:tc>
        <w:tc>
          <w:tcPr>
            <w:tcW w:w="1249" w:type="dxa"/>
            <w:tcBorders>
              <w:top w:val="nil"/>
              <w:left w:val="nil"/>
              <w:bottom w:val="single" w:color="auto" w:sz="4" w:space="0"/>
              <w:right w:val="single" w:color="auto" w:sz="4" w:space="0"/>
            </w:tcBorders>
            <w:noWrap/>
            <w:vAlign w:val="bottom"/>
            <w:hideMark/>
          </w:tcPr>
          <w:p w:rsidR="00653315" w:rsidP="00BD1AD0" w:rsidRDefault="00653315" w14:paraId="681F1FC6" w14:textId="77777777">
            <w:pPr>
              <w:jc w:val="right"/>
              <w:rPr>
                <w:rFonts w:ascii="Calibri" w:hAnsi="Calibri" w:cs="Calibri"/>
                <w:color w:val="000000"/>
                <w:sz w:val="22"/>
                <w:szCs w:val="22"/>
              </w:rPr>
            </w:pPr>
            <w:r>
              <w:rPr>
                <w:rFonts w:ascii="Calibri" w:hAnsi="Calibri" w:cs="Calibri"/>
                <w:color w:val="000000"/>
                <w:sz w:val="22"/>
                <w:szCs w:val="22"/>
              </w:rPr>
              <w:t>20</w:t>
            </w:r>
          </w:p>
        </w:tc>
        <w:tc>
          <w:tcPr>
            <w:tcW w:w="815" w:type="dxa"/>
            <w:tcBorders>
              <w:top w:val="nil"/>
              <w:left w:val="nil"/>
              <w:bottom w:val="single" w:color="auto" w:sz="4" w:space="0"/>
              <w:right w:val="single" w:color="auto" w:sz="4" w:space="0"/>
            </w:tcBorders>
            <w:noWrap/>
            <w:vAlign w:val="bottom"/>
            <w:hideMark/>
          </w:tcPr>
          <w:p w:rsidR="00653315" w:rsidP="00BD1AD0" w:rsidRDefault="00653315" w14:paraId="0D12D536" w14:textId="77777777">
            <w:pPr>
              <w:jc w:val="center"/>
              <w:rPr>
                <w:rFonts w:ascii="Calibri" w:hAnsi="Calibri" w:cs="Calibri"/>
                <w:color w:val="000000"/>
                <w:sz w:val="22"/>
                <w:szCs w:val="22"/>
              </w:rPr>
            </w:pPr>
            <w:r>
              <w:rPr>
                <w:rFonts w:ascii="Calibri" w:hAnsi="Calibri" w:cs="Calibri"/>
                <w:color w:val="000000"/>
                <w:sz w:val="22"/>
                <w:szCs w:val="22"/>
              </w:rPr>
              <w:t>3</w:t>
            </w:r>
          </w:p>
        </w:tc>
        <w:tc>
          <w:tcPr>
            <w:tcW w:w="880" w:type="dxa"/>
            <w:vMerge w:val="restart"/>
            <w:tcBorders>
              <w:top w:val="nil"/>
              <w:left w:val="single" w:color="auto" w:sz="4" w:space="0"/>
              <w:bottom w:val="single" w:color="000000" w:sz="8" w:space="0"/>
              <w:right w:val="single" w:color="auto" w:sz="4" w:space="0"/>
            </w:tcBorders>
            <w:noWrap/>
            <w:vAlign w:val="center"/>
            <w:hideMark/>
          </w:tcPr>
          <w:p w:rsidR="00653315" w:rsidP="00BD1AD0" w:rsidRDefault="00653315" w14:paraId="268A29C6" w14:textId="77777777">
            <w:pPr>
              <w:jc w:val="center"/>
              <w:rPr>
                <w:rFonts w:ascii="Calibri" w:hAnsi="Calibri" w:cs="Calibri"/>
                <w:color w:val="000000"/>
                <w:sz w:val="22"/>
                <w:szCs w:val="22"/>
              </w:rPr>
            </w:pPr>
            <w:r>
              <w:rPr>
                <w:rFonts w:ascii="Calibri" w:hAnsi="Calibri" w:cs="Calibri"/>
                <w:color w:val="000000"/>
                <w:sz w:val="22"/>
                <w:szCs w:val="22"/>
              </w:rPr>
              <w:t>8</w:t>
            </w:r>
          </w:p>
        </w:tc>
        <w:tc>
          <w:tcPr>
            <w:tcW w:w="980" w:type="dxa"/>
            <w:vMerge/>
            <w:tcBorders>
              <w:top w:val="nil"/>
              <w:left w:val="single" w:color="auto" w:sz="4" w:space="0"/>
              <w:bottom w:val="single" w:color="000000" w:sz="8" w:space="0"/>
              <w:right w:val="single" w:color="auto" w:sz="8" w:space="0"/>
            </w:tcBorders>
            <w:vAlign w:val="center"/>
            <w:hideMark/>
          </w:tcPr>
          <w:p w:rsidR="00653315" w:rsidP="00BD1AD0" w:rsidRDefault="00653315" w14:paraId="1D714A67" w14:textId="77777777">
            <w:pPr>
              <w:rPr>
                <w:rFonts w:ascii="Calibri" w:hAnsi="Calibri" w:cs="Calibri"/>
                <w:color w:val="000000"/>
                <w:sz w:val="22"/>
                <w:szCs w:val="22"/>
              </w:rPr>
            </w:pPr>
          </w:p>
        </w:tc>
      </w:tr>
      <w:tr w:rsidR="00F048C7" w:rsidTr="00A86908" w14:paraId="29D2E1FD" w14:textId="77777777">
        <w:trPr>
          <w:trHeight w:val="328"/>
          <w:jc w:val="center"/>
        </w:trPr>
        <w:tc>
          <w:tcPr>
            <w:tcW w:w="1348" w:type="dxa"/>
            <w:vMerge w:val="restart"/>
            <w:tcBorders>
              <w:top w:val="nil"/>
              <w:left w:val="single" w:color="auto" w:sz="8" w:space="0"/>
              <w:bottom w:val="single" w:color="000000" w:sz="4" w:space="0"/>
              <w:right w:val="single" w:color="auto" w:sz="4" w:space="0"/>
            </w:tcBorders>
            <w:noWrap/>
            <w:vAlign w:val="center"/>
            <w:hideMark/>
          </w:tcPr>
          <w:p w:rsidR="00653315" w:rsidP="00BD1AD0" w:rsidRDefault="00653315" w14:paraId="1ADD21C9" w14:textId="77777777">
            <w:pPr>
              <w:jc w:val="right"/>
              <w:rPr>
                <w:rFonts w:ascii="Calibri" w:hAnsi="Calibri" w:cs="Calibri"/>
                <w:color w:val="000000"/>
                <w:sz w:val="22"/>
                <w:szCs w:val="22"/>
              </w:rPr>
            </w:pPr>
            <w:r>
              <w:rPr>
                <w:rFonts w:ascii="Calibri" w:hAnsi="Calibri" w:cs="Calibri"/>
                <w:color w:val="000000"/>
                <w:sz w:val="22"/>
                <w:szCs w:val="22"/>
              </w:rPr>
              <w:t>21</w:t>
            </w:r>
          </w:p>
        </w:tc>
        <w:tc>
          <w:tcPr>
            <w:tcW w:w="980" w:type="dxa"/>
            <w:vMerge w:val="restart"/>
            <w:tcBorders>
              <w:top w:val="nil"/>
              <w:left w:val="single" w:color="auto" w:sz="4" w:space="0"/>
              <w:bottom w:val="single" w:color="000000" w:sz="4" w:space="0"/>
              <w:right w:val="single" w:color="auto" w:sz="4" w:space="0"/>
            </w:tcBorders>
            <w:vAlign w:val="center"/>
            <w:hideMark/>
          </w:tcPr>
          <w:p w:rsidR="00653315" w:rsidP="00BD1AD0" w:rsidRDefault="00653315" w14:paraId="3065E1DB" w14:textId="77777777">
            <w:pPr>
              <w:jc w:val="center"/>
              <w:rPr>
                <w:rFonts w:ascii="Calibri" w:hAnsi="Calibri" w:cs="Calibri"/>
                <w:b/>
                <w:bCs/>
                <w:color w:val="000000"/>
              </w:rPr>
            </w:pPr>
            <w:r>
              <w:rPr>
                <w:rFonts w:ascii="Calibri" w:hAnsi="Calibri" w:cs="Calibri"/>
                <w:b/>
                <w:bCs/>
                <w:color w:val="000000"/>
              </w:rPr>
              <w:t>7</w:t>
            </w:r>
          </w:p>
        </w:tc>
        <w:tc>
          <w:tcPr>
            <w:tcW w:w="982" w:type="dxa"/>
            <w:vMerge/>
            <w:tcBorders>
              <w:top w:val="nil"/>
              <w:left w:val="single" w:color="auto" w:sz="4" w:space="0"/>
              <w:bottom w:val="single" w:color="000000" w:sz="8" w:space="0"/>
              <w:right w:val="single" w:color="auto" w:sz="4" w:space="0"/>
            </w:tcBorders>
            <w:vAlign w:val="center"/>
            <w:hideMark/>
          </w:tcPr>
          <w:p w:rsidR="00653315" w:rsidP="00BD1AD0" w:rsidRDefault="00653315" w14:paraId="4F964D20"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653315" w:rsidP="00BD1AD0" w:rsidRDefault="00653315" w14:paraId="541991CD" w14:textId="77777777">
            <w:pPr>
              <w:rPr>
                <w:rFonts w:ascii="Calibri" w:hAnsi="Calibri" w:cs="Calibri"/>
                <w:color w:val="000000"/>
                <w:sz w:val="22"/>
                <w:szCs w:val="22"/>
              </w:rPr>
            </w:pPr>
          </w:p>
        </w:tc>
        <w:tc>
          <w:tcPr>
            <w:tcW w:w="1249" w:type="dxa"/>
            <w:tcBorders>
              <w:top w:val="nil"/>
              <w:left w:val="nil"/>
              <w:bottom w:val="single" w:color="auto" w:sz="4" w:space="0"/>
              <w:right w:val="single" w:color="auto" w:sz="4" w:space="0"/>
            </w:tcBorders>
            <w:noWrap/>
            <w:vAlign w:val="bottom"/>
            <w:hideMark/>
          </w:tcPr>
          <w:p w:rsidR="00653315" w:rsidP="00BD1AD0" w:rsidRDefault="00653315" w14:paraId="73FB42C1" w14:textId="77777777">
            <w:pPr>
              <w:jc w:val="right"/>
              <w:rPr>
                <w:rFonts w:ascii="Calibri" w:hAnsi="Calibri" w:cs="Calibri"/>
                <w:color w:val="000000"/>
                <w:sz w:val="22"/>
                <w:szCs w:val="22"/>
              </w:rPr>
            </w:pPr>
            <w:r>
              <w:rPr>
                <w:rFonts w:ascii="Calibri" w:hAnsi="Calibri" w:cs="Calibri"/>
                <w:color w:val="000000"/>
                <w:sz w:val="22"/>
                <w:szCs w:val="22"/>
              </w:rPr>
              <w:t>21</w:t>
            </w:r>
          </w:p>
        </w:tc>
        <w:tc>
          <w:tcPr>
            <w:tcW w:w="815" w:type="dxa"/>
            <w:tcBorders>
              <w:top w:val="nil"/>
              <w:left w:val="nil"/>
              <w:bottom w:val="single" w:color="auto" w:sz="4" w:space="0"/>
              <w:right w:val="single" w:color="auto" w:sz="4" w:space="0"/>
            </w:tcBorders>
            <w:noWrap/>
            <w:vAlign w:val="bottom"/>
            <w:hideMark/>
          </w:tcPr>
          <w:p w:rsidR="00653315" w:rsidP="00BD1AD0" w:rsidRDefault="00653315" w14:paraId="093CEBCA" w14:textId="77777777">
            <w:pPr>
              <w:jc w:val="center"/>
              <w:rPr>
                <w:rFonts w:ascii="Calibri" w:hAnsi="Calibri" w:cs="Calibri"/>
                <w:b/>
                <w:bCs/>
                <w:color w:val="000000"/>
              </w:rPr>
            </w:pPr>
            <w:r>
              <w:rPr>
                <w:rFonts w:ascii="Calibri" w:hAnsi="Calibri" w:cs="Calibri"/>
                <w:b/>
                <w:bCs/>
                <w:color w:val="000000"/>
              </w:rPr>
              <w:t>4</w:t>
            </w:r>
          </w:p>
        </w:tc>
        <w:tc>
          <w:tcPr>
            <w:tcW w:w="880" w:type="dxa"/>
            <w:vMerge/>
            <w:tcBorders>
              <w:top w:val="nil"/>
              <w:left w:val="single" w:color="auto" w:sz="4" w:space="0"/>
              <w:bottom w:val="single" w:color="000000" w:sz="8" w:space="0"/>
              <w:right w:val="single" w:color="auto" w:sz="4" w:space="0"/>
            </w:tcBorders>
            <w:vAlign w:val="center"/>
            <w:hideMark/>
          </w:tcPr>
          <w:p w:rsidR="00653315" w:rsidP="00BD1AD0" w:rsidRDefault="00653315" w14:paraId="012E59A9"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653315" w:rsidP="00BD1AD0" w:rsidRDefault="00653315" w14:paraId="6A32617D" w14:textId="77777777">
            <w:pPr>
              <w:rPr>
                <w:rFonts w:ascii="Calibri" w:hAnsi="Calibri" w:cs="Calibri"/>
                <w:color w:val="000000"/>
                <w:sz w:val="22"/>
                <w:szCs w:val="22"/>
              </w:rPr>
            </w:pPr>
          </w:p>
        </w:tc>
      </w:tr>
      <w:tr w:rsidR="00F048C7" w:rsidTr="00A86908" w14:paraId="397810D5" w14:textId="77777777">
        <w:trPr>
          <w:trHeight w:val="328"/>
          <w:jc w:val="center"/>
        </w:trPr>
        <w:tc>
          <w:tcPr>
            <w:tcW w:w="1348" w:type="dxa"/>
            <w:vMerge/>
            <w:tcBorders>
              <w:top w:val="nil"/>
              <w:left w:val="single" w:color="auto" w:sz="8" w:space="0"/>
              <w:bottom w:val="single" w:color="000000" w:sz="4" w:space="0"/>
              <w:right w:val="single" w:color="auto" w:sz="4" w:space="0"/>
            </w:tcBorders>
            <w:vAlign w:val="center"/>
            <w:hideMark/>
          </w:tcPr>
          <w:p w:rsidR="00653315" w:rsidP="00BD1AD0" w:rsidRDefault="00653315" w14:paraId="1A34633B" w14:textId="77777777">
            <w:pPr>
              <w:rPr>
                <w:rFonts w:ascii="Calibri" w:hAnsi="Calibri" w:cs="Calibri"/>
                <w:color w:val="000000"/>
                <w:sz w:val="22"/>
                <w:szCs w:val="22"/>
              </w:rPr>
            </w:pPr>
          </w:p>
        </w:tc>
        <w:tc>
          <w:tcPr>
            <w:tcW w:w="980" w:type="dxa"/>
            <w:vMerge/>
            <w:tcBorders>
              <w:top w:val="nil"/>
              <w:left w:val="single" w:color="auto" w:sz="4" w:space="0"/>
              <w:bottom w:val="single" w:color="000000" w:sz="4" w:space="0"/>
              <w:right w:val="single" w:color="auto" w:sz="4" w:space="0"/>
            </w:tcBorders>
            <w:vAlign w:val="center"/>
            <w:hideMark/>
          </w:tcPr>
          <w:p w:rsidR="00653315" w:rsidP="00BD1AD0" w:rsidRDefault="00653315" w14:paraId="66CF8A60" w14:textId="77777777">
            <w:pPr>
              <w:rPr>
                <w:rFonts w:ascii="Calibri" w:hAnsi="Calibri" w:cs="Calibri"/>
                <w:b/>
                <w:bCs/>
                <w:color w:val="000000"/>
              </w:rPr>
            </w:pPr>
          </w:p>
        </w:tc>
        <w:tc>
          <w:tcPr>
            <w:tcW w:w="982" w:type="dxa"/>
            <w:vMerge/>
            <w:tcBorders>
              <w:top w:val="nil"/>
              <w:left w:val="single" w:color="auto" w:sz="4" w:space="0"/>
              <w:bottom w:val="single" w:color="000000" w:sz="8" w:space="0"/>
              <w:right w:val="single" w:color="auto" w:sz="4" w:space="0"/>
            </w:tcBorders>
            <w:vAlign w:val="center"/>
            <w:hideMark/>
          </w:tcPr>
          <w:p w:rsidR="00653315" w:rsidP="00BD1AD0" w:rsidRDefault="00653315" w14:paraId="42FC6AB4"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653315" w:rsidP="00BD1AD0" w:rsidRDefault="00653315" w14:paraId="68964F75" w14:textId="77777777">
            <w:pPr>
              <w:rPr>
                <w:rFonts w:ascii="Calibri" w:hAnsi="Calibri" w:cs="Calibri"/>
                <w:color w:val="000000"/>
                <w:sz w:val="22"/>
                <w:szCs w:val="22"/>
              </w:rPr>
            </w:pPr>
          </w:p>
        </w:tc>
        <w:tc>
          <w:tcPr>
            <w:tcW w:w="1249" w:type="dxa"/>
            <w:tcBorders>
              <w:top w:val="nil"/>
              <w:left w:val="nil"/>
              <w:bottom w:val="single" w:color="auto" w:sz="4" w:space="0"/>
              <w:right w:val="single" w:color="auto" w:sz="4" w:space="0"/>
            </w:tcBorders>
            <w:noWrap/>
            <w:vAlign w:val="bottom"/>
            <w:hideMark/>
          </w:tcPr>
          <w:p w:rsidR="00653315" w:rsidP="00BD1AD0" w:rsidRDefault="00653315" w14:paraId="69733410" w14:textId="77777777">
            <w:pPr>
              <w:jc w:val="right"/>
              <w:rPr>
                <w:rFonts w:ascii="Calibri" w:hAnsi="Calibri" w:cs="Calibri"/>
                <w:color w:val="000000"/>
                <w:sz w:val="22"/>
                <w:szCs w:val="22"/>
              </w:rPr>
            </w:pPr>
            <w:r>
              <w:rPr>
                <w:rFonts w:ascii="Calibri" w:hAnsi="Calibri" w:cs="Calibri"/>
                <w:color w:val="000000"/>
                <w:sz w:val="22"/>
                <w:szCs w:val="22"/>
              </w:rPr>
              <w:t>22</w:t>
            </w:r>
          </w:p>
        </w:tc>
        <w:tc>
          <w:tcPr>
            <w:tcW w:w="815" w:type="dxa"/>
            <w:tcBorders>
              <w:top w:val="nil"/>
              <w:left w:val="nil"/>
              <w:bottom w:val="single" w:color="auto" w:sz="4" w:space="0"/>
              <w:right w:val="single" w:color="auto" w:sz="4" w:space="0"/>
            </w:tcBorders>
            <w:noWrap/>
            <w:vAlign w:val="bottom"/>
            <w:hideMark/>
          </w:tcPr>
          <w:p w:rsidR="00653315" w:rsidP="00BD1AD0" w:rsidRDefault="00653315" w14:paraId="03A12D9F" w14:textId="77777777">
            <w:pPr>
              <w:jc w:val="center"/>
              <w:rPr>
                <w:rFonts w:ascii="Calibri" w:hAnsi="Calibri" w:cs="Calibri"/>
                <w:color w:val="000000"/>
                <w:sz w:val="22"/>
                <w:szCs w:val="22"/>
              </w:rPr>
            </w:pPr>
            <w:r>
              <w:rPr>
                <w:rFonts w:ascii="Calibri" w:hAnsi="Calibri" w:cs="Calibri"/>
                <w:color w:val="000000"/>
                <w:sz w:val="22"/>
                <w:szCs w:val="22"/>
              </w:rPr>
              <w:t>2</w:t>
            </w:r>
          </w:p>
        </w:tc>
        <w:tc>
          <w:tcPr>
            <w:tcW w:w="880" w:type="dxa"/>
            <w:vMerge/>
            <w:tcBorders>
              <w:top w:val="nil"/>
              <w:left w:val="single" w:color="auto" w:sz="4" w:space="0"/>
              <w:bottom w:val="single" w:color="000000" w:sz="8" w:space="0"/>
              <w:right w:val="single" w:color="auto" w:sz="4" w:space="0"/>
            </w:tcBorders>
            <w:vAlign w:val="center"/>
            <w:hideMark/>
          </w:tcPr>
          <w:p w:rsidR="00653315" w:rsidP="00BD1AD0" w:rsidRDefault="00653315" w14:paraId="595FDE23"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653315" w:rsidP="00BD1AD0" w:rsidRDefault="00653315" w14:paraId="4DD9D974" w14:textId="77777777">
            <w:pPr>
              <w:rPr>
                <w:rFonts w:ascii="Calibri" w:hAnsi="Calibri" w:cs="Calibri"/>
                <w:color w:val="000000"/>
                <w:sz w:val="22"/>
                <w:szCs w:val="22"/>
              </w:rPr>
            </w:pPr>
          </w:p>
        </w:tc>
      </w:tr>
      <w:tr w:rsidR="00F048C7" w:rsidTr="00A86908" w14:paraId="12589FC0" w14:textId="77777777">
        <w:trPr>
          <w:trHeight w:val="316"/>
          <w:jc w:val="center"/>
        </w:trPr>
        <w:tc>
          <w:tcPr>
            <w:tcW w:w="1348" w:type="dxa"/>
            <w:tcBorders>
              <w:top w:val="nil"/>
              <w:left w:val="single" w:color="auto" w:sz="8" w:space="0"/>
              <w:bottom w:val="single" w:color="auto" w:sz="8" w:space="0"/>
              <w:right w:val="single" w:color="auto" w:sz="4" w:space="0"/>
            </w:tcBorders>
            <w:noWrap/>
            <w:vAlign w:val="bottom"/>
            <w:hideMark/>
          </w:tcPr>
          <w:p w:rsidR="00653315" w:rsidP="00BD1AD0" w:rsidRDefault="00653315" w14:paraId="4E2A7F1D" w14:textId="77777777">
            <w:pPr>
              <w:rPr>
                <w:rFonts w:ascii="Calibri" w:hAnsi="Calibri" w:cs="Calibri"/>
                <w:color w:val="000000"/>
                <w:sz w:val="22"/>
                <w:szCs w:val="22"/>
              </w:rPr>
            </w:pPr>
            <w:r>
              <w:rPr>
                <w:rFonts w:ascii="Calibri" w:hAnsi="Calibri" w:cs="Calibri"/>
                <w:color w:val="000000"/>
                <w:sz w:val="22"/>
                <w:szCs w:val="22"/>
              </w:rPr>
              <w:t>Somma Punti</w:t>
            </w:r>
          </w:p>
        </w:tc>
        <w:tc>
          <w:tcPr>
            <w:tcW w:w="980" w:type="dxa"/>
            <w:tcBorders>
              <w:top w:val="nil"/>
              <w:left w:val="nil"/>
              <w:bottom w:val="single" w:color="auto" w:sz="8" w:space="0"/>
              <w:right w:val="single" w:color="auto" w:sz="4" w:space="0"/>
            </w:tcBorders>
            <w:noWrap/>
            <w:vAlign w:val="bottom"/>
            <w:hideMark/>
          </w:tcPr>
          <w:p w:rsidR="00653315" w:rsidP="00BD1AD0" w:rsidRDefault="00653315" w14:paraId="4F5B5D2B" w14:textId="77777777">
            <w:pPr>
              <w:jc w:val="center"/>
              <w:rPr>
                <w:rFonts w:ascii="Calibri" w:hAnsi="Calibri" w:cs="Calibri"/>
                <w:color w:val="000000"/>
                <w:sz w:val="22"/>
                <w:szCs w:val="22"/>
              </w:rPr>
            </w:pPr>
            <w:r>
              <w:rPr>
                <w:rFonts w:ascii="Calibri" w:hAnsi="Calibri" w:cs="Calibri"/>
                <w:color w:val="000000"/>
                <w:sz w:val="22"/>
                <w:szCs w:val="22"/>
              </w:rPr>
              <w:t>12</w:t>
            </w:r>
          </w:p>
        </w:tc>
        <w:tc>
          <w:tcPr>
            <w:tcW w:w="982" w:type="dxa"/>
            <w:vMerge/>
            <w:tcBorders>
              <w:top w:val="nil"/>
              <w:left w:val="single" w:color="auto" w:sz="4" w:space="0"/>
              <w:bottom w:val="single" w:color="000000" w:sz="8" w:space="0"/>
              <w:right w:val="single" w:color="auto" w:sz="4" w:space="0"/>
            </w:tcBorders>
            <w:vAlign w:val="center"/>
            <w:hideMark/>
          </w:tcPr>
          <w:p w:rsidR="00653315" w:rsidP="00BD1AD0" w:rsidRDefault="00653315" w14:paraId="7F120818"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653315" w:rsidP="00BD1AD0" w:rsidRDefault="00653315" w14:paraId="71CD79E0" w14:textId="77777777">
            <w:pPr>
              <w:rPr>
                <w:rFonts w:ascii="Calibri" w:hAnsi="Calibri" w:cs="Calibri"/>
                <w:color w:val="000000"/>
                <w:sz w:val="22"/>
                <w:szCs w:val="22"/>
              </w:rPr>
            </w:pPr>
          </w:p>
        </w:tc>
        <w:tc>
          <w:tcPr>
            <w:tcW w:w="1249" w:type="dxa"/>
            <w:tcBorders>
              <w:top w:val="nil"/>
              <w:left w:val="nil"/>
              <w:bottom w:val="single" w:color="auto" w:sz="8" w:space="0"/>
              <w:right w:val="single" w:color="auto" w:sz="4" w:space="0"/>
            </w:tcBorders>
            <w:noWrap/>
            <w:vAlign w:val="bottom"/>
            <w:hideMark/>
          </w:tcPr>
          <w:p w:rsidR="00653315" w:rsidP="00BD1AD0" w:rsidRDefault="00653315" w14:paraId="72C97BA3" w14:textId="77777777">
            <w:pPr>
              <w:rPr>
                <w:rFonts w:ascii="Calibri" w:hAnsi="Calibri" w:cs="Calibri"/>
                <w:color w:val="000000"/>
                <w:sz w:val="22"/>
                <w:szCs w:val="22"/>
              </w:rPr>
            </w:pPr>
            <w:r>
              <w:rPr>
                <w:rFonts w:ascii="Calibri" w:hAnsi="Calibri" w:cs="Calibri"/>
                <w:color w:val="000000"/>
                <w:sz w:val="22"/>
                <w:szCs w:val="22"/>
              </w:rPr>
              <w:t>Somma Punti</w:t>
            </w:r>
          </w:p>
        </w:tc>
        <w:tc>
          <w:tcPr>
            <w:tcW w:w="815" w:type="dxa"/>
            <w:tcBorders>
              <w:top w:val="nil"/>
              <w:left w:val="nil"/>
              <w:bottom w:val="single" w:color="auto" w:sz="8" w:space="0"/>
              <w:right w:val="single" w:color="auto" w:sz="4" w:space="0"/>
            </w:tcBorders>
            <w:noWrap/>
            <w:vAlign w:val="bottom"/>
            <w:hideMark/>
          </w:tcPr>
          <w:p w:rsidR="00653315" w:rsidP="00BD1AD0" w:rsidRDefault="00653315" w14:paraId="36990065" w14:textId="77777777">
            <w:pPr>
              <w:jc w:val="center"/>
              <w:rPr>
                <w:rFonts w:ascii="Calibri" w:hAnsi="Calibri" w:cs="Calibri"/>
                <w:color w:val="000000"/>
                <w:sz w:val="22"/>
                <w:szCs w:val="22"/>
              </w:rPr>
            </w:pPr>
            <w:r>
              <w:rPr>
                <w:rFonts w:ascii="Calibri" w:hAnsi="Calibri" w:cs="Calibri"/>
                <w:color w:val="000000"/>
                <w:sz w:val="22"/>
                <w:szCs w:val="22"/>
              </w:rPr>
              <w:t>9</w:t>
            </w:r>
          </w:p>
        </w:tc>
        <w:tc>
          <w:tcPr>
            <w:tcW w:w="880" w:type="dxa"/>
            <w:vMerge/>
            <w:tcBorders>
              <w:top w:val="nil"/>
              <w:left w:val="single" w:color="auto" w:sz="4" w:space="0"/>
              <w:bottom w:val="single" w:color="000000" w:sz="8" w:space="0"/>
              <w:right w:val="single" w:color="auto" w:sz="4" w:space="0"/>
            </w:tcBorders>
            <w:vAlign w:val="center"/>
            <w:hideMark/>
          </w:tcPr>
          <w:p w:rsidR="00653315" w:rsidP="00BD1AD0" w:rsidRDefault="00653315" w14:paraId="26B0F6FD" w14:textId="77777777">
            <w:pPr>
              <w:rPr>
                <w:rFonts w:ascii="Calibri" w:hAnsi="Calibri" w:cs="Calibri"/>
                <w:color w:val="000000"/>
                <w:sz w:val="22"/>
                <w:szCs w:val="22"/>
              </w:rPr>
            </w:pPr>
          </w:p>
        </w:tc>
        <w:tc>
          <w:tcPr>
            <w:tcW w:w="980" w:type="dxa"/>
            <w:vMerge/>
            <w:tcBorders>
              <w:top w:val="nil"/>
              <w:left w:val="single" w:color="auto" w:sz="4" w:space="0"/>
              <w:bottom w:val="single" w:color="000000" w:sz="8" w:space="0"/>
              <w:right w:val="single" w:color="auto" w:sz="8" w:space="0"/>
            </w:tcBorders>
            <w:vAlign w:val="center"/>
            <w:hideMark/>
          </w:tcPr>
          <w:p w:rsidR="00653315" w:rsidP="00BD1AD0" w:rsidRDefault="00653315" w14:paraId="6E0008A5" w14:textId="77777777">
            <w:pPr>
              <w:rPr>
                <w:rFonts w:ascii="Calibri" w:hAnsi="Calibri" w:cs="Calibri"/>
                <w:color w:val="000000"/>
                <w:sz w:val="22"/>
                <w:szCs w:val="22"/>
              </w:rPr>
            </w:pPr>
          </w:p>
        </w:tc>
      </w:tr>
    </w:tbl>
    <w:p w:rsidR="00A86908" w:rsidP="00A86908" w:rsidRDefault="00A86908" w14:paraId="0E2623C3" w14:textId="77777777">
      <w:pPr>
        <w:jc w:val="both"/>
        <w:rPr>
          <w:rFonts w:ascii="Calibri" w:hAnsi="Calibri" w:cs="Calibri"/>
        </w:rPr>
      </w:pPr>
    </w:p>
    <w:p w:rsidR="00A86908" w:rsidP="00A86908" w:rsidRDefault="00A86908" w14:paraId="183AFC94" w14:textId="258C3050">
      <w:pPr>
        <w:jc w:val="both"/>
        <w:rPr>
          <w:rFonts w:ascii="Calibri" w:hAnsi="Calibri" w:cs="Calibri"/>
        </w:rPr>
      </w:pPr>
      <w:r>
        <w:rPr>
          <w:rFonts w:ascii="Calibri" w:hAnsi="Calibri" w:cs="Calibri"/>
        </w:rPr>
        <w:t>Il servizio restituisce le seguenti informazioni:</w:t>
      </w:r>
    </w:p>
    <w:p w:rsidR="00A86908" w:rsidP="00842DA3" w:rsidRDefault="00A86908" w14:paraId="29F88538"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Pr="00A84F0B" w:rsidR="00A86908" w:rsidP="00842DA3" w:rsidRDefault="00A86908" w14:paraId="41CF7591" w14:textId="77777777">
      <w:pPr>
        <w:pStyle w:val="ListParagraph"/>
        <w:numPr>
          <w:ilvl w:val="0"/>
          <w:numId w:val="22"/>
        </w:numPr>
        <w:jc w:val="both"/>
        <w:rPr>
          <w:rFonts w:ascii="Calibri" w:hAnsi="Calibri" w:cs="Calibri"/>
        </w:rPr>
      </w:pPr>
      <w:r>
        <w:rPr>
          <w:rFonts w:ascii="Calibri" w:hAnsi="Calibri" w:cs="Calibri"/>
        </w:rPr>
        <w:t>Punteggio</w:t>
      </w:r>
      <w:r w:rsidRPr="00A84F0B">
        <w:rPr>
          <w:rFonts w:ascii="Calibri" w:hAnsi="Calibri" w:cs="Calibri"/>
        </w:rPr>
        <w:t xml:space="preserve">: obbligatorio, </w:t>
      </w:r>
      <w:r>
        <w:rPr>
          <w:rFonts w:ascii="Calibri" w:hAnsi="Calibri" w:cs="Calibri"/>
        </w:rPr>
        <w:t>numero intero</w:t>
      </w:r>
    </w:p>
    <w:p w:rsidR="00A86908" w:rsidP="00842DA3" w:rsidRDefault="00A86908" w14:paraId="4EDE0EB2" w14:textId="77777777">
      <w:pPr>
        <w:pStyle w:val="ListParagraph"/>
        <w:numPr>
          <w:ilvl w:val="0"/>
          <w:numId w:val="22"/>
        </w:numPr>
        <w:jc w:val="both"/>
        <w:rPr>
          <w:rFonts w:ascii="Calibri" w:hAnsi="Calibri" w:cs="Calibri"/>
        </w:rPr>
      </w:pPr>
      <w:r>
        <w:rPr>
          <w:rFonts w:ascii="Calibri" w:hAnsi="Calibri" w:cs="Calibri"/>
        </w:rPr>
        <w:t>User_name: obbligatorio, stringa 100</w:t>
      </w:r>
    </w:p>
    <w:p w:rsidR="00E219D6" w:rsidP="0055399E" w:rsidRDefault="00E219D6" w14:paraId="5980D770" w14:textId="1992260E">
      <w:pPr>
        <w:pStyle w:val="Heading4"/>
      </w:pPr>
      <w:bookmarkStart w:name="_Toc222417354" w:id="183"/>
      <w:r>
        <w:t>RF01-04-08 – Cancellazione fisica della decurtazione in bozza</w:t>
      </w:r>
      <w:bookmarkEnd w:id="183"/>
      <w:r>
        <w:t xml:space="preserve"> </w:t>
      </w:r>
    </w:p>
    <w:p w:rsidR="00A15052" w:rsidP="00A15052" w:rsidRDefault="00A15052" w14:paraId="29D7AA5F" w14:textId="77777777">
      <w:pPr>
        <w:jc w:val="both"/>
        <w:rPr>
          <w:rFonts w:ascii="Calibri" w:hAnsi="Calibri" w:cs="Calibri"/>
        </w:rPr>
      </w:pPr>
      <w:r>
        <w:rPr>
          <w:rFonts w:ascii="Calibri" w:hAnsi="Calibri" w:cs="Calibri"/>
        </w:rPr>
        <w:t>Solo l’utente che ha creato una decurtazione in bozza deve poterla cancellare fisicamente. Deve essere realizzato un nuovo servizio nell’ambito delle decurtazioni.</w:t>
      </w:r>
    </w:p>
    <w:p w:rsidR="00A15052" w:rsidP="00A15052" w:rsidRDefault="00A15052" w14:paraId="51AFBDC0" w14:textId="77777777">
      <w:pPr>
        <w:jc w:val="both"/>
        <w:rPr>
          <w:rFonts w:ascii="Calibri" w:hAnsi="Calibri" w:cs="Calibri"/>
        </w:rPr>
      </w:pPr>
      <w:r>
        <w:rPr>
          <w:rFonts w:ascii="Calibri" w:hAnsi="Calibri" w:cs="Calibri"/>
        </w:rPr>
        <w:t>Il servizio prevede i seguenti parametri di input:</w:t>
      </w:r>
    </w:p>
    <w:p w:rsidRPr="005B1390" w:rsidR="00A15052" w:rsidP="00842DA3" w:rsidRDefault="00A15052" w14:paraId="5E0F5447" w14:textId="77777777">
      <w:pPr>
        <w:pStyle w:val="ListParagraph"/>
        <w:numPr>
          <w:ilvl w:val="0"/>
          <w:numId w:val="22"/>
        </w:numPr>
        <w:jc w:val="both"/>
        <w:rPr>
          <w:rFonts w:ascii="Calibri" w:hAnsi="Calibri" w:cs="Calibri"/>
        </w:rPr>
      </w:pPr>
      <w:r>
        <w:rPr>
          <w:rFonts w:ascii="Calibri" w:hAnsi="Calibri" w:cs="Calibri"/>
        </w:rPr>
        <w:t xml:space="preserve">Identificativo Decurtazione:  </w:t>
      </w:r>
      <w:r w:rsidRPr="005B1390">
        <w:rPr>
          <w:rFonts w:ascii="Calibri" w:hAnsi="Calibri" w:cs="Calibri"/>
        </w:rPr>
        <w:t xml:space="preserve">obbligatorio, </w:t>
      </w:r>
      <w:r>
        <w:rPr>
          <w:rFonts w:ascii="Calibri" w:hAnsi="Calibri" w:cs="Calibri"/>
        </w:rPr>
        <w:t>numero intero</w:t>
      </w:r>
    </w:p>
    <w:p w:rsidRPr="005B1390" w:rsidR="00A15052" w:rsidP="00842DA3" w:rsidRDefault="00A15052" w14:paraId="0D21065B"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A15052" w:rsidP="00A15052" w:rsidRDefault="00A15052" w14:paraId="46FD8D60" w14:textId="77777777">
      <w:pPr>
        <w:jc w:val="both"/>
        <w:rPr>
          <w:rFonts w:ascii="Calibri" w:hAnsi="Calibri" w:cs="Calibri"/>
        </w:rPr>
      </w:pPr>
    </w:p>
    <w:p w:rsidR="00A15052" w:rsidP="00A15052" w:rsidRDefault="00A15052" w14:paraId="08257E2F" w14:textId="77777777">
      <w:pPr>
        <w:jc w:val="both"/>
        <w:rPr>
          <w:rFonts w:ascii="Calibri" w:hAnsi="Calibri" w:cs="Calibri"/>
        </w:rPr>
      </w:pPr>
      <w:r>
        <w:rPr>
          <w:rFonts w:ascii="Calibri" w:hAnsi="Calibri" w:cs="Calibri"/>
        </w:rPr>
        <w:t xml:space="preserve">Il servizio </w:t>
      </w:r>
    </w:p>
    <w:p w:rsidR="00C81ACF" w:rsidP="00842DA3" w:rsidRDefault="00C81ACF" w14:paraId="6FB70C47" w14:textId="77777777">
      <w:pPr>
        <w:pStyle w:val="ListParagraph"/>
        <w:numPr>
          <w:ilvl w:val="0"/>
          <w:numId w:val="22"/>
        </w:numPr>
        <w:jc w:val="both"/>
        <w:rPr>
          <w:rFonts w:ascii="Calibri" w:hAnsi="Calibri" w:cs="Calibri"/>
        </w:rPr>
      </w:pPr>
      <w:r>
        <w:rPr>
          <w:rFonts w:ascii="Calibri" w:hAnsi="Calibri" w:cs="Calibri"/>
        </w:rPr>
        <w:t>verifica che l’utente che sta cancellando la decurtazione coincide con l’utente creatore</w:t>
      </w:r>
    </w:p>
    <w:p w:rsidRPr="00E219D6" w:rsidR="00E219D6" w:rsidP="00842DA3" w:rsidRDefault="00C81ACF" w14:paraId="042DE234" w14:textId="6FFE170F">
      <w:pPr>
        <w:pStyle w:val="ListParagraph"/>
        <w:numPr>
          <w:ilvl w:val="0"/>
          <w:numId w:val="22"/>
        </w:numPr>
        <w:jc w:val="both"/>
        <w:rPr>
          <w:rFonts w:ascii="Calibri" w:hAnsi="Calibri" w:cs="Calibri"/>
        </w:rPr>
      </w:pPr>
      <w:r>
        <w:rPr>
          <w:rFonts w:ascii="Calibri" w:hAnsi="Calibri" w:cs="Calibri"/>
        </w:rPr>
        <w:t xml:space="preserve">in caso affermativo, il servizio </w:t>
      </w:r>
      <w:r w:rsidR="00A15052">
        <w:rPr>
          <w:rFonts w:ascii="Calibri" w:hAnsi="Calibri" w:cs="Calibri"/>
        </w:rPr>
        <w:t>cancella fisicamente la decurtazione in bozza</w:t>
      </w:r>
    </w:p>
    <w:p w:rsidRPr="00C81ACF" w:rsidR="00C81ACF" w:rsidP="00842DA3" w:rsidRDefault="00C81ACF" w14:paraId="5D2C5C63" w14:textId="25FA505E">
      <w:pPr>
        <w:pStyle w:val="ListParagraph"/>
        <w:numPr>
          <w:ilvl w:val="0"/>
          <w:numId w:val="22"/>
        </w:numPr>
        <w:jc w:val="both"/>
        <w:rPr>
          <w:rFonts w:ascii="Calibri" w:hAnsi="Calibri" w:cs="Calibri"/>
        </w:rPr>
      </w:pPr>
      <w:r>
        <w:rPr>
          <w:rFonts w:ascii="Calibri" w:hAnsi="Calibri" w:cs="Calibri"/>
        </w:rPr>
        <w:t>altrimenti restituisce il messaggio “Utente non autorizzato”</w:t>
      </w:r>
    </w:p>
    <w:p w:rsidR="00F826B3" w:rsidP="0055399E" w:rsidRDefault="009E3887" w14:paraId="6C2B5968" w14:textId="4C105A72">
      <w:pPr>
        <w:pStyle w:val="Heading4"/>
      </w:pPr>
      <w:bookmarkStart w:name="_Toc222417355" w:id="184"/>
      <w:r>
        <w:t>RF01-0</w:t>
      </w:r>
      <w:r w:rsidR="00614544">
        <w:t>4</w:t>
      </w:r>
      <w:r>
        <w:t>-</w:t>
      </w:r>
      <w:r w:rsidR="00F826B3">
        <w:t>0</w:t>
      </w:r>
      <w:r w:rsidR="00433904">
        <w:t>9</w:t>
      </w:r>
      <w:r>
        <w:t xml:space="preserve"> – </w:t>
      </w:r>
      <w:r w:rsidR="00F826B3">
        <w:t xml:space="preserve">Carica Documenti Allegati alla Decurtazione </w:t>
      </w:r>
      <w:r w:rsidR="007F1515">
        <w:t>- deprecato</w:t>
      </w:r>
      <w:bookmarkEnd w:id="184"/>
    </w:p>
    <w:p w:rsidR="00D800EB" w:rsidP="00F826B3" w:rsidRDefault="00F826B3" w14:paraId="24B41419" w14:textId="3285B7D2">
      <w:pPr>
        <w:jc w:val="both"/>
        <w:rPr>
          <w:rFonts w:asciiTheme="minorHAnsi" w:hAnsiTheme="minorHAnsi" w:cstheme="minorHAnsi"/>
        </w:rPr>
      </w:pPr>
      <w:r>
        <w:rPr>
          <w:rFonts w:asciiTheme="minorHAnsi" w:hAnsiTheme="minorHAnsi" w:cstheme="minorHAnsi"/>
        </w:rPr>
        <w:t xml:space="preserve">L’utente deve poter allegare più di un documento alla decurtazione. Gli allegati </w:t>
      </w:r>
      <w:r w:rsidR="004503FB">
        <w:rPr>
          <w:rFonts w:asciiTheme="minorHAnsi" w:hAnsiTheme="minorHAnsi" w:cstheme="minorHAnsi"/>
        </w:rPr>
        <w:t xml:space="preserve">devono essere in </w:t>
      </w:r>
      <w:r w:rsidR="00240D61">
        <w:rPr>
          <w:rFonts w:asciiTheme="minorHAnsi" w:hAnsiTheme="minorHAnsi" w:cstheme="minorHAnsi"/>
        </w:rPr>
        <w:t xml:space="preserve">un </w:t>
      </w:r>
      <w:r w:rsidR="004503FB">
        <w:rPr>
          <w:rFonts w:asciiTheme="minorHAnsi" w:hAnsiTheme="minorHAnsi" w:cstheme="minorHAnsi"/>
        </w:rPr>
        <w:t xml:space="preserve">formato </w:t>
      </w:r>
      <w:r w:rsidR="00240D61">
        <w:rPr>
          <w:rFonts w:asciiTheme="minorHAnsi" w:hAnsiTheme="minorHAnsi" w:cstheme="minorHAnsi"/>
        </w:rPr>
        <w:t>ammesso (</w:t>
      </w:r>
      <w:r w:rsidR="00DB72D7">
        <w:rPr>
          <w:rFonts w:asciiTheme="minorHAnsi" w:hAnsiTheme="minorHAnsi" w:cstheme="minorHAnsi"/>
        </w:rPr>
        <w:t>da configurazione)</w:t>
      </w:r>
      <w:r w:rsidR="004503FB">
        <w:rPr>
          <w:rFonts w:asciiTheme="minorHAnsi" w:hAnsiTheme="minorHAnsi" w:cstheme="minorHAnsi"/>
        </w:rPr>
        <w:t xml:space="preserve"> e </w:t>
      </w:r>
      <w:r w:rsidR="00D800EB">
        <w:rPr>
          <w:rFonts w:asciiTheme="minorHAnsi" w:hAnsiTheme="minorHAnsi" w:cstheme="minorHAnsi"/>
        </w:rPr>
        <w:t>non possono superare un valore soglia</w:t>
      </w:r>
      <w:r w:rsidR="00730162">
        <w:rPr>
          <w:rFonts w:asciiTheme="minorHAnsi" w:hAnsiTheme="minorHAnsi" w:cstheme="minorHAnsi"/>
        </w:rPr>
        <w:t xml:space="preserve"> (da configurazione)</w:t>
      </w:r>
      <w:r w:rsidR="00D800EB">
        <w:rPr>
          <w:rFonts w:asciiTheme="minorHAnsi" w:hAnsiTheme="minorHAnsi" w:cstheme="minorHAnsi"/>
        </w:rPr>
        <w:t>.</w:t>
      </w:r>
    </w:p>
    <w:p w:rsidR="00F826B3" w:rsidP="00F826B3" w:rsidRDefault="00F826B3" w14:paraId="5611EB0F" w14:textId="2B73CF83">
      <w:pPr>
        <w:jc w:val="both"/>
        <w:rPr>
          <w:rFonts w:ascii="Calibri" w:hAnsi="Calibri" w:cs="Calibri"/>
        </w:rPr>
      </w:pPr>
      <w:r>
        <w:rPr>
          <w:rFonts w:ascii="Calibri" w:hAnsi="Calibri" w:cs="Calibri"/>
        </w:rPr>
        <w:t>Deve essere realizzato un nuovo servizio nell’ambito delle decurtazioni.</w:t>
      </w:r>
    </w:p>
    <w:p w:rsidR="00F826B3" w:rsidP="00F826B3" w:rsidRDefault="00F826B3" w14:paraId="08737718" w14:textId="77777777">
      <w:pPr>
        <w:jc w:val="both"/>
        <w:rPr>
          <w:rFonts w:ascii="Calibri" w:hAnsi="Calibri" w:cs="Calibri"/>
        </w:rPr>
      </w:pPr>
      <w:r>
        <w:rPr>
          <w:rFonts w:ascii="Calibri" w:hAnsi="Calibri" w:cs="Calibri"/>
        </w:rPr>
        <w:t>Il servizio prevede i seguenti parametri di input:</w:t>
      </w:r>
    </w:p>
    <w:p w:rsidR="00F826B3" w:rsidP="00842DA3" w:rsidRDefault="00F826B3" w14:paraId="53055CA9"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006631E7" w:rsidP="00842DA3" w:rsidRDefault="006631E7" w14:paraId="1BD404B2" w14:textId="138E3EA1">
      <w:pPr>
        <w:pStyle w:val="ListParagraph"/>
        <w:numPr>
          <w:ilvl w:val="0"/>
          <w:numId w:val="22"/>
        </w:numPr>
        <w:jc w:val="both"/>
        <w:rPr>
          <w:rFonts w:ascii="Calibri" w:hAnsi="Calibri" w:cs="Calibri"/>
        </w:rPr>
      </w:pPr>
      <w:r w:rsidRPr="00A84F0B">
        <w:rPr>
          <w:rFonts w:ascii="Calibri" w:hAnsi="Calibri" w:cs="Calibri"/>
        </w:rPr>
        <w:t xml:space="preserve">Codice </w:t>
      </w:r>
      <w:r>
        <w:rPr>
          <w:rFonts w:ascii="Calibri" w:hAnsi="Calibri" w:cs="Calibri"/>
        </w:rPr>
        <w:t>Atto</w:t>
      </w:r>
      <w:r w:rsidRPr="00A84F0B">
        <w:rPr>
          <w:rFonts w:ascii="Calibri" w:hAnsi="Calibri" w:cs="Calibri"/>
        </w:rPr>
        <w:t xml:space="preserve">: facoltativo, stringa </w:t>
      </w:r>
    </w:p>
    <w:p w:rsidR="006631E7" w:rsidP="00842DA3" w:rsidRDefault="006631E7" w14:paraId="2FC4D650" w14:textId="77777777">
      <w:pPr>
        <w:pStyle w:val="ListParagraph"/>
        <w:numPr>
          <w:ilvl w:val="0"/>
          <w:numId w:val="22"/>
        </w:numPr>
        <w:jc w:val="both"/>
        <w:rPr>
          <w:rFonts w:ascii="Calibri" w:hAnsi="Calibri" w:cs="Calibri"/>
        </w:rPr>
      </w:pPr>
      <w:r>
        <w:rPr>
          <w:rFonts w:ascii="Calibri" w:hAnsi="Calibri" w:cs="Calibri"/>
        </w:rPr>
        <w:t>Data Atto, obbligatorio, data</w:t>
      </w:r>
    </w:p>
    <w:p w:rsidR="006631E7" w:rsidP="00842DA3" w:rsidRDefault="006631E7" w14:paraId="2D5E9700" w14:textId="77777777">
      <w:pPr>
        <w:pStyle w:val="ListParagraph"/>
        <w:numPr>
          <w:ilvl w:val="0"/>
          <w:numId w:val="22"/>
        </w:numPr>
        <w:jc w:val="both"/>
        <w:rPr>
          <w:rFonts w:ascii="Calibri" w:hAnsi="Calibri" w:cs="Calibri"/>
        </w:rPr>
      </w:pPr>
      <w:r>
        <w:rPr>
          <w:rFonts w:ascii="Calibri" w:hAnsi="Calibri" w:cs="Calibri"/>
        </w:rPr>
        <w:t>Identificativo Ente: obbligatorio, numero intero</w:t>
      </w:r>
    </w:p>
    <w:p w:rsidRPr="00A84F0B" w:rsidR="006631E7" w:rsidP="00842DA3" w:rsidRDefault="006631E7" w14:paraId="20D3AFF9" w14:textId="77777777">
      <w:pPr>
        <w:pStyle w:val="ListParagraph"/>
        <w:numPr>
          <w:ilvl w:val="0"/>
          <w:numId w:val="22"/>
        </w:numPr>
        <w:jc w:val="both"/>
        <w:rPr>
          <w:rFonts w:ascii="Calibri" w:hAnsi="Calibri" w:cs="Calibri"/>
        </w:rPr>
      </w:pPr>
      <w:r>
        <w:rPr>
          <w:rFonts w:ascii="Calibri" w:hAnsi="Calibri" w:cs="Calibri"/>
        </w:rPr>
        <w:t>Identificativo Tipologia Atto: obbligatorio, numero intero</w:t>
      </w:r>
    </w:p>
    <w:p w:rsidRPr="00A84F0B" w:rsidR="00EA3E0F" w:rsidP="00842DA3" w:rsidRDefault="00C16AB5" w14:paraId="0D54BCF9" w14:textId="6334F247">
      <w:pPr>
        <w:pStyle w:val="ListParagraph"/>
        <w:numPr>
          <w:ilvl w:val="0"/>
          <w:numId w:val="22"/>
        </w:numPr>
        <w:jc w:val="both"/>
        <w:rPr>
          <w:rFonts w:ascii="Calibri" w:hAnsi="Calibri" w:cs="Calibri"/>
        </w:rPr>
      </w:pPr>
      <w:r>
        <w:rPr>
          <w:rFonts w:ascii="Calibri" w:hAnsi="Calibri" w:cs="Calibri"/>
        </w:rPr>
        <w:t>File Allegato: obbligatorio</w:t>
      </w:r>
    </w:p>
    <w:p w:rsidR="00F826B3" w:rsidP="00842DA3" w:rsidRDefault="00F826B3" w14:paraId="3031D336" w14:textId="77777777">
      <w:pPr>
        <w:pStyle w:val="ListParagraph"/>
        <w:numPr>
          <w:ilvl w:val="0"/>
          <w:numId w:val="22"/>
        </w:numPr>
        <w:jc w:val="both"/>
        <w:rPr>
          <w:rFonts w:ascii="Calibri" w:hAnsi="Calibri" w:cs="Calibri"/>
        </w:rPr>
      </w:pPr>
      <w:r>
        <w:rPr>
          <w:rFonts w:ascii="Calibri" w:hAnsi="Calibri" w:cs="Calibri"/>
        </w:rPr>
        <w:t>User_name: obbligatorio, stringa 100</w:t>
      </w:r>
    </w:p>
    <w:p w:rsidR="00F826B3" w:rsidP="00F826B3" w:rsidRDefault="00F826B3" w14:paraId="02807B03" w14:textId="77777777">
      <w:pPr>
        <w:jc w:val="both"/>
        <w:rPr>
          <w:rFonts w:asciiTheme="minorHAnsi" w:hAnsiTheme="minorHAnsi" w:cstheme="minorHAnsi"/>
        </w:rPr>
      </w:pPr>
    </w:p>
    <w:p w:rsidR="00F826B3" w:rsidP="00F826B3" w:rsidRDefault="00F826B3" w14:paraId="15FBE501" w14:textId="77777777">
      <w:pPr>
        <w:jc w:val="both"/>
        <w:rPr>
          <w:rFonts w:ascii="Calibri" w:hAnsi="Calibri" w:cs="Calibri"/>
        </w:rPr>
      </w:pPr>
      <w:r>
        <w:rPr>
          <w:rFonts w:ascii="Calibri" w:hAnsi="Calibri" w:cs="Calibri"/>
        </w:rPr>
        <w:t xml:space="preserve">Il servizio verifica se l’utente è abilitato alla funzione IAM decurtazione-inserimento </w:t>
      </w:r>
    </w:p>
    <w:p w:rsidR="00F826B3" w:rsidP="00842DA3" w:rsidRDefault="00F826B3" w14:paraId="7B8D12B5"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0010580C" w:rsidP="00842DA3" w:rsidRDefault="0010580C" w14:paraId="02D5ED27" w14:textId="77777777">
      <w:pPr>
        <w:pStyle w:val="ListParagraph"/>
        <w:numPr>
          <w:ilvl w:val="0"/>
          <w:numId w:val="21"/>
        </w:numPr>
        <w:jc w:val="both"/>
        <w:rPr>
          <w:rFonts w:ascii="Calibri" w:hAnsi="Calibri" w:cs="Calibri"/>
        </w:rPr>
      </w:pPr>
      <w:r w:rsidRPr="0006730B">
        <w:rPr>
          <w:rFonts w:ascii="Calibri" w:hAnsi="Calibri" w:cs="Calibri"/>
        </w:rPr>
        <w:t xml:space="preserve">se l’utente è abilitato il servizio </w:t>
      </w:r>
      <w:r>
        <w:rPr>
          <w:rFonts w:ascii="Calibri" w:hAnsi="Calibri" w:cs="Calibri"/>
        </w:rPr>
        <w:t>verifica che la dimensione ed il formato rispettino la configurazione, se non sono rispettati il servizio restituisce il codice esito 202 – Formato o dimensione non conformi</w:t>
      </w:r>
    </w:p>
    <w:p w:rsidRPr="0006730B" w:rsidR="0010580C" w:rsidP="00842DA3" w:rsidRDefault="0010580C" w14:paraId="63F7AFE2" w14:textId="77777777">
      <w:pPr>
        <w:pStyle w:val="ListParagraph"/>
        <w:numPr>
          <w:ilvl w:val="0"/>
          <w:numId w:val="21"/>
        </w:numPr>
        <w:jc w:val="both"/>
        <w:rPr>
          <w:rFonts w:ascii="Calibri" w:hAnsi="Calibri" w:cs="Calibri"/>
        </w:rPr>
      </w:pPr>
      <w:r>
        <w:rPr>
          <w:rFonts w:ascii="Calibri" w:hAnsi="Calibri" w:cs="Calibri"/>
        </w:rPr>
        <w:t xml:space="preserve">altrimenti il servizio </w:t>
      </w:r>
      <w:r w:rsidRPr="0006730B">
        <w:rPr>
          <w:rFonts w:ascii="Calibri" w:hAnsi="Calibri" w:cs="Calibri"/>
        </w:rPr>
        <w:t>inserisce il file allegato nello storage ed il riferimento al file  nel database</w:t>
      </w:r>
    </w:p>
    <w:p w:rsidR="007F1515" w:rsidP="0055399E" w:rsidRDefault="007F1515" w14:paraId="682C8B60" w14:textId="70A4D1D7">
      <w:pPr>
        <w:pStyle w:val="Heading4"/>
      </w:pPr>
      <w:bookmarkStart w:name="_Toc222417356" w:id="185"/>
      <w:r>
        <w:t>RF01-04-</w:t>
      </w:r>
      <w:r w:rsidR="000B3CC2">
        <w:t>10</w:t>
      </w:r>
      <w:r>
        <w:t xml:space="preserve"> – </w:t>
      </w:r>
      <w:r w:rsidR="00343F60">
        <w:t>Controllo</w:t>
      </w:r>
      <w:r>
        <w:t xml:space="preserve"> Nuova Decurtazione</w:t>
      </w:r>
      <w:bookmarkEnd w:id="185"/>
    </w:p>
    <w:p w:rsidRPr="007F1515" w:rsidR="007F1515" w:rsidP="007F1515" w:rsidRDefault="005711D8" w14:paraId="74D472C0" w14:textId="43090EDB">
      <w:pPr>
        <w:jc w:val="both"/>
        <w:rPr>
          <w:rFonts w:ascii="Calibri" w:hAnsi="Calibri" w:cs="Calibri"/>
        </w:rPr>
      </w:pPr>
      <w:r>
        <w:rPr>
          <w:rFonts w:ascii="Calibri" w:hAnsi="Calibri" w:cs="Calibri"/>
        </w:rPr>
        <w:t xml:space="preserve">L’utente non deve poter creare una nuova Decurtazione </w:t>
      </w:r>
      <w:r w:rsidR="00667C96">
        <w:rPr>
          <w:rFonts w:ascii="Calibri" w:hAnsi="Calibri" w:cs="Calibri"/>
        </w:rPr>
        <w:t xml:space="preserve">per la stessa patente </w:t>
      </w:r>
      <w:r w:rsidR="0069060A">
        <w:rPr>
          <w:rFonts w:ascii="Calibri" w:hAnsi="Calibri" w:cs="Calibri"/>
        </w:rPr>
        <w:t>se ne è presente già una in stato bozz</w:t>
      </w:r>
      <w:r w:rsidR="00E557F1">
        <w:rPr>
          <w:rFonts w:ascii="Calibri" w:hAnsi="Calibri" w:cs="Calibri"/>
        </w:rPr>
        <w:t>a</w:t>
      </w:r>
      <w:r w:rsidR="00667C96">
        <w:rPr>
          <w:rFonts w:ascii="Calibri" w:hAnsi="Calibri" w:cs="Calibri"/>
        </w:rPr>
        <w:t xml:space="preserve"> </w:t>
      </w:r>
    </w:p>
    <w:p w:rsidR="00E85DE8" w:rsidP="00E85DE8" w:rsidRDefault="00E85DE8" w14:paraId="51AF4512" w14:textId="77777777">
      <w:pPr>
        <w:jc w:val="both"/>
        <w:rPr>
          <w:rFonts w:ascii="Calibri" w:hAnsi="Calibri" w:cs="Calibri"/>
        </w:rPr>
      </w:pPr>
      <w:r>
        <w:rPr>
          <w:rFonts w:ascii="Calibri" w:hAnsi="Calibri" w:cs="Calibri"/>
        </w:rPr>
        <w:t>Deve essere realizzato un nuovo servizio nell’ambito delle decurtazioni.</w:t>
      </w:r>
    </w:p>
    <w:p w:rsidR="00E85DE8" w:rsidP="00E85DE8" w:rsidRDefault="00E85DE8" w14:paraId="4BF9A9BE" w14:textId="77777777">
      <w:pPr>
        <w:jc w:val="both"/>
        <w:rPr>
          <w:rFonts w:ascii="Calibri" w:hAnsi="Calibri" w:cs="Calibri"/>
        </w:rPr>
      </w:pPr>
      <w:r>
        <w:rPr>
          <w:rFonts w:ascii="Calibri" w:hAnsi="Calibri" w:cs="Calibri"/>
        </w:rPr>
        <w:t>Il servizio prevede i seguenti parametri di input:</w:t>
      </w:r>
    </w:p>
    <w:p w:rsidRPr="005B1390" w:rsidR="00E85DE8" w:rsidP="00842DA3" w:rsidRDefault="00E85DE8" w14:paraId="43F1C593"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p>
    <w:p w:rsidR="00026FB6" w:rsidP="00BA57B5" w:rsidRDefault="00BA57B5" w14:paraId="57FE5F01" w14:textId="77777777">
      <w:pPr>
        <w:jc w:val="both"/>
        <w:rPr>
          <w:rFonts w:ascii="Calibri" w:hAnsi="Calibri" w:cs="Calibri"/>
        </w:rPr>
      </w:pPr>
      <w:r>
        <w:rPr>
          <w:rFonts w:ascii="Calibri" w:hAnsi="Calibri" w:cs="Calibri"/>
        </w:rPr>
        <w:t xml:space="preserve">Il servizio </w:t>
      </w:r>
      <w:r w:rsidR="001B7DA3">
        <w:rPr>
          <w:rFonts w:ascii="Calibri" w:hAnsi="Calibri" w:cs="Calibri"/>
        </w:rPr>
        <w:t>restituisce</w:t>
      </w:r>
      <w:r>
        <w:rPr>
          <w:rFonts w:ascii="Calibri" w:hAnsi="Calibri" w:cs="Calibri"/>
        </w:rPr>
        <w:t xml:space="preserve"> </w:t>
      </w:r>
      <w:r w:rsidR="003F6B8A">
        <w:rPr>
          <w:rFonts w:ascii="Calibri" w:hAnsi="Calibri" w:cs="Calibri"/>
        </w:rPr>
        <w:t>il valore</w:t>
      </w:r>
    </w:p>
    <w:p w:rsidRPr="00BA57B5" w:rsidR="00BA57B5" w:rsidP="00842DA3" w:rsidRDefault="00742AE8" w14:paraId="379844E9" w14:textId="120D4219">
      <w:pPr>
        <w:pStyle w:val="ListParagraph"/>
        <w:numPr>
          <w:ilvl w:val="0"/>
          <w:numId w:val="21"/>
        </w:numPr>
        <w:jc w:val="both"/>
        <w:rPr>
          <w:rFonts w:ascii="Calibri" w:hAnsi="Calibri" w:cs="Calibri"/>
        </w:rPr>
      </w:pPr>
      <w:r>
        <w:rPr>
          <w:rFonts w:ascii="Calibri" w:hAnsi="Calibri" w:cs="Calibri"/>
        </w:rPr>
        <w:t>True</w:t>
      </w:r>
      <w:r w:rsidR="00BA57B5">
        <w:rPr>
          <w:rFonts w:ascii="Calibri" w:hAnsi="Calibri" w:cs="Calibri"/>
        </w:rPr>
        <w:t xml:space="preserve"> se l’utente è abilitato </w:t>
      </w:r>
      <w:r w:rsidR="00FF7264">
        <w:rPr>
          <w:rFonts w:ascii="Calibri" w:hAnsi="Calibri" w:cs="Calibri"/>
        </w:rPr>
        <w:t xml:space="preserve">e non </w:t>
      </w:r>
      <w:r w:rsidR="00C93557">
        <w:rPr>
          <w:rFonts w:ascii="Calibri" w:hAnsi="Calibri" w:cs="Calibri"/>
        </w:rPr>
        <w:t xml:space="preserve">esiste </w:t>
      </w:r>
      <w:r w:rsidR="00123FE9">
        <w:rPr>
          <w:rFonts w:ascii="Calibri" w:hAnsi="Calibri" w:cs="Calibri"/>
        </w:rPr>
        <w:t>già un’altra decurtazione in stato bozza per la stessa patente</w:t>
      </w:r>
    </w:p>
    <w:p w:rsidRPr="00BA57B5" w:rsidR="00C2333C" w:rsidP="00842DA3" w:rsidRDefault="00C2333C" w14:paraId="147283E7" w14:textId="0E52FEA6">
      <w:pPr>
        <w:pStyle w:val="ListParagraph"/>
        <w:numPr>
          <w:ilvl w:val="0"/>
          <w:numId w:val="21"/>
        </w:numPr>
        <w:jc w:val="both"/>
        <w:rPr>
          <w:rFonts w:ascii="Calibri" w:hAnsi="Calibri" w:cs="Calibri"/>
        </w:rPr>
      </w:pPr>
      <w:r>
        <w:rPr>
          <w:rFonts w:ascii="Calibri" w:hAnsi="Calibri" w:cs="Calibri"/>
        </w:rPr>
        <w:t>False in tutti gli altri casi</w:t>
      </w:r>
    </w:p>
    <w:p w:rsidRPr="007F1515" w:rsidR="00E85DE8" w:rsidP="007F1515" w:rsidRDefault="00E85DE8" w14:paraId="02C16E40" w14:textId="77777777">
      <w:pPr>
        <w:jc w:val="both"/>
        <w:rPr>
          <w:rFonts w:ascii="Calibri" w:hAnsi="Calibri" w:cs="Calibri"/>
        </w:rPr>
      </w:pPr>
    </w:p>
    <w:p w:rsidR="009E3887" w:rsidP="0055399E" w:rsidRDefault="009E3887" w14:paraId="75CC9FC6" w14:textId="35DB4B9B">
      <w:pPr>
        <w:pStyle w:val="Heading4"/>
      </w:pPr>
      <w:bookmarkStart w:name="_Toc222417357" w:id="186"/>
      <w:r>
        <w:t>RF01-0</w:t>
      </w:r>
      <w:r w:rsidR="00614544">
        <w:t>4</w:t>
      </w:r>
      <w:r>
        <w:t>-</w:t>
      </w:r>
      <w:r w:rsidR="000B3CC2">
        <w:t>11</w:t>
      </w:r>
      <w:r>
        <w:t xml:space="preserve"> – </w:t>
      </w:r>
      <w:r w:rsidR="002E42CE">
        <w:t>Nuova Decurtazione</w:t>
      </w:r>
      <w:bookmarkEnd w:id="186"/>
    </w:p>
    <w:p w:rsidR="00780732" w:rsidP="00780732" w:rsidRDefault="00780732" w14:paraId="4FEC3D21" w14:textId="77777777">
      <w:pPr>
        <w:jc w:val="both"/>
        <w:rPr>
          <w:rFonts w:ascii="Calibri" w:hAnsi="Calibri" w:cs="Calibri"/>
        </w:rPr>
      </w:pPr>
      <w:r>
        <w:rPr>
          <w:rFonts w:ascii="Calibri" w:hAnsi="Calibri" w:cs="Calibri"/>
        </w:rPr>
        <w:t>Deve essere realizzato un nuovo servizio nell’ambito delle decurtazioni.</w:t>
      </w:r>
    </w:p>
    <w:p w:rsidR="00780732" w:rsidP="00780732" w:rsidRDefault="00780732" w14:paraId="34F202D7" w14:textId="77777777">
      <w:pPr>
        <w:jc w:val="both"/>
        <w:rPr>
          <w:rFonts w:ascii="Calibri" w:hAnsi="Calibri" w:cs="Calibri"/>
        </w:rPr>
      </w:pPr>
      <w:r>
        <w:rPr>
          <w:rFonts w:ascii="Calibri" w:hAnsi="Calibri" w:cs="Calibri"/>
        </w:rPr>
        <w:t>Il servizio prevede i seguenti parametri di input:</w:t>
      </w:r>
    </w:p>
    <w:p w:rsidRPr="005B1390" w:rsidR="006A5F77" w:rsidP="00842DA3" w:rsidRDefault="006A5F77" w14:paraId="7E4180F6"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p>
    <w:p w:rsidRPr="00E059C4" w:rsidR="00E059C4" w:rsidP="00842DA3" w:rsidRDefault="00E059C4" w14:paraId="2D11DB04" w14:textId="77777777">
      <w:pPr>
        <w:pStyle w:val="ListParagraph"/>
        <w:numPr>
          <w:ilvl w:val="0"/>
          <w:numId w:val="22"/>
        </w:numPr>
        <w:jc w:val="both"/>
        <w:rPr>
          <w:rFonts w:ascii="Calibri" w:hAnsi="Calibri" w:cs="Calibri"/>
        </w:rPr>
      </w:pPr>
      <w:r w:rsidRPr="00E059C4">
        <w:rPr>
          <w:rFonts w:ascii="Calibri" w:hAnsi="Calibri" w:cs="Calibri"/>
        </w:rPr>
        <w:t>Identificativo Tipologia Atto: obbligatorio, Numero Intero</w:t>
      </w:r>
    </w:p>
    <w:p w:rsidR="00270DEA" w:rsidP="00842DA3" w:rsidRDefault="00270DEA" w14:paraId="1E82CFE6" w14:textId="77777777">
      <w:pPr>
        <w:pStyle w:val="ListParagraph"/>
        <w:numPr>
          <w:ilvl w:val="0"/>
          <w:numId w:val="22"/>
        </w:numPr>
        <w:jc w:val="both"/>
        <w:rPr>
          <w:rFonts w:ascii="Calibri" w:hAnsi="Calibri" w:cs="Calibri"/>
        </w:rPr>
      </w:pPr>
      <w:r w:rsidRPr="00E059C4">
        <w:rPr>
          <w:rFonts w:ascii="Calibri" w:hAnsi="Calibri" w:cs="Calibri"/>
        </w:rPr>
        <w:t>Identificativo Ente: obbligatorio, Numero Intero</w:t>
      </w:r>
    </w:p>
    <w:p w:rsidRPr="00E059C4" w:rsidR="00E059C4" w:rsidP="00842DA3" w:rsidRDefault="00E059C4" w14:paraId="61D56A8A" w14:textId="77777777">
      <w:pPr>
        <w:pStyle w:val="ListParagraph"/>
        <w:numPr>
          <w:ilvl w:val="0"/>
          <w:numId w:val="22"/>
        </w:numPr>
        <w:jc w:val="both"/>
        <w:rPr>
          <w:rFonts w:ascii="Calibri" w:hAnsi="Calibri" w:cs="Calibri"/>
        </w:rPr>
      </w:pPr>
      <w:r w:rsidRPr="00E059C4">
        <w:rPr>
          <w:rFonts w:ascii="Calibri" w:hAnsi="Calibri" w:cs="Calibri"/>
        </w:rPr>
        <w:t>Codice Atto: obbligatorio, stringa 250</w:t>
      </w:r>
    </w:p>
    <w:p w:rsidR="00E059C4" w:rsidP="00842DA3" w:rsidRDefault="00E059C4" w14:paraId="53652D30" w14:textId="77777777">
      <w:pPr>
        <w:pStyle w:val="ListParagraph"/>
        <w:numPr>
          <w:ilvl w:val="0"/>
          <w:numId w:val="22"/>
        </w:numPr>
        <w:jc w:val="both"/>
        <w:rPr>
          <w:rFonts w:ascii="Calibri" w:hAnsi="Calibri" w:cs="Calibri"/>
        </w:rPr>
      </w:pPr>
      <w:r w:rsidRPr="00E059C4">
        <w:rPr>
          <w:rFonts w:ascii="Calibri" w:hAnsi="Calibri" w:cs="Calibri"/>
        </w:rPr>
        <w:t>Data Atto: obbligatorio, data</w:t>
      </w:r>
    </w:p>
    <w:p w:rsidR="00C87453" w:rsidP="00842DA3" w:rsidRDefault="00C87453" w14:paraId="6E3BE4F8" w14:textId="0D0B6A96">
      <w:pPr>
        <w:pStyle w:val="ListParagraph"/>
        <w:numPr>
          <w:ilvl w:val="0"/>
          <w:numId w:val="22"/>
        </w:numPr>
        <w:jc w:val="both"/>
        <w:rPr>
          <w:rFonts w:ascii="Calibri" w:hAnsi="Calibri" w:cs="Calibri"/>
        </w:rPr>
      </w:pPr>
      <w:r>
        <w:rPr>
          <w:rFonts w:ascii="Calibri" w:hAnsi="Calibri" w:cs="Calibri"/>
        </w:rPr>
        <w:t xml:space="preserve">Numero protocollo: </w:t>
      </w:r>
      <w:r w:rsidR="00C65ABA">
        <w:rPr>
          <w:rFonts w:ascii="Calibri" w:hAnsi="Calibri" w:cs="Calibri"/>
        </w:rPr>
        <w:t>facoltativo, stringa100</w:t>
      </w:r>
    </w:p>
    <w:p w:rsidRPr="00E059C4" w:rsidR="00C65ABA" w:rsidP="00842DA3" w:rsidRDefault="00C65ABA" w14:paraId="6EC32714" w14:textId="4C7774C1">
      <w:pPr>
        <w:pStyle w:val="ListParagraph"/>
        <w:numPr>
          <w:ilvl w:val="0"/>
          <w:numId w:val="22"/>
        </w:numPr>
        <w:jc w:val="both"/>
        <w:rPr>
          <w:rFonts w:ascii="Calibri" w:hAnsi="Calibri" w:cs="Calibri"/>
        </w:rPr>
      </w:pPr>
      <w:r>
        <w:rPr>
          <w:rFonts w:ascii="Calibri" w:hAnsi="Calibri" w:cs="Calibri"/>
        </w:rPr>
        <w:t>Data protocollo: facoltativo, data</w:t>
      </w:r>
    </w:p>
    <w:p w:rsidRPr="005B1390" w:rsidR="005567FD" w:rsidP="00842DA3" w:rsidRDefault="005567FD" w14:paraId="4A3F7998"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5567FD" w:rsidP="005567FD" w:rsidRDefault="005567FD" w14:paraId="2973603B" w14:textId="77777777">
      <w:pPr>
        <w:ind w:left="360"/>
        <w:jc w:val="both"/>
        <w:rPr>
          <w:rFonts w:ascii="Calibri" w:hAnsi="Calibri" w:cs="Calibri"/>
        </w:rPr>
      </w:pPr>
    </w:p>
    <w:p w:rsidRPr="00A14451" w:rsidR="00FA4BCD" w:rsidP="00A14451" w:rsidRDefault="00A14451" w14:paraId="78148369" w14:textId="793821DE">
      <w:pPr>
        <w:ind w:left="360"/>
        <w:jc w:val="both"/>
        <w:rPr>
          <w:rFonts w:ascii="Calibri" w:hAnsi="Calibri" w:cs="Calibri"/>
        </w:rPr>
      </w:pPr>
      <w:r>
        <w:rPr>
          <w:rFonts w:ascii="Calibri" w:hAnsi="Calibri" w:cs="Calibri"/>
        </w:rPr>
        <w:t xml:space="preserve">Una lista contenente </w:t>
      </w:r>
    </w:p>
    <w:p w:rsidR="00FA564D" w:rsidP="00842DA3" w:rsidRDefault="00FA564D" w14:paraId="1AF095CF" w14:textId="6BA7C66D">
      <w:pPr>
        <w:pStyle w:val="ListParagraph"/>
        <w:numPr>
          <w:ilvl w:val="0"/>
          <w:numId w:val="22"/>
        </w:numPr>
        <w:jc w:val="both"/>
        <w:rPr>
          <w:rFonts w:ascii="Calibri" w:hAnsi="Calibri" w:cs="Calibri"/>
        </w:rPr>
      </w:pPr>
      <w:r>
        <w:rPr>
          <w:rFonts w:ascii="Calibri" w:hAnsi="Calibri" w:cs="Calibri"/>
        </w:rPr>
        <w:t>Identificativo Fattispecie: obbligatorio, numero intero</w:t>
      </w:r>
    </w:p>
    <w:p w:rsidRPr="009F1CE2" w:rsidR="00EC1AE0" w:rsidP="00842DA3" w:rsidRDefault="00EC1AE0" w14:paraId="356A9444" w14:textId="5C7CFD7A">
      <w:pPr>
        <w:pStyle w:val="ListParagraph"/>
        <w:numPr>
          <w:ilvl w:val="0"/>
          <w:numId w:val="22"/>
        </w:numPr>
        <w:jc w:val="both"/>
        <w:rPr>
          <w:rFonts w:ascii="Calibri" w:hAnsi="Calibri" w:cs="Calibri"/>
          <w:highlight w:val="yellow"/>
        </w:rPr>
      </w:pPr>
      <w:r>
        <w:rPr>
          <w:rFonts w:ascii="Calibri" w:hAnsi="Calibri" w:cs="Calibri"/>
        </w:rPr>
        <w:t xml:space="preserve">Identificativo Tipologia Identificativo Lavoratore: </w:t>
      </w:r>
      <w:r w:rsidR="00720843">
        <w:rPr>
          <w:rFonts w:ascii="Calibri" w:hAnsi="Calibri" w:cs="Calibri"/>
        </w:rPr>
        <w:t>facoltativo</w:t>
      </w:r>
      <w:r w:rsidRPr="00A84F0B">
        <w:rPr>
          <w:rFonts w:ascii="Calibri" w:hAnsi="Calibri" w:cs="Calibri"/>
        </w:rPr>
        <w:t>,</w:t>
      </w:r>
      <w:r>
        <w:rPr>
          <w:rFonts w:ascii="Calibri" w:hAnsi="Calibri" w:cs="Calibri"/>
        </w:rPr>
        <w:t xml:space="preserve"> numero intero, default 1= Codice fiscale se valorizzato il codice fiscale del lavoratore</w:t>
      </w:r>
    </w:p>
    <w:p w:rsidRPr="001651D6" w:rsidR="00EC1AE0" w:rsidP="00842DA3" w:rsidRDefault="00EC1AE0" w14:paraId="54C6C912" w14:textId="3E98DBB4">
      <w:pPr>
        <w:pStyle w:val="ListParagraph"/>
        <w:numPr>
          <w:ilvl w:val="0"/>
          <w:numId w:val="22"/>
        </w:numPr>
        <w:jc w:val="both"/>
        <w:rPr>
          <w:rFonts w:ascii="Calibri" w:hAnsi="Calibri" w:cs="Calibri"/>
          <w:highlight w:val="yellow"/>
        </w:rPr>
      </w:pPr>
      <w:r w:rsidRPr="001651D6">
        <w:rPr>
          <w:rFonts w:ascii="Calibri" w:hAnsi="Calibri" w:cs="Calibri"/>
          <w:highlight w:val="yellow"/>
        </w:rPr>
        <w:t xml:space="preserve">Identificativo Lavoratore: </w:t>
      </w:r>
      <w:r w:rsidR="00720843">
        <w:rPr>
          <w:rFonts w:ascii="Calibri" w:hAnsi="Calibri" w:cs="Calibri"/>
        </w:rPr>
        <w:t>facoltativo</w:t>
      </w:r>
      <w:r w:rsidRPr="001651D6">
        <w:rPr>
          <w:rFonts w:ascii="Calibri" w:hAnsi="Calibri" w:cs="Calibri"/>
          <w:highlight w:val="yellow"/>
        </w:rPr>
        <w:t>,</w:t>
      </w:r>
      <w:r>
        <w:rPr>
          <w:rFonts w:ascii="Calibri" w:hAnsi="Calibri" w:cs="Calibri"/>
          <w:highlight w:val="yellow"/>
        </w:rPr>
        <w:t xml:space="preserve"> </w:t>
      </w:r>
      <w:r w:rsidRPr="001651D6">
        <w:rPr>
          <w:rFonts w:ascii="Calibri" w:hAnsi="Calibri" w:cs="Calibri"/>
          <w:highlight w:val="yellow"/>
        </w:rPr>
        <w:t>stringa 100</w:t>
      </w:r>
    </w:p>
    <w:p w:rsidRPr="00A84F0B" w:rsidR="0083016D" w:rsidP="00842DA3" w:rsidRDefault="0083016D" w14:paraId="37DEC48C" w14:textId="43B823F4">
      <w:pPr>
        <w:pStyle w:val="ListParagraph"/>
        <w:numPr>
          <w:ilvl w:val="0"/>
          <w:numId w:val="22"/>
        </w:numPr>
        <w:jc w:val="both"/>
        <w:rPr>
          <w:rFonts w:ascii="Calibri" w:hAnsi="Calibri" w:cs="Calibri"/>
        </w:rPr>
      </w:pPr>
      <w:r w:rsidRPr="00A84F0B">
        <w:rPr>
          <w:rFonts w:ascii="Calibri" w:hAnsi="Calibri" w:cs="Calibri"/>
        </w:rPr>
        <w:t xml:space="preserve">Data di inizio del periodo in cui è stato commesso l’illecito: </w:t>
      </w:r>
      <w:r w:rsidR="00720843">
        <w:rPr>
          <w:rFonts w:ascii="Calibri" w:hAnsi="Calibri" w:cs="Calibri"/>
        </w:rPr>
        <w:t>facoltativo</w:t>
      </w:r>
      <w:r w:rsidRPr="00A84F0B">
        <w:rPr>
          <w:rFonts w:ascii="Calibri" w:hAnsi="Calibri" w:cs="Calibri"/>
        </w:rPr>
        <w:t>, data</w:t>
      </w:r>
    </w:p>
    <w:p w:rsidR="001102B6" w:rsidP="001102B6" w:rsidRDefault="001102B6" w14:paraId="17E0B2BD" w14:textId="77777777">
      <w:pPr>
        <w:jc w:val="both"/>
        <w:rPr>
          <w:rFonts w:ascii="Calibri" w:hAnsi="Calibri" w:cs="Calibri"/>
        </w:rPr>
      </w:pPr>
    </w:p>
    <w:p w:rsidR="00D56AC5" w:rsidP="00D56AC5" w:rsidRDefault="00D56AC5" w14:paraId="2167FC4A" w14:textId="77777777">
      <w:pPr>
        <w:jc w:val="both"/>
        <w:rPr>
          <w:rFonts w:ascii="Calibri" w:hAnsi="Calibri" w:cs="Calibri"/>
        </w:rPr>
      </w:pPr>
      <w:r>
        <w:rPr>
          <w:rFonts w:ascii="Calibri" w:hAnsi="Calibri" w:cs="Calibri"/>
        </w:rPr>
        <w:t xml:space="preserve">Il servizio verifica se l’utente è abilitato alla funzione IAM decurtazione-inserimento </w:t>
      </w:r>
    </w:p>
    <w:p w:rsidR="00D56AC5" w:rsidP="00842DA3" w:rsidRDefault="00D56AC5" w14:paraId="2D4654C9"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00411870" w:rsidP="00842DA3" w:rsidRDefault="00D56AC5" w14:paraId="3A4D90A8" w14:textId="77777777">
      <w:pPr>
        <w:pStyle w:val="ListParagraph"/>
        <w:numPr>
          <w:ilvl w:val="0"/>
          <w:numId w:val="21"/>
        </w:numPr>
        <w:jc w:val="both"/>
        <w:rPr>
          <w:rFonts w:ascii="Calibri" w:hAnsi="Calibri" w:cs="Calibri"/>
        </w:rPr>
      </w:pPr>
      <w:r w:rsidRPr="00F438DE">
        <w:rPr>
          <w:rFonts w:ascii="Calibri" w:hAnsi="Calibri" w:cs="Calibri"/>
        </w:rPr>
        <w:t xml:space="preserve">se l’utente è abilitato </w:t>
      </w:r>
      <w:r>
        <w:rPr>
          <w:rFonts w:ascii="Calibri" w:hAnsi="Calibri" w:cs="Calibri"/>
        </w:rPr>
        <w:t xml:space="preserve">il servizio </w:t>
      </w:r>
    </w:p>
    <w:p w:rsidR="0063022E" w:rsidP="00842DA3" w:rsidRDefault="0063022E" w14:paraId="1B38F016" w14:textId="77777777">
      <w:pPr>
        <w:pStyle w:val="ListParagraph"/>
        <w:numPr>
          <w:ilvl w:val="1"/>
          <w:numId w:val="21"/>
        </w:numPr>
        <w:jc w:val="both"/>
        <w:rPr>
          <w:rFonts w:ascii="Calibri" w:hAnsi="Calibri" w:cs="Calibri"/>
        </w:rPr>
      </w:pPr>
      <w:r>
        <w:rPr>
          <w:rFonts w:ascii="Calibri" w:hAnsi="Calibri" w:cs="Calibri"/>
        </w:rPr>
        <w:t xml:space="preserve">se esiste un’altra decurtazione in bozza per la stessa patente il servizio restituisce un elenco contenente il codice decurtazione e l’utente che ha inserito la decurtazione </w:t>
      </w:r>
    </w:p>
    <w:p w:rsidR="009349E2" w:rsidP="00842DA3" w:rsidRDefault="00411870" w14:paraId="7E7BD60A" w14:textId="4F8AEB4A">
      <w:pPr>
        <w:pStyle w:val="ListParagraph"/>
        <w:numPr>
          <w:ilvl w:val="1"/>
          <w:numId w:val="21"/>
        </w:numPr>
        <w:jc w:val="both"/>
        <w:rPr>
          <w:rFonts w:ascii="Calibri" w:hAnsi="Calibri" w:cs="Calibri"/>
        </w:rPr>
      </w:pPr>
      <w:r>
        <w:rPr>
          <w:rFonts w:ascii="Calibri" w:hAnsi="Calibri" w:cs="Calibri"/>
        </w:rPr>
        <w:t>verifica che l</w:t>
      </w:r>
      <w:r w:rsidR="00FB20DE">
        <w:rPr>
          <w:rFonts w:ascii="Calibri" w:hAnsi="Calibri" w:cs="Calibri"/>
        </w:rPr>
        <w:t>’</w:t>
      </w:r>
      <w:r>
        <w:rPr>
          <w:rFonts w:ascii="Calibri" w:hAnsi="Calibri" w:cs="Calibri"/>
        </w:rPr>
        <w:t>a</w:t>
      </w:r>
      <w:r w:rsidR="00FB20DE">
        <w:rPr>
          <w:rFonts w:ascii="Calibri" w:hAnsi="Calibri" w:cs="Calibri"/>
        </w:rPr>
        <w:t>tto</w:t>
      </w:r>
      <w:r w:rsidR="00521E4B">
        <w:rPr>
          <w:rFonts w:ascii="Calibri" w:hAnsi="Calibri" w:cs="Calibri"/>
        </w:rPr>
        <w:t xml:space="preserve"> non sia già presente attraverso il servizio </w:t>
      </w:r>
      <w:r w:rsidR="00F548C4">
        <w:rPr>
          <w:rFonts w:ascii="Calibri" w:hAnsi="Calibri" w:cs="Calibri"/>
        </w:rPr>
        <w:t>§</w:t>
      </w:r>
      <w:r w:rsidR="00F548C4">
        <w:rPr>
          <w:rFonts w:ascii="Calibri" w:hAnsi="Calibri" w:cs="Calibri"/>
        </w:rPr>
        <w:fldChar w:fldCharType="begin"/>
      </w:r>
      <w:r w:rsidR="00F548C4">
        <w:rPr>
          <w:rFonts w:ascii="Calibri" w:hAnsi="Calibri" w:cs="Calibri"/>
        </w:rPr>
        <w:instrText xml:space="preserve"> REF _Ref214313099 \r \h </w:instrText>
      </w:r>
      <w:r w:rsidR="00F548C4">
        <w:rPr>
          <w:rFonts w:ascii="Calibri" w:hAnsi="Calibri" w:cs="Calibri"/>
        </w:rPr>
      </w:r>
      <w:r w:rsidR="00F548C4">
        <w:rPr>
          <w:rFonts w:ascii="Calibri" w:hAnsi="Calibri" w:cs="Calibri"/>
        </w:rPr>
        <w:fldChar w:fldCharType="separate"/>
      </w:r>
      <w:r w:rsidR="00F548C4">
        <w:rPr>
          <w:rFonts w:ascii="Calibri" w:hAnsi="Calibri" w:cs="Calibri"/>
        </w:rPr>
        <w:fldChar w:fldCharType="end"/>
      </w:r>
      <w:r w:rsidRPr="003C455D" w:rsidR="003C455D">
        <w:rPr>
          <w:rFonts w:ascii="Calibri" w:hAnsi="Calibri" w:cs="Calibri"/>
        </w:rPr>
        <w:t xml:space="preserve"> </w:t>
      </w:r>
      <w:r w:rsidR="00940419">
        <w:rPr>
          <w:rFonts w:ascii="Calibri" w:hAnsi="Calibri" w:cs="Calibri"/>
        </w:rPr>
        <w:fldChar w:fldCharType="begin"/>
      </w:r>
      <w:r w:rsidR="00940419">
        <w:rPr>
          <w:rFonts w:ascii="Calibri" w:hAnsi="Calibri" w:cs="Calibri"/>
        </w:rPr>
        <w:instrText xml:space="preserve"> REF _Ref214456531 \r \h </w:instrText>
      </w:r>
      <w:r w:rsidR="00940419">
        <w:rPr>
          <w:rFonts w:ascii="Calibri" w:hAnsi="Calibri" w:cs="Calibri"/>
        </w:rPr>
      </w:r>
      <w:r w:rsidR="00940419">
        <w:rPr>
          <w:rFonts w:ascii="Calibri" w:hAnsi="Calibri" w:cs="Calibri"/>
        </w:rPr>
        <w:fldChar w:fldCharType="separate"/>
      </w:r>
      <w:r w:rsidR="00940419">
        <w:rPr>
          <w:rFonts w:ascii="Calibri" w:hAnsi="Calibri" w:cs="Calibri"/>
        </w:rPr>
        <w:t>9.1.3.4</w:t>
      </w:r>
      <w:r w:rsidR="00940419">
        <w:rPr>
          <w:rFonts w:ascii="Calibri" w:hAnsi="Calibri" w:cs="Calibri"/>
        </w:rPr>
        <w:fldChar w:fldCharType="end"/>
      </w:r>
    </w:p>
    <w:p w:rsidR="00715CA3" w:rsidP="00842DA3" w:rsidRDefault="00715CA3" w14:paraId="7A8B9318" w14:textId="0CF5DCE8">
      <w:pPr>
        <w:pStyle w:val="ListParagraph"/>
        <w:numPr>
          <w:ilvl w:val="1"/>
          <w:numId w:val="21"/>
        </w:numPr>
        <w:jc w:val="both"/>
        <w:rPr>
          <w:rFonts w:ascii="Calibri" w:hAnsi="Calibri" w:cs="Calibri"/>
        </w:rPr>
      </w:pPr>
      <w:r>
        <w:rPr>
          <w:rFonts w:ascii="Calibri" w:hAnsi="Calibri" w:cs="Calibri"/>
        </w:rPr>
        <w:t xml:space="preserve">se l’atto è già presente restituisce il codice 202 </w:t>
      </w:r>
      <w:r w:rsidR="00BC4CFE">
        <w:rPr>
          <w:rFonts w:ascii="Calibri" w:hAnsi="Calibri" w:cs="Calibri"/>
        </w:rPr>
        <w:t>–</w:t>
      </w:r>
      <w:r w:rsidR="00C96A67">
        <w:rPr>
          <w:rFonts w:ascii="Calibri" w:hAnsi="Calibri" w:cs="Calibri"/>
        </w:rPr>
        <w:t xml:space="preserve"> </w:t>
      </w:r>
      <w:r w:rsidR="00BC4CFE">
        <w:rPr>
          <w:rFonts w:ascii="Calibri" w:hAnsi="Calibri" w:cs="Calibri"/>
        </w:rPr>
        <w:t>“Atto già presente”</w:t>
      </w:r>
      <w:r>
        <w:rPr>
          <w:rFonts w:ascii="Calibri" w:hAnsi="Calibri" w:cs="Calibri"/>
        </w:rPr>
        <w:t xml:space="preserve"> e il processo termina</w:t>
      </w:r>
    </w:p>
    <w:p w:rsidR="003C455D" w:rsidP="00842DA3" w:rsidRDefault="00715CA3" w14:paraId="714301DF" w14:textId="4F019560">
      <w:pPr>
        <w:pStyle w:val="ListParagraph"/>
        <w:numPr>
          <w:ilvl w:val="1"/>
          <w:numId w:val="21"/>
        </w:numPr>
        <w:jc w:val="both"/>
        <w:rPr>
          <w:rFonts w:ascii="Calibri" w:hAnsi="Calibri" w:cs="Calibri"/>
        </w:rPr>
      </w:pPr>
      <w:r>
        <w:rPr>
          <w:rFonts w:ascii="Calibri" w:hAnsi="Calibri" w:cs="Calibri"/>
        </w:rPr>
        <w:t xml:space="preserve">se l’atto non è presente </w:t>
      </w:r>
      <w:r w:rsidR="003C455D">
        <w:rPr>
          <w:rFonts w:ascii="Calibri" w:hAnsi="Calibri" w:cs="Calibri"/>
        </w:rPr>
        <w:t xml:space="preserve">verifica che </w:t>
      </w:r>
      <w:r>
        <w:rPr>
          <w:rFonts w:ascii="Calibri" w:hAnsi="Calibri" w:cs="Calibri"/>
        </w:rPr>
        <w:t xml:space="preserve">il </w:t>
      </w:r>
      <w:r w:rsidR="00F72941">
        <w:rPr>
          <w:rFonts w:ascii="Calibri" w:hAnsi="Calibri" w:cs="Calibri"/>
        </w:rPr>
        <w:t>dettaglio della decurtazione</w:t>
      </w:r>
      <w:r w:rsidR="003C455D">
        <w:rPr>
          <w:rFonts w:ascii="Calibri" w:hAnsi="Calibri" w:cs="Calibri"/>
        </w:rPr>
        <w:t xml:space="preserve"> non sia già presente attraverso il servizio §</w:t>
      </w:r>
      <w:r w:rsidR="003C455D">
        <w:rPr>
          <w:rFonts w:ascii="Calibri" w:hAnsi="Calibri" w:cs="Calibri"/>
        </w:rPr>
        <w:fldChar w:fldCharType="begin"/>
      </w:r>
      <w:r w:rsidR="003C455D">
        <w:rPr>
          <w:rFonts w:ascii="Calibri" w:hAnsi="Calibri" w:cs="Calibri"/>
        </w:rPr>
        <w:instrText xml:space="preserve"> REF _Ref214313099 \r \h </w:instrText>
      </w:r>
      <w:r w:rsidR="003C455D">
        <w:rPr>
          <w:rFonts w:ascii="Calibri" w:hAnsi="Calibri" w:cs="Calibri"/>
        </w:rPr>
      </w:r>
      <w:r w:rsidR="003C455D">
        <w:rPr>
          <w:rFonts w:ascii="Calibri" w:hAnsi="Calibri" w:cs="Calibri"/>
        </w:rPr>
        <w:fldChar w:fldCharType="separate"/>
      </w:r>
      <w:r w:rsidR="003C455D">
        <w:rPr>
          <w:rFonts w:ascii="Calibri" w:hAnsi="Calibri" w:cs="Calibri"/>
        </w:rPr>
        <w:t>9.1.3.5</w:t>
      </w:r>
      <w:r w:rsidR="003C455D">
        <w:rPr>
          <w:rFonts w:ascii="Calibri" w:hAnsi="Calibri" w:cs="Calibri"/>
        </w:rPr>
        <w:fldChar w:fldCharType="end"/>
      </w:r>
    </w:p>
    <w:p w:rsidR="005C024B" w:rsidP="00842DA3" w:rsidRDefault="005C024B" w14:paraId="3DD002B4" w14:textId="374B44D5">
      <w:pPr>
        <w:pStyle w:val="ListParagraph"/>
        <w:numPr>
          <w:ilvl w:val="1"/>
          <w:numId w:val="21"/>
        </w:numPr>
        <w:jc w:val="both"/>
        <w:rPr>
          <w:rFonts w:ascii="Calibri" w:hAnsi="Calibri" w:cs="Calibri"/>
        </w:rPr>
      </w:pPr>
      <w:r>
        <w:rPr>
          <w:rFonts w:ascii="Calibri" w:hAnsi="Calibri" w:cs="Calibri"/>
        </w:rPr>
        <w:t xml:space="preserve">se </w:t>
      </w:r>
      <w:r w:rsidR="000A1142">
        <w:rPr>
          <w:rFonts w:ascii="Calibri" w:hAnsi="Calibri" w:cs="Calibri"/>
        </w:rPr>
        <w:t>il dettaglio</w:t>
      </w:r>
      <w:r>
        <w:rPr>
          <w:rFonts w:ascii="Calibri" w:hAnsi="Calibri" w:cs="Calibri"/>
        </w:rPr>
        <w:t xml:space="preserve"> è già presente restituisce </w:t>
      </w:r>
      <w:r w:rsidR="00EA6AE6">
        <w:rPr>
          <w:rFonts w:ascii="Calibri" w:hAnsi="Calibri" w:cs="Calibri"/>
        </w:rPr>
        <w:t>il codice 20</w:t>
      </w:r>
      <w:r w:rsidR="000A1142">
        <w:rPr>
          <w:rFonts w:ascii="Calibri" w:hAnsi="Calibri" w:cs="Calibri"/>
        </w:rPr>
        <w:t>5</w:t>
      </w:r>
      <w:r w:rsidR="00EA6AE6">
        <w:rPr>
          <w:rFonts w:ascii="Calibri" w:hAnsi="Calibri" w:cs="Calibri"/>
        </w:rPr>
        <w:t xml:space="preserve"> </w:t>
      </w:r>
      <w:r w:rsidR="004849D0">
        <w:rPr>
          <w:rFonts w:ascii="Calibri" w:hAnsi="Calibri" w:cs="Calibri"/>
        </w:rPr>
        <w:t>– “Dettaglio già presente”</w:t>
      </w:r>
      <w:r w:rsidR="00EA6AE6">
        <w:rPr>
          <w:rFonts w:ascii="Calibri" w:hAnsi="Calibri" w:cs="Calibri"/>
        </w:rPr>
        <w:t xml:space="preserve"> e </w:t>
      </w:r>
      <w:r w:rsidR="005F168E">
        <w:rPr>
          <w:rFonts w:ascii="Calibri" w:hAnsi="Calibri" w:cs="Calibri"/>
        </w:rPr>
        <w:t xml:space="preserve">restituisce l’output del servizio </w:t>
      </w:r>
      <w:r w:rsidR="003D503A">
        <w:rPr>
          <w:rFonts w:ascii="Calibri" w:hAnsi="Calibri" w:cs="Calibri"/>
        </w:rPr>
        <w:t>RF01-04-</w:t>
      </w:r>
      <w:r w:rsidR="005705BC">
        <w:rPr>
          <w:rFonts w:ascii="Calibri" w:hAnsi="Calibri" w:cs="Calibri"/>
        </w:rPr>
        <w:t>05 e</w:t>
      </w:r>
      <w:r w:rsidR="00EA6AE6">
        <w:rPr>
          <w:rFonts w:ascii="Calibri" w:hAnsi="Calibri" w:cs="Calibri"/>
        </w:rPr>
        <w:t xml:space="preserve"> </w:t>
      </w:r>
      <w:r w:rsidR="005D118A">
        <w:rPr>
          <w:rFonts w:ascii="Calibri" w:hAnsi="Calibri" w:cs="Calibri"/>
        </w:rPr>
        <w:t xml:space="preserve">il </w:t>
      </w:r>
      <w:r w:rsidR="00EA6AE6">
        <w:rPr>
          <w:rFonts w:ascii="Calibri" w:hAnsi="Calibri" w:cs="Calibri"/>
        </w:rPr>
        <w:t>processo termina</w:t>
      </w:r>
    </w:p>
    <w:p w:rsidR="00676204" w:rsidP="00842DA3" w:rsidRDefault="00676204" w14:paraId="316BD6B9" w14:textId="2D13DA4D">
      <w:pPr>
        <w:pStyle w:val="ListParagraph"/>
        <w:numPr>
          <w:ilvl w:val="1"/>
          <w:numId w:val="21"/>
        </w:numPr>
        <w:jc w:val="both"/>
        <w:rPr>
          <w:rFonts w:ascii="Calibri" w:hAnsi="Calibri" w:cs="Calibri"/>
        </w:rPr>
      </w:pPr>
      <w:r>
        <w:rPr>
          <w:rFonts w:ascii="Calibri" w:hAnsi="Calibri" w:cs="Calibri"/>
        </w:rPr>
        <w:t>se la data dell’atto è precedente alla data di emissione della patente</w:t>
      </w:r>
      <w:r w:rsidR="00BB4723">
        <w:rPr>
          <w:rFonts w:ascii="Calibri" w:hAnsi="Calibri" w:cs="Calibri"/>
        </w:rPr>
        <w:t xml:space="preserve"> il sistema restituisce un messaggio di errore</w:t>
      </w:r>
    </w:p>
    <w:p w:rsidRPr="00FF3DCE" w:rsidR="00CE325C" w:rsidP="00842DA3" w:rsidRDefault="00CE325C" w14:paraId="7CB2761A" w14:textId="71614240">
      <w:pPr>
        <w:pStyle w:val="ListParagraph"/>
        <w:numPr>
          <w:ilvl w:val="1"/>
          <w:numId w:val="21"/>
        </w:numPr>
        <w:jc w:val="both"/>
        <w:rPr>
          <w:rFonts w:ascii="Calibri" w:hAnsi="Calibri" w:cs="Calibri"/>
          <w:color w:val="EE0000"/>
        </w:rPr>
      </w:pPr>
      <w:r w:rsidRPr="00FF3DCE">
        <w:rPr>
          <w:rFonts w:ascii="Calibri" w:hAnsi="Calibri" w:cs="Calibri"/>
          <w:color w:val="EE0000"/>
        </w:rPr>
        <w:t>se la data protocollo è precedente alla data di emissione della patente il sistema restituisce un messaggio di errore</w:t>
      </w:r>
      <w:r w:rsidR="00890272">
        <w:rPr>
          <w:rFonts w:ascii="Calibri" w:hAnsi="Calibri" w:cs="Calibri"/>
          <w:color w:val="EE0000"/>
        </w:rPr>
        <w:t xml:space="preserve"> (inserito il 21/01/2026)</w:t>
      </w:r>
    </w:p>
    <w:p w:rsidR="00CA7A44" w:rsidP="00842DA3" w:rsidRDefault="00B8614F" w14:paraId="66A4DDC0" w14:textId="23042690">
      <w:pPr>
        <w:pStyle w:val="ListParagraph"/>
        <w:numPr>
          <w:ilvl w:val="1"/>
          <w:numId w:val="21"/>
        </w:numPr>
        <w:jc w:val="both"/>
        <w:rPr>
          <w:rFonts w:ascii="Calibri" w:hAnsi="Calibri" w:cs="Calibri"/>
        </w:rPr>
      </w:pPr>
      <w:r>
        <w:rPr>
          <w:rFonts w:ascii="Calibri" w:hAnsi="Calibri" w:cs="Calibri"/>
        </w:rPr>
        <w:t xml:space="preserve">se le date di inizio commissione illecito è precedente alla data di emissione della </w:t>
      </w:r>
      <w:r w:rsidR="0088191C">
        <w:rPr>
          <w:rFonts w:ascii="Calibri" w:hAnsi="Calibri" w:cs="Calibri"/>
        </w:rPr>
        <w:t>patente il processo restituisce un messaggio di errore</w:t>
      </w:r>
    </w:p>
    <w:p w:rsidR="0024192E" w:rsidP="00842DA3" w:rsidRDefault="00870188" w14:paraId="3B5245EB" w14:textId="77777777">
      <w:pPr>
        <w:pStyle w:val="ListParagraph"/>
        <w:numPr>
          <w:ilvl w:val="1"/>
          <w:numId w:val="21"/>
        </w:numPr>
        <w:rPr>
          <w:rFonts w:ascii="Calibri" w:hAnsi="Calibri" w:cs="Calibri"/>
        </w:rPr>
      </w:pPr>
      <w:r>
        <w:rPr>
          <w:rFonts w:ascii="Calibri" w:hAnsi="Calibri" w:cs="Calibri"/>
        </w:rPr>
        <w:t xml:space="preserve">altrimenti </w:t>
      </w:r>
    </w:p>
    <w:p w:rsidR="00576EFF" w:rsidP="00842DA3" w:rsidRDefault="00CD7120" w14:paraId="6052938D" w14:textId="2CC276BF">
      <w:pPr>
        <w:pStyle w:val="ListParagraph"/>
        <w:numPr>
          <w:ilvl w:val="2"/>
          <w:numId w:val="21"/>
        </w:numPr>
        <w:rPr>
          <w:rFonts w:ascii="Calibri" w:hAnsi="Calibri" w:cs="Calibri"/>
        </w:rPr>
      </w:pPr>
      <w:r>
        <w:rPr>
          <w:rFonts w:ascii="Calibri" w:hAnsi="Calibri" w:cs="Calibri"/>
        </w:rPr>
        <w:t xml:space="preserve">viene </w:t>
      </w:r>
      <w:r w:rsidR="00A34CD4">
        <w:rPr>
          <w:rFonts w:ascii="Calibri" w:hAnsi="Calibri" w:cs="Calibri"/>
        </w:rPr>
        <w:t>calcolato</w:t>
      </w:r>
      <w:r w:rsidR="00D56AC5">
        <w:rPr>
          <w:rFonts w:ascii="Calibri" w:hAnsi="Calibri" w:cs="Calibri"/>
        </w:rPr>
        <w:t xml:space="preserve"> </w:t>
      </w:r>
      <w:r w:rsidR="00383140">
        <w:rPr>
          <w:rFonts w:ascii="Calibri" w:hAnsi="Calibri" w:cs="Calibri"/>
        </w:rPr>
        <w:t xml:space="preserve">il punteggio per fattispecie </w:t>
      </w:r>
      <w:r w:rsidR="00305AA4">
        <w:rPr>
          <w:rFonts w:ascii="Calibri" w:hAnsi="Calibri" w:cs="Calibri"/>
        </w:rPr>
        <w:t>attraverso §</w:t>
      </w:r>
      <w:r w:rsidR="00305AA4">
        <w:rPr>
          <w:rFonts w:ascii="Calibri" w:hAnsi="Calibri" w:cs="Calibri"/>
        </w:rPr>
        <w:fldChar w:fldCharType="begin"/>
      </w:r>
      <w:r w:rsidR="00305AA4">
        <w:rPr>
          <w:rFonts w:ascii="Calibri" w:hAnsi="Calibri" w:cs="Calibri"/>
        </w:rPr>
        <w:instrText xml:space="preserve"> REF _Ref214316977 \r \h </w:instrText>
      </w:r>
      <w:r w:rsidR="00305AA4">
        <w:rPr>
          <w:rFonts w:ascii="Calibri" w:hAnsi="Calibri" w:cs="Calibri"/>
        </w:rPr>
      </w:r>
      <w:r w:rsidR="00305AA4">
        <w:rPr>
          <w:rFonts w:ascii="Calibri" w:hAnsi="Calibri" w:cs="Calibri"/>
        </w:rPr>
        <w:fldChar w:fldCharType="separate"/>
      </w:r>
      <w:r w:rsidR="00305AA4">
        <w:rPr>
          <w:rFonts w:ascii="Calibri" w:hAnsi="Calibri" w:cs="Calibri"/>
        </w:rPr>
        <w:t>9.1.3.</w:t>
      </w:r>
      <w:r w:rsidR="00A34CD4">
        <w:rPr>
          <w:rFonts w:ascii="Calibri" w:hAnsi="Calibri" w:cs="Calibri"/>
        </w:rPr>
        <w:t>6</w:t>
      </w:r>
      <w:r w:rsidR="00305AA4">
        <w:rPr>
          <w:rFonts w:ascii="Calibri" w:hAnsi="Calibri" w:cs="Calibri"/>
        </w:rPr>
        <w:fldChar w:fldCharType="end"/>
      </w:r>
      <w:r w:rsidR="00576EFF">
        <w:rPr>
          <w:rFonts w:ascii="Calibri" w:hAnsi="Calibri" w:cs="Calibri"/>
        </w:rPr>
        <w:t xml:space="preserve"> </w:t>
      </w:r>
    </w:p>
    <w:p w:rsidR="00305AA4" w:rsidP="00842DA3" w:rsidRDefault="0024192E" w14:paraId="59B024A9" w14:textId="13C8F459">
      <w:pPr>
        <w:pStyle w:val="ListParagraph"/>
        <w:numPr>
          <w:ilvl w:val="2"/>
          <w:numId w:val="21"/>
        </w:numPr>
        <w:rPr>
          <w:rFonts w:ascii="Calibri" w:hAnsi="Calibri" w:cs="Calibri"/>
        </w:rPr>
      </w:pPr>
      <w:r>
        <w:rPr>
          <w:rFonts w:ascii="Calibri" w:hAnsi="Calibri" w:cs="Calibri"/>
        </w:rPr>
        <w:t>viene calcolato</w:t>
      </w:r>
      <w:r w:rsidR="00576EFF">
        <w:rPr>
          <w:rFonts w:ascii="Calibri" w:hAnsi="Calibri" w:cs="Calibri"/>
        </w:rPr>
        <w:t xml:space="preserve"> il punteggio della decurtazione attraverso §</w:t>
      </w:r>
      <w:r w:rsidR="00305AA4">
        <w:rPr>
          <w:rFonts w:ascii="Calibri" w:hAnsi="Calibri" w:cs="Calibri"/>
        </w:rPr>
        <w:fldChar w:fldCharType="begin"/>
      </w:r>
      <w:r w:rsidR="00305AA4">
        <w:rPr>
          <w:rFonts w:ascii="Calibri" w:hAnsi="Calibri" w:cs="Calibri"/>
        </w:rPr>
        <w:instrText xml:space="preserve"> REF _Ref214316979 \r \h </w:instrText>
      </w:r>
      <w:r w:rsidR="00305AA4">
        <w:rPr>
          <w:rFonts w:ascii="Calibri" w:hAnsi="Calibri" w:cs="Calibri"/>
        </w:rPr>
      </w:r>
      <w:r w:rsidR="00305AA4">
        <w:rPr>
          <w:rFonts w:ascii="Calibri" w:hAnsi="Calibri" w:cs="Calibri"/>
        </w:rPr>
        <w:fldChar w:fldCharType="separate"/>
      </w:r>
      <w:r w:rsidR="00305AA4">
        <w:rPr>
          <w:rFonts w:ascii="Calibri" w:hAnsi="Calibri" w:cs="Calibri"/>
        </w:rPr>
        <w:t>9.1.3.</w:t>
      </w:r>
      <w:r>
        <w:rPr>
          <w:rFonts w:ascii="Calibri" w:hAnsi="Calibri" w:cs="Calibri"/>
        </w:rPr>
        <w:t>7</w:t>
      </w:r>
      <w:r w:rsidR="00305AA4">
        <w:rPr>
          <w:rFonts w:ascii="Calibri" w:hAnsi="Calibri" w:cs="Calibri"/>
        </w:rPr>
        <w:fldChar w:fldCharType="end"/>
      </w:r>
      <w:r w:rsidR="00305AA4">
        <w:rPr>
          <w:rFonts w:ascii="Calibri" w:hAnsi="Calibri" w:cs="Calibri"/>
        </w:rPr>
        <w:t xml:space="preserve">  </w:t>
      </w:r>
    </w:p>
    <w:p w:rsidRPr="00F438DE" w:rsidR="00870188" w:rsidP="00842DA3" w:rsidRDefault="00870188" w14:paraId="7A7C8E37" w14:textId="1F52ADF6">
      <w:pPr>
        <w:pStyle w:val="ListParagraph"/>
        <w:numPr>
          <w:ilvl w:val="2"/>
          <w:numId w:val="21"/>
        </w:numPr>
        <w:jc w:val="both"/>
        <w:rPr>
          <w:rFonts w:ascii="Calibri" w:hAnsi="Calibri" w:cs="Calibri"/>
        </w:rPr>
      </w:pPr>
      <w:r>
        <w:rPr>
          <w:rFonts w:ascii="Calibri" w:hAnsi="Calibri" w:cs="Calibri"/>
        </w:rPr>
        <w:t xml:space="preserve">viene inserita la decurtazione in stato bozza, il dettaglio per fattispecie </w:t>
      </w:r>
    </w:p>
    <w:p w:rsidR="00870188" w:rsidP="00B1175B" w:rsidRDefault="00870188" w14:paraId="209B2238" w14:textId="77777777">
      <w:pPr>
        <w:pStyle w:val="ListParagraph"/>
        <w:numPr>
          <w:ilvl w:val="0"/>
          <w:numId w:val="0"/>
        </w:numPr>
        <w:ind w:left="1440"/>
        <w:rPr>
          <w:rFonts w:ascii="Calibri" w:hAnsi="Calibri" w:cs="Calibri"/>
        </w:rPr>
      </w:pPr>
    </w:p>
    <w:p w:rsidRPr="00F438DE" w:rsidR="00780732" w:rsidP="00980D71" w:rsidRDefault="00780732" w14:paraId="78AC8DE7" w14:textId="6D276CDB">
      <w:pPr>
        <w:jc w:val="both"/>
        <w:rPr>
          <w:rFonts w:ascii="Calibri" w:hAnsi="Calibri" w:cs="Calibri"/>
        </w:rPr>
      </w:pPr>
      <w:r>
        <w:rPr>
          <w:rFonts w:ascii="Calibri" w:hAnsi="Calibri" w:cs="Calibri"/>
        </w:rPr>
        <w:t xml:space="preserve">Il servizio </w:t>
      </w:r>
      <w:r w:rsidR="00BA1C11">
        <w:rPr>
          <w:rFonts w:ascii="Calibri" w:hAnsi="Calibri" w:cs="Calibri"/>
        </w:rPr>
        <w:t>acquisisce</w:t>
      </w:r>
      <w:r w:rsidR="00D560AA">
        <w:rPr>
          <w:rFonts w:ascii="Calibri" w:hAnsi="Calibri" w:cs="Calibri"/>
        </w:rPr>
        <w:t xml:space="preserve"> le seguenti </w:t>
      </w:r>
      <w:r w:rsidRPr="00F438DE">
        <w:rPr>
          <w:rFonts w:ascii="Calibri" w:hAnsi="Calibri" w:cs="Calibri"/>
        </w:rPr>
        <w:t>informazioni:</w:t>
      </w:r>
    </w:p>
    <w:p w:rsidR="00717BF2" w:rsidP="00842DA3" w:rsidRDefault="00BA1C11" w14:paraId="0A3BF3D6" w14:textId="77777777">
      <w:pPr>
        <w:pStyle w:val="ListParagraph"/>
        <w:numPr>
          <w:ilvl w:val="1"/>
          <w:numId w:val="21"/>
        </w:numPr>
        <w:rPr>
          <w:rFonts w:ascii="Calibri" w:hAnsi="Calibri" w:cs="Calibri"/>
        </w:rPr>
      </w:pPr>
      <w:r>
        <w:rPr>
          <w:rFonts w:ascii="Calibri" w:hAnsi="Calibri" w:cs="Calibri"/>
        </w:rPr>
        <w:t>Decurtazione</w:t>
      </w:r>
    </w:p>
    <w:p w:rsidR="00717BF2" w:rsidP="00842DA3" w:rsidRDefault="00717BF2" w14:paraId="79EC60FA" w14:textId="77777777">
      <w:pPr>
        <w:pStyle w:val="ListParagraph"/>
        <w:numPr>
          <w:ilvl w:val="1"/>
          <w:numId w:val="21"/>
        </w:numPr>
        <w:rPr>
          <w:rFonts w:ascii="Calibri" w:hAnsi="Calibri" w:cs="Calibri"/>
        </w:rPr>
      </w:pPr>
      <w:r>
        <w:rPr>
          <w:rFonts w:ascii="Calibri" w:hAnsi="Calibri" w:cs="Calibri"/>
        </w:rPr>
        <w:t>Fattispecie della decurtazione</w:t>
      </w:r>
    </w:p>
    <w:p w:rsidR="00717BF2" w:rsidP="00842DA3" w:rsidRDefault="00717BF2" w14:paraId="5D73F4E9" w14:textId="77777777">
      <w:pPr>
        <w:pStyle w:val="ListParagraph"/>
        <w:numPr>
          <w:ilvl w:val="1"/>
          <w:numId w:val="21"/>
        </w:numPr>
        <w:rPr>
          <w:rFonts w:ascii="Calibri" w:hAnsi="Calibri" w:cs="Calibri"/>
        </w:rPr>
      </w:pPr>
      <w:r>
        <w:rPr>
          <w:rFonts w:ascii="Calibri" w:hAnsi="Calibri" w:cs="Calibri"/>
        </w:rPr>
        <w:t>Dettaglio della fattispecie</w:t>
      </w:r>
    </w:p>
    <w:p w:rsidR="00421763" w:rsidP="0055399E" w:rsidRDefault="00421763" w14:paraId="0AB4DA31" w14:textId="6039E28B">
      <w:pPr>
        <w:pStyle w:val="Heading4"/>
      </w:pPr>
      <w:bookmarkStart w:name="_Toc222417358" w:id="187"/>
      <w:r>
        <w:t>RF01-0</w:t>
      </w:r>
      <w:r w:rsidR="00754132">
        <w:t>4</w:t>
      </w:r>
      <w:r>
        <w:t>-</w:t>
      </w:r>
      <w:r w:rsidR="00F826B3">
        <w:t>1</w:t>
      </w:r>
      <w:r w:rsidR="00E3229F">
        <w:t>2</w:t>
      </w:r>
      <w:r>
        <w:t xml:space="preserve"> – </w:t>
      </w:r>
      <w:r w:rsidR="00D158D5">
        <w:t xml:space="preserve">Conferma </w:t>
      </w:r>
      <w:r w:rsidR="00E42660">
        <w:t xml:space="preserve">Decurtazione </w:t>
      </w:r>
      <w:r w:rsidR="00D158D5">
        <w:t>in</w:t>
      </w:r>
      <w:r w:rsidR="00E42660">
        <w:t xml:space="preserve"> </w:t>
      </w:r>
      <w:r w:rsidR="005A5025">
        <w:t>Bozza</w:t>
      </w:r>
      <w:bookmarkEnd w:id="187"/>
      <w:r>
        <w:t xml:space="preserve"> </w:t>
      </w:r>
    </w:p>
    <w:p w:rsidRPr="00E76EE2" w:rsidR="00E76EE2" w:rsidP="00E76EE2" w:rsidRDefault="0046693C" w14:paraId="73796F2B" w14:textId="594B453B">
      <w:pPr>
        <w:jc w:val="both"/>
        <w:rPr>
          <w:rFonts w:asciiTheme="minorHAnsi" w:hAnsiTheme="minorHAnsi" w:cstheme="minorHAnsi"/>
        </w:rPr>
      </w:pPr>
      <w:r>
        <w:rPr>
          <w:rFonts w:asciiTheme="minorHAnsi" w:hAnsiTheme="minorHAnsi" w:cstheme="minorHAnsi"/>
        </w:rPr>
        <w:t>Per</w:t>
      </w:r>
      <w:r w:rsidR="007A63EB">
        <w:rPr>
          <w:rFonts w:asciiTheme="minorHAnsi" w:hAnsiTheme="minorHAnsi" w:cstheme="minorHAnsi"/>
        </w:rPr>
        <w:t xml:space="preserve"> le sole </w:t>
      </w:r>
      <w:r w:rsidR="00790407">
        <w:rPr>
          <w:rFonts w:asciiTheme="minorHAnsi" w:hAnsiTheme="minorHAnsi" w:cstheme="minorHAnsi"/>
        </w:rPr>
        <w:t>decurtazioni inserite dal</w:t>
      </w:r>
      <w:r w:rsidR="0096514E">
        <w:rPr>
          <w:rFonts w:asciiTheme="minorHAnsi" w:hAnsiTheme="minorHAnsi" w:cstheme="minorHAnsi"/>
        </w:rPr>
        <w:t xml:space="preserve"> </w:t>
      </w:r>
      <w:r w:rsidR="00790407">
        <w:rPr>
          <w:rFonts w:asciiTheme="minorHAnsi" w:hAnsiTheme="minorHAnsi" w:cstheme="minorHAnsi"/>
        </w:rPr>
        <w:t xml:space="preserve">modulo “Gestione Decurtazioni” </w:t>
      </w:r>
      <w:r>
        <w:rPr>
          <w:rFonts w:asciiTheme="minorHAnsi" w:hAnsiTheme="minorHAnsi" w:cstheme="minorHAnsi"/>
        </w:rPr>
        <w:t>t</w:t>
      </w:r>
      <w:r w:rsidR="002F0837">
        <w:rPr>
          <w:rFonts w:asciiTheme="minorHAnsi" w:hAnsiTheme="minorHAnsi" w:cstheme="minorHAnsi"/>
        </w:rPr>
        <w:t xml:space="preserve">rascorse </w:t>
      </w:r>
      <w:r w:rsidR="00A05351">
        <w:rPr>
          <w:rFonts w:asciiTheme="minorHAnsi" w:hAnsiTheme="minorHAnsi" w:cstheme="minorHAnsi"/>
        </w:rPr>
        <w:t xml:space="preserve">al massimo </w:t>
      </w:r>
      <w:r w:rsidR="002F0837">
        <w:rPr>
          <w:rFonts w:asciiTheme="minorHAnsi" w:hAnsiTheme="minorHAnsi" w:cstheme="minorHAnsi"/>
        </w:rPr>
        <w:t xml:space="preserve">24 ore </w:t>
      </w:r>
      <w:r w:rsidR="007A63EB">
        <w:rPr>
          <w:rFonts w:asciiTheme="minorHAnsi" w:hAnsiTheme="minorHAnsi" w:cstheme="minorHAnsi"/>
        </w:rPr>
        <w:t xml:space="preserve">dall’inserimento della decurtazione in stato bozza </w:t>
      </w:r>
      <w:r w:rsidR="0096514E">
        <w:rPr>
          <w:rFonts w:asciiTheme="minorHAnsi" w:hAnsiTheme="minorHAnsi" w:cstheme="minorHAnsi"/>
        </w:rPr>
        <w:t>(dalla funzione IAM</w:t>
      </w:r>
      <w:r w:rsidR="005A0E4C">
        <w:rPr>
          <w:rFonts w:asciiTheme="minorHAnsi" w:hAnsiTheme="minorHAnsi" w:cstheme="minorHAnsi"/>
        </w:rPr>
        <w:t xml:space="preserve"> decurtazioni-inserimento)</w:t>
      </w:r>
      <w:r w:rsidR="0096514E">
        <w:rPr>
          <w:rFonts w:asciiTheme="minorHAnsi" w:hAnsiTheme="minorHAnsi" w:cstheme="minorHAnsi"/>
        </w:rPr>
        <w:t xml:space="preserve"> </w:t>
      </w:r>
      <w:r w:rsidR="00FF09AA">
        <w:rPr>
          <w:rFonts w:asciiTheme="minorHAnsi" w:hAnsiTheme="minorHAnsi" w:cstheme="minorHAnsi"/>
        </w:rPr>
        <w:t>la decurtazione viene confermata automaticamente.</w:t>
      </w:r>
      <w:r w:rsidR="00051B41">
        <w:rPr>
          <w:rFonts w:asciiTheme="minorHAnsi" w:hAnsiTheme="minorHAnsi" w:cstheme="minorHAnsi"/>
        </w:rPr>
        <w:t xml:space="preserve"> A tal fine verrà realizzato un batch schedulato una volta a</w:t>
      </w:r>
      <w:r w:rsidR="00F760DF">
        <w:rPr>
          <w:rFonts w:asciiTheme="minorHAnsi" w:hAnsiTheme="minorHAnsi" w:cstheme="minorHAnsi"/>
        </w:rPr>
        <w:t xml:space="preserve">l giorno </w:t>
      </w:r>
      <w:r w:rsidR="009B1294">
        <w:rPr>
          <w:rFonts w:asciiTheme="minorHAnsi" w:hAnsiTheme="minorHAnsi" w:cstheme="minorHAnsi"/>
        </w:rPr>
        <w:t xml:space="preserve">alle ore 23.00.00 </w:t>
      </w:r>
      <w:r w:rsidR="00464CF0">
        <w:rPr>
          <w:rFonts w:asciiTheme="minorHAnsi" w:hAnsiTheme="minorHAnsi" w:cstheme="minorHAnsi"/>
        </w:rPr>
        <w:t xml:space="preserve">(mezz’ora prima che inizi a girare il motore </w:t>
      </w:r>
      <w:r w:rsidR="00BD69A3">
        <w:rPr>
          <w:rFonts w:asciiTheme="minorHAnsi" w:hAnsiTheme="minorHAnsi" w:cstheme="minorHAnsi"/>
        </w:rPr>
        <w:t>di calcolo dei punti della patente)</w:t>
      </w:r>
      <w:r w:rsidR="009B1294">
        <w:rPr>
          <w:rFonts w:asciiTheme="minorHAnsi" w:hAnsiTheme="minorHAnsi" w:cstheme="minorHAnsi"/>
        </w:rPr>
        <w:t xml:space="preserve"> </w:t>
      </w:r>
      <w:r w:rsidR="00F760DF">
        <w:rPr>
          <w:rFonts w:asciiTheme="minorHAnsi" w:hAnsiTheme="minorHAnsi" w:cstheme="minorHAnsi"/>
        </w:rPr>
        <w:t xml:space="preserve">che porrà nello stato </w:t>
      </w:r>
      <w:r w:rsidR="009B1294">
        <w:rPr>
          <w:rFonts w:asciiTheme="minorHAnsi" w:hAnsiTheme="minorHAnsi" w:cstheme="minorHAnsi"/>
        </w:rPr>
        <w:t>“C</w:t>
      </w:r>
      <w:r w:rsidR="00F760DF">
        <w:rPr>
          <w:rFonts w:asciiTheme="minorHAnsi" w:hAnsiTheme="minorHAnsi" w:cstheme="minorHAnsi"/>
        </w:rPr>
        <w:t>onfermata</w:t>
      </w:r>
      <w:r w:rsidR="009B1294">
        <w:rPr>
          <w:rFonts w:asciiTheme="minorHAnsi" w:hAnsiTheme="minorHAnsi" w:cstheme="minorHAnsi"/>
        </w:rPr>
        <w:t>”</w:t>
      </w:r>
      <w:r w:rsidR="00F760DF">
        <w:rPr>
          <w:rFonts w:asciiTheme="minorHAnsi" w:hAnsiTheme="minorHAnsi" w:cstheme="minorHAnsi"/>
        </w:rPr>
        <w:t xml:space="preserve"> tutte le decurtazioni in bozza </w:t>
      </w:r>
      <w:r w:rsidR="0096514E">
        <w:rPr>
          <w:rFonts w:asciiTheme="minorHAnsi" w:hAnsiTheme="minorHAnsi" w:cstheme="minorHAnsi"/>
        </w:rPr>
        <w:t>inserite dal modulo “Gestione Decurtazioni”</w:t>
      </w:r>
      <w:r w:rsidR="00487256">
        <w:rPr>
          <w:rFonts w:asciiTheme="minorHAnsi" w:hAnsiTheme="minorHAnsi" w:cstheme="minorHAnsi"/>
        </w:rPr>
        <w:t>.</w:t>
      </w:r>
    </w:p>
    <w:p w:rsidRPr="00E76EE2" w:rsidR="003C1F81" w:rsidP="00E76EE2" w:rsidRDefault="003C1F81" w14:paraId="561E53EC" w14:textId="7A983CBC">
      <w:pPr>
        <w:jc w:val="both"/>
        <w:rPr>
          <w:rFonts w:asciiTheme="minorHAnsi" w:hAnsiTheme="minorHAnsi" w:cstheme="minorHAnsi"/>
        </w:rPr>
      </w:pPr>
      <w:r>
        <w:rPr>
          <w:rFonts w:asciiTheme="minorHAnsi" w:hAnsiTheme="minorHAnsi" w:cstheme="minorHAnsi"/>
        </w:rPr>
        <w:t>Alla conferma vengono effettuate le operazioni descritte nel paragrafo §</w:t>
      </w:r>
      <w:r>
        <w:rPr>
          <w:rFonts w:asciiTheme="minorHAnsi" w:hAnsiTheme="minorHAnsi" w:cstheme="minorHAnsi"/>
        </w:rPr>
        <w:fldChar w:fldCharType="begin"/>
      </w:r>
      <w:r>
        <w:rPr>
          <w:rFonts w:asciiTheme="minorHAnsi" w:hAnsiTheme="minorHAnsi" w:cstheme="minorHAnsi"/>
        </w:rPr>
        <w:instrText xml:space="preserve"> REF _Ref214901551 \r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9.7.1.9</w:t>
      </w:r>
      <w:r>
        <w:rPr>
          <w:rFonts w:asciiTheme="minorHAnsi" w:hAnsiTheme="minorHAnsi" w:cstheme="minorHAnsi"/>
        </w:rPr>
        <w:fldChar w:fldCharType="end"/>
      </w:r>
    </w:p>
    <w:p w:rsidR="00F4369D" w:rsidP="002B4AC0" w:rsidRDefault="00F4369D" w14:paraId="25398B9D" w14:textId="59FDE9A6">
      <w:pPr>
        <w:pStyle w:val="Heading3"/>
      </w:pPr>
      <w:bookmarkStart w:name="_Toc222417359" w:id="188"/>
      <w:r>
        <w:t>RF01-05 – Annullamento decurtazione</w:t>
      </w:r>
      <w:bookmarkEnd w:id="188"/>
    </w:p>
    <w:p w:rsidR="00F4369D" w:rsidP="00421763" w:rsidRDefault="00F4369D" w14:paraId="54142E1A" w14:textId="3ACEDCF6">
      <w:pPr>
        <w:rPr>
          <w:rFonts w:asciiTheme="minorHAnsi" w:hAnsiTheme="minorHAnsi" w:cstheme="minorHAns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i requisiti di dettaglio del sistema per consentire all’utente di annullare una decurtazione</w:t>
      </w:r>
      <w:r w:rsidRPr="001575E9">
        <w:rPr>
          <w:rFonts w:ascii="Calibri" w:hAnsi="Calibri" w:cs="Calibri"/>
        </w:rPr>
        <w:t>.</w:t>
      </w:r>
    </w:p>
    <w:p w:rsidR="00722F7B" w:rsidP="0055399E" w:rsidRDefault="00722F7B" w14:paraId="1C1AB1E3" w14:textId="3CAE5403">
      <w:pPr>
        <w:pStyle w:val="Heading4"/>
      </w:pPr>
      <w:bookmarkStart w:name="_Toc222417360" w:id="189"/>
      <w:r>
        <w:t>RF01-0</w:t>
      </w:r>
      <w:r w:rsidR="008C1EB2">
        <w:t>5</w:t>
      </w:r>
      <w:r>
        <w:t xml:space="preserve">-01 – Ente per </w:t>
      </w:r>
      <w:r w:rsidR="00881400">
        <w:t xml:space="preserve">annullamento </w:t>
      </w:r>
      <w:r>
        <w:t>decurtazione</w:t>
      </w:r>
      <w:bookmarkEnd w:id="189"/>
    </w:p>
    <w:p w:rsidR="00722F7B" w:rsidP="00722F7B" w:rsidRDefault="00722F7B" w14:paraId="47272562" w14:textId="38A681EB">
      <w:pPr>
        <w:jc w:val="both"/>
        <w:rPr>
          <w:rFonts w:ascii="Calibri" w:hAnsi="Calibri" w:cs="Calibri"/>
        </w:rPr>
      </w:pPr>
      <w:r>
        <w:rPr>
          <w:rFonts w:ascii="Calibri" w:hAnsi="Calibri" w:cs="Calibri"/>
        </w:rPr>
        <w:t>L’utente deve poter scegliere un ente tra quelli che possono operare l’annullamento di una decurtazione.</w:t>
      </w:r>
    </w:p>
    <w:p w:rsidR="00722F7B" w:rsidP="00722F7B" w:rsidRDefault="00722F7B" w14:paraId="43D20B3A" w14:textId="77777777">
      <w:pPr>
        <w:jc w:val="both"/>
        <w:rPr>
          <w:rFonts w:ascii="Calibri" w:hAnsi="Calibri" w:cs="Calibri"/>
        </w:rPr>
      </w:pPr>
      <w:r>
        <w:rPr>
          <w:rFonts w:ascii="Calibri" w:hAnsi="Calibri" w:cs="Calibri"/>
        </w:rPr>
        <w:t>Deve essere realizzato un nuovo servizio nell’ambito delle decurtazioni.</w:t>
      </w:r>
    </w:p>
    <w:p w:rsidR="00722F7B" w:rsidP="00722F7B" w:rsidRDefault="00722F7B" w14:paraId="6C0575C0" w14:textId="77777777">
      <w:pPr>
        <w:jc w:val="both"/>
        <w:rPr>
          <w:rFonts w:ascii="Calibri" w:hAnsi="Calibri" w:cs="Calibri"/>
        </w:rPr>
      </w:pPr>
      <w:r>
        <w:rPr>
          <w:rFonts w:ascii="Calibri" w:hAnsi="Calibri" w:cs="Calibri"/>
        </w:rPr>
        <w:t>Il servizio prevede i seguenti parametri di input:</w:t>
      </w:r>
    </w:p>
    <w:p w:rsidRPr="005B1390" w:rsidR="00722F7B" w:rsidP="00842DA3" w:rsidRDefault="00722F7B" w14:paraId="4ED8954D"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722F7B" w:rsidP="00722F7B" w:rsidRDefault="00722F7B" w14:paraId="65E48E7A" w14:textId="77777777">
      <w:pPr>
        <w:ind w:left="360"/>
        <w:jc w:val="both"/>
        <w:rPr>
          <w:rFonts w:ascii="Calibri" w:hAnsi="Calibri" w:cs="Calibri"/>
        </w:rPr>
      </w:pPr>
    </w:p>
    <w:p w:rsidR="00722F7B" w:rsidP="00722F7B" w:rsidRDefault="00722F7B" w14:paraId="0C3AC08E" w14:textId="5673E4F1">
      <w:pPr>
        <w:jc w:val="both"/>
        <w:rPr>
          <w:rFonts w:ascii="Calibri" w:hAnsi="Calibri" w:cs="Calibri"/>
        </w:rPr>
      </w:pPr>
      <w:r>
        <w:rPr>
          <w:rFonts w:ascii="Calibri" w:hAnsi="Calibri" w:cs="Calibri"/>
        </w:rPr>
        <w:t>Il servizio verifica se l’utente è abilitato alla funzione IAM decurtazione</w:t>
      </w:r>
      <w:r w:rsidR="00087A51">
        <w:rPr>
          <w:rFonts w:ascii="Calibri" w:hAnsi="Calibri" w:cs="Calibri"/>
        </w:rPr>
        <w:t>_</w:t>
      </w:r>
      <w:r w:rsidR="00BF767D">
        <w:rPr>
          <w:rFonts w:ascii="Calibri" w:hAnsi="Calibri" w:cs="Calibri"/>
        </w:rPr>
        <w:t>annullamento</w:t>
      </w:r>
      <w:r w:rsidR="00087A51">
        <w:rPr>
          <w:rFonts w:ascii="Calibri" w:hAnsi="Calibri" w:cs="Calibri"/>
        </w:rPr>
        <w:t xml:space="preserve">_territoriale </w:t>
      </w:r>
      <w:r w:rsidR="00C928D9">
        <w:rPr>
          <w:rFonts w:ascii="Calibri" w:hAnsi="Calibri" w:cs="Calibri"/>
        </w:rPr>
        <w:t>o</w:t>
      </w:r>
      <w:r>
        <w:rPr>
          <w:rFonts w:ascii="Calibri" w:hAnsi="Calibri" w:cs="Calibri"/>
        </w:rPr>
        <w:t xml:space="preserve"> </w:t>
      </w:r>
      <w:r w:rsidR="00C928D9">
        <w:rPr>
          <w:rFonts w:ascii="Calibri" w:hAnsi="Calibri" w:cs="Calibri"/>
        </w:rPr>
        <w:t>decurtazione_annullamento_nazionale</w:t>
      </w:r>
    </w:p>
    <w:p w:rsidR="00722F7B" w:rsidP="00842DA3" w:rsidRDefault="00722F7B" w14:paraId="44F9C015"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722F7B" w:rsidP="00842DA3" w:rsidRDefault="00722F7B" w14:paraId="3C4ABDD2" w14:textId="41A4B21D">
      <w:pPr>
        <w:pStyle w:val="ListParagraph"/>
        <w:numPr>
          <w:ilvl w:val="0"/>
          <w:numId w:val="21"/>
        </w:numPr>
        <w:jc w:val="both"/>
        <w:rPr>
          <w:rFonts w:ascii="Calibri" w:hAnsi="Calibri" w:cs="Calibri"/>
        </w:rPr>
      </w:pPr>
      <w:r w:rsidRPr="00F438DE">
        <w:rPr>
          <w:rFonts w:ascii="Calibri" w:hAnsi="Calibri" w:cs="Calibri"/>
        </w:rPr>
        <w:t xml:space="preserve">se l’utente è abilitato restituisce </w:t>
      </w:r>
      <w:r>
        <w:rPr>
          <w:rFonts w:ascii="Calibri" w:hAnsi="Calibri" w:cs="Calibri"/>
        </w:rPr>
        <w:t>l</w:t>
      </w:r>
      <w:r w:rsidRPr="00F438DE">
        <w:rPr>
          <w:rFonts w:ascii="Calibri" w:hAnsi="Calibri" w:cs="Calibri"/>
        </w:rPr>
        <w:t>a lista</w:t>
      </w:r>
      <w:r>
        <w:rPr>
          <w:rFonts w:ascii="Calibri" w:hAnsi="Calibri" w:cs="Calibri"/>
        </w:rPr>
        <w:t xml:space="preserve"> degli enti che possono </w:t>
      </w:r>
      <w:r w:rsidR="008F1B62">
        <w:rPr>
          <w:rFonts w:ascii="Calibri" w:hAnsi="Calibri" w:cs="Calibri"/>
        </w:rPr>
        <w:t>annullare</w:t>
      </w:r>
      <w:r>
        <w:rPr>
          <w:rFonts w:ascii="Calibri" w:hAnsi="Calibri" w:cs="Calibri"/>
        </w:rPr>
        <w:t xml:space="preserve"> una decurtazione</w:t>
      </w:r>
      <w:r w:rsidR="006D6F76">
        <w:rPr>
          <w:rFonts w:ascii="Calibri" w:hAnsi="Calibri" w:cs="Calibri"/>
        </w:rPr>
        <w:t>. Il servizio restituisce le seguenti informazioni:</w:t>
      </w:r>
    </w:p>
    <w:p w:rsidR="00722F7B" w:rsidP="00842DA3" w:rsidRDefault="00722F7B" w14:paraId="1A60F31D" w14:textId="77777777">
      <w:pPr>
        <w:pStyle w:val="ListParagraph"/>
        <w:numPr>
          <w:ilvl w:val="1"/>
          <w:numId w:val="21"/>
        </w:numPr>
        <w:rPr>
          <w:rFonts w:ascii="Calibri" w:hAnsi="Calibri" w:cs="Calibri"/>
        </w:rPr>
      </w:pPr>
      <w:r>
        <w:rPr>
          <w:rFonts w:ascii="Calibri" w:hAnsi="Calibri" w:cs="Calibri"/>
        </w:rPr>
        <w:t xml:space="preserve">Identificativo Ente: </w:t>
      </w:r>
      <w:r w:rsidRPr="005B1390">
        <w:rPr>
          <w:rFonts w:ascii="Calibri" w:hAnsi="Calibri" w:cs="Calibri"/>
        </w:rPr>
        <w:t>obbligatorio</w:t>
      </w:r>
      <w:r>
        <w:rPr>
          <w:rFonts w:ascii="Calibri" w:hAnsi="Calibri" w:cs="Calibri"/>
        </w:rPr>
        <w:t xml:space="preserve"> , Numero Intero </w:t>
      </w:r>
    </w:p>
    <w:p w:rsidR="00722F7B" w:rsidP="00842DA3" w:rsidRDefault="00722F7B" w14:paraId="145B6080" w14:textId="77777777">
      <w:pPr>
        <w:pStyle w:val="ListParagraph"/>
        <w:numPr>
          <w:ilvl w:val="1"/>
          <w:numId w:val="21"/>
        </w:numPr>
        <w:rPr>
          <w:rFonts w:ascii="Calibri" w:hAnsi="Calibri" w:cs="Calibri"/>
        </w:rPr>
      </w:pPr>
      <w:r>
        <w:rPr>
          <w:rFonts w:ascii="Calibri" w:hAnsi="Calibri" w:cs="Calibri"/>
        </w:rPr>
        <w:t>Denominazione Ente:</w:t>
      </w:r>
      <w:r w:rsidRPr="00537A0A">
        <w:rPr>
          <w:rFonts w:ascii="Calibri" w:hAnsi="Calibri" w:cs="Calibri"/>
        </w:rPr>
        <w:t xml:space="preserve"> </w:t>
      </w:r>
      <w:r w:rsidRPr="005B1390">
        <w:rPr>
          <w:rFonts w:ascii="Calibri" w:hAnsi="Calibri" w:cs="Calibri"/>
        </w:rPr>
        <w:t>obbligatorio</w:t>
      </w:r>
      <w:r>
        <w:rPr>
          <w:rFonts w:ascii="Calibri" w:hAnsi="Calibri" w:cs="Calibri"/>
        </w:rPr>
        <w:t>, stringa 50</w:t>
      </w:r>
    </w:p>
    <w:p w:rsidR="00EB16ED" w:rsidP="0055399E" w:rsidRDefault="00EB16ED" w14:paraId="34DC08EF" w14:textId="225F9CAA">
      <w:pPr>
        <w:pStyle w:val="Heading4"/>
      </w:pPr>
      <w:bookmarkStart w:name="_Toc222417361" w:id="190"/>
      <w:r>
        <w:t>RF01-05-02 – Tipologia Atto Annullamento</w:t>
      </w:r>
      <w:bookmarkEnd w:id="190"/>
    </w:p>
    <w:p w:rsidR="00EB16ED" w:rsidP="00EB16ED" w:rsidRDefault="00EB16ED" w14:paraId="784F76C9" w14:textId="19985DF1">
      <w:pPr>
        <w:jc w:val="both"/>
        <w:rPr>
          <w:rFonts w:ascii="Calibri" w:hAnsi="Calibri" w:cs="Calibri"/>
        </w:rPr>
      </w:pPr>
      <w:r>
        <w:rPr>
          <w:rFonts w:ascii="Calibri" w:hAnsi="Calibri" w:cs="Calibri"/>
        </w:rPr>
        <w:t xml:space="preserve">L’utente deve poter scegliere una tipologia di atto tra quelli che possono </w:t>
      </w:r>
      <w:r w:rsidR="00D51664">
        <w:rPr>
          <w:rFonts w:ascii="Calibri" w:hAnsi="Calibri" w:cs="Calibri"/>
        </w:rPr>
        <w:t>annullare</w:t>
      </w:r>
      <w:r>
        <w:rPr>
          <w:rFonts w:ascii="Calibri" w:hAnsi="Calibri" w:cs="Calibri"/>
        </w:rPr>
        <w:t xml:space="preserve"> una decurtazione.</w:t>
      </w:r>
    </w:p>
    <w:p w:rsidR="00EB16ED" w:rsidP="00EB16ED" w:rsidRDefault="00EB16ED" w14:paraId="1B8D058B" w14:textId="77777777">
      <w:pPr>
        <w:jc w:val="both"/>
        <w:rPr>
          <w:rFonts w:ascii="Calibri" w:hAnsi="Calibri" w:cs="Calibri"/>
        </w:rPr>
      </w:pPr>
      <w:r>
        <w:rPr>
          <w:rFonts w:ascii="Calibri" w:hAnsi="Calibri" w:cs="Calibri"/>
        </w:rPr>
        <w:t>Deve essere realizzato un nuovo servizio nell’ambito delle decurtazioni.</w:t>
      </w:r>
    </w:p>
    <w:p w:rsidR="00EB16ED" w:rsidP="00EB16ED" w:rsidRDefault="00EB16ED" w14:paraId="0C1A572D" w14:textId="77777777">
      <w:pPr>
        <w:jc w:val="both"/>
        <w:rPr>
          <w:rFonts w:ascii="Calibri" w:hAnsi="Calibri" w:cs="Calibri"/>
        </w:rPr>
      </w:pPr>
      <w:r>
        <w:rPr>
          <w:rFonts w:ascii="Calibri" w:hAnsi="Calibri" w:cs="Calibri"/>
        </w:rPr>
        <w:t>Il servizio prevede i seguenti parametri di input:</w:t>
      </w:r>
    </w:p>
    <w:p w:rsidRPr="005B1390" w:rsidR="00EB16ED" w:rsidP="00842DA3" w:rsidRDefault="00EB16ED" w14:paraId="698F1D3B" w14:textId="65DD5550">
      <w:pPr>
        <w:pStyle w:val="ListParagraph"/>
        <w:numPr>
          <w:ilvl w:val="0"/>
          <w:numId w:val="22"/>
        </w:numPr>
        <w:jc w:val="both"/>
        <w:rPr>
          <w:rFonts w:ascii="Calibri" w:hAnsi="Calibri" w:cs="Calibri"/>
        </w:rPr>
      </w:pPr>
      <w:r>
        <w:rPr>
          <w:rFonts w:ascii="Calibri" w:hAnsi="Calibri" w:cs="Calibri"/>
        </w:rPr>
        <w:t xml:space="preserve">Identificativo Tipo Evento:  </w:t>
      </w:r>
      <w:r w:rsidRPr="005B1390">
        <w:rPr>
          <w:rFonts w:ascii="Calibri" w:hAnsi="Calibri" w:cs="Calibri"/>
        </w:rPr>
        <w:t xml:space="preserve">obbligatorio, </w:t>
      </w:r>
      <w:r>
        <w:rPr>
          <w:rFonts w:ascii="Calibri" w:hAnsi="Calibri" w:cs="Calibri"/>
        </w:rPr>
        <w:t>numero intero, lista di valori (2</w:t>
      </w:r>
      <w:r w:rsidR="00D51664">
        <w:rPr>
          <w:rFonts w:ascii="Calibri" w:hAnsi="Calibri" w:cs="Calibri"/>
        </w:rPr>
        <w:t>,3</w:t>
      </w:r>
      <w:r>
        <w:rPr>
          <w:rFonts w:ascii="Calibri" w:hAnsi="Calibri" w:cs="Calibri"/>
        </w:rPr>
        <w:t>)</w:t>
      </w:r>
    </w:p>
    <w:p w:rsidRPr="005B1390" w:rsidR="00EB16ED" w:rsidP="00842DA3" w:rsidRDefault="00EB16ED" w14:paraId="32615001"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EB16ED" w:rsidP="00EB16ED" w:rsidRDefault="00EB16ED" w14:paraId="5A46FB99" w14:textId="77777777">
      <w:pPr>
        <w:ind w:left="360"/>
        <w:jc w:val="both"/>
        <w:rPr>
          <w:rFonts w:ascii="Calibri" w:hAnsi="Calibri" w:cs="Calibri"/>
        </w:rPr>
      </w:pPr>
    </w:p>
    <w:p w:rsidRPr="00C928D9" w:rsidR="00C928D9" w:rsidP="00B63D09" w:rsidRDefault="00C928D9" w14:paraId="07FF0545" w14:textId="77777777">
      <w:pPr>
        <w:jc w:val="both"/>
        <w:rPr>
          <w:rFonts w:ascii="Calibri" w:hAnsi="Calibri" w:cs="Calibri"/>
        </w:rPr>
      </w:pPr>
      <w:r w:rsidRPr="00C928D9">
        <w:rPr>
          <w:rFonts w:ascii="Calibri" w:hAnsi="Calibri" w:cs="Calibri"/>
        </w:rPr>
        <w:t>Il servizio verifica se l’utente è abilitato alla funzione IAM decurtazione_annullamento_territoriale o decurtazione_annullamento_nazionale</w:t>
      </w:r>
    </w:p>
    <w:p w:rsidR="00EB16ED" w:rsidP="00842DA3" w:rsidRDefault="00EB16ED" w14:paraId="53BEE9C5"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EB16ED" w:rsidP="00842DA3" w:rsidRDefault="00EB16ED" w14:paraId="5E1B0501" w14:textId="0A9279D8">
      <w:pPr>
        <w:pStyle w:val="ListParagraph"/>
        <w:numPr>
          <w:ilvl w:val="0"/>
          <w:numId w:val="21"/>
        </w:numPr>
        <w:jc w:val="both"/>
        <w:rPr>
          <w:rFonts w:ascii="Calibri" w:hAnsi="Calibri" w:cs="Calibri"/>
        </w:rPr>
      </w:pPr>
      <w:r w:rsidRPr="00F438DE">
        <w:rPr>
          <w:rFonts w:ascii="Calibri" w:hAnsi="Calibri" w:cs="Calibri"/>
        </w:rPr>
        <w:t xml:space="preserve">se l’utente è abilitato restituisce </w:t>
      </w:r>
      <w:r>
        <w:rPr>
          <w:rFonts w:ascii="Calibri" w:hAnsi="Calibri" w:cs="Calibri"/>
        </w:rPr>
        <w:t>l</w:t>
      </w:r>
      <w:r w:rsidRPr="00F438DE">
        <w:rPr>
          <w:rFonts w:ascii="Calibri" w:hAnsi="Calibri" w:cs="Calibri"/>
        </w:rPr>
        <w:t>a lista</w:t>
      </w:r>
      <w:r>
        <w:rPr>
          <w:rFonts w:ascii="Calibri" w:hAnsi="Calibri" w:cs="Calibri"/>
        </w:rPr>
        <w:t xml:space="preserve"> delle tipologie di atto che possono </w:t>
      </w:r>
      <w:r w:rsidR="00D7435D">
        <w:rPr>
          <w:rFonts w:ascii="Calibri" w:hAnsi="Calibri" w:cs="Calibri"/>
        </w:rPr>
        <w:t>annullare</w:t>
      </w:r>
      <w:r>
        <w:rPr>
          <w:rFonts w:ascii="Calibri" w:hAnsi="Calibri" w:cs="Calibri"/>
        </w:rPr>
        <w:t xml:space="preserve"> una decurtazione</w:t>
      </w:r>
      <w:r w:rsidRPr="00F438DE">
        <w:rPr>
          <w:rFonts w:ascii="Calibri" w:hAnsi="Calibri" w:cs="Calibri"/>
        </w:rPr>
        <w:t>:</w:t>
      </w:r>
    </w:p>
    <w:p w:rsidR="00EB16ED" w:rsidP="00842DA3" w:rsidRDefault="00EB16ED" w14:paraId="4D9BDA6B" w14:textId="77777777">
      <w:pPr>
        <w:pStyle w:val="ListParagraph"/>
        <w:numPr>
          <w:ilvl w:val="1"/>
          <w:numId w:val="21"/>
        </w:numPr>
        <w:rPr>
          <w:rFonts w:ascii="Calibri" w:hAnsi="Calibri" w:cs="Calibri"/>
        </w:rPr>
      </w:pPr>
      <w:r>
        <w:rPr>
          <w:rFonts w:ascii="Calibri" w:hAnsi="Calibri" w:cs="Calibri"/>
        </w:rPr>
        <w:t xml:space="preserve">Identificativo Tipologia Atto: </w:t>
      </w:r>
      <w:r w:rsidRPr="005B1390">
        <w:rPr>
          <w:rFonts w:ascii="Calibri" w:hAnsi="Calibri" w:cs="Calibri"/>
        </w:rPr>
        <w:t>obbligatorio</w:t>
      </w:r>
      <w:r>
        <w:rPr>
          <w:rFonts w:ascii="Calibri" w:hAnsi="Calibri" w:cs="Calibri"/>
        </w:rPr>
        <w:t xml:space="preserve"> , Numero Intero </w:t>
      </w:r>
    </w:p>
    <w:p w:rsidR="00EB16ED" w:rsidP="00842DA3" w:rsidRDefault="00EB16ED" w14:paraId="6F1719A7" w14:textId="77777777">
      <w:pPr>
        <w:pStyle w:val="ListParagraph"/>
        <w:numPr>
          <w:ilvl w:val="1"/>
          <w:numId w:val="21"/>
        </w:numPr>
        <w:rPr>
          <w:rFonts w:ascii="Calibri" w:hAnsi="Calibri" w:cs="Calibri"/>
        </w:rPr>
      </w:pPr>
      <w:r>
        <w:rPr>
          <w:rFonts w:ascii="Calibri" w:hAnsi="Calibri" w:cs="Calibri"/>
        </w:rPr>
        <w:t>Descrizione Tipologia Atto:</w:t>
      </w:r>
      <w:r w:rsidRPr="00537A0A">
        <w:rPr>
          <w:rFonts w:ascii="Calibri" w:hAnsi="Calibri" w:cs="Calibri"/>
        </w:rPr>
        <w:t xml:space="preserve"> </w:t>
      </w:r>
      <w:r w:rsidRPr="005B1390">
        <w:rPr>
          <w:rFonts w:ascii="Calibri" w:hAnsi="Calibri" w:cs="Calibri"/>
        </w:rPr>
        <w:t>obbligatorio</w:t>
      </w:r>
      <w:r>
        <w:rPr>
          <w:rFonts w:ascii="Calibri" w:hAnsi="Calibri" w:cs="Calibri"/>
        </w:rPr>
        <w:t>, stringa 20</w:t>
      </w:r>
    </w:p>
    <w:p w:rsidR="00DF27FB" w:rsidP="0055399E" w:rsidRDefault="00DF27FB" w14:paraId="6E9124AE" w14:textId="35437584">
      <w:pPr>
        <w:pStyle w:val="Heading4"/>
      </w:pPr>
      <w:bookmarkStart w:name="_Ref214460523" w:id="191"/>
      <w:bookmarkStart w:name="_Toc222417362" w:id="192"/>
      <w:r>
        <w:t>RF01-0</w:t>
      </w:r>
      <w:r w:rsidR="00075428">
        <w:t>5</w:t>
      </w:r>
      <w:r>
        <w:t>-0</w:t>
      </w:r>
      <w:r w:rsidR="00A342A9">
        <w:t>3</w:t>
      </w:r>
      <w:r>
        <w:t xml:space="preserve"> – </w:t>
      </w:r>
      <w:r w:rsidR="00063DF1">
        <w:t>Annullamento Decurtazione</w:t>
      </w:r>
      <w:bookmarkEnd w:id="191"/>
      <w:bookmarkEnd w:id="192"/>
      <w:r>
        <w:t xml:space="preserve"> </w:t>
      </w:r>
    </w:p>
    <w:p w:rsidR="008605BC" w:rsidP="008605BC" w:rsidRDefault="008605BC" w14:paraId="7ADEE6DA" w14:textId="77777777">
      <w:pPr>
        <w:jc w:val="both"/>
        <w:rPr>
          <w:rFonts w:ascii="Calibri" w:hAnsi="Calibri" w:cs="Calibri"/>
        </w:rPr>
      </w:pPr>
      <w:r>
        <w:rPr>
          <w:rFonts w:ascii="Calibri" w:hAnsi="Calibri" w:cs="Calibri"/>
        </w:rPr>
        <w:t>Deve essere realizzato un nuovo servizio nell’ambito delle decurtazioni.</w:t>
      </w:r>
    </w:p>
    <w:p w:rsidR="008605BC" w:rsidP="008605BC" w:rsidRDefault="008605BC" w14:paraId="544B3B32" w14:textId="77777777">
      <w:pPr>
        <w:jc w:val="both"/>
        <w:rPr>
          <w:rFonts w:ascii="Calibri" w:hAnsi="Calibri" w:cs="Calibri"/>
        </w:rPr>
      </w:pPr>
      <w:r>
        <w:rPr>
          <w:rFonts w:ascii="Calibri" w:hAnsi="Calibri" w:cs="Calibri"/>
        </w:rPr>
        <w:t>Il servizio prevede i seguenti parametri di input:</w:t>
      </w:r>
    </w:p>
    <w:p w:rsidRPr="005B1390" w:rsidR="00E719B0" w:rsidP="00842DA3" w:rsidRDefault="00E719B0" w14:paraId="2FEB4367" w14:textId="6DB7B145">
      <w:pPr>
        <w:pStyle w:val="ListParagraph"/>
        <w:numPr>
          <w:ilvl w:val="0"/>
          <w:numId w:val="22"/>
        </w:numPr>
        <w:jc w:val="both"/>
        <w:rPr>
          <w:rFonts w:ascii="Calibri" w:hAnsi="Calibri" w:cs="Calibri"/>
        </w:rPr>
      </w:pPr>
      <w:r>
        <w:rPr>
          <w:rFonts w:ascii="Calibri" w:hAnsi="Calibri" w:cs="Calibri"/>
        </w:rPr>
        <w:t xml:space="preserve">Identificativo </w:t>
      </w:r>
      <w:r w:rsidR="008605BC">
        <w:rPr>
          <w:rFonts w:ascii="Calibri" w:hAnsi="Calibri" w:cs="Calibri"/>
        </w:rPr>
        <w:t>Decurtazione</w:t>
      </w:r>
      <w:r>
        <w:rPr>
          <w:rFonts w:ascii="Calibri" w:hAnsi="Calibri" w:cs="Calibri"/>
        </w:rPr>
        <w:t xml:space="preserve">:  </w:t>
      </w:r>
      <w:r w:rsidRPr="005B1390">
        <w:rPr>
          <w:rFonts w:ascii="Calibri" w:hAnsi="Calibri" w:cs="Calibri"/>
        </w:rPr>
        <w:t xml:space="preserve">obbligatorio, </w:t>
      </w:r>
      <w:r>
        <w:rPr>
          <w:rFonts w:ascii="Calibri" w:hAnsi="Calibri" w:cs="Calibri"/>
        </w:rPr>
        <w:t>numero intero</w:t>
      </w:r>
    </w:p>
    <w:p w:rsidRPr="005B1390" w:rsidR="00781D8D" w:rsidP="00842DA3" w:rsidRDefault="00781D8D" w14:paraId="3B47BB49" w14:textId="640041C8">
      <w:pPr>
        <w:pStyle w:val="ListParagraph"/>
        <w:numPr>
          <w:ilvl w:val="0"/>
          <w:numId w:val="22"/>
        </w:numPr>
        <w:jc w:val="both"/>
        <w:rPr>
          <w:rFonts w:ascii="Calibri" w:hAnsi="Calibri" w:cs="Calibri"/>
        </w:rPr>
      </w:pPr>
      <w:r>
        <w:rPr>
          <w:rFonts w:ascii="Calibri" w:hAnsi="Calibri" w:cs="Calibri"/>
        </w:rPr>
        <w:t>Identificativo Motivo di Annullamento: obbligatorio, numero intero</w:t>
      </w:r>
    </w:p>
    <w:p w:rsidRPr="00E059C4" w:rsidR="00E719B0" w:rsidP="00842DA3" w:rsidRDefault="00E719B0" w14:paraId="6F859E75" w14:textId="79E75925">
      <w:pPr>
        <w:pStyle w:val="ListParagraph"/>
        <w:numPr>
          <w:ilvl w:val="0"/>
          <w:numId w:val="22"/>
        </w:numPr>
        <w:jc w:val="both"/>
        <w:rPr>
          <w:rFonts w:ascii="Calibri" w:hAnsi="Calibri" w:cs="Calibri"/>
        </w:rPr>
      </w:pPr>
      <w:r w:rsidRPr="00E059C4">
        <w:rPr>
          <w:rFonts w:ascii="Calibri" w:hAnsi="Calibri" w:cs="Calibri"/>
        </w:rPr>
        <w:t>Identificativo Tipologia Atto</w:t>
      </w:r>
      <w:r w:rsidR="008605BC">
        <w:rPr>
          <w:rFonts w:ascii="Calibri" w:hAnsi="Calibri" w:cs="Calibri"/>
        </w:rPr>
        <w:t xml:space="preserve"> Annullamento</w:t>
      </w:r>
      <w:r w:rsidRPr="00E059C4">
        <w:rPr>
          <w:rFonts w:ascii="Calibri" w:hAnsi="Calibri" w:cs="Calibri"/>
        </w:rPr>
        <w:t xml:space="preserve">: </w:t>
      </w:r>
      <w:r w:rsidR="005F1B57">
        <w:rPr>
          <w:rFonts w:ascii="Calibri" w:hAnsi="Calibri" w:cs="Calibri"/>
        </w:rPr>
        <w:t>facoltativo</w:t>
      </w:r>
      <w:r w:rsidRPr="00E059C4">
        <w:rPr>
          <w:rFonts w:ascii="Calibri" w:hAnsi="Calibri" w:cs="Calibri"/>
        </w:rPr>
        <w:t>, Numero Intero</w:t>
      </w:r>
    </w:p>
    <w:p w:rsidR="00E719B0" w:rsidP="00842DA3" w:rsidRDefault="00E719B0" w14:paraId="741CD8C0" w14:textId="424C2FDE">
      <w:pPr>
        <w:pStyle w:val="ListParagraph"/>
        <w:numPr>
          <w:ilvl w:val="0"/>
          <w:numId w:val="22"/>
        </w:numPr>
        <w:jc w:val="both"/>
        <w:rPr>
          <w:rFonts w:ascii="Calibri" w:hAnsi="Calibri" w:cs="Calibri"/>
        </w:rPr>
      </w:pPr>
      <w:r w:rsidRPr="00E059C4">
        <w:rPr>
          <w:rFonts w:ascii="Calibri" w:hAnsi="Calibri" w:cs="Calibri"/>
        </w:rPr>
        <w:t>Identificativo Ente</w:t>
      </w:r>
      <w:r w:rsidRPr="008605BC" w:rsidR="008605BC">
        <w:rPr>
          <w:rFonts w:ascii="Calibri" w:hAnsi="Calibri" w:cs="Calibri"/>
        </w:rPr>
        <w:t xml:space="preserve"> </w:t>
      </w:r>
      <w:r w:rsidR="008605BC">
        <w:rPr>
          <w:rFonts w:ascii="Calibri" w:hAnsi="Calibri" w:cs="Calibri"/>
        </w:rPr>
        <w:t>Annullamento</w:t>
      </w:r>
      <w:r w:rsidRPr="00E059C4">
        <w:rPr>
          <w:rFonts w:ascii="Calibri" w:hAnsi="Calibri" w:cs="Calibri"/>
        </w:rPr>
        <w:t xml:space="preserve">: </w:t>
      </w:r>
      <w:r w:rsidR="005F1B57">
        <w:rPr>
          <w:rFonts w:ascii="Calibri" w:hAnsi="Calibri" w:cs="Calibri"/>
        </w:rPr>
        <w:t>facoltativo</w:t>
      </w:r>
      <w:r w:rsidRPr="00E059C4">
        <w:rPr>
          <w:rFonts w:ascii="Calibri" w:hAnsi="Calibri" w:cs="Calibri"/>
        </w:rPr>
        <w:t>, Numero Intero</w:t>
      </w:r>
    </w:p>
    <w:p w:rsidRPr="00E059C4" w:rsidR="00E719B0" w:rsidP="00842DA3" w:rsidRDefault="00E719B0" w14:paraId="11B42D79" w14:textId="2E0C9A49">
      <w:pPr>
        <w:pStyle w:val="ListParagraph"/>
        <w:numPr>
          <w:ilvl w:val="0"/>
          <w:numId w:val="22"/>
        </w:numPr>
        <w:jc w:val="both"/>
        <w:rPr>
          <w:rFonts w:ascii="Calibri" w:hAnsi="Calibri" w:cs="Calibri"/>
        </w:rPr>
      </w:pPr>
      <w:r w:rsidRPr="00E059C4">
        <w:rPr>
          <w:rFonts w:ascii="Calibri" w:hAnsi="Calibri" w:cs="Calibri"/>
        </w:rPr>
        <w:t>Codice Atto</w:t>
      </w:r>
      <w:r w:rsidRPr="008605BC" w:rsidR="008605BC">
        <w:rPr>
          <w:rFonts w:ascii="Calibri" w:hAnsi="Calibri" w:cs="Calibri"/>
        </w:rPr>
        <w:t xml:space="preserve"> </w:t>
      </w:r>
      <w:r w:rsidR="008605BC">
        <w:rPr>
          <w:rFonts w:ascii="Calibri" w:hAnsi="Calibri" w:cs="Calibri"/>
        </w:rPr>
        <w:t>Annullamento</w:t>
      </w:r>
      <w:r w:rsidRPr="00E059C4">
        <w:rPr>
          <w:rFonts w:ascii="Calibri" w:hAnsi="Calibri" w:cs="Calibri"/>
        </w:rPr>
        <w:t xml:space="preserve">: </w:t>
      </w:r>
      <w:r w:rsidR="005F1B57">
        <w:rPr>
          <w:rFonts w:ascii="Calibri" w:hAnsi="Calibri" w:cs="Calibri"/>
        </w:rPr>
        <w:t>facoltativo</w:t>
      </w:r>
      <w:r w:rsidRPr="00E059C4">
        <w:rPr>
          <w:rFonts w:ascii="Calibri" w:hAnsi="Calibri" w:cs="Calibri"/>
        </w:rPr>
        <w:t>, stringa 250</w:t>
      </w:r>
    </w:p>
    <w:p w:rsidR="00E719B0" w:rsidP="00842DA3" w:rsidRDefault="00E719B0" w14:paraId="484127D7" w14:textId="54D0B86C">
      <w:pPr>
        <w:pStyle w:val="ListParagraph"/>
        <w:numPr>
          <w:ilvl w:val="0"/>
          <w:numId w:val="22"/>
        </w:numPr>
        <w:jc w:val="both"/>
        <w:rPr>
          <w:rFonts w:ascii="Calibri" w:hAnsi="Calibri" w:cs="Calibri"/>
        </w:rPr>
      </w:pPr>
      <w:r w:rsidRPr="00E059C4">
        <w:rPr>
          <w:rFonts w:ascii="Calibri" w:hAnsi="Calibri" w:cs="Calibri"/>
        </w:rPr>
        <w:t>Data Atto</w:t>
      </w:r>
      <w:r w:rsidRPr="008605BC" w:rsidR="008605BC">
        <w:rPr>
          <w:rFonts w:ascii="Calibri" w:hAnsi="Calibri" w:cs="Calibri"/>
        </w:rPr>
        <w:t xml:space="preserve"> </w:t>
      </w:r>
      <w:r w:rsidR="008605BC">
        <w:rPr>
          <w:rFonts w:ascii="Calibri" w:hAnsi="Calibri" w:cs="Calibri"/>
        </w:rPr>
        <w:t>Annullamento</w:t>
      </w:r>
      <w:r w:rsidRPr="00E059C4">
        <w:rPr>
          <w:rFonts w:ascii="Calibri" w:hAnsi="Calibri" w:cs="Calibri"/>
        </w:rPr>
        <w:t xml:space="preserve">: </w:t>
      </w:r>
      <w:r w:rsidR="005F1B57">
        <w:rPr>
          <w:rFonts w:ascii="Calibri" w:hAnsi="Calibri" w:cs="Calibri"/>
        </w:rPr>
        <w:t>facoltativo</w:t>
      </w:r>
      <w:r w:rsidRPr="00E059C4">
        <w:rPr>
          <w:rFonts w:ascii="Calibri" w:hAnsi="Calibri" w:cs="Calibri"/>
        </w:rPr>
        <w:t>, data</w:t>
      </w:r>
    </w:p>
    <w:p w:rsidR="00E719B0" w:rsidP="00842DA3" w:rsidRDefault="00E719B0" w14:paraId="06A23561" w14:textId="00C81C76">
      <w:pPr>
        <w:pStyle w:val="ListParagraph"/>
        <w:numPr>
          <w:ilvl w:val="0"/>
          <w:numId w:val="22"/>
        </w:numPr>
        <w:jc w:val="both"/>
        <w:rPr>
          <w:rFonts w:ascii="Calibri" w:hAnsi="Calibri" w:cs="Calibri"/>
        </w:rPr>
      </w:pPr>
      <w:r>
        <w:rPr>
          <w:rFonts w:ascii="Calibri" w:hAnsi="Calibri" w:cs="Calibri"/>
        </w:rPr>
        <w:t>Numero protocollo</w:t>
      </w:r>
      <w:r w:rsidRPr="008605BC" w:rsidR="008605BC">
        <w:rPr>
          <w:rFonts w:ascii="Calibri" w:hAnsi="Calibri" w:cs="Calibri"/>
        </w:rPr>
        <w:t xml:space="preserve"> </w:t>
      </w:r>
      <w:r w:rsidR="008605BC">
        <w:rPr>
          <w:rFonts w:ascii="Calibri" w:hAnsi="Calibri" w:cs="Calibri"/>
        </w:rPr>
        <w:t>Annullamento</w:t>
      </w:r>
      <w:r>
        <w:rPr>
          <w:rFonts w:ascii="Calibri" w:hAnsi="Calibri" w:cs="Calibri"/>
        </w:rPr>
        <w:t>: facoltativo, stringa</w:t>
      </w:r>
      <w:r w:rsidR="000E3C0A">
        <w:rPr>
          <w:rFonts w:ascii="Calibri" w:hAnsi="Calibri" w:cs="Calibri"/>
        </w:rPr>
        <w:t xml:space="preserve"> </w:t>
      </w:r>
      <w:r>
        <w:rPr>
          <w:rFonts w:ascii="Calibri" w:hAnsi="Calibri" w:cs="Calibri"/>
        </w:rPr>
        <w:t>100</w:t>
      </w:r>
    </w:p>
    <w:p w:rsidRPr="00E059C4" w:rsidR="00E719B0" w:rsidP="00842DA3" w:rsidRDefault="00E719B0" w14:paraId="17E68EA7" w14:textId="2A59E0B7">
      <w:pPr>
        <w:pStyle w:val="ListParagraph"/>
        <w:numPr>
          <w:ilvl w:val="0"/>
          <w:numId w:val="22"/>
        </w:numPr>
        <w:jc w:val="both"/>
        <w:rPr>
          <w:rFonts w:ascii="Calibri" w:hAnsi="Calibri" w:cs="Calibri"/>
        </w:rPr>
      </w:pPr>
      <w:r>
        <w:rPr>
          <w:rFonts w:ascii="Calibri" w:hAnsi="Calibri" w:cs="Calibri"/>
        </w:rPr>
        <w:t>Data protocollo</w:t>
      </w:r>
      <w:r w:rsidRPr="008605BC" w:rsidR="008605BC">
        <w:rPr>
          <w:rFonts w:ascii="Calibri" w:hAnsi="Calibri" w:cs="Calibri"/>
        </w:rPr>
        <w:t xml:space="preserve"> </w:t>
      </w:r>
      <w:r w:rsidR="008605BC">
        <w:rPr>
          <w:rFonts w:ascii="Calibri" w:hAnsi="Calibri" w:cs="Calibri"/>
        </w:rPr>
        <w:t>Annullamento</w:t>
      </w:r>
      <w:r>
        <w:rPr>
          <w:rFonts w:ascii="Calibri" w:hAnsi="Calibri" w:cs="Calibri"/>
        </w:rPr>
        <w:t>: facoltativo, data</w:t>
      </w:r>
    </w:p>
    <w:p w:rsidRPr="005B1390" w:rsidR="00E719B0" w:rsidP="00842DA3" w:rsidRDefault="00E719B0" w14:paraId="02FB49EE"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E719B0" w:rsidP="00E719B0" w:rsidRDefault="00E719B0" w14:paraId="7D4FD7D8" w14:textId="77777777">
      <w:pPr>
        <w:ind w:left="360"/>
        <w:jc w:val="both"/>
        <w:rPr>
          <w:rFonts w:ascii="Calibri" w:hAnsi="Calibri" w:cs="Calibri"/>
        </w:rPr>
      </w:pPr>
    </w:p>
    <w:p w:rsidRPr="00B63D09" w:rsidR="00B63D09" w:rsidP="00B63D09" w:rsidRDefault="00B63D09" w14:paraId="04B5E2DC" w14:textId="6E68E52A">
      <w:pPr>
        <w:jc w:val="both"/>
        <w:rPr>
          <w:rFonts w:ascii="Calibri" w:hAnsi="Calibri" w:cs="Calibri"/>
        </w:rPr>
      </w:pPr>
      <w:r w:rsidRPr="00B63D09">
        <w:rPr>
          <w:rFonts w:ascii="Calibri" w:hAnsi="Calibri" w:cs="Calibri"/>
        </w:rPr>
        <w:t>Il servizio verifica se l’utente è abilitato alla funzione IAM decurtazione_annullamento_territoriale o decurtazione_annullamento_nazionale</w:t>
      </w:r>
      <w:r w:rsidR="00AD21B9">
        <w:rPr>
          <w:rFonts w:ascii="Calibri" w:hAnsi="Calibri" w:cs="Calibri"/>
        </w:rPr>
        <w:t xml:space="preserve"> </w:t>
      </w:r>
    </w:p>
    <w:p w:rsidR="005C42FB" w:rsidP="00842DA3" w:rsidRDefault="005C5369" w14:paraId="0C286D17" w14:textId="7ED7B934">
      <w:pPr>
        <w:pStyle w:val="ListParagraph"/>
        <w:numPr>
          <w:ilvl w:val="0"/>
          <w:numId w:val="21"/>
        </w:numPr>
        <w:jc w:val="both"/>
        <w:rPr>
          <w:rFonts w:ascii="Calibri" w:hAnsi="Calibri" w:cs="Calibri"/>
        </w:rPr>
      </w:pPr>
      <w:r w:rsidRPr="00B63D09">
        <w:rPr>
          <w:rFonts w:ascii="Calibri" w:hAnsi="Calibri" w:cs="Calibri"/>
        </w:rPr>
        <w:t xml:space="preserve">verifica se </w:t>
      </w:r>
      <w:r w:rsidR="00234399">
        <w:rPr>
          <w:rFonts w:ascii="Calibri" w:hAnsi="Calibri" w:cs="Calibri"/>
        </w:rPr>
        <w:t xml:space="preserve">la decurtazione è annullabile dall’utente attraverso il servizio </w:t>
      </w:r>
      <w:r w:rsidR="006F69AB">
        <w:rPr>
          <w:rFonts w:ascii="Calibri" w:hAnsi="Calibri" w:cs="Calibri"/>
        </w:rPr>
        <w:t>§</w:t>
      </w:r>
      <w:r w:rsidR="003361E8">
        <w:rPr>
          <w:rFonts w:ascii="Calibri" w:hAnsi="Calibri" w:cs="Calibri"/>
        </w:rPr>
        <w:fldChar w:fldCharType="begin"/>
      </w:r>
      <w:r w:rsidR="003361E8">
        <w:rPr>
          <w:rFonts w:ascii="Calibri" w:hAnsi="Calibri" w:cs="Calibri"/>
        </w:rPr>
        <w:instrText xml:space="preserve"> REF _Ref214484484 \r \h </w:instrText>
      </w:r>
      <w:r w:rsidR="003361E8">
        <w:rPr>
          <w:rFonts w:ascii="Calibri" w:hAnsi="Calibri" w:cs="Calibri"/>
        </w:rPr>
      </w:r>
      <w:r w:rsidR="003361E8">
        <w:rPr>
          <w:rFonts w:ascii="Calibri" w:hAnsi="Calibri" w:cs="Calibri"/>
        </w:rPr>
        <w:fldChar w:fldCharType="separate"/>
      </w:r>
      <w:r w:rsidR="003361E8">
        <w:rPr>
          <w:rFonts w:ascii="Calibri" w:hAnsi="Calibri" w:cs="Calibri"/>
        </w:rPr>
        <w:t>9.1.2.4</w:t>
      </w:r>
      <w:r w:rsidR="003361E8">
        <w:rPr>
          <w:rFonts w:ascii="Calibri" w:hAnsi="Calibri" w:cs="Calibri"/>
        </w:rPr>
        <w:fldChar w:fldCharType="end"/>
      </w:r>
    </w:p>
    <w:p w:rsidR="00F40C73" w:rsidP="00842DA3" w:rsidRDefault="00F40C73" w14:paraId="244EC1E6" w14:textId="0D1060C9">
      <w:pPr>
        <w:pStyle w:val="ListParagraph"/>
        <w:numPr>
          <w:ilvl w:val="0"/>
          <w:numId w:val="21"/>
        </w:numPr>
        <w:jc w:val="both"/>
        <w:rPr>
          <w:rFonts w:ascii="Calibri" w:hAnsi="Calibri" w:cs="Calibri"/>
        </w:rPr>
      </w:pPr>
      <w:r>
        <w:rPr>
          <w:rFonts w:ascii="Calibri" w:hAnsi="Calibri" w:cs="Calibri"/>
        </w:rPr>
        <w:t>valida i dati di input in particolare se il motivo di annullamento è “Errata imputazione” i campi codice atti, tipo atto, ente e data atto non son</w:t>
      </w:r>
      <w:r w:rsidR="002C3317">
        <w:rPr>
          <w:rFonts w:ascii="Calibri" w:hAnsi="Calibri" w:cs="Calibri"/>
        </w:rPr>
        <w:t>o obbligatori</w:t>
      </w:r>
      <w:r w:rsidR="00E763F2">
        <w:rPr>
          <w:rFonts w:ascii="Calibri" w:hAnsi="Calibri" w:cs="Calibri"/>
        </w:rPr>
        <w:t>, lo sono in tutti gli altri casi</w:t>
      </w:r>
    </w:p>
    <w:p w:rsidR="00E719B0" w:rsidP="00842DA3" w:rsidRDefault="00E719B0" w14:paraId="08737CF5" w14:textId="25C265DC">
      <w:pPr>
        <w:pStyle w:val="ListParagraph"/>
        <w:numPr>
          <w:ilvl w:val="0"/>
          <w:numId w:val="21"/>
        </w:numPr>
        <w:jc w:val="both"/>
        <w:rPr>
          <w:rFonts w:ascii="Calibri" w:hAnsi="Calibri" w:cs="Calibri"/>
        </w:rPr>
      </w:pPr>
      <w:r w:rsidRPr="00F438DE">
        <w:rPr>
          <w:rFonts w:ascii="Calibri" w:hAnsi="Calibri" w:cs="Calibri"/>
        </w:rPr>
        <w:t>se l</w:t>
      </w:r>
      <w:r w:rsidR="009E7A0E">
        <w:rPr>
          <w:rFonts w:ascii="Calibri" w:hAnsi="Calibri" w:cs="Calibri"/>
        </w:rPr>
        <w:t xml:space="preserve">a decurtazione </w:t>
      </w:r>
      <w:r w:rsidR="00214AB5">
        <w:rPr>
          <w:rFonts w:ascii="Calibri" w:hAnsi="Calibri" w:cs="Calibri"/>
        </w:rPr>
        <w:t>è annullabile dall’utente</w:t>
      </w:r>
      <w:r w:rsidR="00905B3A">
        <w:rPr>
          <w:rFonts w:ascii="Calibri" w:hAnsi="Calibri" w:cs="Calibri"/>
        </w:rPr>
        <w:t xml:space="preserve"> </w:t>
      </w:r>
      <w:r w:rsidR="00E763F2">
        <w:rPr>
          <w:rFonts w:ascii="Calibri" w:hAnsi="Calibri" w:cs="Calibri"/>
        </w:rPr>
        <w:t>e i valori inseriti dall’utente risultano validi</w:t>
      </w:r>
      <w:r w:rsidR="00905B3A">
        <w:rPr>
          <w:rFonts w:ascii="Calibri" w:hAnsi="Calibri" w:cs="Calibri"/>
        </w:rPr>
        <w:t xml:space="preserve"> </w:t>
      </w:r>
      <w:r w:rsidRPr="00905B3A" w:rsidR="00511645">
        <w:rPr>
          <w:rFonts w:ascii="Calibri" w:hAnsi="Calibri" w:cs="Calibri"/>
        </w:rPr>
        <w:t xml:space="preserve">il servizio </w:t>
      </w:r>
      <w:r w:rsidR="005925B6">
        <w:rPr>
          <w:rFonts w:ascii="Calibri" w:hAnsi="Calibri" w:cs="Calibri"/>
        </w:rPr>
        <w:t xml:space="preserve">aggiorna lo stato della decurtazione e </w:t>
      </w:r>
      <w:r w:rsidR="008E27F1">
        <w:rPr>
          <w:rFonts w:ascii="Calibri" w:hAnsi="Calibri" w:cs="Calibri"/>
        </w:rPr>
        <w:t>inserisce l’annullamento impostando</w:t>
      </w:r>
      <w:r w:rsidR="005925B6">
        <w:rPr>
          <w:rFonts w:ascii="Calibri" w:hAnsi="Calibri" w:cs="Calibri"/>
        </w:rPr>
        <w:t>:</w:t>
      </w:r>
    </w:p>
    <w:p w:rsidRPr="008031C0" w:rsidR="008031C0" w:rsidP="00842DA3" w:rsidRDefault="008031C0" w14:paraId="25E0C829" w14:textId="77777777">
      <w:pPr>
        <w:pStyle w:val="ListParagraph"/>
        <w:numPr>
          <w:ilvl w:val="2"/>
          <w:numId w:val="21"/>
        </w:numPr>
        <w:jc w:val="both"/>
        <w:rPr>
          <w:rFonts w:ascii="Calibri" w:hAnsi="Calibri" w:cs="Calibri"/>
        </w:rPr>
      </w:pPr>
      <w:r w:rsidRPr="008031C0">
        <w:rPr>
          <w:rFonts w:ascii="Calibri" w:hAnsi="Calibri" w:cs="Calibri"/>
        </w:rPr>
        <w:t>Identificativo Decurtazione:  obbligatorio, numero intero</w:t>
      </w:r>
    </w:p>
    <w:p w:rsidRPr="008031C0" w:rsidR="008031C0" w:rsidP="00842DA3" w:rsidRDefault="008031C0" w14:paraId="3B6B9A4C" w14:textId="77777777">
      <w:pPr>
        <w:pStyle w:val="ListParagraph"/>
        <w:numPr>
          <w:ilvl w:val="2"/>
          <w:numId w:val="21"/>
        </w:numPr>
        <w:jc w:val="both"/>
        <w:rPr>
          <w:rFonts w:ascii="Calibri" w:hAnsi="Calibri" w:cs="Calibri"/>
        </w:rPr>
      </w:pPr>
      <w:r w:rsidRPr="008031C0">
        <w:rPr>
          <w:rFonts w:ascii="Calibri" w:hAnsi="Calibri" w:cs="Calibri"/>
        </w:rPr>
        <w:t>Identificativo Tipologia Atto Annullamento: obbligatorio, Numero Intero</w:t>
      </w:r>
    </w:p>
    <w:p w:rsidRPr="008031C0" w:rsidR="008031C0" w:rsidP="00842DA3" w:rsidRDefault="008031C0" w14:paraId="2A0B2170" w14:textId="77777777">
      <w:pPr>
        <w:pStyle w:val="ListParagraph"/>
        <w:numPr>
          <w:ilvl w:val="2"/>
          <w:numId w:val="21"/>
        </w:numPr>
        <w:jc w:val="both"/>
        <w:rPr>
          <w:rFonts w:ascii="Calibri" w:hAnsi="Calibri" w:cs="Calibri"/>
        </w:rPr>
      </w:pPr>
      <w:r w:rsidRPr="008031C0">
        <w:rPr>
          <w:rFonts w:ascii="Calibri" w:hAnsi="Calibri" w:cs="Calibri"/>
        </w:rPr>
        <w:t>Identificativo Ente Annullamento: obbligatorio, Numero Intero</w:t>
      </w:r>
    </w:p>
    <w:p w:rsidRPr="008031C0" w:rsidR="00C126C4" w:rsidP="00842DA3" w:rsidRDefault="00C126C4" w14:paraId="21E52EC3" w14:textId="57C203E6">
      <w:pPr>
        <w:pStyle w:val="ListParagraph"/>
        <w:numPr>
          <w:ilvl w:val="2"/>
          <w:numId w:val="21"/>
        </w:numPr>
        <w:jc w:val="both"/>
        <w:rPr>
          <w:rFonts w:ascii="Calibri" w:hAnsi="Calibri" w:cs="Calibri"/>
        </w:rPr>
      </w:pPr>
      <w:r>
        <w:rPr>
          <w:rFonts w:ascii="Calibri" w:hAnsi="Calibri" w:cs="Calibri"/>
        </w:rPr>
        <w:t xml:space="preserve">Identificativo Motivo Annullamento: </w:t>
      </w:r>
      <w:r w:rsidRPr="008031C0">
        <w:rPr>
          <w:rFonts w:ascii="Calibri" w:hAnsi="Calibri" w:cs="Calibri"/>
        </w:rPr>
        <w:t>obbligatorio, Numero Intero</w:t>
      </w:r>
    </w:p>
    <w:p w:rsidRPr="008031C0" w:rsidR="008031C0" w:rsidP="00842DA3" w:rsidRDefault="008031C0" w14:paraId="080E98A3" w14:textId="77777777">
      <w:pPr>
        <w:pStyle w:val="ListParagraph"/>
        <w:numPr>
          <w:ilvl w:val="2"/>
          <w:numId w:val="21"/>
        </w:numPr>
        <w:jc w:val="both"/>
        <w:rPr>
          <w:rFonts w:ascii="Calibri" w:hAnsi="Calibri" w:cs="Calibri"/>
        </w:rPr>
      </w:pPr>
      <w:r w:rsidRPr="008031C0">
        <w:rPr>
          <w:rFonts w:ascii="Calibri" w:hAnsi="Calibri" w:cs="Calibri"/>
        </w:rPr>
        <w:t>Codice Atto Annullamento: obbligatorio, stringa 250</w:t>
      </w:r>
    </w:p>
    <w:p w:rsidRPr="008031C0" w:rsidR="008031C0" w:rsidP="00842DA3" w:rsidRDefault="008031C0" w14:paraId="33025B9D" w14:textId="77777777">
      <w:pPr>
        <w:pStyle w:val="ListParagraph"/>
        <w:numPr>
          <w:ilvl w:val="2"/>
          <w:numId w:val="21"/>
        </w:numPr>
        <w:jc w:val="both"/>
        <w:rPr>
          <w:rFonts w:ascii="Calibri" w:hAnsi="Calibri" w:cs="Calibri"/>
        </w:rPr>
      </w:pPr>
      <w:r w:rsidRPr="008031C0">
        <w:rPr>
          <w:rFonts w:ascii="Calibri" w:hAnsi="Calibri" w:cs="Calibri"/>
        </w:rPr>
        <w:t>Data Atto Annullamento: obbligatorio, data</w:t>
      </w:r>
    </w:p>
    <w:p w:rsidRPr="008031C0" w:rsidR="008031C0" w:rsidP="00842DA3" w:rsidRDefault="008031C0" w14:paraId="7C816AED" w14:textId="77777777">
      <w:pPr>
        <w:pStyle w:val="ListParagraph"/>
        <w:numPr>
          <w:ilvl w:val="2"/>
          <w:numId w:val="21"/>
        </w:numPr>
        <w:jc w:val="both"/>
        <w:rPr>
          <w:rFonts w:ascii="Calibri" w:hAnsi="Calibri" w:cs="Calibri"/>
        </w:rPr>
      </w:pPr>
      <w:r w:rsidRPr="008031C0">
        <w:rPr>
          <w:rFonts w:ascii="Calibri" w:hAnsi="Calibri" w:cs="Calibri"/>
        </w:rPr>
        <w:t>Numero protocollo Annullamento: facoltativo, stringa100</w:t>
      </w:r>
    </w:p>
    <w:p w:rsidRPr="008031C0" w:rsidR="008031C0" w:rsidP="00842DA3" w:rsidRDefault="008031C0" w14:paraId="0BEFFE96" w14:textId="77777777">
      <w:pPr>
        <w:pStyle w:val="ListParagraph"/>
        <w:numPr>
          <w:ilvl w:val="2"/>
          <w:numId w:val="21"/>
        </w:numPr>
        <w:jc w:val="both"/>
        <w:rPr>
          <w:rFonts w:ascii="Calibri" w:hAnsi="Calibri" w:cs="Calibri"/>
        </w:rPr>
      </w:pPr>
      <w:r w:rsidRPr="008031C0">
        <w:rPr>
          <w:rFonts w:ascii="Calibri" w:hAnsi="Calibri" w:cs="Calibri"/>
        </w:rPr>
        <w:t>Data protocollo Annullamento: facoltativo, data</w:t>
      </w:r>
    </w:p>
    <w:p w:rsidRPr="00F438DE" w:rsidR="00E719B0" w:rsidP="00842DA3" w:rsidRDefault="00985652" w14:paraId="6341D2AF" w14:textId="24A40039">
      <w:pPr>
        <w:pStyle w:val="ListParagraph"/>
        <w:numPr>
          <w:ilvl w:val="2"/>
          <w:numId w:val="21"/>
        </w:numPr>
        <w:jc w:val="both"/>
        <w:rPr>
          <w:rFonts w:ascii="Calibri" w:hAnsi="Calibri" w:cs="Calibri"/>
        </w:rPr>
      </w:pPr>
      <w:r>
        <w:rPr>
          <w:rFonts w:ascii="Calibri" w:hAnsi="Calibri" w:cs="Calibri"/>
        </w:rPr>
        <w:t xml:space="preserve">Utente </w:t>
      </w:r>
      <w:r w:rsidR="005A4980">
        <w:rPr>
          <w:rFonts w:ascii="Calibri" w:hAnsi="Calibri" w:cs="Calibri"/>
        </w:rPr>
        <w:t>A</w:t>
      </w:r>
      <w:r w:rsidR="008E27F1">
        <w:rPr>
          <w:rFonts w:ascii="Calibri" w:hAnsi="Calibri" w:cs="Calibri"/>
        </w:rPr>
        <w:t>nnullamento</w:t>
      </w:r>
      <w:r w:rsidRPr="008031C0" w:rsidR="008031C0">
        <w:rPr>
          <w:rFonts w:ascii="Calibri" w:hAnsi="Calibri" w:cs="Calibri"/>
        </w:rPr>
        <w:t>: obbligatorio, stringa di 100 caratteri</w:t>
      </w:r>
    </w:p>
    <w:p w:rsidRPr="00F438DE" w:rsidR="00A8761E" w:rsidP="00842DA3" w:rsidRDefault="00A8761E" w14:paraId="439BA869" w14:textId="33935804">
      <w:pPr>
        <w:pStyle w:val="ListParagraph"/>
        <w:numPr>
          <w:ilvl w:val="2"/>
          <w:numId w:val="21"/>
        </w:numPr>
        <w:jc w:val="both"/>
        <w:rPr>
          <w:rFonts w:ascii="Calibri" w:hAnsi="Calibri" w:cs="Calibri"/>
        </w:rPr>
      </w:pPr>
      <w:r>
        <w:rPr>
          <w:rFonts w:ascii="Calibri" w:hAnsi="Calibri" w:cs="Calibri"/>
        </w:rPr>
        <w:t>Data</w:t>
      </w:r>
      <w:r w:rsidR="00985652">
        <w:rPr>
          <w:rFonts w:ascii="Calibri" w:hAnsi="Calibri" w:cs="Calibri"/>
        </w:rPr>
        <w:t xml:space="preserve"> </w:t>
      </w:r>
      <w:r w:rsidR="005A4980">
        <w:rPr>
          <w:rFonts w:ascii="Calibri" w:hAnsi="Calibri" w:cs="Calibri"/>
        </w:rPr>
        <w:t>Annullamento</w:t>
      </w:r>
      <w:r w:rsidR="00394ACF">
        <w:rPr>
          <w:rFonts w:ascii="Calibri" w:hAnsi="Calibri" w:cs="Calibri"/>
        </w:rPr>
        <w:t>: obbligatorio, datetime</w:t>
      </w:r>
    </w:p>
    <w:p w:rsidR="005414E0" w:rsidP="0055399E" w:rsidRDefault="005414E0" w14:paraId="08476054" w14:textId="6655C27E">
      <w:pPr>
        <w:pStyle w:val="Heading4"/>
      </w:pPr>
      <w:bookmarkStart w:name="_Toc222417363" w:id="193"/>
      <w:r>
        <w:t>RF01-05-0</w:t>
      </w:r>
      <w:r w:rsidR="0005246E">
        <w:t>4</w:t>
      </w:r>
      <w:r>
        <w:t xml:space="preserve"> – </w:t>
      </w:r>
      <w:r w:rsidR="00E34F61">
        <w:t>Motivo di Annullamento</w:t>
      </w:r>
      <w:bookmarkEnd w:id="193"/>
      <w:r>
        <w:t xml:space="preserve"> </w:t>
      </w:r>
    </w:p>
    <w:p w:rsidR="007608A5" w:rsidP="007608A5" w:rsidRDefault="007608A5" w14:paraId="50529FEC" w14:textId="77777777">
      <w:pPr>
        <w:jc w:val="both"/>
        <w:rPr>
          <w:rFonts w:ascii="Calibri" w:hAnsi="Calibri" w:cs="Calibri"/>
        </w:rPr>
      </w:pPr>
      <w:r>
        <w:rPr>
          <w:rFonts w:ascii="Calibri" w:hAnsi="Calibri" w:cs="Calibri"/>
        </w:rPr>
        <w:t>L’utente deve poter scegliere il motivo dell’annullamento di un atto di decurtazione</w:t>
      </w:r>
    </w:p>
    <w:p w:rsidR="006421DD" w:rsidP="006421DD" w:rsidRDefault="006421DD" w14:paraId="0CCE12B4" w14:textId="77777777">
      <w:pPr>
        <w:jc w:val="both"/>
        <w:rPr>
          <w:rFonts w:ascii="Calibri" w:hAnsi="Calibri" w:cs="Calibri"/>
        </w:rPr>
      </w:pPr>
      <w:r>
        <w:rPr>
          <w:rFonts w:ascii="Calibri" w:hAnsi="Calibri" w:cs="Calibri"/>
        </w:rPr>
        <w:t>Deve essere realizzato un nuovo servizio nell’ambito delle decurtazioni.</w:t>
      </w:r>
    </w:p>
    <w:p w:rsidR="007608A5" w:rsidP="007608A5" w:rsidRDefault="007608A5" w14:paraId="58B0416E" w14:textId="77777777">
      <w:pPr>
        <w:jc w:val="both"/>
        <w:rPr>
          <w:rFonts w:ascii="Calibri" w:hAnsi="Calibri" w:cs="Calibri"/>
        </w:rPr>
      </w:pPr>
      <w:r>
        <w:rPr>
          <w:rFonts w:ascii="Calibri" w:hAnsi="Calibri" w:cs="Calibri"/>
        </w:rPr>
        <w:t>Il servizio prevede i seguenti parametri di input:</w:t>
      </w:r>
    </w:p>
    <w:p w:rsidRPr="005B1390" w:rsidR="007608A5" w:rsidP="00842DA3" w:rsidRDefault="007608A5" w14:paraId="131BD9C4"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7608A5" w:rsidP="007608A5" w:rsidRDefault="007608A5" w14:paraId="2E7DEAAD" w14:textId="77777777">
      <w:pPr>
        <w:ind w:left="360"/>
        <w:jc w:val="both"/>
        <w:rPr>
          <w:rFonts w:ascii="Calibri" w:hAnsi="Calibri" w:cs="Calibri"/>
        </w:rPr>
      </w:pPr>
    </w:p>
    <w:p w:rsidRPr="00C928D9" w:rsidR="007608A5" w:rsidP="007608A5" w:rsidRDefault="007608A5" w14:paraId="2FA0CAB6" w14:textId="77777777">
      <w:pPr>
        <w:jc w:val="both"/>
        <w:rPr>
          <w:rFonts w:ascii="Calibri" w:hAnsi="Calibri" w:cs="Calibri"/>
        </w:rPr>
      </w:pPr>
      <w:r w:rsidRPr="00C928D9">
        <w:rPr>
          <w:rFonts w:ascii="Calibri" w:hAnsi="Calibri" w:cs="Calibri"/>
        </w:rPr>
        <w:t>Il servizio verifica se l’utente è abilitato alla funzione IAM decurtazione_annullamento_territoriale o decurtazione_annullamento_nazionale</w:t>
      </w:r>
    </w:p>
    <w:p w:rsidR="006421DD" w:rsidP="00842DA3" w:rsidRDefault="006421DD" w14:paraId="468D761E"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7608A5" w:rsidP="00842DA3" w:rsidRDefault="007608A5" w14:paraId="3BF93A1C" w14:textId="638FEE01">
      <w:pPr>
        <w:pStyle w:val="ListParagraph"/>
        <w:numPr>
          <w:ilvl w:val="0"/>
          <w:numId w:val="21"/>
        </w:numPr>
        <w:jc w:val="both"/>
        <w:rPr>
          <w:rFonts w:ascii="Calibri" w:hAnsi="Calibri" w:cs="Calibri"/>
        </w:rPr>
      </w:pPr>
      <w:r w:rsidRPr="00F438DE">
        <w:rPr>
          <w:rFonts w:ascii="Calibri" w:hAnsi="Calibri" w:cs="Calibri"/>
        </w:rPr>
        <w:t xml:space="preserve">se l’utente è abilitato restituisce </w:t>
      </w:r>
      <w:r>
        <w:rPr>
          <w:rFonts w:ascii="Calibri" w:hAnsi="Calibri" w:cs="Calibri"/>
        </w:rPr>
        <w:t>l</w:t>
      </w:r>
      <w:r w:rsidRPr="00F438DE">
        <w:rPr>
          <w:rFonts w:ascii="Calibri" w:hAnsi="Calibri" w:cs="Calibri"/>
        </w:rPr>
        <w:t>a lista</w:t>
      </w:r>
      <w:r>
        <w:rPr>
          <w:rFonts w:ascii="Calibri" w:hAnsi="Calibri" w:cs="Calibri"/>
        </w:rPr>
        <w:t xml:space="preserve"> delle </w:t>
      </w:r>
      <w:r w:rsidR="00A94256">
        <w:rPr>
          <w:rFonts w:ascii="Calibri" w:hAnsi="Calibri" w:cs="Calibri"/>
        </w:rPr>
        <w:t xml:space="preserve">motivazioni </w:t>
      </w:r>
      <w:r w:rsidR="00BC00EF">
        <w:rPr>
          <w:rFonts w:ascii="Calibri" w:hAnsi="Calibri" w:cs="Calibri"/>
        </w:rPr>
        <w:t>per cui è possibile</w:t>
      </w:r>
      <w:r>
        <w:rPr>
          <w:rFonts w:ascii="Calibri" w:hAnsi="Calibri" w:cs="Calibri"/>
        </w:rPr>
        <w:t xml:space="preserve"> annullare una decurtazione</w:t>
      </w:r>
      <w:r w:rsidRPr="00F438DE">
        <w:rPr>
          <w:rFonts w:ascii="Calibri" w:hAnsi="Calibri" w:cs="Calibri"/>
        </w:rPr>
        <w:t>:</w:t>
      </w:r>
    </w:p>
    <w:p w:rsidR="007608A5" w:rsidP="00842DA3" w:rsidRDefault="007608A5" w14:paraId="63371C83" w14:textId="39D164FB">
      <w:pPr>
        <w:pStyle w:val="ListParagraph"/>
        <w:numPr>
          <w:ilvl w:val="1"/>
          <w:numId w:val="21"/>
        </w:numPr>
        <w:rPr>
          <w:rFonts w:ascii="Calibri" w:hAnsi="Calibri" w:cs="Calibri"/>
        </w:rPr>
      </w:pPr>
      <w:r>
        <w:rPr>
          <w:rFonts w:ascii="Calibri" w:hAnsi="Calibri" w:cs="Calibri"/>
        </w:rPr>
        <w:t xml:space="preserve">Identificativo </w:t>
      </w:r>
      <w:r w:rsidR="00290156">
        <w:rPr>
          <w:rFonts w:ascii="Calibri" w:hAnsi="Calibri" w:cs="Calibri"/>
        </w:rPr>
        <w:t>Motivo Annullamento</w:t>
      </w:r>
      <w:r>
        <w:rPr>
          <w:rFonts w:ascii="Calibri" w:hAnsi="Calibri" w:cs="Calibri"/>
        </w:rPr>
        <w:t xml:space="preserve">: </w:t>
      </w:r>
      <w:r w:rsidRPr="005B1390">
        <w:rPr>
          <w:rFonts w:ascii="Calibri" w:hAnsi="Calibri" w:cs="Calibri"/>
        </w:rPr>
        <w:t>obbligatorio</w:t>
      </w:r>
      <w:r>
        <w:rPr>
          <w:rFonts w:ascii="Calibri" w:hAnsi="Calibri" w:cs="Calibri"/>
        </w:rPr>
        <w:t xml:space="preserve"> , Numero Intero </w:t>
      </w:r>
    </w:p>
    <w:p w:rsidR="007608A5" w:rsidP="00842DA3" w:rsidRDefault="007608A5" w14:paraId="544DAD59" w14:textId="7268DBC2">
      <w:pPr>
        <w:pStyle w:val="ListParagraph"/>
        <w:numPr>
          <w:ilvl w:val="1"/>
          <w:numId w:val="21"/>
        </w:numPr>
        <w:rPr>
          <w:rFonts w:ascii="Calibri" w:hAnsi="Calibri" w:cs="Calibri"/>
        </w:rPr>
      </w:pPr>
      <w:r>
        <w:rPr>
          <w:rFonts w:ascii="Calibri" w:hAnsi="Calibri" w:cs="Calibri"/>
        </w:rPr>
        <w:t xml:space="preserve">Descrizione </w:t>
      </w:r>
      <w:r w:rsidR="00290156">
        <w:rPr>
          <w:rFonts w:ascii="Calibri" w:hAnsi="Calibri" w:cs="Calibri"/>
        </w:rPr>
        <w:t>Motivo Annullamento</w:t>
      </w:r>
      <w:r>
        <w:rPr>
          <w:rFonts w:ascii="Calibri" w:hAnsi="Calibri" w:cs="Calibri"/>
        </w:rPr>
        <w:t>:</w:t>
      </w:r>
      <w:r w:rsidRPr="00537A0A">
        <w:rPr>
          <w:rFonts w:ascii="Calibri" w:hAnsi="Calibri" w:cs="Calibri"/>
        </w:rPr>
        <w:t xml:space="preserve"> </w:t>
      </w:r>
      <w:r w:rsidRPr="005B1390">
        <w:rPr>
          <w:rFonts w:ascii="Calibri" w:hAnsi="Calibri" w:cs="Calibri"/>
        </w:rPr>
        <w:t>obbligatorio</w:t>
      </w:r>
      <w:r>
        <w:rPr>
          <w:rFonts w:ascii="Calibri" w:hAnsi="Calibri" w:cs="Calibri"/>
        </w:rPr>
        <w:t>, stringa 20</w:t>
      </w:r>
    </w:p>
    <w:p w:rsidR="00BC0F68" w:rsidP="0055399E" w:rsidRDefault="00BC0F68" w14:paraId="5A48295F" w14:textId="279629F5">
      <w:pPr>
        <w:pStyle w:val="Heading4"/>
      </w:pPr>
      <w:bookmarkStart w:name="_Toc222417364" w:id="194"/>
      <w:r>
        <w:t>RF0</w:t>
      </w:r>
      <w:r w:rsidR="00D557B6">
        <w:t>1</w:t>
      </w:r>
      <w:r>
        <w:t>-0</w:t>
      </w:r>
      <w:r w:rsidR="00D557B6">
        <w:t>5</w:t>
      </w:r>
      <w:r>
        <w:t>-0</w:t>
      </w:r>
      <w:r w:rsidR="00D557B6">
        <w:t>5</w:t>
      </w:r>
      <w:r>
        <w:t xml:space="preserve"> – Carica Documenti Allegati all’annullamento del</w:t>
      </w:r>
      <w:r w:rsidR="00D557B6">
        <w:t>la decurtazione</w:t>
      </w:r>
      <w:r w:rsidR="00BB3200">
        <w:t xml:space="preserve"> – deprecato il 24/11/2025</w:t>
      </w:r>
      <w:bookmarkEnd w:id="194"/>
    </w:p>
    <w:p w:rsidR="00BC0F68" w:rsidP="00BC0F68" w:rsidRDefault="00BC0F68" w14:paraId="1D67F4FD" w14:textId="1D13D5BB">
      <w:pPr>
        <w:jc w:val="both"/>
        <w:rPr>
          <w:rFonts w:asciiTheme="minorHAnsi" w:hAnsiTheme="minorHAnsi" w:cstheme="minorHAnsi"/>
        </w:rPr>
      </w:pPr>
      <w:r>
        <w:rPr>
          <w:rFonts w:asciiTheme="minorHAnsi" w:hAnsiTheme="minorHAnsi" w:cstheme="minorHAnsi"/>
        </w:rPr>
        <w:t>L’utente deve poter allegare più di un documento all’atto di annullamento del</w:t>
      </w:r>
      <w:r w:rsidR="00D557B6">
        <w:rPr>
          <w:rFonts w:asciiTheme="minorHAnsi" w:hAnsiTheme="minorHAnsi" w:cstheme="minorHAnsi"/>
        </w:rPr>
        <w:t>la decurtazione</w:t>
      </w:r>
      <w:r>
        <w:rPr>
          <w:rFonts w:asciiTheme="minorHAnsi" w:hAnsiTheme="minorHAnsi" w:cstheme="minorHAnsi"/>
        </w:rPr>
        <w:t>. Gli allegati devono essere in un formato ammesso (da configurazione) e non possono superare un valore soglia (da configurazione).</w:t>
      </w:r>
    </w:p>
    <w:p w:rsidR="00BC0F68" w:rsidP="00BC0F68" w:rsidRDefault="00BC0F68" w14:paraId="382E3F5D" w14:textId="2F3E6F74">
      <w:pPr>
        <w:jc w:val="both"/>
        <w:rPr>
          <w:rFonts w:ascii="Calibri" w:hAnsi="Calibri" w:cs="Calibri"/>
        </w:rPr>
      </w:pPr>
      <w:r>
        <w:rPr>
          <w:rFonts w:ascii="Calibri" w:hAnsi="Calibri" w:cs="Calibri"/>
        </w:rPr>
        <w:t>Deve essere realizzato un nuovo servizio nell’ambito de</w:t>
      </w:r>
      <w:r w:rsidR="0090067E">
        <w:rPr>
          <w:rFonts w:ascii="Calibri" w:hAnsi="Calibri" w:cs="Calibri"/>
        </w:rPr>
        <w:t>lle decurtazioni</w:t>
      </w:r>
      <w:r>
        <w:rPr>
          <w:rFonts w:ascii="Calibri" w:hAnsi="Calibri" w:cs="Calibri"/>
        </w:rPr>
        <w:t>.</w:t>
      </w:r>
    </w:p>
    <w:p w:rsidR="00BC0F68" w:rsidP="00BC0F68" w:rsidRDefault="00BC0F68" w14:paraId="6141A820" w14:textId="77777777">
      <w:pPr>
        <w:jc w:val="both"/>
        <w:rPr>
          <w:rFonts w:ascii="Calibri" w:hAnsi="Calibri" w:cs="Calibri"/>
        </w:rPr>
      </w:pPr>
      <w:r>
        <w:rPr>
          <w:rFonts w:ascii="Calibri" w:hAnsi="Calibri" w:cs="Calibri"/>
        </w:rPr>
        <w:t>Il servizio prevede i seguenti parametri di input:</w:t>
      </w:r>
    </w:p>
    <w:p w:rsidR="00BC0F68" w:rsidP="00842DA3" w:rsidRDefault="00BC0F68" w14:paraId="2EDBCF8F" w14:textId="7C89197F">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0090067E" w:rsidP="00842DA3" w:rsidRDefault="0090067E" w14:paraId="2CF2E006" w14:textId="671161ED">
      <w:pPr>
        <w:pStyle w:val="ListParagraph"/>
        <w:numPr>
          <w:ilvl w:val="0"/>
          <w:numId w:val="22"/>
        </w:numPr>
        <w:jc w:val="both"/>
        <w:rPr>
          <w:rFonts w:ascii="Calibri" w:hAnsi="Calibri" w:cs="Calibri"/>
        </w:rPr>
      </w:pPr>
      <w:r>
        <w:rPr>
          <w:rFonts w:ascii="Calibri" w:hAnsi="Calibri" w:cs="Calibri"/>
        </w:rPr>
        <w:t xml:space="preserve">Identificativo Decurtazione: </w:t>
      </w:r>
      <w:r w:rsidRPr="005B1390">
        <w:rPr>
          <w:rFonts w:ascii="Calibri" w:hAnsi="Calibri" w:cs="Calibri"/>
        </w:rPr>
        <w:t xml:space="preserve">obbligatorio, </w:t>
      </w:r>
      <w:r>
        <w:rPr>
          <w:rFonts w:ascii="Calibri" w:hAnsi="Calibri" w:cs="Calibri"/>
        </w:rPr>
        <w:t>numero intero</w:t>
      </w:r>
    </w:p>
    <w:p w:rsidR="00BC0F68" w:rsidP="00842DA3" w:rsidRDefault="00BC0F68" w14:paraId="41B6650F" w14:textId="66643284">
      <w:pPr>
        <w:pStyle w:val="ListParagraph"/>
        <w:numPr>
          <w:ilvl w:val="0"/>
          <w:numId w:val="22"/>
        </w:numPr>
        <w:jc w:val="both"/>
        <w:rPr>
          <w:rFonts w:ascii="Calibri" w:hAnsi="Calibri" w:cs="Calibri"/>
        </w:rPr>
      </w:pPr>
      <w:r>
        <w:rPr>
          <w:rFonts w:ascii="Calibri" w:hAnsi="Calibri" w:cs="Calibri"/>
        </w:rPr>
        <w:t>Numero Protocollo</w:t>
      </w:r>
      <w:r w:rsidRPr="00A84F0B">
        <w:rPr>
          <w:rFonts w:ascii="Calibri" w:hAnsi="Calibri" w:cs="Calibri"/>
        </w:rPr>
        <w:t xml:space="preserve">: </w:t>
      </w:r>
      <w:r w:rsidRPr="005B1390">
        <w:rPr>
          <w:rFonts w:ascii="Calibri" w:hAnsi="Calibri" w:cs="Calibri"/>
        </w:rPr>
        <w:t>obbligatorio</w:t>
      </w:r>
      <w:r w:rsidRPr="00A84F0B">
        <w:rPr>
          <w:rFonts w:ascii="Calibri" w:hAnsi="Calibri" w:cs="Calibri"/>
        </w:rPr>
        <w:t xml:space="preserve">, stringa </w:t>
      </w:r>
    </w:p>
    <w:p w:rsidR="00BC0F68" w:rsidP="00842DA3" w:rsidRDefault="00BC0F68" w14:paraId="0D4FCE90" w14:textId="77777777">
      <w:pPr>
        <w:pStyle w:val="ListParagraph"/>
        <w:numPr>
          <w:ilvl w:val="0"/>
          <w:numId w:val="22"/>
        </w:numPr>
        <w:jc w:val="both"/>
        <w:rPr>
          <w:rFonts w:ascii="Calibri" w:hAnsi="Calibri" w:cs="Calibri"/>
        </w:rPr>
      </w:pPr>
      <w:r>
        <w:rPr>
          <w:rFonts w:ascii="Calibri" w:hAnsi="Calibri" w:cs="Calibri"/>
        </w:rPr>
        <w:t>Data Protocollo: obbligatorio, data</w:t>
      </w:r>
    </w:p>
    <w:p w:rsidRPr="00A84F0B" w:rsidR="00BC0F68" w:rsidP="00842DA3" w:rsidRDefault="00BC0F68" w14:paraId="49B4232F" w14:textId="77777777">
      <w:pPr>
        <w:pStyle w:val="ListParagraph"/>
        <w:numPr>
          <w:ilvl w:val="0"/>
          <w:numId w:val="22"/>
        </w:numPr>
        <w:jc w:val="both"/>
        <w:rPr>
          <w:rFonts w:ascii="Calibri" w:hAnsi="Calibri" w:cs="Calibri"/>
        </w:rPr>
      </w:pPr>
      <w:r>
        <w:rPr>
          <w:rFonts w:ascii="Calibri" w:hAnsi="Calibri" w:cs="Calibri"/>
        </w:rPr>
        <w:t>File Allegato: obbligatorio</w:t>
      </w:r>
    </w:p>
    <w:p w:rsidR="00BC0F68" w:rsidP="00842DA3" w:rsidRDefault="00BC0F68" w14:paraId="1EB696BF" w14:textId="77777777">
      <w:pPr>
        <w:pStyle w:val="ListParagraph"/>
        <w:numPr>
          <w:ilvl w:val="0"/>
          <w:numId w:val="22"/>
        </w:numPr>
        <w:jc w:val="both"/>
        <w:rPr>
          <w:rFonts w:ascii="Calibri" w:hAnsi="Calibri" w:cs="Calibri"/>
        </w:rPr>
      </w:pPr>
      <w:r>
        <w:rPr>
          <w:rFonts w:ascii="Calibri" w:hAnsi="Calibri" w:cs="Calibri"/>
        </w:rPr>
        <w:t>User_name: obbligatorio, stringa 100</w:t>
      </w:r>
    </w:p>
    <w:p w:rsidR="00BC0F68" w:rsidP="00BC0F68" w:rsidRDefault="00BC0F68" w14:paraId="5DC1DA9A" w14:textId="77777777">
      <w:pPr>
        <w:jc w:val="both"/>
        <w:rPr>
          <w:rFonts w:asciiTheme="minorHAnsi" w:hAnsiTheme="minorHAnsi" w:cstheme="minorHAnsi"/>
        </w:rPr>
      </w:pPr>
    </w:p>
    <w:p w:rsidR="00BC0F68" w:rsidP="00BC0F68" w:rsidRDefault="00BC0F68" w14:paraId="70EC2F24" w14:textId="77777777">
      <w:pPr>
        <w:jc w:val="both"/>
        <w:rPr>
          <w:rFonts w:ascii="Calibri" w:hAnsi="Calibri" w:cs="Calibri"/>
        </w:rPr>
      </w:pPr>
      <w:r>
        <w:rPr>
          <w:rFonts w:ascii="Calibri" w:hAnsi="Calibri" w:cs="Calibri"/>
        </w:rPr>
        <w:t xml:space="preserve">Il servizio verifica se l’utente è abilitato alla funzione IAM recupero-inserimento </w:t>
      </w:r>
    </w:p>
    <w:p w:rsidR="00BC0F68" w:rsidP="00842DA3" w:rsidRDefault="00BC0F68" w14:paraId="2FD9792E"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0090067E" w:rsidP="00842DA3" w:rsidRDefault="00BC0F68" w14:paraId="59D87D35" w14:textId="77777777">
      <w:pPr>
        <w:pStyle w:val="ListParagraph"/>
        <w:numPr>
          <w:ilvl w:val="0"/>
          <w:numId w:val="21"/>
        </w:numPr>
        <w:jc w:val="both"/>
        <w:rPr>
          <w:rFonts w:ascii="Calibri" w:hAnsi="Calibri" w:cs="Calibri"/>
        </w:rPr>
      </w:pPr>
      <w:r w:rsidRPr="0090067E">
        <w:rPr>
          <w:rFonts w:ascii="Calibri" w:hAnsi="Calibri" w:cs="Calibri"/>
        </w:rPr>
        <w:t>se l’utente è abilitato il servizio verifica che la dimensione ed il formato rispettino la configurazione, se non sono rispettati il servizio restituisce il codice esito 202 – Formato o dimensione non conformi</w:t>
      </w:r>
    </w:p>
    <w:p w:rsidRPr="0090067E" w:rsidR="00BC0F68" w:rsidP="00842DA3" w:rsidRDefault="00BC0F68" w14:paraId="69B465C3" w14:textId="09248A40">
      <w:pPr>
        <w:pStyle w:val="ListParagraph"/>
        <w:numPr>
          <w:ilvl w:val="0"/>
          <w:numId w:val="21"/>
        </w:numPr>
        <w:jc w:val="both"/>
        <w:rPr>
          <w:rFonts w:ascii="Calibri" w:hAnsi="Calibri" w:cs="Calibri"/>
        </w:rPr>
      </w:pPr>
      <w:r w:rsidRPr="0090067E">
        <w:rPr>
          <w:rFonts w:ascii="Calibri" w:hAnsi="Calibri" w:cs="Calibri"/>
        </w:rPr>
        <w:t>altrimenti il servizio inserisce il file allegato nello storage ed il riferimento al file  nel database</w:t>
      </w:r>
    </w:p>
    <w:p w:rsidR="00101248" w:rsidP="002B4AC0" w:rsidRDefault="00101248" w14:paraId="5A36B931" w14:textId="6FEA8FC0">
      <w:pPr>
        <w:pStyle w:val="Heading3"/>
      </w:pPr>
      <w:bookmarkStart w:name="_Toc222417365" w:id="195"/>
      <w:r>
        <w:t>RF01-0</w:t>
      </w:r>
      <w:r w:rsidR="00D73DFA">
        <w:t>6</w:t>
      </w:r>
      <w:r>
        <w:t xml:space="preserve"> – </w:t>
      </w:r>
      <w:r w:rsidR="003E4FA0">
        <w:t>Notifiche</w:t>
      </w:r>
      <w:bookmarkEnd w:id="195"/>
    </w:p>
    <w:p w:rsidR="00101248" w:rsidP="00AA31E9" w:rsidRDefault="00101248" w14:paraId="60490082" w14:textId="1F25F343">
      <w:pPr>
        <w:jc w:val="both"/>
        <w:rPr>
          <w:rFonts w:asciiTheme="minorHAnsi" w:hAnsiTheme="minorHAnsi" w:cstheme="minorHAns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w:t>
      </w:r>
      <w:r w:rsidR="00DC365E">
        <w:rPr>
          <w:rFonts w:ascii="Calibri" w:hAnsi="Calibri" w:cs="Calibri"/>
        </w:rPr>
        <w:t xml:space="preserve">che consentono l’invio di una notifica all’utente al termine </w:t>
      </w:r>
      <w:r w:rsidR="006C1ADA">
        <w:rPr>
          <w:rFonts w:ascii="Calibri" w:hAnsi="Calibri" w:cs="Calibri"/>
        </w:rPr>
        <w:t>dell’esecuzione dell’elaborazione del motore di calcolo dei punti della patente.</w:t>
      </w:r>
    </w:p>
    <w:p w:rsidR="00101248" w:rsidP="0055399E" w:rsidRDefault="00101248" w14:paraId="38DE7161" w14:textId="32F3EC94">
      <w:pPr>
        <w:pStyle w:val="Heading4"/>
      </w:pPr>
      <w:bookmarkStart w:name="_Toc222417366" w:id="196"/>
      <w:r>
        <w:t>RF01-0</w:t>
      </w:r>
      <w:r w:rsidR="006C1ADA">
        <w:t>6</w:t>
      </w:r>
      <w:r>
        <w:t>-0</w:t>
      </w:r>
      <w:r w:rsidR="006C1ADA">
        <w:t>1</w:t>
      </w:r>
      <w:r>
        <w:t xml:space="preserve"> – </w:t>
      </w:r>
      <w:r w:rsidR="006C1ADA">
        <w:t>Notifiche</w:t>
      </w:r>
      <w:bookmarkEnd w:id="196"/>
      <w:r>
        <w:t xml:space="preserve"> </w:t>
      </w:r>
    </w:p>
    <w:p w:rsidR="00101248" w:rsidP="00AA31E9" w:rsidRDefault="007031A1" w14:paraId="42E805E3" w14:textId="4496F0D3">
      <w:pPr>
        <w:jc w:val="both"/>
        <w:rPr>
          <w:rFonts w:ascii="Calibri" w:hAnsi="Calibri" w:cs="Calibri"/>
        </w:rPr>
      </w:pPr>
      <w:r>
        <w:rPr>
          <w:rFonts w:asciiTheme="minorHAnsi" w:hAnsiTheme="minorHAnsi" w:cstheme="minorHAnsi"/>
        </w:rPr>
        <w:t>A</w:t>
      </w:r>
      <w:r>
        <w:rPr>
          <w:rFonts w:ascii="Calibri" w:hAnsi="Calibri" w:cs="Calibri"/>
        </w:rPr>
        <w:t>l termine dell’esecuzione dell’elaborazione del motore di calcolo dei punti della patente il sistema deve notificare</w:t>
      </w:r>
      <w:r w:rsidR="00C76927">
        <w:rPr>
          <w:rFonts w:ascii="Calibri" w:hAnsi="Calibri" w:cs="Calibri"/>
        </w:rPr>
        <w:t xml:space="preserve"> </w:t>
      </w:r>
      <w:r w:rsidR="00AE605B">
        <w:rPr>
          <w:rFonts w:ascii="Calibri" w:hAnsi="Calibri" w:cs="Calibri"/>
        </w:rPr>
        <w:t xml:space="preserve">l’esito dell’elaborazione </w:t>
      </w:r>
      <w:r w:rsidR="0066300A">
        <w:rPr>
          <w:rFonts w:ascii="Calibri" w:hAnsi="Calibri" w:cs="Calibri"/>
        </w:rPr>
        <w:t>all’utente che ha inserito la decurtazione</w:t>
      </w:r>
      <w:r w:rsidR="002B0920">
        <w:rPr>
          <w:rFonts w:ascii="Calibri" w:hAnsi="Calibri" w:cs="Calibri"/>
        </w:rPr>
        <w:t xml:space="preserve">. La notifica deve essere inviata la prima volta che viene elaborata la decurtazione </w:t>
      </w:r>
      <w:r w:rsidR="00AA31E9">
        <w:rPr>
          <w:rFonts w:ascii="Calibri" w:hAnsi="Calibri" w:cs="Calibri"/>
        </w:rPr>
        <w:t>e continuerà ad essere inviata sino a quando l’elaborazione del motore non risulterà terminata con successo.</w:t>
      </w:r>
    </w:p>
    <w:p w:rsidR="007F205E" w:rsidP="002B4AC0" w:rsidRDefault="007F205E" w14:paraId="36B7F0B8" w14:textId="14E7A6E9">
      <w:pPr>
        <w:pStyle w:val="Heading3"/>
      </w:pPr>
      <w:bookmarkStart w:name="_Toc222417367" w:id="197"/>
      <w:r>
        <w:t>RF01-07 – Esito Elaborazioni</w:t>
      </w:r>
      <w:bookmarkEnd w:id="197"/>
    </w:p>
    <w:p w:rsidR="00BD7681" w:rsidP="007F205E" w:rsidRDefault="007F205E" w14:paraId="1F43E3B1" w14:textId="186A6C5F">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che </w:t>
      </w:r>
      <w:r w:rsidR="00BD7681">
        <w:rPr>
          <w:rFonts w:ascii="Calibri" w:hAnsi="Calibri" w:cs="Calibri"/>
        </w:rPr>
        <w:t xml:space="preserve">all’utente di </w:t>
      </w:r>
      <w:r w:rsidR="00FB568C">
        <w:rPr>
          <w:rFonts w:ascii="Calibri" w:hAnsi="Calibri" w:cs="Calibri"/>
        </w:rPr>
        <w:t xml:space="preserve">avere evidenza delle decurtazioni che non sono state ancora elaborate </w:t>
      </w:r>
      <w:r w:rsidR="004556F9">
        <w:rPr>
          <w:rFonts w:ascii="Calibri" w:hAnsi="Calibri" w:cs="Calibri"/>
        </w:rPr>
        <w:t>correttamente dal motore di calcolo del punteggio della patente.</w:t>
      </w:r>
    </w:p>
    <w:p w:rsidRPr="004556F9" w:rsidR="00BD7681" w:rsidP="0055399E" w:rsidRDefault="00BD7681" w14:paraId="319C29BB" w14:textId="50063F76">
      <w:pPr>
        <w:pStyle w:val="Heading4"/>
        <w:rPr>
          <w:highlight w:val="yellow"/>
        </w:rPr>
      </w:pPr>
      <w:bookmarkStart w:name="_Toc222417368" w:id="198"/>
      <w:r w:rsidRPr="004556F9">
        <w:rPr>
          <w:highlight w:val="yellow"/>
        </w:rPr>
        <w:t xml:space="preserve">RF01-07-01 – </w:t>
      </w:r>
      <w:r w:rsidRPr="004556F9" w:rsidR="004556F9">
        <w:rPr>
          <w:highlight w:val="yellow"/>
        </w:rPr>
        <w:t>Esito Elaborazioni</w:t>
      </w:r>
      <w:bookmarkEnd w:id="198"/>
      <w:r w:rsidRPr="004556F9">
        <w:rPr>
          <w:highlight w:val="yellow"/>
        </w:rPr>
        <w:t xml:space="preserve"> </w:t>
      </w:r>
    </w:p>
    <w:p w:rsidR="004556F9" w:rsidP="007F205E" w:rsidRDefault="004556F9" w14:paraId="553C1F45" w14:textId="2484FDCC">
      <w:pPr>
        <w:jc w:val="both"/>
        <w:rPr>
          <w:rFonts w:asciiTheme="minorHAnsi" w:hAnsiTheme="minorHAnsi" w:cstheme="minorHAnsi"/>
        </w:rPr>
      </w:pPr>
      <w:r w:rsidRPr="004556F9">
        <w:rPr>
          <w:rFonts w:asciiTheme="minorHAnsi" w:hAnsiTheme="minorHAnsi" w:cstheme="minorHAnsi"/>
          <w:highlight w:val="yellow"/>
        </w:rPr>
        <w:t>Da definire</w:t>
      </w:r>
    </w:p>
    <w:p w:rsidRPr="00676E7C" w:rsidR="00CA7CD1" w:rsidP="00CA7CD1" w:rsidRDefault="00CA7CD1" w14:paraId="12C3E9F3" w14:textId="20192C39">
      <w:pPr>
        <w:pStyle w:val="Heading2"/>
      </w:pPr>
      <w:bookmarkStart w:name="_Toc222417369" w:id="199"/>
      <w:r w:rsidRPr="00676E7C">
        <w:t>RF0</w:t>
      </w:r>
      <w:r>
        <w:t>2</w:t>
      </w:r>
      <w:r w:rsidRPr="00676E7C">
        <w:t xml:space="preserve">: </w:t>
      </w:r>
      <w:r>
        <w:t>Gestione Recuperi</w:t>
      </w:r>
      <w:bookmarkEnd w:id="199"/>
    </w:p>
    <w:p w:rsidR="00EB4D29" w:rsidP="00EB4D29" w:rsidRDefault="000C064F" w14:paraId="7F66916D" w14:textId="199681BD">
      <w:pPr>
        <w:jc w:val="both"/>
        <w:rPr>
          <w:rFonts w:ascii="Calibri" w:hAnsi="Calibri" w:cs="Calibri"/>
        </w:rPr>
      </w:pPr>
      <w:r w:rsidRPr="00262147">
        <w:rPr>
          <w:rFonts w:ascii="Calibri" w:hAnsi="Calibri" w:cs="Calibri"/>
        </w:rPr>
        <w:t>All’interno del Portale de</w:t>
      </w:r>
      <w:r>
        <w:rPr>
          <w:rFonts w:ascii="Calibri" w:hAnsi="Calibri" w:cs="Calibri"/>
        </w:rPr>
        <w:t xml:space="preserve">lle applicazioni </w:t>
      </w:r>
      <w:r w:rsidRPr="00262147">
        <w:rPr>
          <w:rFonts w:ascii="Calibri" w:hAnsi="Calibri" w:cs="Calibri"/>
        </w:rPr>
        <w:t xml:space="preserve">sarà disponibile agli utenti </w:t>
      </w:r>
      <w:r>
        <w:rPr>
          <w:rFonts w:ascii="Calibri" w:hAnsi="Calibri" w:cs="Calibri"/>
        </w:rPr>
        <w:t xml:space="preserve">autorizzati </w:t>
      </w:r>
      <w:r w:rsidRPr="00262147">
        <w:rPr>
          <w:rFonts w:ascii="Calibri" w:hAnsi="Calibri" w:cs="Calibri"/>
        </w:rPr>
        <w:t>la nuova funzionalità</w:t>
      </w:r>
      <w:r>
        <w:rPr>
          <w:rFonts w:ascii="Calibri" w:hAnsi="Calibri" w:cs="Calibri"/>
        </w:rPr>
        <w:t xml:space="preserve"> “Recuperi”</w:t>
      </w:r>
      <w:r w:rsidR="00EB4D29">
        <w:rPr>
          <w:rFonts w:ascii="Calibri" w:hAnsi="Calibri" w:cs="Calibri"/>
        </w:rPr>
        <w:t>.</w:t>
      </w:r>
    </w:p>
    <w:p w:rsidR="00CA7CD1" w:rsidP="002B4AC0" w:rsidRDefault="00CA7CD1" w14:paraId="0ABC2325" w14:textId="6BAB4FA4">
      <w:pPr>
        <w:pStyle w:val="Heading3"/>
      </w:pPr>
      <w:bookmarkStart w:name="_Toc222417370" w:id="200"/>
      <w:r>
        <w:t>RF0</w:t>
      </w:r>
      <w:r w:rsidR="00047EF0">
        <w:t>2</w:t>
      </w:r>
      <w:r>
        <w:t>-01 – Ricerca Patente</w:t>
      </w:r>
      <w:bookmarkEnd w:id="200"/>
    </w:p>
    <w:p w:rsidRPr="001157E0" w:rsidR="000C064F" w:rsidP="000C064F" w:rsidRDefault="001157E0" w14:paraId="2C40397C" w14:textId="4423B3BC">
      <w:pPr>
        <w:rPr>
          <w:rFonts w:ascii="Calibri" w:hAnsi="Calibri" w:cs="Calibri"/>
        </w:rPr>
      </w:pPr>
      <w:r w:rsidRPr="001157E0">
        <w:rPr>
          <w:rFonts w:ascii="Calibri" w:hAnsi="Calibri" w:cs="Calibri"/>
        </w:rPr>
        <w:t xml:space="preserve">Si fa riferimento ai requisiti </w:t>
      </w:r>
      <w:r>
        <w:rPr>
          <w:rFonts w:ascii="Calibri" w:hAnsi="Calibri" w:cs="Calibri"/>
        </w:rPr>
        <w:t>definiti in §</w:t>
      </w:r>
      <w:r>
        <w:rPr>
          <w:rFonts w:ascii="Calibri" w:hAnsi="Calibri" w:cs="Calibri"/>
        </w:rPr>
        <w:fldChar w:fldCharType="begin"/>
      </w:r>
      <w:r>
        <w:rPr>
          <w:rFonts w:ascii="Calibri" w:hAnsi="Calibri" w:cs="Calibri"/>
        </w:rPr>
        <w:instrText xml:space="preserve"> REF _Ref214463126 \r \h </w:instrText>
      </w:r>
      <w:r>
        <w:rPr>
          <w:rFonts w:ascii="Calibri" w:hAnsi="Calibri" w:cs="Calibri"/>
        </w:rPr>
      </w:r>
      <w:r>
        <w:rPr>
          <w:rFonts w:ascii="Calibri" w:hAnsi="Calibri" w:cs="Calibri"/>
        </w:rPr>
        <w:fldChar w:fldCharType="separate"/>
      </w:r>
      <w:r>
        <w:rPr>
          <w:rFonts w:ascii="Calibri" w:hAnsi="Calibri" w:cs="Calibri"/>
        </w:rPr>
        <w:t>9.1.1</w:t>
      </w:r>
      <w:r>
        <w:rPr>
          <w:rFonts w:ascii="Calibri" w:hAnsi="Calibri" w:cs="Calibri"/>
        </w:rPr>
        <w:fldChar w:fldCharType="end"/>
      </w:r>
      <w:r>
        <w:rPr>
          <w:rFonts w:ascii="Calibri" w:hAnsi="Calibri" w:cs="Calibri"/>
        </w:rPr>
        <w:t xml:space="preserve"> </w:t>
      </w:r>
      <w:r w:rsidR="00354C3F">
        <w:rPr>
          <w:rFonts w:ascii="Calibri" w:hAnsi="Calibri" w:cs="Calibri"/>
        </w:rPr>
        <w:t>con l’utente abilitato alla funzione IAM recupero</w:t>
      </w:r>
      <w:r w:rsidR="00332E50">
        <w:rPr>
          <w:rFonts w:ascii="Calibri" w:hAnsi="Calibri" w:cs="Calibri"/>
        </w:rPr>
        <w:t>_visualizzazione</w:t>
      </w:r>
    </w:p>
    <w:p w:rsidR="00CA7CD1" w:rsidP="002B4AC0" w:rsidRDefault="00CA7CD1" w14:paraId="2E4CC9FA" w14:textId="6DF00E70">
      <w:pPr>
        <w:pStyle w:val="Heading3"/>
      </w:pPr>
      <w:bookmarkStart w:name="_Toc222417371" w:id="201"/>
      <w:r>
        <w:t>RF0</w:t>
      </w:r>
      <w:r w:rsidR="00275648">
        <w:t>2</w:t>
      </w:r>
      <w:r>
        <w:t xml:space="preserve">-02 – Storico </w:t>
      </w:r>
      <w:r w:rsidR="00357E46">
        <w:t>Recuperi</w:t>
      </w:r>
      <w:bookmarkEnd w:id="201"/>
    </w:p>
    <w:p w:rsidR="002C6FBF" w:rsidP="0055399E" w:rsidRDefault="002C6FBF" w14:paraId="3B8136B0" w14:textId="4B11CA36">
      <w:pPr>
        <w:pStyle w:val="Heading4"/>
      </w:pPr>
      <w:bookmarkStart w:name="_Toc222417372" w:id="202"/>
      <w:r>
        <w:t>RF02-02-0</w:t>
      </w:r>
      <w:r w:rsidR="00697DE4">
        <w:t>1</w:t>
      </w:r>
      <w:r>
        <w:t xml:space="preserve"> – </w:t>
      </w:r>
      <w:r w:rsidR="00697DE4">
        <w:t xml:space="preserve">Storico </w:t>
      </w:r>
      <w:r>
        <w:t>Recuperi</w:t>
      </w:r>
      <w:bookmarkEnd w:id="202"/>
    </w:p>
    <w:p w:rsidR="00A74802" w:rsidP="00A74802" w:rsidRDefault="00A74802" w14:paraId="5CD635A7" w14:textId="724E3B98">
      <w:pPr>
        <w:jc w:val="both"/>
        <w:rPr>
          <w:rFonts w:ascii="Calibri" w:hAnsi="Calibri" w:cs="Calibri"/>
        </w:rPr>
      </w:pPr>
      <w:r>
        <w:rPr>
          <w:rFonts w:ascii="Calibri" w:hAnsi="Calibri" w:cs="Calibri"/>
        </w:rPr>
        <w:t>L’utente deve poter visualizzare tutt</w:t>
      </w:r>
      <w:r w:rsidR="009B434A">
        <w:rPr>
          <w:rFonts w:ascii="Calibri" w:hAnsi="Calibri" w:cs="Calibri"/>
        </w:rPr>
        <w:t>i i recuperi</w:t>
      </w:r>
      <w:r w:rsidR="004F6384">
        <w:rPr>
          <w:rFonts w:ascii="Calibri" w:hAnsi="Calibri" w:cs="Calibri"/>
        </w:rPr>
        <w:t xml:space="preserve"> </w:t>
      </w:r>
      <w:r>
        <w:rPr>
          <w:rFonts w:ascii="Calibri" w:hAnsi="Calibri" w:cs="Calibri"/>
        </w:rPr>
        <w:t>confermat</w:t>
      </w:r>
      <w:r w:rsidR="009A588A">
        <w:rPr>
          <w:rFonts w:ascii="Calibri" w:hAnsi="Calibri" w:cs="Calibri"/>
        </w:rPr>
        <w:t>i e annullati</w:t>
      </w:r>
      <w:r>
        <w:rPr>
          <w:rFonts w:ascii="Calibri" w:hAnsi="Calibri" w:cs="Calibri"/>
        </w:rPr>
        <w:t xml:space="preserve"> applicat</w:t>
      </w:r>
      <w:r w:rsidR="004F2787">
        <w:rPr>
          <w:rFonts w:ascii="Calibri" w:hAnsi="Calibri" w:cs="Calibri"/>
        </w:rPr>
        <w:t>i</w:t>
      </w:r>
      <w:r>
        <w:rPr>
          <w:rFonts w:ascii="Calibri" w:hAnsi="Calibri" w:cs="Calibri"/>
        </w:rPr>
        <w:t xml:space="preserve"> ad una patente. Deve essere realizzato un nuovo servizio nell’ambito de</w:t>
      </w:r>
      <w:r w:rsidR="004F2787">
        <w:rPr>
          <w:rFonts w:ascii="Calibri" w:hAnsi="Calibri" w:cs="Calibri"/>
        </w:rPr>
        <w:t>i recuperi</w:t>
      </w:r>
      <w:r>
        <w:rPr>
          <w:rFonts w:ascii="Calibri" w:hAnsi="Calibri" w:cs="Calibri"/>
        </w:rPr>
        <w:t>.</w:t>
      </w:r>
    </w:p>
    <w:p w:rsidR="00A74802" w:rsidP="00A74802" w:rsidRDefault="00A74802" w14:paraId="20D5258E" w14:textId="77777777">
      <w:pPr>
        <w:jc w:val="both"/>
        <w:rPr>
          <w:rFonts w:ascii="Calibri" w:hAnsi="Calibri" w:cs="Calibri"/>
        </w:rPr>
      </w:pPr>
      <w:r>
        <w:rPr>
          <w:rFonts w:ascii="Calibri" w:hAnsi="Calibri" w:cs="Calibri"/>
        </w:rPr>
        <w:t>Il servizio prevede i seguenti parametri di input:</w:t>
      </w:r>
    </w:p>
    <w:p w:rsidRPr="005B1390" w:rsidR="00A74802" w:rsidP="00842DA3" w:rsidRDefault="00A74802" w14:paraId="2C0E82EB"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p>
    <w:p w:rsidRPr="005B1390" w:rsidR="00A74802" w:rsidP="00842DA3" w:rsidRDefault="00A74802" w14:paraId="43C12C0A"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A74802" w:rsidP="00A74802" w:rsidRDefault="00A74802" w14:paraId="64C35E16" w14:textId="77777777">
      <w:pPr>
        <w:jc w:val="both"/>
        <w:rPr>
          <w:rFonts w:ascii="Calibri" w:hAnsi="Calibri" w:cs="Calibri"/>
        </w:rPr>
      </w:pPr>
    </w:p>
    <w:p w:rsidR="00A74802" w:rsidP="00A74802" w:rsidRDefault="00A74802" w14:paraId="35FD65C2" w14:textId="27BA0A15">
      <w:pPr>
        <w:jc w:val="both"/>
        <w:rPr>
          <w:rFonts w:ascii="Calibri" w:hAnsi="Calibri" w:cs="Calibri"/>
        </w:rPr>
      </w:pPr>
      <w:r>
        <w:rPr>
          <w:rFonts w:ascii="Calibri" w:hAnsi="Calibri" w:cs="Calibri"/>
        </w:rPr>
        <w:t xml:space="preserve">Il servizio verifica se l’utente è abilitato alla funzione IAM </w:t>
      </w:r>
      <w:r w:rsidR="00372788">
        <w:rPr>
          <w:rFonts w:ascii="Calibri" w:hAnsi="Calibri" w:cs="Calibri"/>
        </w:rPr>
        <w:t>recupero</w:t>
      </w:r>
      <w:r>
        <w:rPr>
          <w:rFonts w:ascii="Calibri" w:hAnsi="Calibri" w:cs="Calibri"/>
        </w:rPr>
        <w:t xml:space="preserve">_visualizzazione </w:t>
      </w:r>
    </w:p>
    <w:p w:rsidRPr="00F438DE" w:rsidR="00A74802" w:rsidP="00842DA3" w:rsidRDefault="00A74802" w14:paraId="55358F4E"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Pr="00F438DE" w:rsidR="00A74802" w:rsidP="00842DA3" w:rsidRDefault="00A74802" w14:paraId="02C77649" w14:textId="77777777">
      <w:pPr>
        <w:pStyle w:val="ListParagraph"/>
        <w:numPr>
          <w:ilvl w:val="0"/>
          <w:numId w:val="21"/>
        </w:numPr>
        <w:jc w:val="both"/>
        <w:rPr>
          <w:rFonts w:ascii="Calibri" w:hAnsi="Calibri" w:cs="Calibri"/>
        </w:rPr>
      </w:pPr>
      <w:r w:rsidRPr="00F438DE">
        <w:rPr>
          <w:rFonts w:ascii="Calibri" w:hAnsi="Calibri" w:cs="Calibri"/>
        </w:rPr>
        <w:t>se l’utente è abilitato restituisce una lista con le seguenti informazioni:</w:t>
      </w:r>
    </w:p>
    <w:p w:rsidR="0014013C" w:rsidP="00B41560" w:rsidRDefault="0014013C" w14:paraId="50CB7ED1" w14:textId="77777777">
      <w:pPr>
        <w:pStyle w:val="ListParagraph"/>
        <w:numPr>
          <w:ilvl w:val="1"/>
          <w:numId w:val="4"/>
        </w:numPr>
        <w:jc w:val="both"/>
        <w:rPr>
          <w:rFonts w:ascii="Calibri" w:hAnsi="Calibri" w:cs="Calibri"/>
        </w:rPr>
      </w:pPr>
      <w:r>
        <w:rPr>
          <w:rFonts w:ascii="Calibri" w:hAnsi="Calibri" w:cs="Calibri"/>
        </w:rPr>
        <w:t>IdRecupero</w:t>
      </w:r>
    </w:p>
    <w:p w:rsidR="0014013C" w:rsidP="00B41560" w:rsidRDefault="0014013C" w14:paraId="73A87A16" w14:textId="77777777">
      <w:pPr>
        <w:pStyle w:val="ListParagraph"/>
        <w:numPr>
          <w:ilvl w:val="1"/>
          <w:numId w:val="4"/>
        </w:numPr>
        <w:jc w:val="both"/>
        <w:rPr>
          <w:rFonts w:ascii="Calibri" w:hAnsi="Calibri" w:cs="Calibri"/>
        </w:rPr>
      </w:pPr>
      <w:r>
        <w:rPr>
          <w:rFonts w:ascii="Calibri" w:hAnsi="Calibri" w:cs="Calibri"/>
        </w:rPr>
        <w:t>IdPatente</w:t>
      </w:r>
    </w:p>
    <w:p w:rsidR="00CA7CD1" w:rsidP="00B41560" w:rsidRDefault="00775140" w14:paraId="202D2A68" w14:textId="223C056A">
      <w:pPr>
        <w:pStyle w:val="ListParagraph"/>
        <w:numPr>
          <w:ilvl w:val="1"/>
          <w:numId w:val="4"/>
        </w:numPr>
        <w:jc w:val="both"/>
        <w:rPr>
          <w:rFonts w:ascii="Calibri" w:hAnsi="Calibri" w:cs="Calibri"/>
        </w:rPr>
      </w:pPr>
      <w:r>
        <w:rPr>
          <w:rFonts w:ascii="Calibri" w:hAnsi="Calibri" w:cs="Calibri"/>
        </w:rPr>
        <w:t>Numero Protocollo</w:t>
      </w:r>
    </w:p>
    <w:p w:rsidR="00CA7CD1" w:rsidP="00B41560" w:rsidRDefault="00CA7CD1" w14:paraId="1B267812" w14:textId="75375067">
      <w:pPr>
        <w:pStyle w:val="ListParagraph"/>
        <w:numPr>
          <w:ilvl w:val="1"/>
          <w:numId w:val="4"/>
        </w:numPr>
        <w:jc w:val="both"/>
        <w:rPr>
          <w:rFonts w:ascii="Calibri" w:hAnsi="Calibri" w:cs="Calibri"/>
        </w:rPr>
      </w:pPr>
      <w:r>
        <w:rPr>
          <w:rFonts w:ascii="Calibri" w:hAnsi="Calibri" w:cs="Calibri"/>
        </w:rPr>
        <w:t xml:space="preserve">Data </w:t>
      </w:r>
      <w:r w:rsidR="00775140">
        <w:rPr>
          <w:rFonts w:ascii="Calibri" w:hAnsi="Calibri" w:cs="Calibri"/>
        </w:rPr>
        <w:t>Protocollo</w:t>
      </w:r>
    </w:p>
    <w:p w:rsidR="00775140" w:rsidP="00B41560" w:rsidRDefault="00775140" w14:paraId="04983172" w14:textId="77777777">
      <w:pPr>
        <w:pStyle w:val="ListParagraph"/>
        <w:numPr>
          <w:ilvl w:val="1"/>
          <w:numId w:val="4"/>
        </w:numPr>
        <w:jc w:val="both"/>
        <w:rPr>
          <w:rFonts w:ascii="Calibri" w:hAnsi="Calibri" w:cs="Calibri"/>
        </w:rPr>
      </w:pPr>
      <w:r>
        <w:rPr>
          <w:rFonts w:ascii="Calibri" w:hAnsi="Calibri" w:cs="Calibri"/>
        </w:rPr>
        <w:t>Data Inserimento</w:t>
      </w:r>
    </w:p>
    <w:p w:rsidR="00775140" w:rsidP="00B41560" w:rsidRDefault="00775140" w14:paraId="77720242" w14:textId="77777777">
      <w:pPr>
        <w:pStyle w:val="ListParagraph"/>
        <w:numPr>
          <w:ilvl w:val="1"/>
          <w:numId w:val="4"/>
        </w:numPr>
        <w:jc w:val="both"/>
        <w:rPr>
          <w:rFonts w:ascii="Calibri" w:hAnsi="Calibri" w:cs="Calibri"/>
        </w:rPr>
      </w:pPr>
      <w:r>
        <w:rPr>
          <w:rFonts w:ascii="Calibri" w:hAnsi="Calibri" w:cs="Calibri"/>
        </w:rPr>
        <w:t>Utente Inserimento</w:t>
      </w:r>
    </w:p>
    <w:p w:rsidR="001039DF" w:rsidP="00B41560" w:rsidRDefault="001039DF" w14:paraId="0F72DCAF" w14:textId="13507047">
      <w:pPr>
        <w:pStyle w:val="ListParagraph"/>
        <w:numPr>
          <w:ilvl w:val="1"/>
          <w:numId w:val="4"/>
        </w:numPr>
        <w:jc w:val="both"/>
        <w:rPr>
          <w:rFonts w:ascii="Calibri" w:hAnsi="Calibri" w:cs="Calibri"/>
        </w:rPr>
      </w:pPr>
      <w:r>
        <w:rPr>
          <w:rFonts w:ascii="Calibri" w:hAnsi="Calibri" w:cs="Calibri"/>
        </w:rPr>
        <w:t>Punte</w:t>
      </w:r>
      <w:r w:rsidR="00E930A4">
        <w:rPr>
          <w:rFonts w:ascii="Calibri" w:hAnsi="Calibri" w:cs="Calibri"/>
        </w:rPr>
        <w:t>ggio</w:t>
      </w:r>
    </w:p>
    <w:p w:rsidR="00DC64D3" w:rsidP="00B41560" w:rsidRDefault="00DC64D3" w14:paraId="068C991D" w14:textId="4D6A4804">
      <w:pPr>
        <w:pStyle w:val="ListParagraph"/>
        <w:numPr>
          <w:ilvl w:val="1"/>
          <w:numId w:val="4"/>
        </w:numPr>
        <w:jc w:val="both"/>
        <w:rPr>
          <w:rFonts w:ascii="Calibri" w:hAnsi="Calibri" w:cs="Calibri"/>
        </w:rPr>
      </w:pPr>
      <w:r>
        <w:rPr>
          <w:rFonts w:ascii="Calibri" w:hAnsi="Calibri" w:cs="Calibri"/>
        </w:rPr>
        <w:t>Numero Protocollo Annullamento</w:t>
      </w:r>
    </w:p>
    <w:p w:rsidR="00DC64D3" w:rsidP="00B41560" w:rsidRDefault="00DC64D3" w14:paraId="5ADA9FBC" w14:textId="258C13EC">
      <w:pPr>
        <w:pStyle w:val="ListParagraph"/>
        <w:numPr>
          <w:ilvl w:val="1"/>
          <w:numId w:val="4"/>
        </w:numPr>
        <w:jc w:val="both"/>
        <w:rPr>
          <w:rFonts w:ascii="Calibri" w:hAnsi="Calibri" w:cs="Calibri"/>
        </w:rPr>
      </w:pPr>
      <w:r>
        <w:rPr>
          <w:rFonts w:ascii="Calibri" w:hAnsi="Calibri" w:cs="Calibri"/>
        </w:rPr>
        <w:t>Data Protocollo Annullamento</w:t>
      </w:r>
    </w:p>
    <w:p w:rsidRPr="00572EE3" w:rsidR="00EE5B3E" w:rsidP="00B41560" w:rsidRDefault="00572EE3" w14:paraId="37A2291B" w14:textId="6FB2C2BF">
      <w:pPr>
        <w:pStyle w:val="ListParagraph"/>
        <w:numPr>
          <w:ilvl w:val="1"/>
          <w:numId w:val="4"/>
        </w:numPr>
        <w:jc w:val="both"/>
        <w:rPr>
          <w:rFonts w:ascii="Calibri" w:hAnsi="Calibri" w:cs="Calibri"/>
          <w:color w:val="EE0000"/>
        </w:rPr>
      </w:pPr>
      <w:r w:rsidRPr="00572EE3">
        <w:rPr>
          <w:rFonts w:ascii="Calibri" w:hAnsi="Calibri" w:cs="Calibri"/>
          <w:color w:val="EE0000"/>
        </w:rPr>
        <w:t>Motivo Annullamento</w:t>
      </w:r>
    </w:p>
    <w:p w:rsidRPr="00572EE3" w:rsidR="00572EE3" w:rsidP="00B41560" w:rsidRDefault="00572EE3" w14:paraId="0D3D77F9" w14:textId="4A0FFF95">
      <w:pPr>
        <w:pStyle w:val="ListParagraph"/>
        <w:numPr>
          <w:ilvl w:val="1"/>
          <w:numId w:val="4"/>
        </w:numPr>
        <w:jc w:val="both"/>
        <w:rPr>
          <w:rFonts w:ascii="Calibri" w:hAnsi="Calibri" w:cs="Calibri"/>
          <w:color w:val="EE0000"/>
        </w:rPr>
      </w:pPr>
      <w:r w:rsidRPr="00572EE3">
        <w:rPr>
          <w:rFonts w:ascii="Calibri" w:hAnsi="Calibri" w:cs="Calibri"/>
          <w:color w:val="EE0000"/>
        </w:rPr>
        <w:t>Note dell’annullamento</w:t>
      </w:r>
    </w:p>
    <w:p w:rsidR="00DC64D3" w:rsidP="00B41560" w:rsidRDefault="00DC64D3" w14:paraId="102EE3F7" w14:textId="351AC75A">
      <w:pPr>
        <w:pStyle w:val="ListParagraph"/>
        <w:numPr>
          <w:ilvl w:val="1"/>
          <w:numId w:val="4"/>
        </w:numPr>
        <w:jc w:val="both"/>
        <w:rPr>
          <w:rFonts w:ascii="Calibri" w:hAnsi="Calibri" w:cs="Calibri"/>
        </w:rPr>
      </w:pPr>
      <w:r>
        <w:rPr>
          <w:rFonts w:ascii="Calibri" w:hAnsi="Calibri" w:cs="Calibri"/>
        </w:rPr>
        <w:t>Data Annullamento</w:t>
      </w:r>
    </w:p>
    <w:p w:rsidR="00CA7CD1" w:rsidP="00B41560" w:rsidRDefault="00DC64D3" w14:paraId="75516BB4" w14:textId="4B9E9F7E">
      <w:pPr>
        <w:pStyle w:val="ListParagraph"/>
        <w:numPr>
          <w:ilvl w:val="1"/>
          <w:numId w:val="4"/>
        </w:numPr>
        <w:jc w:val="both"/>
        <w:rPr>
          <w:rFonts w:ascii="Calibri" w:hAnsi="Calibri" w:cs="Calibri"/>
        </w:rPr>
      </w:pPr>
      <w:r>
        <w:rPr>
          <w:rFonts w:ascii="Calibri" w:hAnsi="Calibri" w:cs="Calibri"/>
        </w:rPr>
        <w:t>Utente Annullamento</w:t>
      </w:r>
    </w:p>
    <w:p w:rsidR="00914C1D" w:rsidP="00B41560" w:rsidRDefault="00914C1D" w14:paraId="759069C1" w14:textId="40360FE4">
      <w:pPr>
        <w:pStyle w:val="ListParagraph"/>
        <w:numPr>
          <w:ilvl w:val="1"/>
          <w:numId w:val="4"/>
        </w:numPr>
        <w:jc w:val="both"/>
        <w:rPr>
          <w:rFonts w:ascii="Calibri" w:hAnsi="Calibri" w:cs="Calibri"/>
        </w:rPr>
      </w:pPr>
      <w:r>
        <w:rPr>
          <w:rFonts w:ascii="Calibri" w:hAnsi="Calibri" w:cs="Calibri"/>
        </w:rPr>
        <w:t>Recupero Annullabile</w:t>
      </w:r>
    </w:p>
    <w:p w:rsidR="00B259FC" w:rsidP="0055399E" w:rsidRDefault="00B259FC" w14:paraId="5F573679" w14:textId="5ECFCC6D">
      <w:pPr>
        <w:pStyle w:val="Heading4"/>
      </w:pPr>
      <w:bookmarkStart w:name="_Ref214488235" w:id="203"/>
      <w:bookmarkStart w:name="_Toc222417373" w:id="204"/>
      <w:r>
        <w:t>RF02-02-0</w:t>
      </w:r>
      <w:r w:rsidR="002C6FBF">
        <w:t>2</w:t>
      </w:r>
      <w:r>
        <w:t xml:space="preserve"> – Recuperi annullabili da revisore</w:t>
      </w:r>
      <w:bookmarkEnd w:id="203"/>
      <w:bookmarkEnd w:id="204"/>
      <w:r>
        <w:t xml:space="preserve"> </w:t>
      </w:r>
    </w:p>
    <w:p w:rsidR="00B259FC" w:rsidP="00B259FC" w:rsidRDefault="00B259FC" w14:paraId="2FD1ACD4" w14:textId="4CB67709">
      <w:pPr>
        <w:jc w:val="both"/>
        <w:rPr>
          <w:rFonts w:ascii="Calibri" w:hAnsi="Calibri" w:cs="Calibri"/>
        </w:rPr>
      </w:pPr>
      <w:r>
        <w:rPr>
          <w:rFonts w:ascii="Calibri" w:hAnsi="Calibri" w:cs="Calibri"/>
        </w:rPr>
        <w:t xml:space="preserve">L’utente deve poter visualizzare </w:t>
      </w:r>
      <w:r w:rsidR="00FA20D6">
        <w:rPr>
          <w:rFonts w:ascii="Calibri" w:hAnsi="Calibri" w:cs="Calibri"/>
        </w:rPr>
        <w:t xml:space="preserve">i recuperi </w:t>
      </w:r>
      <w:r>
        <w:rPr>
          <w:rFonts w:ascii="Calibri" w:hAnsi="Calibri" w:cs="Calibri"/>
        </w:rPr>
        <w:t>che può annullare. Deve essere realizzato un nuovo servizio nell’ambito de</w:t>
      </w:r>
      <w:r w:rsidR="00FA20D6">
        <w:rPr>
          <w:rFonts w:ascii="Calibri" w:hAnsi="Calibri" w:cs="Calibri"/>
        </w:rPr>
        <w:t>i recuperi</w:t>
      </w:r>
      <w:r>
        <w:rPr>
          <w:rFonts w:ascii="Calibri" w:hAnsi="Calibri" w:cs="Calibri"/>
        </w:rPr>
        <w:t>.</w:t>
      </w:r>
    </w:p>
    <w:p w:rsidR="00B259FC" w:rsidP="00B259FC" w:rsidRDefault="00B259FC" w14:paraId="19E017EF" w14:textId="77777777">
      <w:pPr>
        <w:jc w:val="both"/>
        <w:rPr>
          <w:rFonts w:ascii="Calibri" w:hAnsi="Calibri" w:cs="Calibri"/>
        </w:rPr>
      </w:pPr>
      <w:r>
        <w:rPr>
          <w:rFonts w:ascii="Calibri" w:hAnsi="Calibri" w:cs="Calibri"/>
        </w:rPr>
        <w:t>Il servizio prevede i seguenti parametri di input:</w:t>
      </w:r>
    </w:p>
    <w:p w:rsidRPr="005B1390" w:rsidR="00B259FC" w:rsidP="00842DA3" w:rsidRDefault="00B259FC" w14:paraId="4502FA46" w14:textId="7CE1167F">
      <w:pPr>
        <w:pStyle w:val="ListParagraph"/>
        <w:numPr>
          <w:ilvl w:val="0"/>
          <w:numId w:val="22"/>
        </w:numPr>
        <w:jc w:val="both"/>
        <w:rPr>
          <w:rFonts w:ascii="Calibri" w:hAnsi="Calibri" w:cs="Calibri"/>
        </w:rPr>
      </w:pPr>
      <w:r>
        <w:rPr>
          <w:rFonts w:ascii="Calibri" w:hAnsi="Calibri" w:cs="Calibri"/>
        </w:rPr>
        <w:t xml:space="preserve">Identificativo </w:t>
      </w:r>
      <w:r w:rsidR="00FA20D6">
        <w:rPr>
          <w:rFonts w:ascii="Calibri" w:hAnsi="Calibri" w:cs="Calibri"/>
        </w:rPr>
        <w:t>Recupero</w:t>
      </w:r>
      <w:r>
        <w:rPr>
          <w:rFonts w:ascii="Calibri" w:hAnsi="Calibri" w:cs="Calibri"/>
        </w:rPr>
        <w:t xml:space="preserve">:  </w:t>
      </w:r>
      <w:r w:rsidRPr="005B1390">
        <w:rPr>
          <w:rFonts w:ascii="Calibri" w:hAnsi="Calibri" w:cs="Calibri"/>
        </w:rPr>
        <w:t xml:space="preserve">obbligatorio, </w:t>
      </w:r>
      <w:r>
        <w:rPr>
          <w:rFonts w:ascii="Calibri" w:hAnsi="Calibri" w:cs="Calibri"/>
        </w:rPr>
        <w:t>numero intero</w:t>
      </w:r>
    </w:p>
    <w:p w:rsidRPr="005B1390" w:rsidR="00B259FC" w:rsidP="00842DA3" w:rsidRDefault="00B259FC" w14:paraId="1E483017"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B259FC" w:rsidP="00B259FC" w:rsidRDefault="00B259FC" w14:paraId="5269A1F8" w14:textId="77777777">
      <w:pPr>
        <w:jc w:val="both"/>
        <w:rPr>
          <w:rFonts w:ascii="Calibri" w:hAnsi="Calibri" w:cs="Calibri"/>
        </w:rPr>
      </w:pPr>
    </w:p>
    <w:p w:rsidR="00B259FC" w:rsidP="00B259FC" w:rsidRDefault="00B259FC" w14:paraId="3977891A" w14:textId="77777777">
      <w:pPr>
        <w:jc w:val="both"/>
        <w:rPr>
          <w:rFonts w:ascii="Calibri" w:hAnsi="Calibri" w:cs="Calibri"/>
        </w:rPr>
      </w:pPr>
      <w:r>
        <w:rPr>
          <w:rFonts w:ascii="Calibri" w:hAnsi="Calibri" w:cs="Calibri"/>
        </w:rPr>
        <w:t xml:space="preserve">Il servizio </w:t>
      </w:r>
    </w:p>
    <w:p w:rsidRPr="009F77F0" w:rsidR="00B259FC" w:rsidP="00842DA3" w:rsidRDefault="00B259FC" w14:paraId="39D37466" w14:textId="63FAFFF7">
      <w:pPr>
        <w:pStyle w:val="ListParagraph"/>
        <w:numPr>
          <w:ilvl w:val="0"/>
          <w:numId w:val="22"/>
        </w:numPr>
        <w:jc w:val="both"/>
        <w:rPr>
          <w:rFonts w:ascii="Calibri" w:hAnsi="Calibri" w:cs="Calibri"/>
        </w:rPr>
      </w:pPr>
      <w:r>
        <w:rPr>
          <w:rFonts w:ascii="Calibri" w:hAnsi="Calibri" w:cs="Calibri"/>
        </w:rPr>
        <w:t>restituisce False</w:t>
      </w:r>
      <w:r w:rsidRPr="009F77F0">
        <w:rPr>
          <w:rFonts w:ascii="Calibri" w:hAnsi="Calibri" w:cs="Calibri"/>
        </w:rPr>
        <w:t xml:space="preserve"> se </w:t>
      </w:r>
      <w:r w:rsidR="002E34D7">
        <w:rPr>
          <w:rFonts w:ascii="Calibri" w:hAnsi="Calibri" w:cs="Calibri"/>
        </w:rPr>
        <w:t xml:space="preserve">il recupero </w:t>
      </w:r>
      <w:r w:rsidRPr="009F77F0">
        <w:rPr>
          <w:rFonts w:ascii="Calibri" w:hAnsi="Calibri" w:cs="Calibri"/>
        </w:rPr>
        <w:t>è già annullata</w:t>
      </w:r>
      <w:r>
        <w:rPr>
          <w:rFonts w:ascii="Calibri" w:hAnsi="Calibri" w:cs="Calibri"/>
        </w:rPr>
        <w:t xml:space="preserve">, </w:t>
      </w:r>
    </w:p>
    <w:p w:rsidR="00B259FC" w:rsidP="00842DA3" w:rsidRDefault="00B259FC" w14:paraId="0025519D" w14:textId="7640EDCE">
      <w:pPr>
        <w:pStyle w:val="ListParagraph"/>
        <w:numPr>
          <w:ilvl w:val="0"/>
          <w:numId w:val="22"/>
        </w:numPr>
        <w:jc w:val="both"/>
        <w:rPr>
          <w:rFonts w:ascii="Calibri" w:hAnsi="Calibri" w:cs="Calibri"/>
        </w:rPr>
      </w:pPr>
      <w:r>
        <w:rPr>
          <w:rFonts w:ascii="Calibri" w:hAnsi="Calibri" w:cs="Calibri"/>
        </w:rPr>
        <w:t xml:space="preserve">se </w:t>
      </w:r>
      <w:r w:rsidR="002E34D7">
        <w:rPr>
          <w:rFonts w:ascii="Calibri" w:hAnsi="Calibri" w:cs="Calibri"/>
        </w:rPr>
        <w:t xml:space="preserve">il recupero </w:t>
      </w:r>
      <w:r>
        <w:rPr>
          <w:rFonts w:ascii="Calibri" w:hAnsi="Calibri" w:cs="Calibri"/>
        </w:rPr>
        <w:t>non è annullat</w:t>
      </w:r>
      <w:r w:rsidR="002E34D7">
        <w:rPr>
          <w:rFonts w:ascii="Calibri" w:hAnsi="Calibri" w:cs="Calibri"/>
        </w:rPr>
        <w:t>o</w:t>
      </w:r>
      <w:r>
        <w:rPr>
          <w:rFonts w:ascii="Calibri" w:hAnsi="Calibri" w:cs="Calibri"/>
        </w:rPr>
        <w:t xml:space="preserve">, il servizio restituisce True se </w:t>
      </w:r>
      <w:r w:rsidRPr="00E938B8">
        <w:rPr>
          <w:rFonts w:ascii="Calibri" w:hAnsi="Calibri" w:cs="Calibri"/>
        </w:rPr>
        <w:t xml:space="preserve">l’utente è abilitato alla funzione IAM </w:t>
      </w:r>
      <w:r w:rsidR="002E34D7">
        <w:rPr>
          <w:rFonts w:ascii="Calibri" w:hAnsi="Calibri" w:cs="Calibri"/>
        </w:rPr>
        <w:t>recupero</w:t>
      </w:r>
      <w:r w:rsidRPr="00E938B8">
        <w:rPr>
          <w:rFonts w:ascii="Calibri" w:hAnsi="Calibri" w:cs="Calibri"/>
        </w:rPr>
        <w:t>_annullamento_nazionale</w:t>
      </w:r>
    </w:p>
    <w:p w:rsidR="00B259FC" w:rsidP="00842DA3" w:rsidRDefault="00B259FC" w14:paraId="32B89E5F" w14:textId="32C807C3">
      <w:pPr>
        <w:pStyle w:val="ListParagraph"/>
        <w:numPr>
          <w:ilvl w:val="0"/>
          <w:numId w:val="22"/>
        </w:numPr>
        <w:jc w:val="both"/>
        <w:rPr>
          <w:rFonts w:ascii="Calibri" w:hAnsi="Calibri" w:cs="Calibri"/>
        </w:rPr>
      </w:pPr>
      <w:r w:rsidRPr="00E938B8">
        <w:rPr>
          <w:rFonts w:ascii="Calibri" w:hAnsi="Calibri" w:cs="Calibri"/>
        </w:rPr>
        <w:t xml:space="preserve"> </w:t>
      </w:r>
      <w:r>
        <w:rPr>
          <w:rFonts w:ascii="Calibri" w:hAnsi="Calibri" w:cs="Calibri"/>
        </w:rPr>
        <w:t xml:space="preserve">se </w:t>
      </w:r>
      <w:r w:rsidR="00BD1284">
        <w:rPr>
          <w:rFonts w:ascii="Calibri" w:hAnsi="Calibri" w:cs="Calibri"/>
        </w:rPr>
        <w:t>il recupero non è annullato</w:t>
      </w:r>
      <w:r>
        <w:rPr>
          <w:rFonts w:ascii="Calibri" w:hAnsi="Calibri" w:cs="Calibri"/>
        </w:rPr>
        <w:t xml:space="preserve"> e </w:t>
      </w:r>
      <w:r w:rsidRPr="00E938B8">
        <w:rPr>
          <w:rFonts w:ascii="Calibri" w:hAnsi="Calibri" w:cs="Calibri"/>
        </w:rPr>
        <w:t>l’utente</w:t>
      </w:r>
      <w:r>
        <w:rPr>
          <w:rFonts w:ascii="Calibri" w:hAnsi="Calibri" w:cs="Calibri"/>
        </w:rPr>
        <w:t xml:space="preserve"> non</w:t>
      </w:r>
      <w:r w:rsidRPr="00E938B8">
        <w:rPr>
          <w:rFonts w:ascii="Calibri" w:hAnsi="Calibri" w:cs="Calibri"/>
        </w:rPr>
        <w:t xml:space="preserve"> è abilitato alla funzione IAM decurtazione_annullamento_nazionale</w:t>
      </w:r>
      <w:r>
        <w:rPr>
          <w:rFonts w:ascii="Calibri" w:hAnsi="Calibri" w:cs="Calibri"/>
        </w:rPr>
        <w:t xml:space="preserve">, allora il servizio restituisce True se l’utente è </w:t>
      </w:r>
      <w:r>
        <w:rPr>
          <w:rFonts w:ascii="Calibri" w:hAnsi="Calibri" w:cs="Calibri"/>
        </w:rPr>
        <w:t xml:space="preserve">abilitato alla funzione IAM </w:t>
      </w:r>
      <w:r w:rsidR="00BD1284">
        <w:rPr>
          <w:rFonts w:ascii="Calibri" w:hAnsi="Calibri" w:cs="Calibri"/>
        </w:rPr>
        <w:t>recupero</w:t>
      </w:r>
      <w:r w:rsidRPr="00E938B8">
        <w:rPr>
          <w:rFonts w:ascii="Calibri" w:hAnsi="Calibri" w:cs="Calibri"/>
        </w:rPr>
        <w:t>_annullamento_territoriale</w:t>
      </w:r>
      <w:r>
        <w:rPr>
          <w:rFonts w:ascii="Calibri" w:hAnsi="Calibri" w:cs="Calibri"/>
        </w:rPr>
        <w:t xml:space="preserve">  e </w:t>
      </w:r>
      <w:r w:rsidR="00BD1284">
        <w:rPr>
          <w:rFonts w:ascii="Calibri" w:hAnsi="Calibri" w:cs="Calibri"/>
        </w:rPr>
        <w:t>il recupero</w:t>
      </w:r>
      <w:r>
        <w:rPr>
          <w:rFonts w:ascii="Calibri" w:hAnsi="Calibri" w:cs="Calibri"/>
        </w:rPr>
        <w:t xml:space="preserve"> è stat</w:t>
      </w:r>
      <w:r w:rsidR="00BD1284">
        <w:rPr>
          <w:rFonts w:ascii="Calibri" w:hAnsi="Calibri" w:cs="Calibri"/>
        </w:rPr>
        <w:t>o</w:t>
      </w:r>
      <w:r>
        <w:rPr>
          <w:rFonts w:ascii="Calibri" w:hAnsi="Calibri" w:cs="Calibri"/>
        </w:rPr>
        <w:t xml:space="preserve"> creat</w:t>
      </w:r>
      <w:r w:rsidR="00BD1284">
        <w:rPr>
          <w:rFonts w:ascii="Calibri" w:hAnsi="Calibri" w:cs="Calibri"/>
        </w:rPr>
        <w:t xml:space="preserve">o </w:t>
      </w:r>
      <w:r>
        <w:rPr>
          <w:rFonts w:ascii="Calibri" w:hAnsi="Calibri" w:cs="Calibri"/>
        </w:rPr>
        <w:t>da uno dei suoi utenti target</w:t>
      </w:r>
    </w:p>
    <w:p w:rsidR="00B259FC" w:rsidP="00842DA3" w:rsidRDefault="00B259FC" w14:paraId="6FA06E0A" w14:textId="77777777">
      <w:pPr>
        <w:pStyle w:val="ListParagraph"/>
        <w:numPr>
          <w:ilvl w:val="0"/>
          <w:numId w:val="22"/>
        </w:numPr>
        <w:jc w:val="both"/>
        <w:rPr>
          <w:rFonts w:ascii="Calibri" w:hAnsi="Calibri" w:cs="Calibri"/>
        </w:rPr>
      </w:pPr>
      <w:r>
        <w:rPr>
          <w:rFonts w:ascii="Calibri" w:hAnsi="Calibri" w:cs="Calibri"/>
        </w:rPr>
        <w:t>In tutti gli altri casi restituisce False</w:t>
      </w:r>
    </w:p>
    <w:p w:rsidR="00B259FC" w:rsidP="00B259FC" w:rsidRDefault="00B259FC" w14:paraId="78AA6174" w14:textId="77777777">
      <w:pPr>
        <w:jc w:val="both"/>
        <w:rPr>
          <w:rFonts w:ascii="Calibri" w:hAnsi="Calibri" w:cs="Calibri"/>
        </w:rPr>
      </w:pPr>
    </w:p>
    <w:p w:rsidR="00B259FC" w:rsidP="00B259FC" w:rsidRDefault="00B259FC" w14:paraId="3B6987AB" w14:textId="77777777">
      <w:pPr>
        <w:jc w:val="both"/>
        <w:rPr>
          <w:rFonts w:ascii="Calibri" w:hAnsi="Calibri" w:cs="Calibri"/>
        </w:rPr>
      </w:pPr>
      <w:r>
        <w:rPr>
          <w:rFonts w:ascii="Calibri" w:hAnsi="Calibri" w:cs="Calibri"/>
        </w:rPr>
        <w:t>Il servizio restituisce le seguenti informazioni:</w:t>
      </w:r>
    </w:p>
    <w:p w:rsidR="00B259FC" w:rsidP="00842DA3" w:rsidRDefault="00B259FC" w14:paraId="5A866D95" w14:textId="0634101B">
      <w:pPr>
        <w:pStyle w:val="ListParagraph"/>
        <w:numPr>
          <w:ilvl w:val="0"/>
          <w:numId w:val="22"/>
        </w:numPr>
        <w:jc w:val="both"/>
        <w:rPr>
          <w:rFonts w:ascii="Calibri" w:hAnsi="Calibri" w:cs="Calibri"/>
        </w:rPr>
      </w:pPr>
      <w:r>
        <w:rPr>
          <w:rFonts w:ascii="Calibri" w:hAnsi="Calibri" w:cs="Calibri"/>
        </w:rPr>
        <w:t xml:space="preserve">Identificativo </w:t>
      </w:r>
      <w:r w:rsidR="00CD72FF">
        <w:rPr>
          <w:rFonts w:ascii="Calibri" w:hAnsi="Calibri" w:cs="Calibri"/>
        </w:rPr>
        <w:t>Recupero</w:t>
      </w:r>
      <w:r>
        <w:rPr>
          <w:rFonts w:ascii="Calibri" w:hAnsi="Calibri" w:cs="Calibri"/>
        </w:rPr>
        <w:t xml:space="preserve">:  </w:t>
      </w:r>
      <w:r w:rsidRPr="005B1390">
        <w:rPr>
          <w:rFonts w:ascii="Calibri" w:hAnsi="Calibri" w:cs="Calibri"/>
        </w:rPr>
        <w:t xml:space="preserve">obbligatorio, </w:t>
      </w:r>
      <w:r>
        <w:rPr>
          <w:rFonts w:ascii="Calibri" w:hAnsi="Calibri" w:cs="Calibri"/>
        </w:rPr>
        <w:t>numero intero</w:t>
      </w:r>
    </w:p>
    <w:p w:rsidRPr="005B1390" w:rsidR="00B259FC" w:rsidP="00842DA3" w:rsidRDefault="00CD72FF" w14:paraId="7226CB63" w14:textId="49DCF9CE">
      <w:pPr>
        <w:pStyle w:val="ListParagraph"/>
        <w:numPr>
          <w:ilvl w:val="0"/>
          <w:numId w:val="22"/>
        </w:numPr>
        <w:jc w:val="both"/>
        <w:rPr>
          <w:rFonts w:ascii="Calibri" w:hAnsi="Calibri" w:cs="Calibri"/>
        </w:rPr>
      </w:pPr>
      <w:r>
        <w:rPr>
          <w:rFonts w:ascii="Calibri" w:hAnsi="Calibri" w:cs="Calibri"/>
        </w:rPr>
        <w:t xml:space="preserve">Recupero </w:t>
      </w:r>
      <w:r w:rsidR="00B259FC">
        <w:rPr>
          <w:rFonts w:ascii="Calibri" w:hAnsi="Calibri" w:cs="Calibri"/>
        </w:rPr>
        <w:t>Annullabile: obbligatorio, booleano (True o False)</w:t>
      </w:r>
    </w:p>
    <w:p w:rsidRPr="005B1390" w:rsidR="00B259FC" w:rsidP="00842DA3" w:rsidRDefault="00B259FC" w14:paraId="55558222"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4C0705" w:rsidP="004C0705" w:rsidRDefault="004C0705" w14:paraId="0C296E0A" w14:textId="77777777"/>
    <w:p w:rsidRPr="00F8699B" w:rsidR="005106A5" w:rsidP="0055399E" w:rsidRDefault="005106A5" w14:paraId="7F5E9692" w14:textId="20FF0846">
      <w:pPr>
        <w:pStyle w:val="Heading4"/>
      </w:pPr>
      <w:bookmarkStart w:name="_Toc222417374" w:id="205"/>
      <w:r w:rsidRPr="00F8699B">
        <w:t>RF0</w:t>
      </w:r>
      <w:r w:rsidRPr="00F8699B" w:rsidR="00F8699B">
        <w:t>2-02-03</w:t>
      </w:r>
      <w:r w:rsidRPr="00F8699B">
        <w:t xml:space="preserve"> – Configurazione parametri</w:t>
      </w:r>
      <w:bookmarkEnd w:id="205"/>
      <w:r w:rsidRPr="00F8699B">
        <w:t xml:space="preserve"> </w:t>
      </w:r>
    </w:p>
    <w:p w:rsidR="005106A5" w:rsidP="005106A5" w:rsidRDefault="005106A5" w14:paraId="6AC34AA2" w14:textId="77777777">
      <w:pPr>
        <w:jc w:val="both"/>
        <w:rPr>
          <w:rFonts w:asciiTheme="minorHAnsi" w:hAnsiTheme="minorHAnsi" w:cstheme="minorHAnsi"/>
        </w:rPr>
      </w:pPr>
      <w:r>
        <w:rPr>
          <w:rFonts w:asciiTheme="minorHAnsi" w:hAnsiTheme="minorHAnsi" w:cstheme="minorHAnsi"/>
        </w:rPr>
        <w:t>L’utente deve poter allegare più di un documento alla decurtazione. Gli allegati devono essere in un formato ammesso (da configurazione) e non possono superare un valore soglia (da configurazione</w:t>
      </w:r>
      <w:r w:rsidRPr="00857CB8">
        <w:rPr>
          <w:rFonts w:asciiTheme="minorHAnsi" w:hAnsiTheme="minorHAnsi" w:cstheme="minorHAnsi"/>
        </w:rPr>
        <w:t>)</w:t>
      </w:r>
      <w:r>
        <w:rPr>
          <w:rFonts w:asciiTheme="minorHAnsi" w:hAnsiTheme="minorHAnsi" w:cstheme="minorHAnsi"/>
        </w:rPr>
        <w:t>- DEPRECATO 20/11/2025</w:t>
      </w:r>
    </w:p>
    <w:p w:rsidR="005106A5" w:rsidP="005106A5" w:rsidRDefault="005106A5" w14:paraId="611322C2" w14:textId="3CF5FE26">
      <w:pPr>
        <w:jc w:val="both"/>
        <w:rPr>
          <w:rFonts w:ascii="Calibri" w:hAnsi="Calibri" w:cs="Calibri"/>
        </w:rPr>
      </w:pPr>
      <w:r>
        <w:rPr>
          <w:rFonts w:ascii="Calibri" w:hAnsi="Calibri" w:cs="Calibri"/>
        </w:rPr>
        <w:t>Deve essere realizzato un nuovo servizio nell’ambito de</w:t>
      </w:r>
      <w:r w:rsidR="00F8699B">
        <w:rPr>
          <w:rFonts w:ascii="Calibri" w:hAnsi="Calibri" w:cs="Calibri"/>
        </w:rPr>
        <w:t>i recuperi</w:t>
      </w:r>
      <w:r>
        <w:rPr>
          <w:rFonts w:ascii="Calibri" w:hAnsi="Calibri" w:cs="Calibri"/>
        </w:rPr>
        <w:t>.</w:t>
      </w:r>
    </w:p>
    <w:p w:rsidR="005106A5" w:rsidP="005106A5" w:rsidRDefault="005106A5" w14:paraId="36295A9F" w14:textId="77777777">
      <w:pPr>
        <w:jc w:val="both"/>
        <w:rPr>
          <w:rFonts w:ascii="Calibri" w:hAnsi="Calibri" w:cs="Calibri"/>
        </w:rPr>
      </w:pPr>
      <w:r>
        <w:rPr>
          <w:rFonts w:ascii="Calibri" w:hAnsi="Calibri" w:cs="Calibri"/>
        </w:rPr>
        <w:t>Il servizio prevede i seguenti parametri di input:</w:t>
      </w:r>
    </w:p>
    <w:p w:rsidR="005106A5" w:rsidP="00842DA3" w:rsidRDefault="005106A5" w14:paraId="6B86600C" w14:textId="77777777">
      <w:pPr>
        <w:pStyle w:val="ListParagraph"/>
        <w:numPr>
          <w:ilvl w:val="0"/>
          <w:numId w:val="22"/>
        </w:numPr>
        <w:jc w:val="both"/>
        <w:rPr>
          <w:rFonts w:ascii="Calibri" w:hAnsi="Calibri" w:cs="Calibri"/>
        </w:rPr>
      </w:pPr>
      <w:r>
        <w:rPr>
          <w:rFonts w:ascii="Calibri" w:hAnsi="Calibri" w:cs="Calibri"/>
        </w:rPr>
        <w:t>User_name: obbligatorio, stringa 100</w:t>
      </w:r>
    </w:p>
    <w:p w:rsidR="005106A5" w:rsidP="005106A5" w:rsidRDefault="005106A5" w14:paraId="1D1FA7D8" w14:textId="77777777">
      <w:pPr>
        <w:jc w:val="both"/>
        <w:rPr>
          <w:rFonts w:asciiTheme="minorHAnsi" w:hAnsiTheme="minorHAnsi" w:cstheme="minorHAnsi"/>
        </w:rPr>
      </w:pPr>
    </w:p>
    <w:p w:rsidR="00601359" w:rsidP="00601359" w:rsidRDefault="005106A5" w14:paraId="604BDC61" w14:textId="77777777">
      <w:pPr>
        <w:jc w:val="both"/>
        <w:rPr>
          <w:rFonts w:ascii="Calibri" w:hAnsi="Calibri" w:cs="Calibri"/>
        </w:rPr>
      </w:pPr>
      <w:r>
        <w:rPr>
          <w:rFonts w:ascii="Calibri" w:hAnsi="Calibri" w:cs="Calibri"/>
        </w:rPr>
        <w:t xml:space="preserve">Il servizio verifica se l’utente è abilitato alla funzione IAM </w:t>
      </w:r>
    </w:p>
    <w:p w:rsidRPr="009D3D97" w:rsidR="00601359" w:rsidP="00842DA3" w:rsidRDefault="00601359" w14:paraId="6785F109" w14:textId="5086D951">
      <w:pPr>
        <w:pStyle w:val="ListParagraph"/>
        <w:numPr>
          <w:ilvl w:val="0"/>
          <w:numId w:val="63"/>
        </w:numPr>
        <w:jc w:val="both"/>
        <w:rPr>
          <w:rFonts w:ascii="Calibri" w:hAnsi="Calibri" w:cs="Calibri"/>
        </w:rPr>
      </w:pPr>
      <w:r w:rsidRPr="009D3D97">
        <w:rPr>
          <w:rFonts w:ascii="Calibri" w:hAnsi="Calibri" w:cs="Calibri"/>
        </w:rPr>
        <w:t>recupero_visualizzazione</w:t>
      </w:r>
    </w:p>
    <w:p w:rsidRPr="009D3D97" w:rsidR="00601359" w:rsidP="00842DA3" w:rsidRDefault="00601359" w14:paraId="187CC655" w14:textId="4776AF81">
      <w:pPr>
        <w:pStyle w:val="ListParagraph"/>
        <w:numPr>
          <w:ilvl w:val="0"/>
          <w:numId w:val="63"/>
        </w:numPr>
        <w:jc w:val="both"/>
        <w:rPr>
          <w:rFonts w:ascii="Calibri" w:hAnsi="Calibri" w:cs="Calibri"/>
        </w:rPr>
      </w:pPr>
      <w:r w:rsidRPr="009D3D97">
        <w:rPr>
          <w:rFonts w:ascii="Calibri" w:hAnsi="Calibri" w:cs="Calibri"/>
        </w:rPr>
        <w:t>recupero_inserimento</w:t>
      </w:r>
    </w:p>
    <w:p w:rsidRPr="009D3D97" w:rsidR="00601359" w:rsidP="00842DA3" w:rsidRDefault="00601359" w14:paraId="05D1591D" w14:textId="0925E708">
      <w:pPr>
        <w:pStyle w:val="ListParagraph"/>
        <w:numPr>
          <w:ilvl w:val="0"/>
          <w:numId w:val="63"/>
        </w:numPr>
        <w:jc w:val="both"/>
        <w:rPr>
          <w:rFonts w:ascii="Calibri" w:hAnsi="Calibri" w:cs="Calibri"/>
        </w:rPr>
      </w:pPr>
      <w:r w:rsidRPr="009D3D97">
        <w:rPr>
          <w:rFonts w:ascii="Calibri" w:hAnsi="Calibri" w:cs="Calibri"/>
        </w:rPr>
        <w:t>recupero_annullamento_nazionale</w:t>
      </w:r>
    </w:p>
    <w:p w:rsidRPr="009D3D97" w:rsidR="005106A5" w:rsidP="00842DA3" w:rsidRDefault="00601359" w14:paraId="6276CA21" w14:textId="03056430">
      <w:pPr>
        <w:pStyle w:val="ListParagraph"/>
        <w:numPr>
          <w:ilvl w:val="0"/>
          <w:numId w:val="63"/>
        </w:numPr>
        <w:jc w:val="both"/>
        <w:rPr>
          <w:rFonts w:ascii="Calibri" w:hAnsi="Calibri" w:cs="Calibri"/>
        </w:rPr>
      </w:pPr>
      <w:r w:rsidRPr="009D3D97">
        <w:rPr>
          <w:rFonts w:ascii="Calibri" w:hAnsi="Calibri" w:cs="Calibri"/>
        </w:rPr>
        <w:t>recupero_annullamento_territoriale (utenti target)</w:t>
      </w:r>
    </w:p>
    <w:p w:rsidR="00110517" w:rsidP="00842DA3" w:rsidRDefault="005106A5" w14:paraId="6EB5D7A6" w14:textId="77777777">
      <w:pPr>
        <w:pStyle w:val="ListParagraph"/>
        <w:numPr>
          <w:ilvl w:val="0"/>
          <w:numId w:val="21"/>
        </w:numPr>
        <w:jc w:val="both"/>
        <w:rPr>
          <w:rFonts w:ascii="Calibri" w:hAnsi="Calibri" w:cs="Calibri"/>
        </w:rPr>
      </w:pPr>
      <w:r w:rsidRPr="00F438DE">
        <w:rPr>
          <w:rFonts w:ascii="Calibri" w:hAnsi="Calibri" w:cs="Calibri"/>
        </w:rPr>
        <w:t xml:space="preserve">se l’utente non è abilitato restituisce </w:t>
      </w:r>
      <w:r w:rsidR="00110517">
        <w:rPr>
          <w:rFonts w:ascii="Calibri" w:hAnsi="Calibri" w:cs="Calibri"/>
        </w:rPr>
        <w:t>un messaggio di errore</w:t>
      </w:r>
    </w:p>
    <w:p w:rsidR="005106A5" w:rsidP="00842DA3" w:rsidRDefault="005106A5" w14:paraId="51845DA3" w14:textId="7912C4FC">
      <w:pPr>
        <w:pStyle w:val="ListParagraph"/>
        <w:numPr>
          <w:ilvl w:val="0"/>
          <w:numId w:val="21"/>
        </w:numPr>
        <w:jc w:val="both"/>
        <w:rPr>
          <w:rFonts w:ascii="Calibri" w:hAnsi="Calibri" w:cs="Calibri"/>
        </w:rPr>
      </w:pPr>
      <w:r w:rsidRPr="0045055A">
        <w:rPr>
          <w:rFonts w:ascii="Calibri" w:hAnsi="Calibri" w:cs="Calibri"/>
        </w:rPr>
        <w:t>se l’utente è abilitato il servizio</w:t>
      </w:r>
      <w:r>
        <w:rPr>
          <w:rFonts w:ascii="Calibri" w:hAnsi="Calibri" w:cs="Calibri"/>
        </w:rPr>
        <w:t xml:space="preserve"> restituisce i parametri di configurazione per </w:t>
      </w:r>
      <w:r w:rsidR="00110517">
        <w:rPr>
          <w:rFonts w:ascii="Calibri" w:hAnsi="Calibri" w:cs="Calibri"/>
        </w:rPr>
        <w:t>i r</w:t>
      </w:r>
      <w:r>
        <w:rPr>
          <w:rFonts w:ascii="Calibri" w:hAnsi="Calibri" w:cs="Calibri"/>
        </w:rPr>
        <w:t>ecuperi</w:t>
      </w:r>
    </w:p>
    <w:p w:rsidR="005106A5" w:rsidP="00842DA3" w:rsidRDefault="005106A5" w14:paraId="5E092004" w14:textId="77777777">
      <w:pPr>
        <w:pStyle w:val="ListParagraph"/>
        <w:numPr>
          <w:ilvl w:val="1"/>
          <w:numId w:val="21"/>
        </w:numPr>
        <w:jc w:val="both"/>
        <w:rPr>
          <w:rFonts w:ascii="Calibri" w:hAnsi="Calibri" w:cs="Calibri"/>
        </w:rPr>
      </w:pPr>
      <w:r>
        <w:rPr>
          <w:rFonts w:ascii="Calibri" w:hAnsi="Calibri" w:cs="Calibri"/>
        </w:rPr>
        <w:t>punteggio del valore soglia della patente: obbligatorio, numero intero</w:t>
      </w:r>
    </w:p>
    <w:p w:rsidR="005106A5" w:rsidP="00842DA3" w:rsidRDefault="005106A5" w14:paraId="1F1E1637" w14:textId="77777777">
      <w:pPr>
        <w:pStyle w:val="ListParagraph"/>
        <w:numPr>
          <w:ilvl w:val="1"/>
          <w:numId w:val="21"/>
        </w:numPr>
        <w:jc w:val="both"/>
        <w:rPr>
          <w:rFonts w:ascii="Calibri" w:hAnsi="Calibri" w:cs="Calibri"/>
        </w:rPr>
      </w:pPr>
      <w:r>
        <w:rPr>
          <w:rFonts w:ascii="Calibri" w:hAnsi="Calibri" w:cs="Calibri"/>
        </w:rPr>
        <w:t>formato file ammesso: obbligatorio, stringa 10 - DEPRECATO</w:t>
      </w:r>
    </w:p>
    <w:p w:rsidR="005106A5" w:rsidP="00842DA3" w:rsidRDefault="005106A5" w14:paraId="604710DF" w14:textId="77777777">
      <w:pPr>
        <w:pStyle w:val="ListParagraph"/>
        <w:numPr>
          <w:ilvl w:val="1"/>
          <w:numId w:val="21"/>
        </w:numPr>
        <w:jc w:val="both"/>
        <w:rPr>
          <w:rFonts w:ascii="Calibri" w:hAnsi="Calibri" w:cs="Calibri"/>
        </w:rPr>
      </w:pPr>
      <w:r>
        <w:rPr>
          <w:rFonts w:ascii="Calibri" w:hAnsi="Calibri" w:cs="Calibri"/>
        </w:rPr>
        <w:t>dimensione massima dei file da allegare: obbligatorio, numero intero -</w:t>
      </w:r>
      <w:r w:rsidRPr="00D221AD">
        <w:rPr>
          <w:rFonts w:ascii="Calibri" w:hAnsi="Calibri" w:cs="Calibri"/>
        </w:rPr>
        <w:t xml:space="preserve"> </w:t>
      </w:r>
      <w:r>
        <w:rPr>
          <w:rFonts w:ascii="Calibri" w:hAnsi="Calibri" w:cs="Calibri"/>
        </w:rPr>
        <w:t>DEPRECATO</w:t>
      </w:r>
    </w:p>
    <w:p w:rsidR="005106A5" w:rsidP="00842DA3" w:rsidRDefault="005106A5" w14:paraId="215F3380" w14:textId="014FB98B">
      <w:pPr>
        <w:pStyle w:val="ListParagraph"/>
        <w:numPr>
          <w:ilvl w:val="1"/>
          <w:numId w:val="21"/>
        </w:numPr>
        <w:jc w:val="both"/>
        <w:rPr>
          <w:rFonts w:ascii="Calibri" w:hAnsi="Calibri" w:cs="Calibri"/>
        </w:rPr>
      </w:pPr>
      <w:r>
        <w:rPr>
          <w:rFonts w:ascii="Calibri" w:hAnsi="Calibri" w:cs="Calibri"/>
        </w:rPr>
        <w:t>valore minimo del recupero credito: obbligatorio, numero intero</w:t>
      </w:r>
    </w:p>
    <w:p w:rsidRPr="0045055A" w:rsidR="005106A5" w:rsidP="00842DA3" w:rsidRDefault="005106A5" w14:paraId="5C476BF9" w14:textId="2C7D5BC9">
      <w:pPr>
        <w:pStyle w:val="ListParagraph"/>
        <w:numPr>
          <w:ilvl w:val="1"/>
          <w:numId w:val="21"/>
        </w:numPr>
        <w:jc w:val="both"/>
        <w:rPr>
          <w:rFonts w:ascii="Calibri" w:hAnsi="Calibri" w:cs="Calibri"/>
        </w:rPr>
      </w:pPr>
      <w:r>
        <w:rPr>
          <w:rFonts w:ascii="Calibri" w:hAnsi="Calibri" w:cs="Calibri"/>
        </w:rPr>
        <w:t>valore massimo del recupero credito: obbligatorio, numero intero</w:t>
      </w:r>
    </w:p>
    <w:p w:rsidR="00CA7CD1" w:rsidP="002B4AC0" w:rsidRDefault="00CA7CD1" w14:paraId="2CE53020" w14:textId="076AB770">
      <w:pPr>
        <w:pStyle w:val="Heading3"/>
      </w:pPr>
      <w:bookmarkStart w:name="_Toc222417375" w:id="206"/>
      <w:r>
        <w:t>RF0</w:t>
      </w:r>
      <w:r w:rsidR="00304D2E">
        <w:t>2</w:t>
      </w:r>
      <w:r>
        <w:t>-04 – Nuov</w:t>
      </w:r>
      <w:r w:rsidR="0064244E">
        <w:t>o Recupero Crediti</w:t>
      </w:r>
      <w:bookmarkEnd w:id="206"/>
    </w:p>
    <w:p w:rsidR="00CA7CD1" w:rsidP="00B41560" w:rsidRDefault="00CA7CD1" w14:paraId="6F73F3E5" w14:textId="59FC6D06">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i requisiti di dettaglio del sistema per consentire all’utente di inserire un nuov</w:t>
      </w:r>
      <w:r w:rsidR="0064244E">
        <w:rPr>
          <w:rFonts w:ascii="Calibri" w:hAnsi="Calibri" w:cs="Calibri"/>
        </w:rPr>
        <w:t>o recupero crediti</w:t>
      </w:r>
      <w:r w:rsidRPr="001575E9">
        <w:rPr>
          <w:rFonts w:ascii="Calibri" w:hAnsi="Calibri" w:cs="Calibri"/>
        </w:rPr>
        <w:t>.</w:t>
      </w:r>
    </w:p>
    <w:p w:rsidR="007669AC" w:rsidP="0055399E" w:rsidRDefault="007669AC" w14:paraId="4FADFFF7" w14:textId="61D2230B">
      <w:pPr>
        <w:pStyle w:val="Heading4"/>
      </w:pPr>
      <w:bookmarkStart w:name="_Ref214464854" w:id="207"/>
      <w:bookmarkStart w:name="_Toc222417376" w:id="208"/>
      <w:r>
        <w:t>RF02-04-01 – Univocità Recupero</w:t>
      </w:r>
      <w:bookmarkEnd w:id="207"/>
      <w:bookmarkEnd w:id="208"/>
    </w:p>
    <w:p w:rsidR="007669AC" w:rsidP="007669AC" w:rsidRDefault="007669AC" w14:paraId="6141953F" w14:textId="5AB4EEB5">
      <w:pPr>
        <w:jc w:val="both"/>
        <w:rPr>
          <w:rFonts w:ascii="Calibri" w:hAnsi="Calibri" w:cs="Calibri"/>
        </w:rPr>
      </w:pPr>
      <w:r>
        <w:rPr>
          <w:rFonts w:ascii="Calibri" w:hAnsi="Calibri" w:cs="Calibri"/>
        </w:rPr>
        <w:t>L’utente non deve poter inserire più di una volta lo stesso recupero crediti.</w:t>
      </w:r>
    </w:p>
    <w:p w:rsidR="007669AC" w:rsidP="007669AC" w:rsidRDefault="007669AC" w14:paraId="2C078F05" w14:textId="340BAA30">
      <w:pPr>
        <w:jc w:val="both"/>
        <w:rPr>
          <w:rFonts w:ascii="Calibri" w:hAnsi="Calibri" w:cs="Calibri"/>
        </w:rPr>
      </w:pPr>
      <w:r>
        <w:rPr>
          <w:rFonts w:ascii="Calibri" w:hAnsi="Calibri" w:cs="Calibri"/>
        </w:rPr>
        <w:t>Deve essere realizzato un nuovo servizio nell’ambito dei recuperi.</w:t>
      </w:r>
    </w:p>
    <w:p w:rsidR="007669AC" w:rsidP="007669AC" w:rsidRDefault="007669AC" w14:paraId="39067355" w14:textId="77777777">
      <w:pPr>
        <w:jc w:val="both"/>
        <w:rPr>
          <w:rFonts w:ascii="Calibri" w:hAnsi="Calibri" w:cs="Calibri"/>
        </w:rPr>
      </w:pPr>
      <w:r>
        <w:rPr>
          <w:rFonts w:ascii="Calibri" w:hAnsi="Calibri" w:cs="Calibri"/>
        </w:rPr>
        <w:t>Il servizio prevede i seguenti parametri di input:</w:t>
      </w:r>
    </w:p>
    <w:p w:rsidR="007669AC" w:rsidP="00842DA3" w:rsidRDefault="007669AC" w14:paraId="4783466A"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Pr="007669AC" w:rsidR="007669AC" w:rsidP="00842DA3" w:rsidRDefault="007669AC" w14:paraId="13D0639F" w14:textId="77777777">
      <w:pPr>
        <w:pStyle w:val="ListParagraph"/>
        <w:numPr>
          <w:ilvl w:val="0"/>
          <w:numId w:val="22"/>
        </w:numPr>
        <w:jc w:val="both"/>
        <w:rPr>
          <w:rFonts w:ascii="Calibri" w:hAnsi="Calibri" w:cs="Calibri"/>
        </w:rPr>
      </w:pPr>
      <w:r w:rsidRPr="007669AC">
        <w:rPr>
          <w:rFonts w:ascii="Calibri" w:hAnsi="Calibri" w:cs="Calibri"/>
        </w:rPr>
        <w:t>Numero Protocollo</w:t>
      </w:r>
    </w:p>
    <w:p w:rsidRPr="007669AC" w:rsidR="007669AC" w:rsidP="00842DA3" w:rsidRDefault="007669AC" w14:paraId="3C8A9398" w14:textId="77777777">
      <w:pPr>
        <w:pStyle w:val="ListParagraph"/>
        <w:numPr>
          <w:ilvl w:val="0"/>
          <w:numId w:val="22"/>
        </w:numPr>
        <w:jc w:val="both"/>
        <w:rPr>
          <w:rFonts w:ascii="Calibri" w:hAnsi="Calibri" w:cs="Calibri"/>
        </w:rPr>
      </w:pPr>
      <w:r w:rsidRPr="007669AC">
        <w:rPr>
          <w:rFonts w:ascii="Calibri" w:hAnsi="Calibri" w:cs="Calibri"/>
        </w:rPr>
        <w:t>Data Protocollo</w:t>
      </w:r>
    </w:p>
    <w:p w:rsidRPr="005B1390" w:rsidR="007669AC" w:rsidP="00842DA3" w:rsidRDefault="007669AC" w14:paraId="01A19073"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7669AC" w:rsidP="007669AC" w:rsidRDefault="007669AC" w14:paraId="2E2F3F2E" w14:textId="77777777">
      <w:pPr>
        <w:ind w:left="360"/>
        <w:jc w:val="both"/>
        <w:rPr>
          <w:rFonts w:ascii="Calibri" w:hAnsi="Calibri" w:cs="Calibri"/>
        </w:rPr>
      </w:pPr>
    </w:p>
    <w:p w:rsidR="007669AC" w:rsidP="007669AC" w:rsidRDefault="007669AC" w14:paraId="6597926A" w14:textId="77777777">
      <w:pPr>
        <w:jc w:val="both"/>
        <w:rPr>
          <w:rFonts w:ascii="Calibri" w:hAnsi="Calibri" w:cs="Calibri"/>
        </w:rPr>
      </w:pPr>
      <w:r>
        <w:rPr>
          <w:rFonts w:ascii="Calibri" w:hAnsi="Calibri" w:cs="Calibri"/>
        </w:rPr>
        <w:t xml:space="preserve">Il servizio verifica se l’utente è abilitato alla funzione IAM decurtazione-inserimento </w:t>
      </w:r>
    </w:p>
    <w:p w:rsidR="007669AC" w:rsidP="00842DA3" w:rsidRDefault="007669AC" w14:paraId="02D8D586" w14:textId="1E2AD1E9">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r w:rsidR="003F255D">
        <w:rPr>
          <w:rFonts w:ascii="Calibri" w:hAnsi="Calibri" w:cs="Calibri"/>
        </w:rPr>
        <w:t xml:space="preserve"> e il processo termina</w:t>
      </w:r>
    </w:p>
    <w:p w:rsidRPr="00F438DE" w:rsidR="007669AC" w:rsidP="00842DA3" w:rsidRDefault="007669AC" w14:paraId="53842BC7" w14:textId="7E8F9D61">
      <w:pPr>
        <w:pStyle w:val="ListParagraph"/>
        <w:numPr>
          <w:ilvl w:val="0"/>
          <w:numId w:val="21"/>
        </w:numPr>
        <w:jc w:val="both"/>
        <w:rPr>
          <w:rFonts w:ascii="Calibri" w:hAnsi="Calibri" w:cs="Calibri"/>
        </w:rPr>
      </w:pPr>
      <w:r w:rsidRPr="00F438DE">
        <w:rPr>
          <w:rFonts w:ascii="Calibri" w:hAnsi="Calibri" w:cs="Calibri"/>
        </w:rPr>
        <w:t xml:space="preserve">se l’utente è abilitato </w:t>
      </w:r>
      <w:r>
        <w:rPr>
          <w:rFonts w:ascii="Calibri" w:hAnsi="Calibri" w:cs="Calibri"/>
        </w:rPr>
        <w:t>il servizio ricerca tra tutt</w:t>
      </w:r>
      <w:r w:rsidR="00F529B2">
        <w:rPr>
          <w:rFonts w:ascii="Calibri" w:hAnsi="Calibri" w:cs="Calibri"/>
        </w:rPr>
        <w:t>i i recuperi</w:t>
      </w:r>
      <w:r>
        <w:rPr>
          <w:rFonts w:ascii="Calibri" w:hAnsi="Calibri" w:cs="Calibri"/>
        </w:rPr>
        <w:t xml:space="preserve"> quell</w:t>
      </w:r>
      <w:r w:rsidR="000930E6">
        <w:rPr>
          <w:rFonts w:ascii="Calibri" w:hAnsi="Calibri" w:cs="Calibri"/>
        </w:rPr>
        <w:t xml:space="preserve">i </w:t>
      </w:r>
      <w:r>
        <w:rPr>
          <w:rFonts w:ascii="Calibri" w:hAnsi="Calibri" w:cs="Calibri"/>
        </w:rPr>
        <w:t xml:space="preserve">che verificano i parametri di input </w:t>
      </w:r>
    </w:p>
    <w:p w:rsidR="007669AC" w:rsidP="00842DA3" w:rsidRDefault="007669AC" w14:paraId="109050AF" w14:textId="77777777">
      <w:pPr>
        <w:pStyle w:val="ListParagraph"/>
        <w:numPr>
          <w:ilvl w:val="1"/>
          <w:numId w:val="21"/>
        </w:numPr>
        <w:rPr>
          <w:rFonts w:ascii="Calibri" w:hAnsi="Calibri" w:cs="Calibri"/>
        </w:rPr>
      </w:pPr>
      <w:r>
        <w:rPr>
          <w:rFonts w:ascii="Calibri" w:hAnsi="Calibri" w:cs="Calibri"/>
        </w:rPr>
        <w:t>il servizio restituisce 1 se non esistono occorrenze che verificano le condizioni</w:t>
      </w:r>
    </w:p>
    <w:p w:rsidR="007669AC" w:rsidP="00842DA3" w:rsidRDefault="007669AC" w14:paraId="0B73F676" w14:textId="77777777">
      <w:pPr>
        <w:pStyle w:val="ListParagraph"/>
        <w:numPr>
          <w:ilvl w:val="1"/>
          <w:numId w:val="21"/>
        </w:numPr>
        <w:rPr>
          <w:rFonts w:ascii="Calibri" w:hAnsi="Calibri" w:cs="Calibri"/>
        </w:rPr>
      </w:pPr>
      <w:r>
        <w:rPr>
          <w:rFonts w:ascii="Calibri" w:hAnsi="Calibri" w:cs="Calibri"/>
        </w:rPr>
        <w:t>altrimenti restituisce 0 (zero)</w:t>
      </w:r>
    </w:p>
    <w:p w:rsidR="00CA7CD1" w:rsidP="0055399E" w:rsidRDefault="00CA7CD1" w14:paraId="6761F370" w14:textId="257CFC4D">
      <w:pPr>
        <w:pStyle w:val="Heading4"/>
      </w:pPr>
      <w:bookmarkStart w:name="_Toc222417377" w:id="209"/>
      <w:r>
        <w:t>RF0</w:t>
      </w:r>
      <w:r w:rsidR="002A1BB6">
        <w:t>2</w:t>
      </w:r>
      <w:r>
        <w:t>-0</w:t>
      </w:r>
      <w:r w:rsidR="008362B6">
        <w:t>4</w:t>
      </w:r>
      <w:r>
        <w:t>-0</w:t>
      </w:r>
      <w:r w:rsidR="005A1D56">
        <w:t>2</w:t>
      </w:r>
      <w:r>
        <w:t xml:space="preserve"> – Nuova </w:t>
      </w:r>
      <w:r w:rsidRPr="002A1BB6" w:rsidR="002A1BB6">
        <w:t>recupero crediti</w:t>
      </w:r>
      <w:bookmarkEnd w:id="209"/>
    </w:p>
    <w:p w:rsidR="005A1D56" w:rsidP="00CA7CD1" w:rsidRDefault="00CA7CD1" w14:paraId="6FB77059" w14:textId="3DC762EA">
      <w:pPr>
        <w:rPr>
          <w:rFonts w:ascii="Calibri" w:hAnsi="Calibri" w:cs="Calibri"/>
        </w:rPr>
      </w:pPr>
      <w:r>
        <w:rPr>
          <w:rFonts w:ascii="Calibri" w:hAnsi="Calibri" w:cs="Calibri"/>
        </w:rPr>
        <w:t>L</w:t>
      </w:r>
      <w:r w:rsidR="00984E2D">
        <w:rPr>
          <w:rFonts w:ascii="Calibri" w:hAnsi="Calibri" w:cs="Calibri"/>
        </w:rPr>
        <w:t>’utente deve poter inserire un nuovo recupero</w:t>
      </w:r>
      <w:r w:rsidR="005A1D56">
        <w:rPr>
          <w:rFonts w:ascii="Calibri" w:hAnsi="Calibri" w:cs="Calibri"/>
        </w:rPr>
        <w:t>.</w:t>
      </w:r>
    </w:p>
    <w:p w:rsidR="005A1D56" w:rsidP="005A1D56" w:rsidRDefault="005A1D56" w14:paraId="5CE48DF0" w14:textId="77777777">
      <w:pPr>
        <w:jc w:val="both"/>
        <w:rPr>
          <w:rFonts w:ascii="Calibri" w:hAnsi="Calibri" w:cs="Calibri"/>
        </w:rPr>
      </w:pPr>
      <w:r>
        <w:rPr>
          <w:rFonts w:ascii="Calibri" w:hAnsi="Calibri" w:cs="Calibri"/>
        </w:rPr>
        <w:t>Deve essere realizzato un nuovo servizio nell’ambito dei recuperi.</w:t>
      </w:r>
    </w:p>
    <w:p w:rsidR="005A1D56" w:rsidP="005A1D56" w:rsidRDefault="005A1D56" w14:paraId="4726114B" w14:textId="77777777">
      <w:pPr>
        <w:jc w:val="both"/>
        <w:rPr>
          <w:rFonts w:ascii="Calibri" w:hAnsi="Calibri" w:cs="Calibri"/>
        </w:rPr>
      </w:pPr>
      <w:r>
        <w:rPr>
          <w:rFonts w:ascii="Calibri" w:hAnsi="Calibri" w:cs="Calibri"/>
        </w:rPr>
        <w:t>Il servizio prevede i seguenti parametri di input:</w:t>
      </w:r>
    </w:p>
    <w:p w:rsidRPr="005B1390" w:rsidR="005A1D56" w:rsidP="00842DA3" w:rsidRDefault="005A1D56" w14:paraId="1A7253AC"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p>
    <w:p w:rsidRPr="007669AC" w:rsidR="000226CF" w:rsidP="00842DA3" w:rsidRDefault="000226CF" w14:paraId="00BA1D16" w14:textId="5E0BBA29">
      <w:pPr>
        <w:pStyle w:val="ListParagraph"/>
        <w:numPr>
          <w:ilvl w:val="0"/>
          <w:numId w:val="22"/>
        </w:numPr>
        <w:jc w:val="both"/>
        <w:rPr>
          <w:rFonts w:ascii="Calibri" w:hAnsi="Calibri" w:cs="Calibri"/>
        </w:rPr>
      </w:pPr>
      <w:r w:rsidRPr="007669AC">
        <w:rPr>
          <w:rFonts w:ascii="Calibri" w:hAnsi="Calibri" w:cs="Calibri"/>
        </w:rPr>
        <w:t>Numero Protocollo</w:t>
      </w:r>
      <w:r w:rsidR="007805FD">
        <w:rPr>
          <w:rFonts w:ascii="Calibri" w:hAnsi="Calibri" w:cs="Calibri"/>
        </w:rPr>
        <w:t xml:space="preserve">:  </w:t>
      </w:r>
      <w:r w:rsidRPr="005B1390" w:rsidR="007805FD">
        <w:rPr>
          <w:rFonts w:ascii="Calibri" w:hAnsi="Calibri" w:cs="Calibri"/>
        </w:rPr>
        <w:t>obbligatorio,</w:t>
      </w:r>
      <w:r w:rsidR="007805FD">
        <w:rPr>
          <w:rFonts w:ascii="Calibri" w:hAnsi="Calibri" w:cs="Calibri"/>
        </w:rPr>
        <w:t xml:space="preserve"> </w:t>
      </w:r>
      <w:r w:rsidR="00C36EA3">
        <w:rPr>
          <w:rFonts w:ascii="Calibri" w:hAnsi="Calibri" w:cs="Calibri"/>
        </w:rPr>
        <w:t>stringa 100</w:t>
      </w:r>
    </w:p>
    <w:p w:rsidRPr="000226CF" w:rsidR="000226CF" w:rsidP="00842DA3" w:rsidRDefault="000226CF" w14:paraId="26435900" w14:textId="6FCA05BB">
      <w:pPr>
        <w:pStyle w:val="ListParagraph"/>
        <w:numPr>
          <w:ilvl w:val="0"/>
          <w:numId w:val="22"/>
        </w:numPr>
        <w:jc w:val="both"/>
        <w:rPr>
          <w:rFonts w:ascii="Calibri" w:hAnsi="Calibri" w:cs="Calibri"/>
        </w:rPr>
      </w:pPr>
      <w:r w:rsidRPr="007669AC">
        <w:rPr>
          <w:rFonts w:ascii="Calibri" w:hAnsi="Calibri" w:cs="Calibri"/>
        </w:rPr>
        <w:t>Data Protocollo</w:t>
      </w:r>
      <w:r w:rsidR="00C36EA3">
        <w:rPr>
          <w:rFonts w:ascii="Calibri" w:hAnsi="Calibri" w:cs="Calibri"/>
        </w:rPr>
        <w:t xml:space="preserve">:   </w:t>
      </w:r>
      <w:r w:rsidRPr="005B1390" w:rsidR="00C36EA3">
        <w:rPr>
          <w:rFonts w:ascii="Calibri" w:hAnsi="Calibri" w:cs="Calibri"/>
        </w:rPr>
        <w:t>obbligatorio,</w:t>
      </w:r>
      <w:r w:rsidR="00C36EA3">
        <w:rPr>
          <w:rFonts w:ascii="Calibri" w:hAnsi="Calibri" w:cs="Calibri"/>
        </w:rPr>
        <w:t xml:space="preserve"> data</w:t>
      </w:r>
    </w:p>
    <w:p w:rsidRPr="005B1390" w:rsidR="005A1D56" w:rsidP="00842DA3" w:rsidRDefault="005A1D56" w14:paraId="2F00B6C4"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005A1D56" w:rsidP="005A1D56" w:rsidRDefault="005A1D56" w14:paraId="49704968" w14:textId="77777777">
      <w:pPr>
        <w:jc w:val="both"/>
        <w:rPr>
          <w:rFonts w:ascii="Calibri" w:hAnsi="Calibri" w:cs="Calibri"/>
        </w:rPr>
      </w:pPr>
    </w:p>
    <w:p w:rsidR="005A1D56" w:rsidP="005A1D56" w:rsidRDefault="005A1D56" w14:paraId="73BCEA34" w14:textId="7B9F9641">
      <w:pPr>
        <w:jc w:val="both"/>
        <w:rPr>
          <w:rFonts w:ascii="Calibri" w:hAnsi="Calibri" w:cs="Calibri"/>
        </w:rPr>
      </w:pPr>
      <w:r>
        <w:rPr>
          <w:rFonts w:ascii="Calibri" w:hAnsi="Calibri" w:cs="Calibri"/>
        </w:rPr>
        <w:t xml:space="preserve">Il servizio verifica se l’utente è abilitato alla funzione IAM recupero_inserimento </w:t>
      </w:r>
    </w:p>
    <w:p w:rsidR="000226CF" w:rsidP="00842DA3" w:rsidRDefault="005A1D56" w14:paraId="488A1A69" w14:textId="01730150">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r w:rsidRPr="000226CF" w:rsidR="000226CF">
        <w:rPr>
          <w:rFonts w:ascii="Calibri" w:hAnsi="Calibri" w:cs="Calibri"/>
        </w:rPr>
        <w:t xml:space="preserve"> </w:t>
      </w:r>
      <w:r w:rsidR="000226CF">
        <w:rPr>
          <w:rFonts w:ascii="Calibri" w:hAnsi="Calibri" w:cs="Calibri"/>
        </w:rPr>
        <w:t>e il processo termina</w:t>
      </w:r>
    </w:p>
    <w:p w:rsidR="00294EAE" w:rsidP="00842DA3" w:rsidRDefault="005A1D56" w14:paraId="1A9ACEB5" w14:textId="442B9C85">
      <w:pPr>
        <w:pStyle w:val="ListParagraph"/>
        <w:numPr>
          <w:ilvl w:val="0"/>
          <w:numId w:val="21"/>
        </w:numPr>
        <w:jc w:val="both"/>
        <w:rPr>
          <w:rFonts w:ascii="Calibri" w:hAnsi="Calibri" w:cs="Calibri"/>
        </w:rPr>
      </w:pPr>
      <w:r w:rsidRPr="00F438DE">
        <w:rPr>
          <w:rFonts w:ascii="Calibri" w:hAnsi="Calibri" w:cs="Calibri"/>
        </w:rPr>
        <w:t xml:space="preserve">se l’utente è abilitato </w:t>
      </w:r>
      <w:r w:rsidR="000226CF">
        <w:rPr>
          <w:rFonts w:ascii="Calibri" w:hAnsi="Calibri" w:cs="Calibri"/>
        </w:rPr>
        <w:t xml:space="preserve">il servizio </w:t>
      </w:r>
      <w:r w:rsidR="00294EAE">
        <w:rPr>
          <w:rFonts w:ascii="Calibri" w:hAnsi="Calibri" w:cs="Calibri"/>
        </w:rPr>
        <w:t>verifica se il punteggio della patente è inferiore al</w:t>
      </w:r>
      <w:r w:rsidR="00E220FE">
        <w:rPr>
          <w:rFonts w:ascii="Calibri" w:hAnsi="Calibri" w:cs="Calibri"/>
        </w:rPr>
        <w:t xml:space="preserve"> valore</w:t>
      </w:r>
      <w:r w:rsidR="00294EAE">
        <w:rPr>
          <w:rFonts w:ascii="Calibri" w:hAnsi="Calibri" w:cs="Calibri"/>
        </w:rPr>
        <w:t xml:space="preserve"> soglia</w:t>
      </w:r>
    </w:p>
    <w:p w:rsidR="00BE226E" w:rsidP="00842DA3" w:rsidRDefault="00BE226E" w14:paraId="32258FBD" w14:textId="62B70206">
      <w:pPr>
        <w:pStyle w:val="ListParagraph"/>
        <w:numPr>
          <w:ilvl w:val="0"/>
          <w:numId w:val="21"/>
        </w:numPr>
        <w:jc w:val="both"/>
        <w:rPr>
          <w:rFonts w:ascii="Calibri" w:hAnsi="Calibri" w:cs="Calibri"/>
        </w:rPr>
      </w:pPr>
      <w:r>
        <w:rPr>
          <w:rFonts w:ascii="Calibri" w:hAnsi="Calibri" w:cs="Calibri"/>
        </w:rPr>
        <w:t xml:space="preserve">se il punteggio della patente non è inferiore </w:t>
      </w:r>
      <w:r w:rsidR="00485CDF">
        <w:rPr>
          <w:rFonts w:ascii="Calibri" w:hAnsi="Calibri" w:cs="Calibri"/>
        </w:rPr>
        <w:t>il servizio restituisce il codice esito 202 – Punteggio superiore alla soglia</w:t>
      </w:r>
    </w:p>
    <w:p w:rsidR="007A1E8E" w:rsidP="00842DA3" w:rsidRDefault="0079239C" w14:paraId="65709400" w14:textId="571B1473">
      <w:pPr>
        <w:pStyle w:val="ListParagraph"/>
        <w:numPr>
          <w:ilvl w:val="0"/>
          <w:numId w:val="21"/>
        </w:numPr>
        <w:jc w:val="both"/>
        <w:rPr>
          <w:rFonts w:ascii="Calibri" w:hAnsi="Calibri" w:cs="Calibri"/>
        </w:rPr>
      </w:pPr>
      <w:r>
        <w:rPr>
          <w:rFonts w:ascii="Calibri" w:hAnsi="Calibri" w:cs="Calibri"/>
        </w:rPr>
        <w:t xml:space="preserve">se il punteggio della patente è inferiore </w:t>
      </w:r>
      <w:r w:rsidR="00723AFA">
        <w:rPr>
          <w:rFonts w:ascii="Calibri" w:hAnsi="Calibri" w:cs="Calibri"/>
        </w:rPr>
        <w:t>verifica l’univocità del recupero attraverso il servizio §</w:t>
      </w:r>
      <w:r w:rsidR="003A5064">
        <w:rPr>
          <w:rFonts w:ascii="Calibri" w:hAnsi="Calibri" w:cs="Calibri"/>
        </w:rPr>
        <w:fldChar w:fldCharType="begin"/>
      </w:r>
      <w:r w:rsidR="003A5064">
        <w:rPr>
          <w:rFonts w:ascii="Calibri" w:hAnsi="Calibri" w:cs="Calibri"/>
        </w:rPr>
        <w:instrText xml:space="preserve"> REF _Ref214464854 \r \h </w:instrText>
      </w:r>
      <w:r w:rsidR="003A5064">
        <w:rPr>
          <w:rFonts w:ascii="Calibri" w:hAnsi="Calibri" w:cs="Calibri"/>
        </w:rPr>
      </w:r>
      <w:r w:rsidR="003A5064">
        <w:rPr>
          <w:rFonts w:ascii="Calibri" w:hAnsi="Calibri" w:cs="Calibri"/>
        </w:rPr>
        <w:fldChar w:fldCharType="separate"/>
      </w:r>
      <w:r w:rsidR="003A5064">
        <w:rPr>
          <w:rFonts w:ascii="Calibri" w:hAnsi="Calibri" w:cs="Calibri"/>
        </w:rPr>
        <w:t>9.2.3.1</w:t>
      </w:r>
      <w:r w:rsidR="003A5064">
        <w:rPr>
          <w:rFonts w:ascii="Calibri" w:hAnsi="Calibri" w:cs="Calibri"/>
        </w:rPr>
        <w:fldChar w:fldCharType="end"/>
      </w:r>
    </w:p>
    <w:p w:rsidR="00164EF3" w:rsidP="00842DA3" w:rsidRDefault="00723AFA" w14:paraId="4F199F9C" w14:textId="72EB43F4">
      <w:pPr>
        <w:pStyle w:val="ListParagraph"/>
        <w:numPr>
          <w:ilvl w:val="0"/>
          <w:numId w:val="21"/>
        </w:numPr>
        <w:jc w:val="both"/>
        <w:rPr>
          <w:rFonts w:ascii="Calibri" w:hAnsi="Calibri" w:cs="Calibri"/>
        </w:rPr>
      </w:pPr>
      <w:r>
        <w:rPr>
          <w:rFonts w:ascii="Calibri" w:hAnsi="Calibri" w:cs="Calibri"/>
        </w:rPr>
        <w:t xml:space="preserve"> </w:t>
      </w:r>
      <w:r w:rsidR="003A5064">
        <w:rPr>
          <w:rFonts w:ascii="Calibri" w:hAnsi="Calibri" w:cs="Calibri"/>
        </w:rPr>
        <w:t>se il recupero è già presente</w:t>
      </w:r>
      <w:r w:rsidR="007A701C">
        <w:rPr>
          <w:rFonts w:ascii="Calibri" w:hAnsi="Calibri" w:cs="Calibri"/>
        </w:rPr>
        <w:t xml:space="preserve"> </w:t>
      </w:r>
      <w:r w:rsidRPr="00F438DE" w:rsidR="00CB0A1C">
        <w:rPr>
          <w:rFonts w:ascii="Calibri" w:hAnsi="Calibri" w:cs="Calibri"/>
        </w:rPr>
        <w:t>restituisce il codice esito 20</w:t>
      </w:r>
      <w:r w:rsidR="00CB0A1C">
        <w:rPr>
          <w:rFonts w:ascii="Calibri" w:hAnsi="Calibri" w:cs="Calibri"/>
        </w:rPr>
        <w:t>3</w:t>
      </w:r>
      <w:r w:rsidRPr="00F438DE" w:rsidR="00CB0A1C">
        <w:rPr>
          <w:rFonts w:ascii="Calibri" w:hAnsi="Calibri" w:cs="Calibri"/>
        </w:rPr>
        <w:t xml:space="preserve"> – </w:t>
      </w:r>
      <w:r w:rsidR="00CB0A1C">
        <w:rPr>
          <w:rFonts w:ascii="Calibri" w:hAnsi="Calibri" w:cs="Calibri"/>
        </w:rPr>
        <w:t>Recupero già presente</w:t>
      </w:r>
      <w:r w:rsidRPr="000226CF" w:rsidR="00CB0A1C">
        <w:rPr>
          <w:rFonts w:ascii="Calibri" w:hAnsi="Calibri" w:cs="Calibri"/>
        </w:rPr>
        <w:t xml:space="preserve"> </w:t>
      </w:r>
      <w:r w:rsidR="00CB0A1C">
        <w:rPr>
          <w:rFonts w:ascii="Calibri" w:hAnsi="Calibri" w:cs="Calibri"/>
        </w:rPr>
        <w:t>e il processo termina</w:t>
      </w:r>
    </w:p>
    <w:p w:rsidR="000779B3" w:rsidP="00842DA3" w:rsidRDefault="000779B3" w14:paraId="59021ED0" w14:textId="15A3CDE6">
      <w:pPr>
        <w:pStyle w:val="ListParagraph"/>
        <w:numPr>
          <w:ilvl w:val="0"/>
          <w:numId w:val="21"/>
        </w:numPr>
        <w:jc w:val="both"/>
        <w:rPr>
          <w:rFonts w:ascii="Calibri" w:hAnsi="Calibri" w:cs="Calibri"/>
        </w:rPr>
      </w:pPr>
      <w:r>
        <w:rPr>
          <w:rFonts w:ascii="Calibri" w:hAnsi="Calibri" w:cs="Calibri"/>
        </w:rPr>
        <w:t>Se il punteggio del recupero è al di fuori dei valori soglia massimi e minimi restituisce un messaggio di errore</w:t>
      </w:r>
    </w:p>
    <w:p w:rsidRPr="008743F4" w:rsidR="002E5C3E" w:rsidP="00842DA3" w:rsidRDefault="002E5C3E" w14:paraId="76ABE0C1" w14:textId="485F97BF">
      <w:pPr>
        <w:pStyle w:val="ListParagraph"/>
        <w:numPr>
          <w:ilvl w:val="0"/>
          <w:numId w:val="21"/>
        </w:numPr>
        <w:jc w:val="both"/>
        <w:rPr>
          <w:rFonts w:ascii="Calibri" w:hAnsi="Calibri" w:cs="Calibri"/>
          <w:color w:val="EE0000"/>
        </w:rPr>
      </w:pPr>
      <w:r w:rsidRPr="008743F4">
        <w:rPr>
          <w:rFonts w:ascii="Calibri" w:hAnsi="Calibri" w:cs="Calibri"/>
          <w:color w:val="EE0000"/>
        </w:rPr>
        <w:t>Se la data di pro</w:t>
      </w:r>
      <w:r w:rsidRPr="008743F4" w:rsidR="008743F4">
        <w:rPr>
          <w:rFonts w:ascii="Calibri" w:hAnsi="Calibri" w:cs="Calibri"/>
          <w:color w:val="EE0000"/>
        </w:rPr>
        <w:t>to</w:t>
      </w:r>
      <w:r w:rsidRPr="008743F4">
        <w:rPr>
          <w:rFonts w:ascii="Calibri" w:hAnsi="Calibri" w:cs="Calibri"/>
          <w:color w:val="EE0000"/>
        </w:rPr>
        <w:t xml:space="preserve">collo è precedente alla data di emissione </w:t>
      </w:r>
      <w:r w:rsidRPr="008743F4" w:rsidR="008743F4">
        <w:rPr>
          <w:rFonts w:ascii="Calibri" w:hAnsi="Calibri" w:cs="Calibri"/>
          <w:color w:val="EE0000"/>
        </w:rPr>
        <w:t>della patente il sistema restituisce un messaggio di errore</w:t>
      </w:r>
      <w:r w:rsidR="008556BD">
        <w:rPr>
          <w:rFonts w:ascii="Calibri" w:hAnsi="Calibri" w:cs="Calibri"/>
          <w:color w:val="EE0000"/>
        </w:rPr>
        <w:t xml:space="preserve"> (</w:t>
      </w:r>
      <w:r w:rsidR="007C4E73">
        <w:rPr>
          <w:rFonts w:ascii="Calibri" w:hAnsi="Calibri" w:cs="Calibri"/>
          <w:color w:val="EE0000"/>
        </w:rPr>
        <w:t>inserito il 21/01/2026)</w:t>
      </w:r>
    </w:p>
    <w:p w:rsidRPr="00F438DE" w:rsidR="005A1D56" w:rsidP="00842DA3" w:rsidRDefault="00164EF3" w14:paraId="732F81FC" w14:textId="436C70E4">
      <w:pPr>
        <w:pStyle w:val="ListParagraph"/>
        <w:numPr>
          <w:ilvl w:val="0"/>
          <w:numId w:val="21"/>
        </w:numPr>
        <w:jc w:val="both"/>
        <w:rPr>
          <w:rFonts w:ascii="Calibri" w:hAnsi="Calibri" w:cs="Calibri"/>
        </w:rPr>
      </w:pPr>
      <w:r>
        <w:rPr>
          <w:rFonts w:ascii="Calibri" w:hAnsi="Calibri" w:cs="Calibri"/>
        </w:rPr>
        <w:t>altrimenti</w:t>
      </w:r>
      <w:r w:rsidR="00723AFA">
        <w:rPr>
          <w:rFonts w:ascii="Calibri" w:hAnsi="Calibri" w:cs="Calibri"/>
        </w:rPr>
        <w:t xml:space="preserve"> </w:t>
      </w:r>
      <w:r w:rsidR="000226CF">
        <w:rPr>
          <w:rFonts w:ascii="Calibri" w:hAnsi="Calibri" w:cs="Calibri"/>
        </w:rPr>
        <w:t>acquisisce</w:t>
      </w:r>
      <w:r w:rsidRPr="00F438DE" w:rsidR="005A1D56">
        <w:rPr>
          <w:rFonts w:ascii="Calibri" w:hAnsi="Calibri" w:cs="Calibri"/>
        </w:rPr>
        <w:t xml:space="preserve"> le seguenti informazioni:</w:t>
      </w:r>
    </w:p>
    <w:p w:rsidR="005A1D56" w:rsidP="005A1D56" w:rsidRDefault="005A1D56" w14:paraId="009A8E65" w14:textId="77777777">
      <w:pPr>
        <w:pStyle w:val="ListParagraph"/>
        <w:numPr>
          <w:ilvl w:val="1"/>
          <w:numId w:val="4"/>
        </w:numPr>
        <w:jc w:val="both"/>
        <w:rPr>
          <w:rFonts w:ascii="Calibri" w:hAnsi="Calibri" w:cs="Calibri"/>
        </w:rPr>
      </w:pPr>
      <w:r>
        <w:rPr>
          <w:rFonts w:ascii="Calibri" w:hAnsi="Calibri" w:cs="Calibri"/>
        </w:rPr>
        <w:t>Numero Protocollo</w:t>
      </w:r>
    </w:p>
    <w:p w:rsidR="005A1D56" w:rsidP="005A1D56" w:rsidRDefault="005A1D56" w14:paraId="44557742" w14:textId="77777777">
      <w:pPr>
        <w:pStyle w:val="ListParagraph"/>
        <w:numPr>
          <w:ilvl w:val="1"/>
          <w:numId w:val="4"/>
        </w:numPr>
        <w:jc w:val="both"/>
        <w:rPr>
          <w:rFonts w:ascii="Calibri" w:hAnsi="Calibri" w:cs="Calibri"/>
        </w:rPr>
      </w:pPr>
      <w:r>
        <w:rPr>
          <w:rFonts w:ascii="Calibri" w:hAnsi="Calibri" w:cs="Calibri"/>
        </w:rPr>
        <w:t>Data Protocollo</w:t>
      </w:r>
    </w:p>
    <w:p w:rsidR="000226CF" w:rsidP="005A1D56" w:rsidRDefault="00D75D33" w14:paraId="69FCBCFF" w14:textId="56DD6BD8">
      <w:pPr>
        <w:pStyle w:val="ListParagraph"/>
        <w:numPr>
          <w:ilvl w:val="1"/>
          <w:numId w:val="4"/>
        </w:numPr>
        <w:jc w:val="both"/>
        <w:rPr>
          <w:rFonts w:ascii="Calibri" w:hAnsi="Calibri" w:cs="Calibri"/>
        </w:rPr>
      </w:pPr>
      <w:r>
        <w:rPr>
          <w:rFonts w:ascii="Calibri" w:hAnsi="Calibri" w:cs="Calibri"/>
        </w:rPr>
        <w:t>P</w:t>
      </w:r>
      <w:r w:rsidR="000226CF">
        <w:rPr>
          <w:rFonts w:ascii="Calibri" w:hAnsi="Calibri" w:cs="Calibri"/>
        </w:rPr>
        <w:t>unteggio</w:t>
      </w:r>
    </w:p>
    <w:p w:rsidR="005A1D56" w:rsidP="005A1D56" w:rsidRDefault="005A1D56" w14:paraId="598C7CEB" w14:textId="77777777">
      <w:pPr>
        <w:pStyle w:val="ListParagraph"/>
        <w:numPr>
          <w:ilvl w:val="1"/>
          <w:numId w:val="4"/>
        </w:numPr>
        <w:jc w:val="both"/>
        <w:rPr>
          <w:rFonts w:ascii="Calibri" w:hAnsi="Calibri" w:cs="Calibri"/>
        </w:rPr>
      </w:pPr>
      <w:r>
        <w:rPr>
          <w:rFonts w:ascii="Calibri" w:hAnsi="Calibri" w:cs="Calibri"/>
        </w:rPr>
        <w:t>Utente Inserimento</w:t>
      </w:r>
    </w:p>
    <w:p w:rsidR="009552C6" w:rsidP="00842DA3" w:rsidRDefault="008E149C" w14:paraId="07ABBBED" w14:textId="75F31E01">
      <w:pPr>
        <w:pStyle w:val="ListParagraph"/>
        <w:numPr>
          <w:ilvl w:val="0"/>
          <w:numId w:val="21"/>
        </w:numPr>
        <w:jc w:val="both"/>
        <w:rPr>
          <w:rFonts w:ascii="Calibri" w:hAnsi="Calibri" w:cs="Calibri"/>
        </w:rPr>
      </w:pPr>
      <w:r w:rsidRPr="008E149C">
        <w:rPr>
          <w:rFonts w:ascii="Calibri" w:hAnsi="Calibri" w:cs="Calibri"/>
        </w:rPr>
        <w:t>Al salvataggio vengono effettuate le operazioni descritte nel paragrafo §</w:t>
      </w:r>
      <w:r w:rsidRPr="008E149C">
        <w:rPr>
          <w:rFonts w:ascii="Calibri" w:hAnsi="Calibri" w:cs="Calibri"/>
        </w:rPr>
        <w:fldChar w:fldCharType="begin"/>
      </w:r>
      <w:r w:rsidRPr="008E149C">
        <w:rPr>
          <w:rFonts w:ascii="Calibri" w:hAnsi="Calibri" w:cs="Calibri"/>
        </w:rPr>
        <w:instrText xml:space="preserve"> REF _Ref214901551 \r \h </w:instrText>
      </w:r>
      <w:r>
        <w:rPr>
          <w:rFonts w:ascii="Calibri" w:hAnsi="Calibri" w:cs="Calibri"/>
        </w:rPr>
        <w:instrText xml:space="preserve"> \* MERGEFORMAT </w:instrText>
      </w:r>
      <w:r w:rsidRPr="008E149C">
        <w:rPr>
          <w:rFonts w:ascii="Calibri" w:hAnsi="Calibri" w:cs="Calibri"/>
        </w:rPr>
      </w:r>
      <w:r w:rsidRPr="008E149C">
        <w:rPr>
          <w:rFonts w:ascii="Calibri" w:hAnsi="Calibri" w:cs="Calibri"/>
        </w:rPr>
        <w:fldChar w:fldCharType="separate"/>
      </w:r>
      <w:r w:rsidRPr="008E149C">
        <w:rPr>
          <w:rFonts w:ascii="Calibri" w:hAnsi="Calibri" w:cs="Calibri"/>
        </w:rPr>
        <w:t>9.7.1.9</w:t>
      </w:r>
      <w:r w:rsidRPr="008E149C">
        <w:rPr>
          <w:rFonts w:ascii="Calibri" w:hAnsi="Calibri" w:cs="Calibri"/>
        </w:rPr>
        <w:fldChar w:fldCharType="end"/>
      </w:r>
    </w:p>
    <w:p w:rsidR="00973EC0" w:rsidP="0055399E" w:rsidRDefault="00973EC0" w14:paraId="3F755686" w14:textId="7BFE8E57">
      <w:pPr>
        <w:pStyle w:val="Heading4"/>
      </w:pPr>
      <w:bookmarkStart w:name="_Toc222417378" w:id="210"/>
      <w:r>
        <w:t>RF02-04-0</w:t>
      </w:r>
      <w:r w:rsidR="00B475AE">
        <w:t>3</w:t>
      </w:r>
      <w:r>
        <w:t xml:space="preserve"> – Carica Documenti Allegati al</w:t>
      </w:r>
      <w:r w:rsidR="00B475AE">
        <w:t xml:space="preserve"> Recupero</w:t>
      </w:r>
      <w:r w:rsidR="00BD6BCA">
        <w:t xml:space="preserve"> - deprecato</w:t>
      </w:r>
      <w:bookmarkEnd w:id="210"/>
    </w:p>
    <w:p w:rsidR="00973EC0" w:rsidP="00973EC0" w:rsidRDefault="00973EC0" w14:paraId="138534FD" w14:textId="290A1E60">
      <w:pPr>
        <w:jc w:val="both"/>
        <w:rPr>
          <w:rFonts w:asciiTheme="minorHAnsi" w:hAnsiTheme="minorHAnsi" w:cstheme="minorHAnsi"/>
        </w:rPr>
      </w:pPr>
      <w:r>
        <w:rPr>
          <w:rFonts w:asciiTheme="minorHAnsi" w:hAnsiTheme="minorHAnsi" w:cstheme="minorHAnsi"/>
        </w:rPr>
        <w:t>L’utente deve poter allegare più di un documento a</w:t>
      </w:r>
      <w:r w:rsidR="00B475AE">
        <w:rPr>
          <w:rFonts w:asciiTheme="minorHAnsi" w:hAnsiTheme="minorHAnsi" w:cstheme="minorHAnsi"/>
        </w:rPr>
        <w:t>l recupero crediti</w:t>
      </w:r>
      <w:r>
        <w:rPr>
          <w:rFonts w:asciiTheme="minorHAnsi" w:hAnsiTheme="minorHAnsi" w:cstheme="minorHAnsi"/>
        </w:rPr>
        <w:t>. Gli allegati devono essere in un formato ammesso (da configurazione) e non possono superare un valore soglia (da configurazione).</w:t>
      </w:r>
    </w:p>
    <w:p w:rsidR="00973EC0" w:rsidP="00973EC0" w:rsidRDefault="00973EC0" w14:paraId="784E8D5F" w14:textId="387A3069">
      <w:pPr>
        <w:jc w:val="both"/>
        <w:rPr>
          <w:rFonts w:ascii="Calibri" w:hAnsi="Calibri" w:cs="Calibri"/>
        </w:rPr>
      </w:pPr>
      <w:r>
        <w:rPr>
          <w:rFonts w:ascii="Calibri" w:hAnsi="Calibri" w:cs="Calibri"/>
        </w:rPr>
        <w:t>Deve essere realizzato un nuovo servizio nell’ambito de</w:t>
      </w:r>
      <w:r w:rsidR="00B475AE">
        <w:rPr>
          <w:rFonts w:ascii="Calibri" w:hAnsi="Calibri" w:cs="Calibri"/>
        </w:rPr>
        <w:t>i recuperi</w:t>
      </w:r>
      <w:r>
        <w:rPr>
          <w:rFonts w:ascii="Calibri" w:hAnsi="Calibri" w:cs="Calibri"/>
        </w:rPr>
        <w:t>.</w:t>
      </w:r>
    </w:p>
    <w:p w:rsidR="00973EC0" w:rsidP="00973EC0" w:rsidRDefault="00973EC0" w14:paraId="78926FF1" w14:textId="77777777">
      <w:pPr>
        <w:jc w:val="both"/>
        <w:rPr>
          <w:rFonts w:ascii="Calibri" w:hAnsi="Calibri" w:cs="Calibri"/>
        </w:rPr>
      </w:pPr>
      <w:r>
        <w:rPr>
          <w:rFonts w:ascii="Calibri" w:hAnsi="Calibri" w:cs="Calibri"/>
        </w:rPr>
        <w:t>Il servizio prevede i seguenti parametri di input:</w:t>
      </w:r>
    </w:p>
    <w:p w:rsidR="00973EC0" w:rsidP="00842DA3" w:rsidRDefault="00973EC0" w14:paraId="24DD6943"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00973EC0" w:rsidP="00842DA3" w:rsidRDefault="00B71546" w14:paraId="5D1BFACB" w14:textId="1C8FDE90">
      <w:pPr>
        <w:pStyle w:val="ListParagraph"/>
        <w:numPr>
          <w:ilvl w:val="0"/>
          <w:numId w:val="22"/>
        </w:numPr>
        <w:jc w:val="both"/>
        <w:rPr>
          <w:rFonts w:ascii="Calibri" w:hAnsi="Calibri" w:cs="Calibri"/>
        </w:rPr>
      </w:pPr>
      <w:r>
        <w:rPr>
          <w:rFonts w:ascii="Calibri" w:hAnsi="Calibri" w:cs="Calibri"/>
        </w:rPr>
        <w:t>Numero Protocollo</w:t>
      </w:r>
      <w:r w:rsidRPr="00A84F0B" w:rsidR="00973EC0">
        <w:rPr>
          <w:rFonts w:ascii="Calibri" w:hAnsi="Calibri" w:cs="Calibri"/>
        </w:rPr>
        <w:t xml:space="preserve">: </w:t>
      </w:r>
      <w:r w:rsidRPr="005B1390">
        <w:rPr>
          <w:rFonts w:ascii="Calibri" w:hAnsi="Calibri" w:cs="Calibri"/>
        </w:rPr>
        <w:t>obbligatorio</w:t>
      </w:r>
      <w:r w:rsidRPr="00A84F0B" w:rsidR="00973EC0">
        <w:rPr>
          <w:rFonts w:ascii="Calibri" w:hAnsi="Calibri" w:cs="Calibri"/>
        </w:rPr>
        <w:t xml:space="preserve">, stringa </w:t>
      </w:r>
    </w:p>
    <w:p w:rsidR="00973EC0" w:rsidP="00842DA3" w:rsidRDefault="00973EC0" w14:paraId="15711437" w14:textId="13A601C9">
      <w:pPr>
        <w:pStyle w:val="ListParagraph"/>
        <w:numPr>
          <w:ilvl w:val="0"/>
          <w:numId w:val="22"/>
        </w:numPr>
        <w:jc w:val="both"/>
        <w:rPr>
          <w:rFonts w:ascii="Calibri" w:hAnsi="Calibri" w:cs="Calibri"/>
        </w:rPr>
      </w:pPr>
      <w:r>
        <w:rPr>
          <w:rFonts w:ascii="Calibri" w:hAnsi="Calibri" w:cs="Calibri"/>
        </w:rPr>
        <w:t xml:space="preserve">Data </w:t>
      </w:r>
      <w:r w:rsidR="00B71546">
        <w:rPr>
          <w:rFonts w:ascii="Calibri" w:hAnsi="Calibri" w:cs="Calibri"/>
        </w:rPr>
        <w:t xml:space="preserve">Protocollo: </w:t>
      </w:r>
      <w:r>
        <w:rPr>
          <w:rFonts w:ascii="Calibri" w:hAnsi="Calibri" w:cs="Calibri"/>
        </w:rPr>
        <w:t>obbligatorio, data</w:t>
      </w:r>
    </w:p>
    <w:p w:rsidRPr="00A84F0B" w:rsidR="00973EC0" w:rsidP="00842DA3" w:rsidRDefault="00973EC0" w14:paraId="0007C869" w14:textId="77777777">
      <w:pPr>
        <w:pStyle w:val="ListParagraph"/>
        <w:numPr>
          <w:ilvl w:val="0"/>
          <w:numId w:val="22"/>
        </w:numPr>
        <w:jc w:val="both"/>
        <w:rPr>
          <w:rFonts w:ascii="Calibri" w:hAnsi="Calibri" w:cs="Calibri"/>
        </w:rPr>
      </w:pPr>
      <w:r>
        <w:rPr>
          <w:rFonts w:ascii="Calibri" w:hAnsi="Calibri" w:cs="Calibri"/>
        </w:rPr>
        <w:t>File Allegato: obbligatorio</w:t>
      </w:r>
    </w:p>
    <w:p w:rsidR="00973EC0" w:rsidP="00842DA3" w:rsidRDefault="00973EC0" w14:paraId="45A00E8E" w14:textId="77777777">
      <w:pPr>
        <w:pStyle w:val="ListParagraph"/>
        <w:numPr>
          <w:ilvl w:val="0"/>
          <w:numId w:val="22"/>
        </w:numPr>
        <w:jc w:val="both"/>
        <w:rPr>
          <w:rFonts w:ascii="Calibri" w:hAnsi="Calibri" w:cs="Calibri"/>
        </w:rPr>
      </w:pPr>
      <w:r>
        <w:rPr>
          <w:rFonts w:ascii="Calibri" w:hAnsi="Calibri" w:cs="Calibri"/>
        </w:rPr>
        <w:t>User_name: obbligatorio, stringa 100</w:t>
      </w:r>
    </w:p>
    <w:p w:rsidR="00973EC0" w:rsidP="00973EC0" w:rsidRDefault="00973EC0" w14:paraId="285B3016" w14:textId="77777777">
      <w:pPr>
        <w:jc w:val="both"/>
        <w:rPr>
          <w:rFonts w:asciiTheme="minorHAnsi" w:hAnsiTheme="minorHAnsi" w:cstheme="minorHAnsi"/>
        </w:rPr>
      </w:pPr>
    </w:p>
    <w:p w:rsidR="00973EC0" w:rsidP="00973EC0" w:rsidRDefault="00973EC0" w14:paraId="4D507C94" w14:textId="573D4BFF">
      <w:pPr>
        <w:jc w:val="both"/>
        <w:rPr>
          <w:rFonts w:ascii="Calibri" w:hAnsi="Calibri" w:cs="Calibri"/>
        </w:rPr>
      </w:pPr>
      <w:r>
        <w:rPr>
          <w:rFonts w:ascii="Calibri" w:hAnsi="Calibri" w:cs="Calibri"/>
        </w:rPr>
        <w:t xml:space="preserve">Il servizio verifica se l’utente è abilitato alla funzione IAM </w:t>
      </w:r>
      <w:r w:rsidR="008A24CB">
        <w:rPr>
          <w:rFonts w:ascii="Calibri" w:hAnsi="Calibri" w:cs="Calibri"/>
        </w:rPr>
        <w:t>recupero</w:t>
      </w:r>
      <w:r>
        <w:rPr>
          <w:rFonts w:ascii="Calibri" w:hAnsi="Calibri" w:cs="Calibri"/>
        </w:rPr>
        <w:t xml:space="preserve">-inserimento </w:t>
      </w:r>
    </w:p>
    <w:p w:rsidR="00973EC0" w:rsidP="00842DA3" w:rsidRDefault="00973EC0" w14:paraId="23C829A3"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00730598" w:rsidP="00842DA3" w:rsidRDefault="00730598" w14:paraId="7BC5747E" w14:textId="77777777">
      <w:pPr>
        <w:pStyle w:val="ListParagraph"/>
        <w:numPr>
          <w:ilvl w:val="0"/>
          <w:numId w:val="21"/>
        </w:numPr>
        <w:jc w:val="both"/>
        <w:rPr>
          <w:rFonts w:ascii="Calibri" w:hAnsi="Calibri" w:cs="Calibri"/>
        </w:rPr>
      </w:pPr>
      <w:r w:rsidRPr="0006730B">
        <w:rPr>
          <w:rFonts w:ascii="Calibri" w:hAnsi="Calibri" w:cs="Calibri"/>
        </w:rPr>
        <w:t xml:space="preserve">se l’utente è abilitato il servizio </w:t>
      </w:r>
      <w:r>
        <w:rPr>
          <w:rFonts w:ascii="Calibri" w:hAnsi="Calibri" w:cs="Calibri"/>
        </w:rPr>
        <w:t>verifica che la dimensione ed il formato rispettino la configurazione, se non sono rispettati il servizio restituisce il codice esito 202 – Formato o dimensione non conformi</w:t>
      </w:r>
    </w:p>
    <w:p w:rsidRPr="00730598" w:rsidR="00973EC0" w:rsidP="00842DA3" w:rsidRDefault="00730598" w14:paraId="70E7FC6D" w14:textId="4DFE780A">
      <w:pPr>
        <w:pStyle w:val="ListParagraph"/>
        <w:numPr>
          <w:ilvl w:val="0"/>
          <w:numId w:val="21"/>
        </w:numPr>
        <w:jc w:val="both"/>
        <w:rPr>
          <w:rFonts w:ascii="Calibri" w:hAnsi="Calibri" w:cs="Calibri"/>
        </w:rPr>
      </w:pPr>
      <w:r>
        <w:rPr>
          <w:rFonts w:ascii="Calibri" w:hAnsi="Calibri" w:cs="Calibri"/>
        </w:rPr>
        <w:t xml:space="preserve">altrimenti il servizio </w:t>
      </w:r>
      <w:r w:rsidRPr="0006730B">
        <w:rPr>
          <w:rFonts w:ascii="Calibri" w:hAnsi="Calibri" w:cs="Calibri"/>
        </w:rPr>
        <w:t>inserisce il file allegato nello storage ed il riferimento al file  nel database</w:t>
      </w:r>
    </w:p>
    <w:p w:rsidR="00CA7CD1" w:rsidP="002B4AC0" w:rsidRDefault="00CA7CD1" w14:paraId="69B7D130" w14:textId="22EDDEB7">
      <w:pPr>
        <w:pStyle w:val="Heading3"/>
      </w:pPr>
      <w:bookmarkStart w:name="_Toc222417379" w:id="211"/>
      <w:r>
        <w:t>RF0</w:t>
      </w:r>
      <w:r w:rsidR="00906D51">
        <w:t>2</w:t>
      </w:r>
      <w:r>
        <w:t xml:space="preserve">-05 – Annullamento </w:t>
      </w:r>
      <w:r w:rsidR="00906D51">
        <w:t>Recupero Crediti</w:t>
      </w:r>
      <w:bookmarkEnd w:id="211"/>
    </w:p>
    <w:p w:rsidR="00CA7CD1" w:rsidP="00CA7CD1" w:rsidRDefault="00CA7CD1" w14:paraId="70E77A29" w14:textId="77B05BF0">
      <w:pPr>
        <w:rPr>
          <w:rFonts w:asciiTheme="minorHAnsi" w:hAnsiTheme="minorHAnsi" w:cstheme="minorHAns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per consentire all’utente di annullare </w:t>
      </w:r>
      <w:r w:rsidR="00A04437">
        <w:rPr>
          <w:rFonts w:asciiTheme="minorHAnsi" w:hAnsiTheme="minorHAnsi" w:cstheme="minorHAnsi"/>
        </w:rPr>
        <w:t>Recupero Crediti</w:t>
      </w:r>
      <w:r w:rsidRPr="001575E9">
        <w:rPr>
          <w:rFonts w:ascii="Calibri" w:hAnsi="Calibri" w:cs="Calibri"/>
        </w:rPr>
        <w:t>.</w:t>
      </w:r>
    </w:p>
    <w:p w:rsidR="00CA7CD1" w:rsidP="0055399E" w:rsidRDefault="00CA7CD1" w14:paraId="7B466B08" w14:textId="7A843C53">
      <w:pPr>
        <w:pStyle w:val="Heading4"/>
      </w:pPr>
      <w:bookmarkStart w:name="_Toc222417380" w:id="212"/>
      <w:r>
        <w:t>RF0</w:t>
      </w:r>
      <w:r w:rsidR="002D7286">
        <w:t>2</w:t>
      </w:r>
      <w:r>
        <w:t xml:space="preserve">-05-01 – Annullamento </w:t>
      </w:r>
      <w:r w:rsidRPr="00A04437" w:rsidR="00A04437">
        <w:t>Recupero Crediti</w:t>
      </w:r>
      <w:bookmarkEnd w:id="212"/>
    </w:p>
    <w:p w:rsidR="00B3381E" w:rsidP="00B3381E" w:rsidRDefault="00B3381E" w14:paraId="48B9F798" w14:textId="392F9357">
      <w:pPr>
        <w:jc w:val="both"/>
        <w:rPr>
          <w:rFonts w:ascii="Calibri" w:hAnsi="Calibri" w:cs="Calibri"/>
        </w:rPr>
      </w:pPr>
      <w:r>
        <w:rPr>
          <w:rFonts w:ascii="Calibri" w:hAnsi="Calibri" w:cs="Calibri"/>
        </w:rPr>
        <w:t>Deve essere realizzato un nuovo servizio nell’ambito del recupero crediti.</w:t>
      </w:r>
    </w:p>
    <w:p w:rsidR="00B3381E" w:rsidP="00B3381E" w:rsidRDefault="00B3381E" w14:paraId="215C5C96" w14:textId="77777777">
      <w:pPr>
        <w:jc w:val="both"/>
        <w:rPr>
          <w:rFonts w:ascii="Calibri" w:hAnsi="Calibri" w:cs="Calibri"/>
        </w:rPr>
      </w:pPr>
      <w:r>
        <w:rPr>
          <w:rFonts w:ascii="Calibri" w:hAnsi="Calibri" w:cs="Calibri"/>
        </w:rPr>
        <w:t>Il servizio prevede i seguenti parametri di input:</w:t>
      </w:r>
    </w:p>
    <w:p w:rsidRPr="005B1390" w:rsidR="00B3381E" w:rsidP="00842DA3" w:rsidRDefault="00B3381E" w14:paraId="6F589C37" w14:textId="0F888CB9">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p>
    <w:p w:rsidRPr="00D9741E" w:rsidR="0084167B" w:rsidP="00842DA3" w:rsidRDefault="0084167B" w14:paraId="468D7303" w14:textId="6D4FA1FE">
      <w:pPr>
        <w:pStyle w:val="ListParagraph"/>
        <w:numPr>
          <w:ilvl w:val="0"/>
          <w:numId w:val="22"/>
        </w:numPr>
        <w:jc w:val="both"/>
        <w:rPr>
          <w:rFonts w:ascii="Calibri" w:hAnsi="Calibri" w:cs="Calibri"/>
          <w:color w:val="EE0000"/>
        </w:rPr>
      </w:pPr>
      <w:r w:rsidRPr="00D9741E">
        <w:rPr>
          <w:rFonts w:ascii="Calibri" w:hAnsi="Calibri" w:cs="Calibri"/>
          <w:color w:val="EE0000"/>
        </w:rPr>
        <w:t>Motivo Annullamento: obbligatorio, numero intero</w:t>
      </w:r>
    </w:p>
    <w:p w:rsidR="00B3381E" w:rsidP="00842DA3" w:rsidRDefault="00B3381E" w14:paraId="1E0076CB" w14:textId="77777777">
      <w:pPr>
        <w:pStyle w:val="ListParagraph"/>
        <w:numPr>
          <w:ilvl w:val="0"/>
          <w:numId w:val="22"/>
        </w:numPr>
        <w:jc w:val="both"/>
        <w:rPr>
          <w:rFonts w:ascii="Calibri" w:hAnsi="Calibri" w:cs="Calibri"/>
        </w:rPr>
      </w:pPr>
      <w:r>
        <w:rPr>
          <w:rFonts w:ascii="Calibri" w:hAnsi="Calibri" w:cs="Calibri"/>
        </w:rPr>
        <w:t>Numero protocollo</w:t>
      </w:r>
      <w:r w:rsidRPr="008605BC">
        <w:rPr>
          <w:rFonts w:ascii="Calibri" w:hAnsi="Calibri" w:cs="Calibri"/>
        </w:rPr>
        <w:t xml:space="preserve"> </w:t>
      </w:r>
      <w:r>
        <w:rPr>
          <w:rFonts w:ascii="Calibri" w:hAnsi="Calibri" w:cs="Calibri"/>
        </w:rPr>
        <w:t>Annullamento: facoltativo, stringa100</w:t>
      </w:r>
    </w:p>
    <w:p w:rsidRPr="00E059C4" w:rsidR="00B3381E" w:rsidP="00842DA3" w:rsidRDefault="00B3381E" w14:paraId="12DA161A" w14:textId="77777777">
      <w:pPr>
        <w:pStyle w:val="ListParagraph"/>
        <w:numPr>
          <w:ilvl w:val="0"/>
          <w:numId w:val="22"/>
        </w:numPr>
        <w:jc w:val="both"/>
        <w:rPr>
          <w:rFonts w:ascii="Calibri" w:hAnsi="Calibri" w:cs="Calibri"/>
        </w:rPr>
      </w:pPr>
      <w:r>
        <w:rPr>
          <w:rFonts w:ascii="Calibri" w:hAnsi="Calibri" w:cs="Calibri"/>
        </w:rPr>
        <w:t>Data protocollo</w:t>
      </w:r>
      <w:r w:rsidRPr="008605BC">
        <w:rPr>
          <w:rFonts w:ascii="Calibri" w:hAnsi="Calibri" w:cs="Calibri"/>
        </w:rPr>
        <w:t xml:space="preserve"> </w:t>
      </w:r>
      <w:r>
        <w:rPr>
          <w:rFonts w:ascii="Calibri" w:hAnsi="Calibri" w:cs="Calibri"/>
        </w:rPr>
        <w:t>Annullamento: facoltativo, data</w:t>
      </w:r>
    </w:p>
    <w:p w:rsidRPr="005B1390" w:rsidR="00B3381E" w:rsidP="00842DA3" w:rsidRDefault="00B3381E" w14:paraId="538E9A71" w14:textId="77777777">
      <w:pPr>
        <w:pStyle w:val="ListParagraph"/>
        <w:numPr>
          <w:ilvl w:val="0"/>
          <w:numId w:val="22"/>
        </w:numPr>
        <w:jc w:val="both"/>
        <w:rPr>
          <w:rFonts w:ascii="Calibri" w:hAnsi="Calibri" w:cs="Calibri"/>
        </w:rPr>
      </w:pPr>
      <w:r w:rsidRPr="005B1390">
        <w:rPr>
          <w:rFonts w:ascii="Calibri" w:hAnsi="Calibri" w:cs="Calibri"/>
        </w:rPr>
        <w:t>user_name: obbligatorio, stringa di 100 caratteri</w:t>
      </w:r>
    </w:p>
    <w:p w:rsidRPr="005567FD" w:rsidR="00B3381E" w:rsidP="00B3381E" w:rsidRDefault="00B3381E" w14:paraId="20C7C755" w14:textId="77777777">
      <w:pPr>
        <w:ind w:left="360"/>
        <w:jc w:val="both"/>
        <w:rPr>
          <w:rFonts w:ascii="Calibri" w:hAnsi="Calibri" w:cs="Calibri"/>
        </w:rPr>
      </w:pPr>
    </w:p>
    <w:p w:rsidRPr="00B63D09" w:rsidR="00B3381E" w:rsidP="00B3381E" w:rsidRDefault="00B3381E" w14:paraId="2B36B909" w14:textId="2E45C5B1">
      <w:pPr>
        <w:jc w:val="both"/>
        <w:rPr>
          <w:rFonts w:ascii="Calibri" w:hAnsi="Calibri" w:cs="Calibri"/>
        </w:rPr>
      </w:pPr>
      <w:r w:rsidRPr="00B63D09">
        <w:rPr>
          <w:rFonts w:ascii="Calibri" w:hAnsi="Calibri" w:cs="Calibri"/>
        </w:rPr>
        <w:t xml:space="preserve">Il servizio verifica se l’utente è abilitato alla funzione IAM </w:t>
      </w:r>
      <w:r w:rsidR="00610E92">
        <w:rPr>
          <w:rFonts w:ascii="Calibri" w:hAnsi="Calibri" w:cs="Calibri"/>
        </w:rPr>
        <w:t>recupero</w:t>
      </w:r>
      <w:r w:rsidRPr="00B63D09">
        <w:rPr>
          <w:rFonts w:ascii="Calibri" w:hAnsi="Calibri" w:cs="Calibri"/>
        </w:rPr>
        <w:t xml:space="preserve">_annullamento_territoriale o </w:t>
      </w:r>
      <w:r w:rsidR="00610E92">
        <w:rPr>
          <w:rFonts w:ascii="Calibri" w:hAnsi="Calibri" w:cs="Calibri"/>
        </w:rPr>
        <w:t>recupero</w:t>
      </w:r>
      <w:r w:rsidRPr="00B63D09">
        <w:rPr>
          <w:rFonts w:ascii="Calibri" w:hAnsi="Calibri" w:cs="Calibri"/>
        </w:rPr>
        <w:t>_annullamento_nazionale</w:t>
      </w:r>
      <w:r>
        <w:rPr>
          <w:rFonts w:ascii="Calibri" w:hAnsi="Calibri" w:cs="Calibri"/>
        </w:rPr>
        <w:t xml:space="preserve"> </w:t>
      </w:r>
    </w:p>
    <w:p w:rsidR="00B3381E" w:rsidP="00842DA3" w:rsidRDefault="00B3381E" w14:paraId="6D6547BD" w14:textId="3D4265F9">
      <w:pPr>
        <w:pStyle w:val="ListParagraph"/>
        <w:numPr>
          <w:ilvl w:val="0"/>
          <w:numId w:val="21"/>
        </w:numPr>
        <w:jc w:val="both"/>
        <w:rPr>
          <w:rFonts w:ascii="Calibri" w:hAnsi="Calibri" w:cs="Calibri"/>
        </w:rPr>
      </w:pPr>
      <w:r w:rsidRPr="00B63D09">
        <w:rPr>
          <w:rFonts w:ascii="Calibri" w:hAnsi="Calibri" w:cs="Calibri"/>
        </w:rPr>
        <w:t xml:space="preserve">verifica se </w:t>
      </w:r>
      <w:r w:rsidR="00610E92">
        <w:rPr>
          <w:rFonts w:ascii="Calibri" w:hAnsi="Calibri" w:cs="Calibri"/>
        </w:rPr>
        <w:t xml:space="preserve">il recupero </w:t>
      </w:r>
      <w:r>
        <w:rPr>
          <w:rFonts w:ascii="Calibri" w:hAnsi="Calibri" w:cs="Calibri"/>
        </w:rPr>
        <w:t>è annullabile dall’utente attraverso il servizio §</w:t>
      </w:r>
      <w:r w:rsidR="00C832EC">
        <w:rPr>
          <w:rFonts w:ascii="Calibri" w:hAnsi="Calibri" w:cs="Calibri"/>
        </w:rPr>
        <w:fldChar w:fldCharType="begin"/>
      </w:r>
      <w:r w:rsidR="00C832EC">
        <w:rPr>
          <w:rFonts w:ascii="Calibri" w:hAnsi="Calibri" w:cs="Calibri"/>
        </w:rPr>
        <w:instrText xml:space="preserve"> REF _Ref214488235 \r \h </w:instrText>
      </w:r>
      <w:r w:rsidR="00C832EC">
        <w:rPr>
          <w:rFonts w:ascii="Calibri" w:hAnsi="Calibri" w:cs="Calibri"/>
        </w:rPr>
      </w:r>
      <w:r w:rsidR="00C832EC">
        <w:rPr>
          <w:rFonts w:ascii="Calibri" w:hAnsi="Calibri" w:cs="Calibri"/>
        </w:rPr>
        <w:fldChar w:fldCharType="separate"/>
      </w:r>
      <w:r w:rsidR="00C832EC">
        <w:rPr>
          <w:rFonts w:ascii="Calibri" w:hAnsi="Calibri" w:cs="Calibri"/>
        </w:rPr>
        <w:t>9.2.2.2</w:t>
      </w:r>
      <w:r w:rsidR="00C832EC">
        <w:rPr>
          <w:rFonts w:ascii="Calibri" w:hAnsi="Calibri" w:cs="Calibri"/>
        </w:rPr>
        <w:fldChar w:fldCharType="end"/>
      </w:r>
      <w:r>
        <w:rPr>
          <w:rFonts w:ascii="Calibri" w:hAnsi="Calibri" w:cs="Calibri"/>
        </w:rPr>
        <w:fldChar w:fldCharType="begin"/>
      </w:r>
      <w:r>
        <w:rPr>
          <w:rFonts w:ascii="Calibri" w:hAnsi="Calibri" w:cs="Calibri"/>
        </w:rPr>
        <w:instrText xml:space="preserve"> REF _Ref214460523 \r \h </w:instrText>
      </w:r>
      <w:r>
        <w:rPr>
          <w:rFonts w:ascii="Calibri" w:hAnsi="Calibri" w:cs="Calibri"/>
        </w:rPr>
      </w:r>
      <w:r>
        <w:rPr>
          <w:rFonts w:ascii="Calibri" w:hAnsi="Calibri" w:cs="Calibri"/>
        </w:rPr>
        <w:fldChar w:fldCharType="separate"/>
      </w:r>
      <w:r>
        <w:rPr>
          <w:rFonts w:ascii="Calibri" w:hAnsi="Calibri" w:cs="Calibri"/>
        </w:rPr>
        <w:fldChar w:fldCharType="end"/>
      </w:r>
    </w:p>
    <w:p w:rsidRPr="00FE267D" w:rsidR="00B3381E" w:rsidP="00842DA3" w:rsidRDefault="00B3381E" w14:paraId="617E03B6" w14:textId="54382582">
      <w:pPr>
        <w:pStyle w:val="ListParagraph"/>
        <w:numPr>
          <w:ilvl w:val="0"/>
          <w:numId w:val="21"/>
        </w:numPr>
        <w:jc w:val="both"/>
        <w:rPr>
          <w:rFonts w:ascii="Calibri" w:hAnsi="Calibri" w:cs="Calibri"/>
        </w:rPr>
      </w:pPr>
      <w:r>
        <w:rPr>
          <w:rFonts w:ascii="Calibri" w:hAnsi="Calibri" w:cs="Calibri"/>
        </w:rPr>
        <w:t xml:space="preserve">se </w:t>
      </w:r>
      <w:r w:rsidR="007F7A4B">
        <w:rPr>
          <w:rFonts w:ascii="Calibri" w:hAnsi="Calibri" w:cs="Calibri"/>
        </w:rPr>
        <w:t xml:space="preserve">il recupero </w:t>
      </w:r>
      <w:r>
        <w:rPr>
          <w:rFonts w:ascii="Calibri" w:hAnsi="Calibri" w:cs="Calibri"/>
        </w:rPr>
        <w:t xml:space="preserve">non è annullabile il servizio </w:t>
      </w:r>
      <w:r w:rsidRPr="00F438DE">
        <w:rPr>
          <w:rFonts w:ascii="Calibri" w:hAnsi="Calibri" w:cs="Calibri"/>
        </w:rPr>
        <w:t xml:space="preserve">restituisce </w:t>
      </w:r>
      <w:r w:rsidRPr="00FE267D">
        <w:rPr>
          <w:rFonts w:ascii="Calibri" w:hAnsi="Calibri" w:cs="Calibri"/>
        </w:rPr>
        <w:t xml:space="preserve">il codice esito 201 – Utente non abilitato </w:t>
      </w:r>
    </w:p>
    <w:p w:rsidRPr="00F438DE" w:rsidR="00B3381E" w:rsidP="00842DA3" w:rsidRDefault="00B3381E" w14:paraId="3A61463E" w14:textId="040A684D">
      <w:pPr>
        <w:pStyle w:val="ListParagraph"/>
        <w:numPr>
          <w:ilvl w:val="0"/>
          <w:numId w:val="21"/>
        </w:numPr>
        <w:jc w:val="both"/>
        <w:rPr>
          <w:rFonts w:ascii="Calibri" w:hAnsi="Calibri" w:cs="Calibri"/>
        </w:rPr>
      </w:pPr>
      <w:r w:rsidRPr="00F438DE">
        <w:rPr>
          <w:rFonts w:ascii="Calibri" w:hAnsi="Calibri" w:cs="Calibri"/>
        </w:rPr>
        <w:t xml:space="preserve">se </w:t>
      </w:r>
      <w:r w:rsidR="007F7A4B">
        <w:rPr>
          <w:rFonts w:ascii="Calibri" w:hAnsi="Calibri" w:cs="Calibri"/>
        </w:rPr>
        <w:t xml:space="preserve">il recupero </w:t>
      </w:r>
      <w:r>
        <w:rPr>
          <w:rFonts w:ascii="Calibri" w:hAnsi="Calibri" w:cs="Calibri"/>
        </w:rPr>
        <w:t xml:space="preserve">è annullabile dall’utente </w:t>
      </w:r>
      <w:r w:rsidRPr="00905B3A">
        <w:rPr>
          <w:rFonts w:ascii="Calibri" w:hAnsi="Calibri" w:cs="Calibri"/>
        </w:rPr>
        <w:t xml:space="preserve">il servizio </w:t>
      </w:r>
      <w:r>
        <w:rPr>
          <w:rFonts w:ascii="Calibri" w:hAnsi="Calibri" w:cs="Calibri"/>
        </w:rPr>
        <w:t>inserisce l’annullamento impostando</w:t>
      </w:r>
    </w:p>
    <w:p w:rsidRPr="008031C0" w:rsidR="00B3381E" w:rsidP="00842DA3" w:rsidRDefault="00B3381E" w14:paraId="40D08C4B" w14:textId="2EF87AA4">
      <w:pPr>
        <w:pStyle w:val="ListParagraph"/>
        <w:numPr>
          <w:ilvl w:val="2"/>
          <w:numId w:val="21"/>
        </w:numPr>
        <w:jc w:val="both"/>
        <w:rPr>
          <w:rFonts w:ascii="Calibri" w:hAnsi="Calibri" w:cs="Calibri"/>
        </w:rPr>
      </w:pPr>
      <w:r w:rsidRPr="008031C0">
        <w:rPr>
          <w:rFonts w:ascii="Calibri" w:hAnsi="Calibri" w:cs="Calibri"/>
        </w:rPr>
        <w:t xml:space="preserve">Identificativo </w:t>
      </w:r>
      <w:r w:rsidR="00F877D4">
        <w:rPr>
          <w:rFonts w:ascii="Calibri" w:hAnsi="Calibri" w:cs="Calibri"/>
        </w:rPr>
        <w:t>Recupero</w:t>
      </w:r>
      <w:r w:rsidRPr="008031C0">
        <w:rPr>
          <w:rFonts w:ascii="Calibri" w:hAnsi="Calibri" w:cs="Calibri"/>
        </w:rPr>
        <w:t>:  obbligatorio, numero intero</w:t>
      </w:r>
    </w:p>
    <w:p w:rsidRPr="008031C0" w:rsidR="00B3381E" w:rsidP="00842DA3" w:rsidRDefault="007F7A4B" w14:paraId="1BA2F5EF" w14:textId="46D4CDCE">
      <w:pPr>
        <w:pStyle w:val="ListParagraph"/>
        <w:numPr>
          <w:ilvl w:val="2"/>
          <w:numId w:val="21"/>
        </w:numPr>
        <w:jc w:val="both"/>
        <w:rPr>
          <w:rFonts w:ascii="Calibri" w:hAnsi="Calibri" w:cs="Calibri"/>
        </w:rPr>
      </w:pPr>
      <w:r>
        <w:rPr>
          <w:rFonts w:ascii="Calibri" w:hAnsi="Calibri" w:cs="Calibri"/>
        </w:rPr>
        <w:t>Numero Protocollo</w:t>
      </w:r>
      <w:r w:rsidR="0021567C">
        <w:rPr>
          <w:rFonts w:ascii="Calibri" w:hAnsi="Calibri" w:cs="Calibri"/>
        </w:rPr>
        <w:t xml:space="preserve"> Annullamento</w:t>
      </w:r>
      <w:r w:rsidRPr="008031C0" w:rsidR="00B3381E">
        <w:rPr>
          <w:rFonts w:ascii="Calibri" w:hAnsi="Calibri" w:cs="Calibri"/>
        </w:rPr>
        <w:t xml:space="preserve">: obbligatorio, </w:t>
      </w:r>
      <w:r>
        <w:rPr>
          <w:rFonts w:ascii="Calibri" w:hAnsi="Calibri" w:cs="Calibri"/>
        </w:rPr>
        <w:t>stringa 100</w:t>
      </w:r>
    </w:p>
    <w:p w:rsidR="00B3381E" w:rsidP="00842DA3" w:rsidRDefault="007F7A4B" w14:paraId="55C19FC0" w14:textId="21E6559C">
      <w:pPr>
        <w:pStyle w:val="ListParagraph"/>
        <w:numPr>
          <w:ilvl w:val="2"/>
          <w:numId w:val="21"/>
        </w:numPr>
        <w:jc w:val="both"/>
        <w:rPr>
          <w:rFonts w:ascii="Calibri" w:hAnsi="Calibri" w:cs="Calibri"/>
        </w:rPr>
      </w:pPr>
      <w:r>
        <w:rPr>
          <w:rFonts w:ascii="Calibri" w:hAnsi="Calibri" w:cs="Calibri"/>
        </w:rPr>
        <w:t>Data Protocollo</w:t>
      </w:r>
      <w:r w:rsidR="0021567C">
        <w:rPr>
          <w:rFonts w:ascii="Calibri" w:hAnsi="Calibri" w:cs="Calibri"/>
        </w:rPr>
        <w:t xml:space="preserve"> Annullamento</w:t>
      </w:r>
      <w:r w:rsidRPr="008031C0" w:rsidR="00B3381E">
        <w:rPr>
          <w:rFonts w:ascii="Calibri" w:hAnsi="Calibri" w:cs="Calibri"/>
        </w:rPr>
        <w:t xml:space="preserve">: obbligatorio, </w:t>
      </w:r>
      <w:r>
        <w:rPr>
          <w:rFonts w:ascii="Calibri" w:hAnsi="Calibri" w:cs="Calibri"/>
        </w:rPr>
        <w:t>data</w:t>
      </w:r>
    </w:p>
    <w:p w:rsidR="00936F89" w:rsidP="00842DA3" w:rsidRDefault="00936F89" w14:paraId="001FD1FA" w14:textId="55628CC6">
      <w:pPr>
        <w:pStyle w:val="ListParagraph"/>
        <w:numPr>
          <w:ilvl w:val="2"/>
          <w:numId w:val="21"/>
        </w:numPr>
        <w:jc w:val="both"/>
        <w:rPr>
          <w:rFonts w:ascii="Calibri" w:hAnsi="Calibri" w:cs="Calibri"/>
        </w:rPr>
      </w:pPr>
      <w:r>
        <w:rPr>
          <w:rFonts w:ascii="Calibri" w:hAnsi="Calibri" w:cs="Calibri"/>
        </w:rPr>
        <w:t>Utente Annullamento</w:t>
      </w:r>
    </w:p>
    <w:p w:rsidR="00936F89" w:rsidP="00842DA3" w:rsidRDefault="00936F89" w14:paraId="0B8EF7CA" w14:textId="5B9F3F3B">
      <w:pPr>
        <w:pStyle w:val="ListParagraph"/>
        <w:numPr>
          <w:ilvl w:val="2"/>
          <w:numId w:val="21"/>
        </w:numPr>
        <w:jc w:val="both"/>
        <w:rPr>
          <w:rFonts w:ascii="Calibri" w:hAnsi="Calibri" w:cs="Calibri"/>
        </w:rPr>
      </w:pPr>
      <w:r>
        <w:rPr>
          <w:rFonts w:ascii="Calibri" w:hAnsi="Calibri" w:cs="Calibri"/>
        </w:rPr>
        <w:t>Data Annullamento</w:t>
      </w:r>
    </w:p>
    <w:p w:rsidR="00E808C1" w:rsidP="0055399E" w:rsidRDefault="00E808C1" w14:paraId="1EF3152E" w14:textId="72ECA94D">
      <w:pPr>
        <w:pStyle w:val="Heading4"/>
      </w:pPr>
      <w:bookmarkStart w:name="_Toc222417381" w:id="213"/>
      <w:r>
        <w:t>RF02-04-03 – Carica Documenti Allegati al</w:t>
      </w:r>
      <w:r w:rsidR="00C60F09">
        <w:t>l’annullamento del</w:t>
      </w:r>
      <w:r>
        <w:t xml:space="preserve"> Recupero</w:t>
      </w:r>
      <w:r w:rsidR="00BE42FC">
        <w:t xml:space="preserve"> - deprecato</w:t>
      </w:r>
      <w:bookmarkEnd w:id="213"/>
    </w:p>
    <w:p w:rsidR="00E808C1" w:rsidP="00E808C1" w:rsidRDefault="00E808C1" w14:paraId="6E8035F6" w14:textId="30B11C2C">
      <w:pPr>
        <w:jc w:val="both"/>
        <w:rPr>
          <w:rFonts w:asciiTheme="minorHAnsi" w:hAnsiTheme="minorHAnsi" w:cstheme="minorHAnsi"/>
        </w:rPr>
      </w:pPr>
      <w:r>
        <w:rPr>
          <w:rFonts w:asciiTheme="minorHAnsi" w:hAnsiTheme="minorHAnsi" w:cstheme="minorHAnsi"/>
        </w:rPr>
        <w:t>L’utente deve poter allegare più di un documento al</w:t>
      </w:r>
      <w:r w:rsidR="00C60F09">
        <w:rPr>
          <w:rFonts w:asciiTheme="minorHAnsi" w:hAnsiTheme="minorHAnsi" w:cstheme="minorHAnsi"/>
        </w:rPr>
        <w:t>l’atto di annullamento del re</w:t>
      </w:r>
      <w:r>
        <w:rPr>
          <w:rFonts w:asciiTheme="minorHAnsi" w:hAnsiTheme="minorHAnsi" w:cstheme="minorHAnsi"/>
        </w:rPr>
        <w:t>cupero crediti. Gli allegati devono essere in un formato ammesso (da configurazione) e non possono superare un valore soglia (da configurazione).</w:t>
      </w:r>
    </w:p>
    <w:p w:rsidR="00E808C1" w:rsidP="00E808C1" w:rsidRDefault="00E808C1" w14:paraId="47A31DAC" w14:textId="77777777">
      <w:pPr>
        <w:jc w:val="both"/>
        <w:rPr>
          <w:rFonts w:ascii="Calibri" w:hAnsi="Calibri" w:cs="Calibri"/>
        </w:rPr>
      </w:pPr>
      <w:r>
        <w:rPr>
          <w:rFonts w:ascii="Calibri" w:hAnsi="Calibri" w:cs="Calibri"/>
        </w:rPr>
        <w:t>Deve essere realizzato un nuovo servizio nell’ambito dei recuperi.</w:t>
      </w:r>
    </w:p>
    <w:p w:rsidR="00E808C1" w:rsidP="00E808C1" w:rsidRDefault="00E808C1" w14:paraId="57B61A56" w14:textId="77777777">
      <w:pPr>
        <w:jc w:val="both"/>
        <w:rPr>
          <w:rFonts w:ascii="Calibri" w:hAnsi="Calibri" w:cs="Calibri"/>
        </w:rPr>
      </w:pPr>
      <w:r>
        <w:rPr>
          <w:rFonts w:ascii="Calibri" w:hAnsi="Calibri" w:cs="Calibri"/>
        </w:rPr>
        <w:t>Il servizio prevede i seguenti parametri di input:</w:t>
      </w:r>
    </w:p>
    <w:p w:rsidR="00E808C1" w:rsidP="00842DA3" w:rsidRDefault="00E808C1" w14:paraId="001D40B2" w14:textId="77777777">
      <w:pPr>
        <w:pStyle w:val="ListParagraph"/>
        <w:numPr>
          <w:ilvl w:val="0"/>
          <w:numId w:val="22"/>
        </w:numPr>
        <w:jc w:val="both"/>
        <w:rPr>
          <w:rFonts w:ascii="Calibri" w:hAnsi="Calibri" w:cs="Calibri"/>
        </w:rPr>
      </w:pPr>
      <w:r>
        <w:rPr>
          <w:rFonts w:ascii="Calibri" w:hAnsi="Calibri" w:cs="Calibri"/>
        </w:rPr>
        <w:t xml:space="preserve">Identificativo Patente:  </w:t>
      </w:r>
      <w:r w:rsidRPr="005B1390">
        <w:rPr>
          <w:rFonts w:ascii="Calibri" w:hAnsi="Calibri" w:cs="Calibri"/>
        </w:rPr>
        <w:t xml:space="preserve">obbligatorio, </w:t>
      </w:r>
      <w:r>
        <w:rPr>
          <w:rFonts w:ascii="Calibri" w:hAnsi="Calibri" w:cs="Calibri"/>
        </w:rPr>
        <w:t>numero intero</w:t>
      </w:r>
      <w:r w:rsidRPr="00CA3F0F">
        <w:rPr>
          <w:rFonts w:ascii="Calibri" w:hAnsi="Calibri" w:cs="Calibri"/>
        </w:rPr>
        <w:t xml:space="preserve"> </w:t>
      </w:r>
    </w:p>
    <w:p w:rsidR="00E808C1" w:rsidP="00842DA3" w:rsidRDefault="00E808C1" w14:paraId="7D478BE8" w14:textId="77777777">
      <w:pPr>
        <w:pStyle w:val="ListParagraph"/>
        <w:numPr>
          <w:ilvl w:val="0"/>
          <w:numId w:val="22"/>
        </w:numPr>
        <w:jc w:val="both"/>
        <w:rPr>
          <w:rFonts w:ascii="Calibri" w:hAnsi="Calibri" w:cs="Calibri"/>
        </w:rPr>
      </w:pPr>
      <w:r>
        <w:rPr>
          <w:rFonts w:ascii="Calibri" w:hAnsi="Calibri" w:cs="Calibri"/>
        </w:rPr>
        <w:t>Numero Protocollo</w:t>
      </w:r>
      <w:r w:rsidRPr="00A84F0B">
        <w:rPr>
          <w:rFonts w:ascii="Calibri" w:hAnsi="Calibri" w:cs="Calibri"/>
        </w:rPr>
        <w:t xml:space="preserve">: </w:t>
      </w:r>
      <w:r w:rsidRPr="005B1390">
        <w:rPr>
          <w:rFonts w:ascii="Calibri" w:hAnsi="Calibri" w:cs="Calibri"/>
        </w:rPr>
        <w:t>obbligatorio</w:t>
      </w:r>
      <w:r w:rsidRPr="00A84F0B">
        <w:rPr>
          <w:rFonts w:ascii="Calibri" w:hAnsi="Calibri" w:cs="Calibri"/>
        </w:rPr>
        <w:t xml:space="preserve">, stringa </w:t>
      </w:r>
    </w:p>
    <w:p w:rsidR="00E808C1" w:rsidP="00842DA3" w:rsidRDefault="00E808C1" w14:paraId="3CCF39AC" w14:textId="77777777">
      <w:pPr>
        <w:pStyle w:val="ListParagraph"/>
        <w:numPr>
          <w:ilvl w:val="0"/>
          <w:numId w:val="22"/>
        </w:numPr>
        <w:jc w:val="both"/>
        <w:rPr>
          <w:rFonts w:ascii="Calibri" w:hAnsi="Calibri" w:cs="Calibri"/>
        </w:rPr>
      </w:pPr>
      <w:r>
        <w:rPr>
          <w:rFonts w:ascii="Calibri" w:hAnsi="Calibri" w:cs="Calibri"/>
        </w:rPr>
        <w:t>Data Protocollo: obbligatorio, data</w:t>
      </w:r>
    </w:p>
    <w:p w:rsidRPr="00A84F0B" w:rsidR="00E808C1" w:rsidP="00842DA3" w:rsidRDefault="00E808C1" w14:paraId="74E43D0B" w14:textId="77777777">
      <w:pPr>
        <w:pStyle w:val="ListParagraph"/>
        <w:numPr>
          <w:ilvl w:val="0"/>
          <w:numId w:val="22"/>
        </w:numPr>
        <w:jc w:val="both"/>
        <w:rPr>
          <w:rFonts w:ascii="Calibri" w:hAnsi="Calibri" w:cs="Calibri"/>
        </w:rPr>
      </w:pPr>
      <w:r>
        <w:rPr>
          <w:rFonts w:ascii="Calibri" w:hAnsi="Calibri" w:cs="Calibri"/>
        </w:rPr>
        <w:t>File Allegato: obbligatorio</w:t>
      </w:r>
    </w:p>
    <w:p w:rsidR="00E808C1" w:rsidP="00842DA3" w:rsidRDefault="00E808C1" w14:paraId="7306CCB9" w14:textId="77777777">
      <w:pPr>
        <w:pStyle w:val="ListParagraph"/>
        <w:numPr>
          <w:ilvl w:val="0"/>
          <w:numId w:val="22"/>
        </w:numPr>
        <w:jc w:val="both"/>
        <w:rPr>
          <w:rFonts w:ascii="Calibri" w:hAnsi="Calibri" w:cs="Calibri"/>
        </w:rPr>
      </w:pPr>
      <w:r>
        <w:rPr>
          <w:rFonts w:ascii="Calibri" w:hAnsi="Calibri" w:cs="Calibri"/>
        </w:rPr>
        <w:t>User_name: obbligatorio, stringa 100</w:t>
      </w:r>
    </w:p>
    <w:p w:rsidR="00E808C1" w:rsidP="00E808C1" w:rsidRDefault="00E808C1" w14:paraId="66E8CD9D" w14:textId="77777777">
      <w:pPr>
        <w:jc w:val="both"/>
        <w:rPr>
          <w:rFonts w:asciiTheme="minorHAnsi" w:hAnsiTheme="minorHAnsi" w:cstheme="minorHAnsi"/>
        </w:rPr>
      </w:pPr>
    </w:p>
    <w:p w:rsidR="00E808C1" w:rsidP="00E808C1" w:rsidRDefault="00E808C1" w14:paraId="0C24FC58" w14:textId="77777777">
      <w:pPr>
        <w:jc w:val="both"/>
        <w:rPr>
          <w:rFonts w:ascii="Calibri" w:hAnsi="Calibri" w:cs="Calibri"/>
        </w:rPr>
      </w:pPr>
      <w:r>
        <w:rPr>
          <w:rFonts w:ascii="Calibri" w:hAnsi="Calibri" w:cs="Calibri"/>
        </w:rPr>
        <w:t xml:space="preserve">Il servizio verifica se l’utente è abilitato alla funzione IAM recupero-inserimento </w:t>
      </w:r>
    </w:p>
    <w:p w:rsidR="00E808C1" w:rsidP="00842DA3" w:rsidRDefault="00E808C1" w14:paraId="01F17C90" w14:textId="77777777">
      <w:pPr>
        <w:pStyle w:val="ListParagraph"/>
        <w:numPr>
          <w:ilvl w:val="0"/>
          <w:numId w:val="21"/>
        </w:numPr>
        <w:jc w:val="both"/>
        <w:rPr>
          <w:rFonts w:ascii="Calibri" w:hAnsi="Calibri" w:cs="Calibri"/>
        </w:rPr>
      </w:pPr>
      <w:r w:rsidRPr="00F438DE">
        <w:rPr>
          <w:rFonts w:ascii="Calibri" w:hAnsi="Calibri" w:cs="Calibri"/>
        </w:rPr>
        <w:t>se l’utente non è abilitato restituisce il codice esito 201 – Utente non abilitato</w:t>
      </w:r>
    </w:p>
    <w:p w:rsidR="00623E2E" w:rsidP="00842DA3" w:rsidRDefault="00E808C1" w14:paraId="545EA046" w14:textId="2E1CCBB9">
      <w:pPr>
        <w:pStyle w:val="ListParagraph"/>
        <w:numPr>
          <w:ilvl w:val="0"/>
          <w:numId w:val="21"/>
        </w:numPr>
        <w:jc w:val="both"/>
        <w:rPr>
          <w:rFonts w:ascii="Calibri" w:hAnsi="Calibri" w:cs="Calibri"/>
        </w:rPr>
      </w:pPr>
      <w:r w:rsidRPr="0006730B">
        <w:rPr>
          <w:rFonts w:ascii="Calibri" w:hAnsi="Calibri" w:cs="Calibri"/>
        </w:rPr>
        <w:t xml:space="preserve">se l’utente è abilitato il servizio </w:t>
      </w:r>
      <w:r w:rsidR="00D17841">
        <w:rPr>
          <w:rFonts w:ascii="Calibri" w:hAnsi="Calibri" w:cs="Calibri"/>
        </w:rPr>
        <w:t xml:space="preserve">verifica che la dimensione ed il formato </w:t>
      </w:r>
      <w:r w:rsidR="00623E2E">
        <w:rPr>
          <w:rFonts w:ascii="Calibri" w:hAnsi="Calibri" w:cs="Calibri"/>
        </w:rPr>
        <w:t xml:space="preserve">rispettino la configurazione, se non sono rispettati il servizio restituisce </w:t>
      </w:r>
      <w:r w:rsidR="00087B12">
        <w:rPr>
          <w:rFonts w:ascii="Calibri" w:hAnsi="Calibri" w:cs="Calibri"/>
        </w:rPr>
        <w:t>il codice esito 202 – Formato o dimensione non conformi</w:t>
      </w:r>
    </w:p>
    <w:p w:rsidRPr="0006730B" w:rsidR="00E808C1" w:rsidP="00842DA3" w:rsidRDefault="00087B12" w14:paraId="28444375" w14:textId="485EE6B0">
      <w:pPr>
        <w:pStyle w:val="ListParagraph"/>
        <w:numPr>
          <w:ilvl w:val="0"/>
          <w:numId w:val="21"/>
        </w:numPr>
        <w:jc w:val="both"/>
        <w:rPr>
          <w:rFonts w:ascii="Calibri" w:hAnsi="Calibri" w:cs="Calibri"/>
        </w:rPr>
      </w:pPr>
      <w:r>
        <w:rPr>
          <w:rFonts w:ascii="Calibri" w:hAnsi="Calibri" w:cs="Calibri"/>
        </w:rPr>
        <w:t xml:space="preserve">altrimenti il servizio </w:t>
      </w:r>
      <w:r w:rsidRPr="0006730B" w:rsidR="00E808C1">
        <w:rPr>
          <w:rFonts w:ascii="Calibri" w:hAnsi="Calibri" w:cs="Calibri"/>
        </w:rPr>
        <w:t>inserisce il file allegato nello storage ed il riferimento al file  nel database</w:t>
      </w:r>
    </w:p>
    <w:p w:rsidR="00CA7CD1" w:rsidP="002B4AC0" w:rsidRDefault="00CA7CD1" w14:paraId="6DADD7F3" w14:textId="0772929D">
      <w:pPr>
        <w:pStyle w:val="Heading3"/>
      </w:pPr>
      <w:bookmarkStart w:name="_Toc222417382" w:id="214"/>
      <w:r>
        <w:t>RF0</w:t>
      </w:r>
      <w:r w:rsidR="001E07EE">
        <w:t>2</w:t>
      </w:r>
      <w:r>
        <w:t>-06 – Notifiche</w:t>
      </w:r>
      <w:bookmarkEnd w:id="214"/>
    </w:p>
    <w:p w:rsidR="00CA7CD1" w:rsidP="00CA7CD1" w:rsidRDefault="00CA7CD1" w14:paraId="414267A9" w14:textId="77777777">
      <w:pPr>
        <w:jc w:val="both"/>
        <w:rPr>
          <w:rFonts w:asciiTheme="minorHAnsi" w:hAnsiTheme="minorHAnsi" w:cstheme="minorHAns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i requisiti di dettaglio del sistema che consentono l’invio di una notifica all’utente al termine dell’esecuzione dell’elaborazione del motore di calcolo dei punti della patente.</w:t>
      </w:r>
    </w:p>
    <w:p w:rsidR="00CA7CD1" w:rsidP="0055399E" w:rsidRDefault="00CA7CD1" w14:paraId="2B8F84E7" w14:textId="3398D34A">
      <w:pPr>
        <w:pStyle w:val="Heading4"/>
      </w:pPr>
      <w:bookmarkStart w:name="_Toc222417383" w:id="215"/>
      <w:r>
        <w:t>RF0</w:t>
      </w:r>
      <w:r w:rsidR="001E07EE">
        <w:t>2</w:t>
      </w:r>
      <w:r>
        <w:t>-06-01 – Notifiche</w:t>
      </w:r>
      <w:bookmarkEnd w:id="215"/>
      <w:r>
        <w:t xml:space="preserve"> </w:t>
      </w:r>
    </w:p>
    <w:p w:rsidR="00CA7CD1" w:rsidP="00CA7CD1" w:rsidRDefault="00CA7CD1" w14:paraId="3BEA68D6" w14:textId="130088DE">
      <w:pPr>
        <w:jc w:val="both"/>
        <w:rPr>
          <w:rFonts w:ascii="Calibri" w:hAnsi="Calibri" w:cs="Calibri"/>
        </w:rPr>
      </w:pPr>
      <w:r>
        <w:rPr>
          <w:rFonts w:asciiTheme="minorHAnsi" w:hAnsiTheme="minorHAnsi" w:cstheme="minorHAnsi"/>
        </w:rPr>
        <w:t>A</w:t>
      </w:r>
      <w:r>
        <w:rPr>
          <w:rFonts w:ascii="Calibri" w:hAnsi="Calibri" w:cs="Calibri"/>
        </w:rPr>
        <w:t>l termine dell’esecuzione dell’elaborazione del motore di calcolo dei punti della patente il sistema deve notificare all’utente che ha inserito</w:t>
      </w:r>
      <w:r w:rsidR="009C7881">
        <w:rPr>
          <w:rFonts w:ascii="Calibri" w:hAnsi="Calibri" w:cs="Calibri"/>
        </w:rPr>
        <w:t>/annullato un recupero</w:t>
      </w:r>
      <w:r>
        <w:rPr>
          <w:rFonts w:ascii="Calibri" w:hAnsi="Calibri" w:cs="Calibri"/>
        </w:rPr>
        <w:t xml:space="preserve"> l’esito dell’elaborazione. La notifica deve essere inviata la prima volta che viene elaborat</w:t>
      </w:r>
      <w:r w:rsidR="009C7881">
        <w:rPr>
          <w:rFonts w:ascii="Calibri" w:hAnsi="Calibri" w:cs="Calibri"/>
        </w:rPr>
        <w:t>o il recupero crediti o il suo annullamento</w:t>
      </w:r>
      <w:r>
        <w:rPr>
          <w:rFonts w:ascii="Calibri" w:hAnsi="Calibri" w:cs="Calibri"/>
        </w:rPr>
        <w:t xml:space="preserve"> e continuerà ad essere inviata sino a quando l’elaborazione del motore non risulterà terminata con successo.</w:t>
      </w:r>
    </w:p>
    <w:p w:rsidR="00CA7CD1" w:rsidP="002B4AC0" w:rsidRDefault="00CA7CD1" w14:paraId="2AC4A832" w14:textId="441FC74D">
      <w:pPr>
        <w:pStyle w:val="Heading3"/>
      </w:pPr>
      <w:bookmarkStart w:name="_Toc222417384" w:id="216"/>
      <w:r>
        <w:t>RF0</w:t>
      </w:r>
      <w:r w:rsidR="001E07EE">
        <w:t>2</w:t>
      </w:r>
      <w:r>
        <w:t>-07 – Esito Elaborazioni</w:t>
      </w:r>
      <w:bookmarkEnd w:id="216"/>
    </w:p>
    <w:p w:rsidR="00CA7CD1" w:rsidP="00CA7CD1" w:rsidRDefault="00CA7CD1" w14:paraId="55754075" w14:textId="02CBA3B5">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i requisiti di dettaglio del sistema che all’utente di avere evidenza de</w:t>
      </w:r>
      <w:r w:rsidR="009C7881">
        <w:rPr>
          <w:rFonts w:ascii="Calibri" w:hAnsi="Calibri" w:cs="Calibri"/>
        </w:rPr>
        <w:t>i recuperi credito</w:t>
      </w:r>
      <w:r>
        <w:rPr>
          <w:rFonts w:ascii="Calibri" w:hAnsi="Calibri" w:cs="Calibri"/>
        </w:rPr>
        <w:t xml:space="preserve"> che non sono stat</w:t>
      </w:r>
      <w:r w:rsidR="001E07EE">
        <w:rPr>
          <w:rFonts w:ascii="Calibri" w:hAnsi="Calibri" w:cs="Calibri"/>
        </w:rPr>
        <w:t>i</w:t>
      </w:r>
      <w:r>
        <w:rPr>
          <w:rFonts w:ascii="Calibri" w:hAnsi="Calibri" w:cs="Calibri"/>
        </w:rPr>
        <w:t xml:space="preserve"> ancora elaborat</w:t>
      </w:r>
      <w:r w:rsidR="001E07EE">
        <w:rPr>
          <w:rFonts w:ascii="Calibri" w:hAnsi="Calibri" w:cs="Calibri"/>
        </w:rPr>
        <w:t>i</w:t>
      </w:r>
      <w:r>
        <w:rPr>
          <w:rFonts w:ascii="Calibri" w:hAnsi="Calibri" w:cs="Calibri"/>
        </w:rPr>
        <w:t xml:space="preserve"> correttamente dal motore di calcolo del punteggio della patente.</w:t>
      </w:r>
    </w:p>
    <w:p w:rsidRPr="004556F9" w:rsidR="00CA7CD1" w:rsidP="0055399E" w:rsidRDefault="00CA7CD1" w14:paraId="0E36AE7C" w14:textId="7E9247FB">
      <w:pPr>
        <w:pStyle w:val="Heading4"/>
        <w:rPr>
          <w:highlight w:val="yellow"/>
        </w:rPr>
      </w:pPr>
      <w:bookmarkStart w:name="_Toc222417385" w:id="217"/>
      <w:r w:rsidRPr="004556F9">
        <w:rPr>
          <w:highlight w:val="yellow"/>
        </w:rPr>
        <w:t>RF0</w:t>
      </w:r>
      <w:r w:rsidR="001E07EE">
        <w:rPr>
          <w:highlight w:val="yellow"/>
        </w:rPr>
        <w:t>2</w:t>
      </w:r>
      <w:r w:rsidRPr="004556F9">
        <w:rPr>
          <w:highlight w:val="yellow"/>
        </w:rPr>
        <w:t>-07-01 – Esito Elaborazioni</w:t>
      </w:r>
      <w:bookmarkEnd w:id="217"/>
      <w:r w:rsidRPr="004556F9">
        <w:rPr>
          <w:highlight w:val="yellow"/>
        </w:rPr>
        <w:t xml:space="preserve"> </w:t>
      </w:r>
    </w:p>
    <w:p w:rsidR="00CA7CD1" w:rsidP="00CA7CD1" w:rsidRDefault="00CA7CD1" w14:paraId="62D086B0" w14:textId="77777777">
      <w:pPr>
        <w:jc w:val="both"/>
        <w:rPr>
          <w:rFonts w:asciiTheme="minorHAnsi" w:hAnsiTheme="minorHAnsi" w:cstheme="minorHAnsi"/>
        </w:rPr>
      </w:pPr>
      <w:r w:rsidRPr="004556F9">
        <w:rPr>
          <w:rFonts w:asciiTheme="minorHAnsi" w:hAnsiTheme="minorHAnsi" w:cstheme="minorHAnsi"/>
          <w:highlight w:val="yellow"/>
        </w:rPr>
        <w:t>Da definire</w:t>
      </w:r>
    </w:p>
    <w:p w:rsidRPr="00676E7C" w:rsidR="007C7388" w:rsidP="00442399" w:rsidRDefault="007C7388" w14:paraId="7DD29B3C" w14:textId="6DC0F0F4">
      <w:pPr>
        <w:pStyle w:val="Heading2"/>
      </w:pPr>
      <w:bookmarkStart w:name="_Toc222417386" w:id="218"/>
      <w:r w:rsidRPr="00676E7C">
        <w:t>RF0</w:t>
      </w:r>
      <w:r>
        <w:t>3</w:t>
      </w:r>
      <w:r w:rsidRPr="00676E7C">
        <w:t xml:space="preserve">: </w:t>
      </w:r>
      <w:r w:rsidRPr="00E41A45" w:rsidR="00E41A45">
        <w:t>Visualizza Decurtazioni per LR/Titolari e Delegati</w:t>
      </w:r>
      <w:bookmarkEnd w:id="218"/>
    </w:p>
    <w:p w:rsidR="007C7388" w:rsidP="00023137" w:rsidRDefault="00023137" w14:paraId="139A3B52" w14:textId="3921C90C">
      <w:pPr>
        <w:jc w:val="both"/>
        <w:rPr>
          <w:rFonts w:ascii="Calibri" w:hAnsi="Calibri" w:cs="Calibri"/>
        </w:rPr>
      </w:pPr>
      <w:r w:rsidRPr="00023137">
        <w:rPr>
          <w:rFonts w:ascii="Calibri" w:hAnsi="Calibri" w:cs="Calibri"/>
        </w:rPr>
        <w:t xml:space="preserve">All’interno del portale dei servizi sarà modificata la visualizzazione della patente per consentire </w:t>
      </w:r>
      <w:r w:rsidR="00375A3C">
        <w:rPr>
          <w:rFonts w:ascii="Calibri" w:hAnsi="Calibri" w:cs="Calibri"/>
        </w:rPr>
        <w:t>al LR/Titolare o Delegato la c</w:t>
      </w:r>
      <w:r w:rsidRPr="00023137">
        <w:rPr>
          <w:rFonts w:ascii="Calibri" w:hAnsi="Calibri" w:cs="Calibri"/>
        </w:rPr>
        <w:t>onsulta</w:t>
      </w:r>
      <w:r w:rsidR="00375A3C">
        <w:rPr>
          <w:rFonts w:ascii="Calibri" w:hAnsi="Calibri" w:cs="Calibri"/>
        </w:rPr>
        <w:t xml:space="preserve">zione </w:t>
      </w:r>
      <w:r w:rsidRPr="00023137">
        <w:rPr>
          <w:rFonts w:ascii="Calibri" w:hAnsi="Calibri" w:cs="Calibri"/>
        </w:rPr>
        <w:t>delle decurtazioni applicate alla patente</w:t>
      </w:r>
      <w:r w:rsidR="007C7388">
        <w:rPr>
          <w:rFonts w:ascii="Calibri" w:hAnsi="Calibri" w:cs="Calibri"/>
        </w:rPr>
        <w:t>.</w:t>
      </w:r>
      <w:r w:rsidR="009F2025">
        <w:rPr>
          <w:rFonts w:ascii="Calibri" w:hAnsi="Calibri" w:cs="Calibri"/>
        </w:rPr>
        <w:t xml:space="preserve"> Le caratteristiche responsive devono essere preservate.</w:t>
      </w:r>
    </w:p>
    <w:p w:rsidR="007C7388" w:rsidP="002B4AC0" w:rsidRDefault="007C7388" w14:paraId="6EED438C" w14:textId="02282629">
      <w:pPr>
        <w:pStyle w:val="Heading3"/>
      </w:pPr>
      <w:bookmarkStart w:name="_Toc222417387" w:id="219"/>
      <w:r>
        <w:t>RF0</w:t>
      </w:r>
      <w:r w:rsidR="007760B6">
        <w:t>3</w:t>
      </w:r>
      <w:r>
        <w:t xml:space="preserve">-01 – </w:t>
      </w:r>
      <w:r w:rsidR="007760B6">
        <w:t>Visualizza Decurtazioni</w:t>
      </w:r>
      <w:bookmarkEnd w:id="219"/>
    </w:p>
    <w:p w:rsidR="007C7388" w:rsidP="007C7388" w:rsidRDefault="007C7388" w14:paraId="1F4536A4" w14:textId="602AA61A">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per consentire </w:t>
      </w:r>
      <w:r w:rsidR="00FA3F46">
        <w:rPr>
          <w:rFonts w:ascii="Calibri" w:hAnsi="Calibri" w:cs="Calibri"/>
        </w:rPr>
        <w:t>al LR/Titolare o Delegato la c</w:t>
      </w:r>
      <w:r w:rsidRPr="00023137" w:rsidR="00FA3F46">
        <w:rPr>
          <w:rFonts w:ascii="Calibri" w:hAnsi="Calibri" w:cs="Calibri"/>
        </w:rPr>
        <w:t>onsulta</w:t>
      </w:r>
      <w:r w:rsidR="00FA3F46">
        <w:rPr>
          <w:rFonts w:ascii="Calibri" w:hAnsi="Calibri" w:cs="Calibri"/>
        </w:rPr>
        <w:t xml:space="preserve">zione </w:t>
      </w:r>
      <w:r w:rsidRPr="00023137" w:rsidR="00FA3F46">
        <w:rPr>
          <w:rFonts w:ascii="Calibri" w:hAnsi="Calibri" w:cs="Calibri"/>
        </w:rPr>
        <w:t>delle decurtazioni applicate alla patente</w:t>
      </w:r>
      <w:r>
        <w:rPr>
          <w:rFonts w:ascii="Calibri" w:hAnsi="Calibri" w:cs="Calibri"/>
        </w:rPr>
        <w:t>.</w:t>
      </w:r>
    </w:p>
    <w:p w:rsidR="007C7388" w:rsidP="0055399E" w:rsidRDefault="007C7388" w14:paraId="3D4DF0E5" w14:textId="7DC6C41A">
      <w:pPr>
        <w:pStyle w:val="Heading4"/>
      </w:pPr>
      <w:bookmarkStart w:name="_Toc222417388" w:id="220"/>
      <w:r>
        <w:t>RF0</w:t>
      </w:r>
      <w:r w:rsidR="00FA3F46">
        <w:t>3</w:t>
      </w:r>
      <w:r>
        <w:t xml:space="preserve">-01-01 </w:t>
      </w:r>
      <w:r w:rsidR="00F759FE">
        <w:t>–</w:t>
      </w:r>
      <w:r>
        <w:t xml:space="preserve"> </w:t>
      </w:r>
      <w:r w:rsidR="00F759FE">
        <w:t>Sezione Decurtazioni</w:t>
      </w:r>
      <w:r w:rsidR="00D3235D">
        <w:t xml:space="preserve"> (sostit</w:t>
      </w:r>
      <w:r w:rsidR="00C34255">
        <w:t>uito in data 14/01/2026 con il requisito</w:t>
      </w:r>
      <w:r w:rsidR="00D3235D">
        <w:t xml:space="preserve"> </w:t>
      </w:r>
      <w:r w:rsidR="00C34255">
        <w:t>RF03-01-02)</w:t>
      </w:r>
      <w:bookmarkEnd w:id="220"/>
    </w:p>
    <w:p w:rsidR="0032791F" w:rsidP="0032791F" w:rsidRDefault="00D60398" w14:paraId="368E73B9" w14:textId="1EB8698B">
      <w:pPr>
        <w:rPr>
          <w:rFonts w:ascii="Calibri" w:hAnsi="Calibri" w:cs="Calibri"/>
        </w:rPr>
      </w:pPr>
      <w:r>
        <w:rPr>
          <w:rFonts w:ascii="Calibri" w:hAnsi="Calibri" w:cs="Calibri"/>
        </w:rPr>
        <w:t xml:space="preserve">Nella pagina “Visualizza Patente a Crediti – accesso per </w:t>
      </w:r>
      <w:r w:rsidR="00A528F0">
        <w:rPr>
          <w:rFonts w:ascii="Calibri" w:hAnsi="Calibri" w:cs="Calibri"/>
        </w:rPr>
        <w:t>i titolari e loro delegati” sarà aggiunta la sezione relativa alle decurtazioni</w:t>
      </w:r>
      <w:r w:rsidR="0032791F">
        <w:rPr>
          <w:rFonts w:ascii="Calibri" w:hAnsi="Calibri" w:cs="Calibri"/>
        </w:rPr>
        <w:t>.</w:t>
      </w:r>
    </w:p>
    <w:p w:rsidR="00700AF0" w:rsidP="00700AF0" w:rsidRDefault="00700AF0" w14:paraId="5C70B03E" w14:textId="50CCD46A">
      <w:pPr>
        <w:jc w:val="center"/>
        <w:rPr>
          <w:rFonts w:ascii="Calibri" w:hAnsi="Calibri" w:cs="Calibri"/>
        </w:rPr>
      </w:pPr>
      <w:r w:rsidRPr="00700AF0">
        <w:rPr>
          <w:rFonts w:ascii="Calibri" w:hAnsi="Calibri" w:cs="Calibri"/>
          <w:noProof/>
        </w:rPr>
        <w:drawing>
          <wp:inline distT="0" distB="0" distL="0" distR="0" wp14:anchorId="5CFDC7FD" wp14:editId="5F877899">
            <wp:extent cx="3092609" cy="3759393"/>
            <wp:effectExtent l="0" t="0" r="0" b="0"/>
            <wp:docPr id="2068925150"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5150" name="Immagine 1" descr="Immagine che contiene testo, schermata, software, Pagina Web&#10;&#10;Il contenuto generato dall'IA potrebbe non essere corretto."/>
                    <pic:cNvPicPr/>
                  </pic:nvPicPr>
                  <pic:blipFill>
                    <a:blip r:embed="rId39"/>
                    <a:stretch>
                      <a:fillRect/>
                    </a:stretch>
                  </pic:blipFill>
                  <pic:spPr>
                    <a:xfrm>
                      <a:off x="0" y="0"/>
                      <a:ext cx="3092609" cy="3759393"/>
                    </a:xfrm>
                    <a:prstGeom prst="rect">
                      <a:avLst/>
                    </a:prstGeom>
                  </pic:spPr>
                </pic:pic>
              </a:graphicData>
            </a:graphic>
          </wp:inline>
        </w:drawing>
      </w:r>
    </w:p>
    <w:p w:rsidR="008B7404" w:rsidP="00700AF0" w:rsidRDefault="008B7404" w14:paraId="506B79B5" w14:textId="77777777">
      <w:pPr>
        <w:jc w:val="center"/>
        <w:rPr>
          <w:rFonts w:ascii="Calibri" w:hAnsi="Calibri" w:cs="Calibri"/>
        </w:rPr>
      </w:pPr>
    </w:p>
    <w:p w:rsidR="001B49EC" w:rsidP="00700AF0" w:rsidRDefault="001B49EC" w14:paraId="7617BFD0" w14:textId="74280E17">
      <w:pPr>
        <w:jc w:val="center"/>
        <w:rPr>
          <w:rFonts w:ascii="Calibri" w:hAnsi="Calibri" w:cs="Calibri"/>
        </w:rPr>
      </w:pPr>
      <w:r w:rsidRPr="001B49EC">
        <w:rPr>
          <w:rFonts w:ascii="Calibri" w:hAnsi="Calibri" w:cs="Calibri"/>
          <w:noProof/>
        </w:rPr>
        <w:drawing>
          <wp:inline distT="0" distB="0" distL="0" distR="0" wp14:anchorId="3FB1765A" wp14:editId="6980935D">
            <wp:extent cx="6083935" cy="2734310"/>
            <wp:effectExtent l="0" t="0" r="0" b="8890"/>
            <wp:docPr id="3" name="Immagine 2" descr="Immagine che contiene testo, schermata, Carattere, documento&#10;&#10;Il contenuto generato dall'IA potrebbe non essere corretto.">
              <a:extLst xmlns:a="http://schemas.openxmlformats.org/drawingml/2006/main">
                <a:ext uri="{FF2B5EF4-FFF2-40B4-BE49-F238E27FC236}">
                  <a16:creationId xmlns:a16="http://schemas.microsoft.com/office/drawing/2014/main" id="{947867B8-5C2B-5065-A870-AEFC81803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descr="Immagine che contiene testo, schermata, Carattere, documento&#10;&#10;Il contenuto generato dall'IA potrebbe non essere corretto.">
                      <a:extLst>
                        <a:ext uri="{FF2B5EF4-FFF2-40B4-BE49-F238E27FC236}">
                          <a16:creationId xmlns:a16="http://schemas.microsoft.com/office/drawing/2014/main" id="{947867B8-5C2B-5065-A870-AEFC81803D98}"/>
                        </a:ext>
                      </a:extLst>
                    </pic:cNvPr>
                    <pic:cNvPicPr>
                      <a:picLocks noChangeAspect="1"/>
                    </pic:cNvPicPr>
                  </pic:nvPicPr>
                  <pic:blipFill>
                    <a:blip r:embed="rId40"/>
                    <a:stretch>
                      <a:fillRect/>
                    </a:stretch>
                  </pic:blipFill>
                  <pic:spPr>
                    <a:xfrm>
                      <a:off x="0" y="0"/>
                      <a:ext cx="6083935" cy="2734310"/>
                    </a:xfrm>
                    <a:prstGeom prst="rect">
                      <a:avLst/>
                    </a:prstGeom>
                  </pic:spPr>
                </pic:pic>
              </a:graphicData>
            </a:graphic>
          </wp:inline>
        </w:drawing>
      </w:r>
    </w:p>
    <w:p w:rsidR="00C34255" w:rsidP="00C14374" w:rsidRDefault="00C34255" w14:paraId="70456A40" w14:textId="7804672A">
      <w:pPr>
        <w:pStyle w:val="Heading4"/>
      </w:pPr>
      <w:bookmarkStart w:name="_Toc222417389" w:id="221"/>
      <w:r>
        <w:t>RF03-01-02 – Sezione Decurtazioni (sostitu</w:t>
      </w:r>
      <w:r w:rsidR="009D75F3">
        <w:t>isce</w:t>
      </w:r>
      <w:r>
        <w:t xml:space="preserve"> in data 14/01/2026 il requisito RF03-01-0</w:t>
      </w:r>
      <w:r w:rsidR="009D75F3">
        <w:t>1</w:t>
      </w:r>
      <w:r>
        <w:t>)</w:t>
      </w:r>
      <w:bookmarkEnd w:id="221"/>
    </w:p>
    <w:p w:rsidR="00C34255" w:rsidP="00C34255" w:rsidRDefault="00C34255" w14:paraId="320A1E06" w14:textId="77777777">
      <w:pPr>
        <w:rPr>
          <w:rFonts w:ascii="Calibri" w:hAnsi="Calibri" w:cs="Calibri"/>
        </w:rPr>
      </w:pPr>
      <w:r>
        <w:rPr>
          <w:rFonts w:ascii="Calibri" w:hAnsi="Calibri" w:cs="Calibri"/>
        </w:rPr>
        <w:t>Nella pagina “Visualizza Patente a Crediti – accesso per i titolari e loro delegati” sarà aggiunta la sezione relativa alle decurtazioni.</w:t>
      </w:r>
    </w:p>
    <w:p w:rsidR="00C34255" w:rsidP="00C34255" w:rsidRDefault="00C34255" w14:paraId="492EA0EC" w14:textId="77777777">
      <w:pPr>
        <w:jc w:val="center"/>
        <w:rPr>
          <w:rFonts w:ascii="Calibri" w:hAnsi="Calibri" w:cs="Calibri"/>
        </w:rPr>
      </w:pPr>
      <w:r w:rsidRPr="00700AF0">
        <w:rPr>
          <w:rFonts w:ascii="Calibri" w:hAnsi="Calibri" w:cs="Calibri"/>
          <w:noProof/>
        </w:rPr>
        <w:drawing>
          <wp:inline distT="0" distB="0" distL="0" distR="0" wp14:anchorId="1CE06849" wp14:editId="680D773B">
            <wp:extent cx="3092609" cy="3759393"/>
            <wp:effectExtent l="0" t="0" r="0" b="0"/>
            <wp:docPr id="818218999"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5150" name="Immagine 1" descr="Immagine che contiene testo, schermata, software, Pagina Web&#10;&#10;Il contenuto generato dall'IA potrebbe non essere corretto."/>
                    <pic:cNvPicPr/>
                  </pic:nvPicPr>
                  <pic:blipFill>
                    <a:blip r:embed="rId39"/>
                    <a:stretch>
                      <a:fillRect/>
                    </a:stretch>
                  </pic:blipFill>
                  <pic:spPr>
                    <a:xfrm>
                      <a:off x="0" y="0"/>
                      <a:ext cx="3092609" cy="3759393"/>
                    </a:xfrm>
                    <a:prstGeom prst="rect">
                      <a:avLst/>
                    </a:prstGeom>
                  </pic:spPr>
                </pic:pic>
              </a:graphicData>
            </a:graphic>
          </wp:inline>
        </w:drawing>
      </w:r>
    </w:p>
    <w:p w:rsidR="008C751D" w:rsidP="00C34255" w:rsidRDefault="00D67748" w14:paraId="6F28B91B" w14:textId="022EDAA5">
      <w:pPr>
        <w:rPr>
          <w:rFonts w:ascii="Calibri" w:hAnsi="Calibri" w:cs="Calibri"/>
        </w:rPr>
      </w:pPr>
      <w:r>
        <w:rPr>
          <w:rFonts w:ascii="Calibri" w:hAnsi="Calibri" w:cs="Calibri"/>
        </w:rPr>
        <w:t>Tale sezione deve contenere l’</w:t>
      </w:r>
      <w:r w:rsidR="008C751D">
        <w:rPr>
          <w:rFonts w:ascii="Calibri" w:hAnsi="Calibri" w:cs="Calibri"/>
        </w:rPr>
        <w:t xml:space="preserve">elenco delle decurtazioni </w:t>
      </w:r>
      <w:r w:rsidR="001A4E69">
        <w:rPr>
          <w:rFonts w:ascii="Calibri" w:hAnsi="Calibri" w:cs="Calibri"/>
        </w:rPr>
        <w:t>come mostrato nell’immagine seguente. Le informazioni prospettate sono:</w:t>
      </w:r>
    </w:p>
    <w:p w:rsidRPr="001A4E69" w:rsidR="008C751D" w:rsidP="00842DA3" w:rsidRDefault="008C751D" w14:paraId="2AF7D4F6" w14:textId="3C9B9B1C">
      <w:pPr>
        <w:pStyle w:val="ListParagraph"/>
        <w:numPr>
          <w:ilvl w:val="0"/>
          <w:numId w:val="85"/>
        </w:numPr>
        <w:rPr>
          <w:rFonts w:ascii="Calibri" w:hAnsi="Calibri" w:cs="Calibri"/>
        </w:rPr>
      </w:pPr>
      <w:r w:rsidRPr="001A4E69">
        <w:rPr>
          <w:rFonts w:ascii="Calibri" w:hAnsi="Calibri" w:cs="Calibri"/>
        </w:rPr>
        <w:t>punteggio complessivo della decurtazione a cui è stata applicata la regola del cumulo;</w:t>
      </w:r>
    </w:p>
    <w:p w:rsidRPr="001A4E69" w:rsidR="001A4E69" w:rsidP="00842DA3" w:rsidRDefault="008C751D" w14:paraId="3D096077" w14:textId="2EBD232A">
      <w:pPr>
        <w:pStyle w:val="ListParagraph"/>
        <w:numPr>
          <w:ilvl w:val="0"/>
          <w:numId w:val="85"/>
        </w:numPr>
        <w:rPr>
          <w:rFonts w:ascii="Calibri" w:hAnsi="Calibri" w:cs="Calibri"/>
        </w:rPr>
      </w:pPr>
      <w:r w:rsidRPr="001A4E69">
        <w:rPr>
          <w:rFonts w:ascii="Calibri" w:hAnsi="Calibri" w:cs="Calibri"/>
        </w:rPr>
        <w:t>la data in cui il motore ha considerate per la prima volta la decurta</w:t>
      </w:r>
      <w:r w:rsidRPr="001A4E69" w:rsidR="001A4E69">
        <w:rPr>
          <w:rFonts w:ascii="Calibri" w:hAnsi="Calibri" w:cs="Calibri"/>
        </w:rPr>
        <w:t>zione;</w:t>
      </w:r>
    </w:p>
    <w:p w:rsidRPr="001A4E69" w:rsidR="001A4E69" w:rsidP="00842DA3" w:rsidRDefault="001A4E69" w14:paraId="0B34E406" w14:textId="28FACF36">
      <w:pPr>
        <w:pStyle w:val="ListParagraph"/>
        <w:numPr>
          <w:ilvl w:val="0"/>
          <w:numId w:val="85"/>
        </w:numPr>
        <w:rPr>
          <w:rFonts w:ascii="Calibri" w:hAnsi="Calibri" w:cs="Calibri"/>
        </w:rPr>
      </w:pPr>
      <w:r w:rsidRPr="001A4E69">
        <w:rPr>
          <w:rFonts w:ascii="Calibri" w:hAnsi="Calibri" w:cs="Calibri"/>
        </w:rPr>
        <w:t>la data in cui il motore ha considerato per la prima volta l’eventuale annullamento.</w:t>
      </w:r>
    </w:p>
    <w:p w:rsidR="00C34255" w:rsidP="00C34255" w:rsidRDefault="00C34255" w14:paraId="56CF55AE" w14:textId="071C7AB2">
      <w:pPr>
        <w:rPr>
          <w:rFonts w:ascii="Calibri" w:hAnsi="Calibri" w:cs="Calibri"/>
        </w:rPr>
      </w:pPr>
    </w:p>
    <w:p w:rsidR="007C3E2C" w:rsidP="00C34255" w:rsidRDefault="007C3E2C" w14:paraId="6192C129" w14:textId="0B6D9EF9">
      <w:pPr>
        <w:rPr>
          <w:rFonts w:ascii="Calibri" w:hAnsi="Calibri" w:cs="Calibri"/>
        </w:rPr>
      </w:pPr>
      <w:r w:rsidRPr="007C3E2C">
        <w:rPr>
          <w:rFonts w:ascii="Calibri" w:hAnsi="Calibri" w:cs="Calibri"/>
          <w:noProof/>
        </w:rPr>
        <w:drawing>
          <wp:inline distT="0" distB="0" distL="0" distR="0" wp14:anchorId="07785F39" wp14:editId="15C9A60E">
            <wp:extent cx="6083935" cy="370840"/>
            <wp:effectExtent l="0" t="0" r="0" b="0"/>
            <wp:docPr id="6455649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4928" name=""/>
                    <pic:cNvPicPr/>
                  </pic:nvPicPr>
                  <pic:blipFill>
                    <a:blip r:embed="rId41"/>
                    <a:stretch>
                      <a:fillRect/>
                    </a:stretch>
                  </pic:blipFill>
                  <pic:spPr>
                    <a:xfrm>
                      <a:off x="0" y="0"/>
                      <a:ext cx="6083935" cy="370840"/>
                    </a:xfrm>
                    <a:prstGeom prst="rect">
                      <a:avLst/>
                    </a:prstGeom>
                  </pic:spPr>
                </pic:pic>
              </a:graphicData>
            </a:graphic>
          </wp:inline>
        </w:drawing>
      </w:r>
    </w:p>
    <w:p w:rsidRPr="001B414F" w:rsidR="00A26C75" w:rsidP="00A26C75" w:rsidRDefault="00A26C75" w14:paraId="52FBD497" w14:textId="324B8C56">
      <w:pPr>
        <w:pStyle w:val="Heading4"/>
        <w:rPr>
          <w:color w:val="EE0000"/>
        </w:rPr>
      </w:pPr>
      <w:bookmarkStart w:name="_Toc222417390" w:id="222"/>
      <w:r w:rsidRPr="001B414F">
        <w:rPr>
          <w:color w:val="EE0000"/>
        </w:rPr>
        <w:t>RF03-01-03 – Indicazione Sospensione per punteggio PaC inferiore a 15</w:t>
      </w:r>
      <w:bookmarkEnd w:id="222"/>
    </w:p>
    <w:p w:rsidR="001D4749" w:rsidP="00A26C75" w:rsidRDefault="00A26C75" w14:paraId="4BDE0980" w14:textId="77777777">
      <w:pPr>
        <w:rPr>
          <w:rFonts w:ascii="Calibri" w:hAnsi="Calibri" w:cs="Calibri"/>
        </w:rPr>
      </w:pPr>
      <w:r>
        <w:rPr>
          <w:rFonts w:ascii="Calibri" w:hAnsi="Calibri" w:cs="Calibri"/>
        </w:rPr>
        <w:t xml:space="preserve">Nella pagina “Visualizza Patente a Crediti – accesso per i titolari e loro delegati” </w:t>
      </w:r>
      <w:r w:rsidR="00304F7F">
        <w:rPr>
          <w:rFonts w:ascii="Calibri" w:hAnsi="Calibri" w:cs="Calibri"/>
        </w:rPr>
        <w:t>in corrispondenza della indicazione dello stato della PaC nel caso di punteggio inferiore a 15 deve essere</w:t>
      </w:r>
    </w:p>
    <w:p w:rsidR="00A26C75" w:rsidP="00842DA3" w:rsidRDefault="00304F7F" w14:paraId="22178943" w14:textId="201F58A8">
      <w:pPr>
        <w:pStyle w:val="ListParagraph"/>
        <w:numPr>
          <w:ilvl w:val="0"/>
          <w:numId w:val="88"/>
        </w:numPr>
        <w:rPr>
          <w:rFonts w:ascii="Calibri" w:hAnsi="Calibri" w:cs="Calibri"/>
        </w:rPr>
      </w:pPr>
      <w:r>
        <w:rPr>
          <w:rFonts w:ascii="Calibri" w:hAnsi="Calibri" w:cs="Calibri"/>
        </w:rPr>
        <w:t>aggiunta l’indicazione “</w:t>
      </w:r>
      <w:r w:rsidRPr="004E66B8" w:rsidR="004E66B8">
        <w:rPr>
          <w:rFonts w:ascii="Calibri" w:hAnsi="Calibri" w:cs="Calibri"/>
        </w:rPr>
        <w:t>Sospesa per valore sotto soglia per operare</w:t>
      </w:r>
      <w:r>
        <w:rPr>
          <w:rFonts w:ascii="Calibri" w:hAnsi="Calibri" w:cs="Calibri"/>
        </w:rPr>
        <w:t>”</w:t>
      </w:r>
    </w:p>
    <w:p w:rsidR="00A26C75" w:rsidP="001D6FAB" w:rsidRDefault="001D6FAB" w14:paraId="159B451F" w14:textId="37B749B5">
      <w:pPr>
        <w:jc w:val="center"/>
        <w:rPr>
          <w:rFonts w:ascii="Calibri" w:hAnsi="Calibri" w:cs="Calibri"/>
        </w:rPr>
      </w:pPr>
      <w:r>
        <w:rPr>
          <w:rFonts w:ascii="Calibri" w:hAnsi="Calibri" w:cs="Calibri"/>
          <w:noProof/>
        </w:rPr>
        <w:drawing>
          <wp:inline distT="0" distB="0" distL="0" distR="0" wp14:anchorId="0D9D7C30" wp14:editId="7682FE64">
            <wp:extent cx="3443287" cy="1789285"/>
            <wp:effectExtent l="0" t="0" r="5080" b="1905"/>
            <wp:docPr id="902910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79431" cy="1808067"/>
                    </a:xfrm>
                    <a:prstGeom prst="rect">
                      <a:avLst/>
                    </a:prstGeom>
                    <a:noFill/>
                    <a:ln>
                      <a:noFill/>
                    </a:ln>
                  </pic:spPr>
                </pic:pic>
              </a:graphicData>
            </a:graphic>
          </wp:inline>
        </w:drawing>
      </w:r>
    </w:p>
    <w:p w:rsidR="00682DCA" w:rsidP="001D6FAB" w:rsidRDefault="00682DCA" w14:paraId="69D62475" w14:textId="21A3B547">
      <w:pPr>
        <w:rPr>
          <w:rFonts w:ascii="Calibri" w:hAnsi="Calibri" w:cs="Calibri"/>
        </w:rPr>
      </w:pPr>
      <w:r>
        <w:rPr>
          <w:rFonts w:ascii="Calibri" w:hAnsi="Calibri" w:cs="Calibri"/>
        </w:rPr>
        <w:t>Non è al momento richiesta la parametrizzazione del valore soglia per presentare il messaggio</w:t>
      </w:r>
      <w:r w:rsidR="00DF3231">
        <w:rPr>
          <w:rFonts w:ascii="Calibri" w:hAnsi="Calibri" w:cs="Calibri"/>
        </w:rPr>
        <w:t>.</w:t>
      </w:r>
    </w:p>
    <w:p w:rsidR="00682DCA" w:rsidP="00682DCA" w:rsidRDefault="00682DCA" w14:paraId="59BF3C75" w14:textId="77777777">
      <w:pPr>
        <w:rPr>
          <w:rFonts w:ascii="Calibri" w:hAnsi="Calibri" w:cs="Calibri"/>
        </w:rPr>
      </w:pPr>
    </w:p>
    <w:p w:rsidRPr="00676E7C" w:rsidR="007C3431" w:rsidP="00964AA5" w:rsidRDefault="007C3431" w14:paraId="25E3FAA0" w14:textId="5B8D2B7E">
      <w:pPr>
        <w:pStyle w:val="Heading2"/>
      </w:pPr>
      <w:bookmarkStart w:name="_Toc222417391" w:id="223"/>
      <w:r w:rsidRPr="00676E7C">
        <w:t>RF0</w:t>
      </w:r>
      <w:r w:rsidR="00964AA5">
        <w:t>4</w:t>
      </w:r>
      <w:r w:rsidRPr="00676E7C">
        <w:t xml:space="preserve">: </w:t>
      </w:r>
      <w:r w:rsidRPr="000229CF" w:rsidR="000229CF">
        <w:t>Blocco Requisiti Aggiuntivi</w:t>
      </w:r>
      <w:bookmarkEnd w:id="223"/>
    </w:p>
    <w:p w:rsidR="007C3431" w:rsidP="007C3431" w:rsidRDefault="007C3431" w14:paraId="361298DB" w14:textId="5E72532B">
      <w:pPr>
        <w:jc w:val="both"/>
        <w:rPr>
          <w:rFonts w:ascii="Calibri" w:hAnsi="Calibri" w:cs="Calibri"/>
        </w:rPr>
      </w:pPr>
      <w:r w:rsidRPr="00023137">
        <w:rPr>
          <w:rFonts w:ascii="Calibri" w:hAnsi="Calibri" w:cs="Calibri"/>
        </w:rPr>
        <w:t>All’interno del portale dei servizi sarà modificata l</w:t>
      </w:r>
      <w:r w:rsidR="00757983">
        <w:rPr>
          <w:rFonts w:ascii="Calibri" w:hAnsi="Calibri" w:cs="Calibri"/>
        </w:rPr>
        <w:t>’applicazione “</w:t>
      </w:r>
      <w:r w:rsidR="005D7555">
        <w:rPr>
          <w:rFonts w:ascii="Calibri" w:hAnsi="Calibri" w:cs="Calibri"/>
        </w:rPr>
        <w:t>I</w:t>
      </w:r>
      <w:r w:rsidR="00757983">
        <w:rPr>
          <w:rFonts w:ascii="Calibri" w:hAnsi="Calibri" w:cs="Calibri"/>
        </w:rPr>
        <w:t>stanza Patente</w:t>
      </w:r>
      <w:r w:rsidR="005D7555">
        <w:rPr>
          <w:rFonts w:ascii="Calibri" w:hAnsi="Calibri" w:cs="Calibri"/>
        </w:rPr>
        <w:t xml:space="preserve">” </w:t>
      </w:r>
      <w:r w:rsidR="004220B3">
        <w:rPr>
          <w:rFonts w:ascii="Calibri" w:hAnsi="Calibri" w:cs="Calibri"/>
        </w:rPr>
        <w:t xml:space="preserve">accessibile ai Titolari e loro Delegati </w:t>
      </w:r>
      <w:r w:rsidR="005D7555">
        <w:rPr>
          <w:rFonts w:ascii="Calibri" w:hAnsi="Calibri" w:cs="Calibri"/>
        </w:rPr>
        <w:t>per impedire l’estensione temporale di un requisito</w:t>
      </w:r>
      <w:r w:rsidR="0023428D">
        <w:rPr>
          <w:rFonts w:ascii="Calibri" w:hAnsi="Calibri" w:cs="Calibri"/>
        </w:rPr>
        <w:t xml:space="preserve"> </w:t>
      </w:r>
      <w:r w:rsidR="003E32AF">
        <w:rPr>
          <w:rFonts w:ascii="Calibri" w:hAnsi="Calibri" w:cs="Calibri"/>
        </w:rPr>
        <w:t xml:space="preserve">aggiuntivo </w:t>
      </w:r>
      <w:r w:rsidR="0023428D">
        <w:rPr>
          <w:rFonts w:ascii="Calibri" w:hAnsi="Calibri" w:cs="Calibri"/>
        </w:rPr>
        <w:t xml:space="preserve">e l’inserimento di un nuovo requisito </w:t>
      </w:r>
      <w:r w:rsidR="003E32AF">
        <w:rPr>
          <w:rFonts w:ascii="Calibri" w:hAnsi="Calibri" w:cs="Calibri"/>
        </w:rPr>
        <w:t xml:space="preserve">aggiuntivo </w:t>
      </w:r>
      <w:r w:rsidR="0023428D">
        <w:rPr>
          <w:rFonts w:ascii="Calibri" w:hAnsi="Calibri" w:cs="Calibri"/>
        </w:rPr>
        <w:t>se il punteggio della patente è inferiore</w:t>
      </w:r>
      <w:r w:rsidRPr="003E32AF" w:rsidR="003E32AF">
        <w:rPr>
          <w:rFonts w:asciiTheme="minorHAnsi" w:hAnsiTheme="minorHAnsi" w:cstheme="minorHAnsi"/>
        </w:rPr>
        <w:t xml:space="preserve"> </w:t>
      </w:r>
      <w:r w:rsidR="003E32AF">
        <w:rPr>
          <w:rFonts w:asciiTheme="minorHAnsi" w:hAnsiTheme="minorHAnsi" w:cstheme="minorHAnsi"/>
        </w:rPr>
        <w:t xml:space="preserve">al valore soglia </w:t>
      </w:r>
      <w:r w:rsidRPr="005A7B39" w:rsidR="003E32AF">
        <w:rPr>
          <w:rFonts w:asciiTheme="minorHAnsi" w:hAnsiTheme="minorHAnsi" w:cstheme="minorHAnsi"/>
        </w:rPr>
        <w:t>allo stato definito in 15 punti</w:t>
      </w:r>
      <w:r>
        <w:rPr>
          <w:rFonts w:ascii="Calibri" w:hAnsi="Calibri" w:cs="Calibri"/>
        </w:rPr>
        <w:t>.</w:t>
      </w:r>
    </w:p>
    <w:p w:rsidR="00964304" w:rsidP="007C3431" w:rsidRDefault="00964304" w14:paraId="12EF9416" w14:textId="0549EAED">
      <w:pPr>
        <w:jc w:val="both"/>
        <w:rPr>
          <w:rFonts w:ascii="Calibri" w:hAnsi="Calibri" w:cs="Calibri"/>
        </w:rPr>
      </w:pPr>
      <w:r>
        <w:rPr>
          <w:rFonts w:ascii="Calibri" w:hAnsi="Calibri" w:cs="Calibri"/>
        </w:rPr>
        <w:t>Le caratteristiche responsive devono essere preservate.</w:t>
      </w:r>
    </w:p>
    <w:p w:rsidR="007C3431" w:rsidP="002B4AC0" w:rsidRDefault="007C3431" w14:paraId="027ED40B" w14:textId="69FBC2F4">
      <w:pPr>
        <w:pStyle w:val="Heading3"/>
      </w:pPr>
      <w:bookmarkStart w:name="_Toc222417392" w:id="224"/>
      <w:r>
        <w:t>RF0</w:t>
      </w:r>
      <w:r w:rsidR="007600D7">
        <w:t>4</w:t>
      </w:r>
      <w:r>
        <w:t xml:space="preserve">-01 – </w:t>
      </w:r>
      <w:r w:rsidRPr="007600D7" w:rsidR="007600D7">
        <w:t>Blocco Nuovo requisito</w:t>
      </w:r>
      <w:bookmarkEnd w:id="224"/>
    </w:p>
    <w:p w:rsidR="007C3431" w:rsidP="007C3431" w:rsidRDefault="007C3431" w14:paraId="56994C3D" w14:textId="5B66B94F">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w:t>
      </w:r>
      <w:r w:rsidR="00264BB8">
        <w:rPr>
          <w:rFonts w:ascii="Calibri" w:hAnsi="Calibri" w:cs="Calibri"/>
        </w:rPr>
        <w:t>per impedire l’inserimento di un nuovo requisito aggiuntivo se il punteggio della patente è inferiore</w:t>
      </w:r>
      <w:r w:rsidRPr="003E32AF" w:rsidR="00264BB8">
        <w:rPr>
          <w:rFonts w:asciiTheme="minorHAnsi" w:hAnsiTheme="minorHAnsi" w:cstheme="minorHAnsi"/>
        </w:rPr>
        <w:t xml:space="preserve"> </w:t>
      </w:r>
      <w:r w:rsidR="00264BB8">
        <w:rPr>
          <w:rFonts w:asciiTheme="minorHAnsi" w:hAnsiTheme="minorHAnsi" w:cstheme="minorHAnsi"/>
        </w:rPr>
        <w:t xml:space="preserve">al valore soglia </w:t>
      </w:r>
      <w:r w:rsidRPr="005A7B39" w:rsidR="00264BB8">
        <w:rPr>
          <w:rFonts w:asciiTheme="minorHAnsi" w:hAnsiTheme="minorHAnsi" w:cstheme="minorHAnsi"/>
        </w:rPr>
        <w:t>allo stato definito in 15 punti</w:t>
      </w:r>
      <w:r>
        <w:rPr>
          <w:rFonts w:ascii="Calibri" w:hAnsi="Calibri" w:cs="Calibri"/>
        </w:rPr>
        <w:t>.</w:t>
      </w:r>
    </w:p>
    <w:p w:rsidR="00242AD0" w:rsidP="0055399E" w:rsidRDefault="00242AD0" w14:paraId="686AE9F1" w14:textId="093807F8">
      <w:pPr>
        <w:pStyle w:val="Heading4"/>
      </w:pPr>
      <w:bookmarkStart w:name="_Toc222417393" w:id="225"/>
      <w:r>
        <w:t xml:space="preserve">RF04-01-01 – </w:t>
      </w:r>
      <w:r w:rsidR="00D40C84">
        <w:t>Parametrizzazione valore soglia</w:t>
      </w:r>
      <w:bookmarkEnd w:id="225"/>
    </w:p>
    <w:p w:rsidR="00242AD0" w:rsidP="00242AD0" w:rsidRDefault="00242AD0" w14:paraId="689DBA0F" w14:textId="720F0005">
      <w:pPr>
        <w:jc w:val="both"/>
        <w:rPr>
          <w:rFonts w:ascii="Calibri" w:hAnsi="Calibri" w:cs="Calibri"/>
        </w:rPr>
      </w:pPr>
      <w:r>
        <w:rPr>
          <w:rFonts w:ascii="Calibri" w:hAnsi="Calibri" w:cs="Calibri"/>
        </w:rPr>
        <w:t xml:space="preserve">Il valore soglia </w:t>
      </w:r>
      <w:r w:rsidR="00807770">
        <w:rPr>
          <w:rFonts w:ascii="Calibri" w:hAnsi="Calibri" w:cs="Calibri"/>
        </w:rPr>
        <w:t xml:space="preserve">del punteggio della patente, attualmente definito in 15 punti, deve </w:t>
      </w:r>
      <w:r w:rsidR="009B00F7">
        <w:rPr>
          <w:rFonts w:ascii="Calibri" w:hAnsi="Calibri" w:cs="Calibri"/>
        </w:rPr>
        <w:t xml:space="preserve">essere </w:t>
      </w:r>
      <w:r w:rsidR="00937921">
        <w:rPr>
          <w:rFonts w:ascii="Calibri" w:hAnsi="Calibri" w:cs="Calibri"/>
        </w:rPr>
        <w:t>impostato</w:t>
      </w:r>
      <w:r w:rsidR="009B00F7">
        <w:rPr>
          <w:rFonts w:ascii="Calibri" w:hAnsi="Calibri" w:cs="Calibri"/>
        </w:rPr>
        <w:t xml:space="preserve"> come parametro di configurazione del Sistema Patente a Crediti</w:t>
      </w:r>
    </w:p>
    <w:p w:rsidR="006B1F3F" w:rsidP="0055399E" w:rsidRDefault="006B1F3F" w14:paraId="28BB0675" w14:textId="20CB33AF">
      <w:pPr>
        <w:pStyle w:val="Heading4"/>
      </w:pPr>
      <w:bookmarkStart w:name="_Toc222417394" w:id="226"/>
      <w:r>
        <w:t>RF04-01-0</w:t>
      </w:r>
      <w:r w:rsidR="00232C16">
        <w:t>2</w:t>
      </w:r>
      <w:r>
        <w:t xml:space="preserve"> – P</w:t>
      </w:r>
      <w:r w:rsidR="00232C16">
        <w:t>ulsante “</w:t>
      </w:r>
      <w:r w:rsidR="00CD6672">
        <w:t>Aggiungi Nuovo”</w:t>
      </w:r>
      <w:bookmarkEnd w:id="226"/>
    </w:p>
    <w:p w:rsidR="006B1F3F" w:rsidP="006B1F3F" w:rsidRDefault="001223B9" w14:paraId="29F37BE4" w14:textId="2C0F14B9">
      <w:pPr>
        <w:jc w:val="both"/>
        <w:rPr>
          <w:rFonts w:ascii="Calibri" w:hAnsi="Calibri" w:cs="Calibri"/>
        </w:rPr>
      </w:pPr>
      <w:r>
        <w:rPr>
          <w:rFonts w:ascii="Calibri" w:hAnsi="Calibri" w:cs="Calibri"/>
        </w:rPr>
        <w:t xml:space="preserve">Nella pagina </w:t>
      </w:r>
      <w:r w:rsidR="001863A1">
        <w:rPr>
          <w:rFonts w:ascii="Calibri" w:hAnsi="Calibri" w:cs="Calibri"/>
        </w:rPr>
        <w:t xml:space="preserve">“Istanza Patente a Crediti e </w:t>
      </w:r>
      <w:r w:rsidR="0020636B">
        <w:rPr>
          <w:rFonts w:ascii="Calibri" w:hAnsi="Calibri" w:cs="Calibri"/>
        </w:rPr>
        <w:t>requisiti ulteriori” i</w:t>
      </w:r>
      <w:r w:rsidR="006B1F3F">
        <w:rPr>
          <w:rFonts w:ascii="Calibri" w:hAnsi="Calibri" w:cs="Calibri"/>
        </w:rPr>
        <w:t xml:space="preserve">l </w:t>
      </w:r>
      <w:r w:rsidR="0020636B">
        <w:rPr>
          <w:rFonts w:ascii="Calibri" w:hAnsi="Calibri" w:cs="Calibri"/>
        </w:rPr>
        <w:t xml:space="preserve">pulsante “Aggiungi Nuovo” sarà selezionabile solo se il punteggio della patente </w:t>
      </w:r>
      <w:r w:rsidR="00852091">
        <w:rPr>
          <w:rFonts w:ascii="Calibri" w:hAnsi="Calibri" w:cs="Calibri"/>
        </w:rPr>
        <w:t xml:space="preserve">è maggiore o uguale al </w:t>
      </w:r>
      <w:r w:rsidR="006B1F3F">
        <w:rPr>
          <w:rFonts w:ascii="Calibri" w:hAnsi="Calibri" w:cs="Calibri"/>
        </w:rPr>
        <w:t>valore soglia, attualmente definito in 15 punti</w:t>
      </w:r>
      <w:r w:rsidR="00852091">
        <w:rPr>
          <w:rFonts w:ascii="Calibri" w:hAnsi="Calibri" w:cs="Calibri"/>
        </w:rPr>
        <w:t>.</w:t>
      </w:r>
    </w:p>
    <w:p w:rsidR="00CD6672" w:rsidP="00CD6672" w:rsidRDefault="00360D18" w14:paraId="00D94F2E" w14:textId="67009BB4">
      <w:pPr>
        <w:jc w:val="center"/>
        <w:rPr>
          <w:rFonts w:ascii="Calibri" w:hAnsi="Calibri" w:cs="Calibri"/>
        </w:rPr>
      </w:pPr>
      <w:r>
        <w:rPr>
          <w:rFonts w:ascii="Calibri" w:hAnsi="Calibri" w:cs="Calibri"/>
          <w:noProof/>
        </w:rPr>
        <mc:AlternateContent>
          <mc:Choice Requires="wps">
            <w:drawing>
              <wp:anchor distT="0" distB="0" distL="114300" distR="114300" simplePos="0" relativeHeight="251658240" behindDoc="0" locked="0" layoutInCell="1" allowOverlap="1" wp14:anchorId="3452C8C4" wp14:editId="554CF890">
                <wp:simplePos x="0" y="0"/>
                <wp:positionH relativeFrom="column">
                  <wp:posOffset>3665220</wp:posOffset>
                </wp:positionH>
                <wp:positionV relativeFrom="paragraph">
                  <wp:posOffset>2418080</wp:posOffset>
                </wp:positionV>
                <wp:extent cx="1283234" cy="568619"/>
                <wp:effectExtent l="19050" t="19050" r="12700" b="22225"/>
                <wp:wrapNone/>
                <wp:docPr id="996731493" name="Ovale 1"/>
                <wp:cNvGraphicFramePr/>
                <a:graphic xmlns:a="http://schemas.openxmlformats.org/drawingml/2006/main">
                  <a:graphicData uri="http://schemas.microsoft.com/office/word/2010/wordprocessingShape">
                    <wps:wsp>
                      <wps:cNvSpPr/>
                      <wps:spPr>
                        <a:xfrm>
                          <a:off x="0" y="0"/>
                          <a:ext cx="1283234" cy="568619"/>
                        </a:xfrm>
                        <a:prstGeom prst="ellipse">
                          <a:avLst/>
                        </a:prstGeom>
                        <a:noFill/>
                        <a:ln w="317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6="http://schemas.microsoft.com/office/drawing/2014/main" xmlns:arto="http://schemas.microsoft.com/office/word/2006/arto" xmlns:a14="http://schemas.microsoft.com/office/drawing/2010/main">
            <w:pict w14:anchorId="13CF35F0">
              <v:oval id="Ovale 1" style="position:absolute;margin-left:288.6pt;margin-top:190.4pt;width:101.05pt;height:4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2.5pt" w14:anchorId="73DAFA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">
                <v:stroke joinstyle="miter"/>
              </v:oval>
            </w:pict>
          </mc:Fallback>
        </mc:AlternateContent>
      </w:r>
      <w:r>
        <w:rPr>
          <w:rFonts w:ascii="Calibri" w:hAnsi="Calibri" w:cs="Calibri"/>
          <w:noProof/>
        </w:rPr>
        <mc:AlternateContent>
          <mc:Choice Requires="wps">
            <w:drawing>
              <wp:anchor distT="0" distB="0" distL="114300" distR="114300" simplePos="0" relativeHeight="251658241" behindDoc="0" locked="0" layoutInCell="1" allowOverlap="1" wp14:anchorId="721607EB" wp14:editId="2E6D1EB9">
                <wp:simplePos x="0" y="0"/>
                <wp:positionH relativeFrom="column">
                  <wp:posOffset>572770</wp:posOffset>
                </wp:positionH>
                <wp:positionV relativeFrom="paragraph">
                  <wp:posOffset>2917190</wp:posOffset>
                </wp:positionV>
                <wp:extent cx="891348" cy="7684"/>
                <wp:effectExtent l="0" t="95250" r="0" b="106680"/>
                <wp:wrapNone/>
                <wp:docPr id="1556900450" name="Connettore 2 2"/>
                <wp:cNvGraphicFramePr/>
                <a:graphic xmlns:a="http://schemas.openxmlformats.org/drawingml/2006/main">
                  <a:graphicData uri="http://schemas.microsoft.com/office/word/2010/wordprocessingShape">
                    <wps:wsp>
                      <wps:cNvCnPr/>
                      <wps:spPr>
                        <a:xfrm flipV="1">
                          <a:off x="0" y="0"/>
                          <a:ext cx="891348" cy="7684"/>
                        </a:xfrm>
                        <a:prstGeom prst="straightConnector1">
                          <a:avLst/>
                        </a:prstGeom>
                        <a:ln w="3492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6="http://schemas.microsoft.com/office/drawing/2014/main" xmlns:arto="http://schemas.microsoft.com/office/word/2006/arto" xmlns:a14="http://schemas.microsoft.com/office/drawing/2010/main">
            <w:pict w14:anchorId="427C9143">
              <v:shapetype id="_x0000_t32" coordsize="21600,21600" o:oned="t" filled="f" o:spt="32" path="m,l21600,21600e" w14:anchorId="42C49FE7">
                <v:path fillok="f" arrowok="t" o:connecttype="none"/>
                <o:lock v:ext="edit" shapetype="t"/>
              </v:shapetype>
              <v:shape id="Connettore 2 2" style="position:absolute;margin-left:45.1pt;margin-top:229.7pt;width:70.2pt;height:.6pt;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e00" strokeweight="2.7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">
                <v:stroke joinstyle="miter" endarrow="block"/>
              </v:shape>
            </w:pict>
          </mc:Fallback>
        </mc:AlternateContent>
      </w:r>
      <w:r w:rsidRPr="00CD6672" w:rsidR="00CD6672">
        <w:rPr>
          <w:rFonts w:ascii="Calibri" w:hAnsi="Calibri" w:cs="Calibri"/>
          <w:noProof/>
        </w:rPr>
        <w:drawing>
          <wp:inline distT="0" distB="0" distL="0" distR="0" wp14:anchorId="38890C9A" wp14:editId="1EC65244">
            <wp:extent cx="3085774" cy="3505200"/>
            <wp:effectExtent l="0" t="0" r="635" b="0"/>
            <wp:docPr id="875204830" name="Immagine 1" descr="Immagine che contiene testo, schermata, Pagina Web, Sito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04830" name="Immagine 1" descr="Immagine che contiene testo, schermata, Pagina Web, Sito Web&#10;&#10;Il contenuto generato dall'IA potrebbe non essere corretto."/>
                    <pic:cNvPicPr/>
                  </pic:nvPicPr>
                  <pic:blipFill>
                    <a:blip r:embed="rId43"/>
                    <a:stretch>
                      <a:fillRect/>
                    </a:stretch>
                  </pic:blipFill>
                  <pic:spPr>
                    <a:xfrm>
                      <a:off x="0" y="0"/>
                      <a:ext cx="3091939" cy="3512203"/>
                    </a:xfrm>
                    <a:prstGeom prst="rect">
                      <a:avLst/>
                    </a:prstGeom>
                  </pic:spPr>
                </pic:pic>
              </a:graphicData>
            </a:graphic>
          </wp:inline>
        </w:drawing>
      </w:r>
    </w:p>
    <w:p w:rsidR="00971F1E" w:rsidP="0055399E" w:rsidRDefault="00971F1E" w14:paraId="7A216146" w14:textId="2DBD670B">
      <w:pPr>
        <w:pStyle w:val="Heading4"/>
      </w:pPr>
      <w:bookmarkStart w:name="_Toc222417395" w:id="227"/>
      <w:r>
        <w:t xml:space="preserve">RF04-01-03 – </w:t>
      </w:r>
      <w:r w:rsidR="00E126B2">
        <w:t>T</w:t>
      </w:r>
      <w:r>
        <w:t xml:space="preserve">esto </w:t>
      </w:r>
      <w:r w:rsidR="00E126B2">
        <w:t>E</w:t>
      </w:r>
      <w:r>
        <w:t>splicativo</w:t>
      </w:r>
      <w:r w:rsidR="00FC5E98">
        <w:t xml:space="preserve"> (deprecato)</w:t>
      </w:r>
      <w:bookmarkEnd w:id="227"/>
    </w:p>
    <w:p w:rsidR="005E0C79" w:rsidP="00971F1E" w:rsidRDefault="005F6E35" w14:paraId="73B87AB7" w14:textId="2AEAB497">
      <w:pPr>
        <w:jc w:val="both"/>
        <w:rPr>
          <w:rFonts w:ascii="Calibri" w:hAnsi="Calibri" w:cs="Calibri"/>
        </w:rPr>
      </w:pPr>
      <w:r>
        <w:rPr>
          <w:rFonts w:ascii="Calibri" w:hAnsi="Calibri" w:cs="Calibri"/>
        </w:rPr>
        <w:t>Al testo a piè di pagina verrà aggiunt</w:t>
      </w:r>
      <w:r w:rsidR="005E0C79">
        <w:rPr>
          <w:rFonts w:ascii="Calibri" w:hAnsi="Calibri" w:cs="Calibri"/>
        </w:rPr>
        <w:t xml:space="preserve">a la frase “E’ possibile estendere un requisito o inserire un nuovo requisito solo se il punteggio della patente </w:t>
      </w:r>
      <w:r w:rsidR="00084BB3">
        <w:rPr>
          <w:rFonts w:ascii="Calibri" w:hAnsi="Calibri" w:cs="Calibri"/>
        </w:rPr>
        <w:t>non è inferiore a</w:t>
      </w:r>
      <w:r w:rsidR="005E0C79">
        <w:rPr>
          <w:rFonts w:ascii="Calibri" w:hAnsi="Calibri" w:cs="Calibri"/>
        </w:rPr>
        <w:t xml:space="preserve"> “</w:t>
      </w:r>
      <w:r w:rsidRPr="00172057" w:rsidR="005E0C79">
        <w:rPr>
          <w:rFonts w:ascii="Calibri" w:hAnsi="Calibri" w:cs="Calibri"/>
          <w:i/>
          <w:iCs/>
        </w:rPr>
        <w:t>Valore soglia</w:t>
      </w:r>
      <w:r w:rsidR="005E0C79">
        <w:rPr>
          <w:rFonts w:ascii="Calibri" w:hAnsi="Calibri" w:cs="Calibri"/>
        </w:rPr>
        <w:t>””.</w:t>
      </w:r>
    </w:p>
    <w:p w:rsidR="006A26AA" w:rsidP="002B4AC0" w:rsidRDefault="006A26AA" w14:paraId="2822CEFD" w14:textId="4E7BF513">
      <w:pPr>
        <w:pStyle w:val="Heading3"/>
      </w:pPr>
      <w:bookmarkStart w:name="_Toc222417396" w:id="228"/>
      <w:r>
        <w:t xml:space="preserve">RF04-02 – </w:t>
      </w:r>
      <w:r w:rsidRPr="006A26AA">
        <w:t>Blocco Estensione requisito</w:t>
      </w:r>
      <w:r w:rsidR="001632FF">
        <w:t xml:space="preserve"> (deprecato)</w:t>
      </w:r>
      <w:bookmarkEnd w:id="228"/>
    </w:p>
    <w:p w:rsidR="006A26AA" w:rsidP="006A26AA" w:rsidRDefault="006A26AA" w14:paraId="5A6B7C4D" w14:textId="0EDFF846">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i requisiti di dettaglio del sistema per impedire l’estensione temporale di un requisito aggiuntivo se il punteggio della patente è inferiore</w:t>
      </w:r>
      <w:r w:rsidRPr="003E32AF">
        <w:rPr>
          <w:rFonts w:asciiTheme="minorHAnsi" w:hAnsiTheme="minorHAnsi" w:cstheme="minorHAnsi"/>
        </w:rPr>
        <w:t xml:space="preserve"> </w:t>
      </w:r>
      <w:r>
        <w:rPr>
          <w:rFonts w:asciiTheme="minorHAnsi" w:hAnsiTheme="minorHAnsi" w:cstheme="minorHAnsi"/>
        </w:rPr>
        <w:t xml:space="preserve">al valore soglia </w:t>
      </w:r>
      <w:r w:rsidRPr="005A7B39">
        <w:rPr>
          <w:rFonts w:asciiTheme="minorHAnsi" w:hAnsiTheme="minorHAnsi" w:cstheme="minorHAnsi"/>
        </w:rPr>
        <w:t>allo stato definito in 15 punti</w:t>
      </w:r>
      <w:r>
        <w:rPr>
          <w:rFonts w:ascii="Calibri" w:hAnsi="Calibri" w:cs="Calibri"/>
        </w:rPr>
        <w:t>.</w:t>
      </w:r>
    </w:p>
    <w:p w:rsidR="007C3431" w:rsidP="0055399E" w:rsidRDefault="007C3431" w14:paraId="520E9A60" w14:textId="6CF8A26A">
      <w:pPr>
        <w:pStyle w:val="Heading4"/>
      </w:pPr>
      <w:bookmarkStart w:name="_Toc222417397" w:id="229"/>
      <w:r>
        <w:t>RF0</w:t>
      </w:r>
      <w:r w:rsidR="008D5AFA">
        <w:t>4</w:t>
      </w:r>
      <w:r>
        <w:t>-0</w:t>
      </w:r>
      <w:r w:rsidR="006B1F3F">
        <w:t>2</w:t>
      </w:r>
      <w:r>
        <w:t>-0</w:t>
      </w:r>
      <w:r w:rsidR="006B1F3F">
        <w:t>1</w:t>
      </w:r>
      <w:r>
        <w:t xml:space="preserve"> – </w:t>
      </w:r>
      <w:r w:rsidR="009B35A5">
        <w:t>Estensione Temporale del Requisito</w:t>
      </w:r>
      <w:r>
        <w:t xml:space="preserve"> Decurtazioni</w:t>
      </w:r>
      <w:bookmarkEnd w:id="229"/>
    </w:p>
    <w:p w:rsidR="00B21BC5" w:rsidP="00992BAB" w:rsidRDefault="007C3431" w14:paraId="2A0A3E5A" w14:textId="600F9B54">
      <w:pPr>
        <w:jc w:val="both"/>
        <w:rPr>
          <w:rFonts w:ascii="Calibri" w:hAnsi="Calibri" w:cs="Calibri"/>
        </w:rPr>
      </w:pPr>
      <w:r>
        <w:rPr>
          <w:rFonts w:ascii="Calibri" w:hAnsi="Calibri" w:cs="Calibri"/>
        </w:rPr>
        <w:t>Nella pagina “</w:t>
      </w:r>
      <w:r w:rsidR="009B35A5">
        <w:rPr>
          <w:rFonts w:ascii="Calibri" w:hAnsi="Calibri" w:cs="Calibri"/>
        </w:rPr>
        <w:t xml:space="preserve">Istanza </w:t>
      </w:r>
      <w:r>
        <w:rPr>
          <w:rFonts w:ascii="Calibri" w:hAnsi="Calibri" w:cs="Calibri"/>
        </w:rPr>
        <w:t>Patente a Crediti</w:t>
      </w:r>
      <w:r w:rsidR="009B35A5">
        <w:rPr>
          <w:rFonts w:ascii="Calibri" w:hAnsi="Calibri" w:cs="Calibri"/>
        </w:rPr>
        <w:t xml:space="preserve">” </w:t>
      </w:r>
      <w:r w:rsidR="0039419B">
        <w:rPr>
          <w:rFonts w:ascii="Calibri" w:hAnsi="Calibri" w:cs="Calibri"/>
        </w:rPr>
        <w:t>quando</w:t>
      </w:r>
      <w:r w:rsidR="003A10B5">
        <w:rPr>
          <w:rFonts w:ascii="Calibri" w:hAnsi="Calibri" w:cs="Calibri"/>
        </w:rPr>
        <w:t xml:space="preserve"> l’utente</w:t>
      </w:r>
      <w:r w:rsidR="004C45BC">
        <w:rPr>
          <w:rFonts w:ascii="Calibri" w:hAnsi="Calibri" w:cs="Calibri"/>
        </w:rPr>
        <w:t xml:space="preserve"> seleziona il pulsante “M</w:t>
      </w:r>
      <w:r w:rsidR="003A10B5">
        <w:rPr>
          <w:rFonts w:ascii="Calibri" w:hAnsi="Calibri" w:cs="Calibri"/>
        </w:rPr>
        <w:t>odifica</w:t>
      </w:r>
      <w:r w:rsidR="004C45BC">
        <w:rPr>
          <w:rFonts w:ascii="Calibri" w:hAnsi="Calibri" w:cs="Calibri"/>
        </w:rPr>
        <w:t>”</w:t>
      </w:r>
      <w:r w:rsidR="00CB6861">
        <w:rPr>
          <w:rFonts w:ascii="Calibri" w:hAnsi="Calibri" w:cs="Calibri"/>
        </w:rPr>
        <w:t xml:space="preserve"> nella pagina di modifica di un requisito aggiuntivo</w:t>
      </w:r>
      <w:r w:rsidR="00992BAB">
        <w:rPr>
          <w:rFonts w:ascii="Calibri" w:hAnsi="Calibri" w:cs="Calibri"/>
        </w:rPr>
        <w:t xml:space="preserve"> il sistema </w:t>
      </w:r>
      <w:r w:rsidR="00AD6C31">
        <w:rPr>
          <w:rFonts w:ascii="Calibri" w:hAnsi="Calibri" w:cs="Calibri"/>
        </w:rPr>
        <w:t>avrà il seguente comportamento</w:t>
      </w:r>
      <w:r w:rsidR="00937921">
        <w:rPr>
          <w:rFonts w:ascii="Calibri" w:hAnsi="Calibri" w:cs="Calibri"/>
        </w:rPr>
        <w:t>:</w:t>
      </w:r>
    </w:p>
    <w:p w:rsidRPr="00FB76E0" w:rsidR="00937921" w:rsidP="00842DA3" w:rsidRDefault="00937921" w14:paraId="0DD91B35" w14:textId="74C5A9CA">
      <w:pPr>
        <w:pStyle w:val="ListParagraph"/>
        <w:numPr>
          <w:ilvl w:val="0"/>
          <w:numId w:val="37"/>
        </w:numPr>
        <w:jc w:val="both"/>
        <w:rPr>
          <w:rFonts w:ascii="Calibri" w:hAnsi="Calibri" w:cs="Calibri"/>
        </w:rPr>
      </w:pPr>
      <w:r w:rsidRPr="00FB76E0">
        <w:rPr>
          <w:rFonts w:ascii="Calibri" w:hAnsi="Calibri" w:cs="Calibri"/>
        </w:rPr>
        <w:t>se la nuova data</w:t>
      </w:r>
      <w:r w:rsidRPr="00FB76E0" w:rsidR="0071161F">
        <w:rPr>
          <w:rFonts w:ascii="Calibri" w:hAnsi="Calibri" w:cs="Calibri"/>
        </w:rPr>
        <w:t xml:space="preserve"> fine validità</w:t>
      </w:r>
      <w:r w:rsidRPr="00FB76E0">
        <w:rPr>
          <w:rFonts w:ascii="Calibri" w:hAnsi="Calibri" w:cs="Calibri"/>
        </w:rPr>
        <w:t xml:space="preserve"> impostata</w:t>
      </w:r>
      <w:r w:rsidR="009577D0">
        <w:rPr>
          <w:rFonts w:ascii="Calibri" w:hAnsi="Calibri" w:cs="Calibri"/>
        </w:rPr>
        <w:t xml:space="preserve"> dall’utente</w:t>
      </w:r>
      <w:r w:rsidRPr="00FB76E0">
        <w:rPr>
          <w:rFonts w:ascii="Calibri" w:hAnsi="Calibri" w:cs="Calibri"/>
        </w:rPr>
        <w:t xml:space="preserve"> </w:t>
      </w:r>
      <w:r w:rsidRPr="00FB76E0" w:rsidR="0071161F">
        <w:rPr>
          <w:rFonts w:ascii="Calibri" w:hAnsi="Calibri" w:cs="Calibri"/>
        </w:rPr>
        <w:t xml:space="preserve">è minore </w:t>
      </w:r>
      <w:r w:rsidRPr="00FB76E0" w:rsidR="00081D4F">
        <w:rPr>
          <w:rFonts w:ascii="Calibri" w:hAnsi="Calibri" w:cs="Calibri"/>
        </w:rPr>
        <w:t xml:space="preserve">o uguale </w:t>
      </w:r>
      <w:r w:rsidRPr="00FB76E0" w:rsidR="00330B87">
        <w:rPr>
          <w:rFonts w:ascii="Calibri" w:hAnsi="Calibri" w:cs="Calibri"/>
        </w:rPr>
        <w:t>a</w:t>
      </w:r>
      <w:r w:rsidRPr="00FB76E0" w:rsidR="0071161F">
        <w:rPr>
          <w:rFonts w:ascii="Calibri" w:hAnsi="Calibri" w:cs="Calibri"/>
        </w:rPr>
        <w:t xml:space="preserve">lla data </w:t>
      </w:r>
      <w:r w:rsidRPr="00FB76E0" w:rsidR="00FD2887">
        <w:rPr>
          <w:rFonts w:ascii="Calibri" w:hAnsi="Calibri" w:cs="Calibri"/>
        </w:rPr>
        <w:t xml:space="preserve">fine validità presente </w:t>
      </w:r>
      <w:r w:rsidRPr="00FB76E0" w:rsidR="002370DC">
        <w:rPr>
          <w:rFonts w:ascii="Calibri" w:hAnsi="Calibri" w:cs="Calibri"/>
        </w:rPr>
        <w:t xml:space="preserve">nel db il sistema </w:t>
      </w:r>
      <w:r w:rsidRPr="00FB76E0" w:rsidR="002F267A">
        <w:rPr>
          <w:rFonts w:ascii="Calibri" w:hAnsi="Calibri" w:cs="Calibri"/>
        </w:rPr>
        <w:t>non effettuerà ulteriori controlli rispetto a quelli che attualmente esegue</w:t>
      </w:r>
    </w:p>
    <w:p w:rsidR="00081D4F" w:rsidP="00842DA3" w:rsidRDefault="00081D4F" w14:paraId="428E5822" w14:textId="365C4036">
      <w:pPr>
        <w:pStyle w:val="ListParagraph"/>
        <w:numPr>
          <w:ilvl w:val="0"/>
          <w:numId w:val="37"/>
        </w:numPr>
        <w:jc w:val="both"/>
        <w:rPr>
          <w:rFonts w:ascii="Calibri" w:hAnsi="Calibri" w:cs="Calibri"/>
        </w:rPr>
      </w:pPr>
      <w:r w:rsidRPr="00FB76E0">
        <w:rPr>
          <w:rFonts w:ascii="Calibri" w:hAnsi="Calibri" w:cs="Calibri"/>
        </w:rPr>
        <w:t xml:space="preserve">se la nuova data fine validità impostata </w:t>
      </w:r>
      <w:r w:rsidR="004F71EA">
        <w:rPr>
          <w:rFonts w:ascii="Calibri" w:hAnsi="Calibri" w:cs="Calibri"/>
        </w:rPr>
        <w:t>dall’utente</w:t>
      </w:r>
      <w:r w:rsidRPr="00FB76E0" w:rsidR="004F71EA">
        <w:rPr>
          <w:rFonts w:ascii="Calibri" w:hAnsi="Calibri" w:cs="Calibri"/>
        </w:rPr>
        <w:t xml:space="preserve"> </w:t>
      </w:r>
      <w:r w:rsidRPr="00FB76E0">
        <w:rPr>
          <w:rFonts w:ascii="Calibri" w:hAnsi="Calibri" w:cs="Calibri"/>
        </w:rPr>
        <w:t xml:space="preserve">è </w:t>
      </w:r>
      <w:r w:rsidRPr="00FB76E0" w:rsidR="00330B87">
        <w:rPr>
          <w:rFonts w:ascii="Calibri" w:hAnsi="Calibri" w:cs="Calibri"/>
        </w:rPr>
        <w:t>maggiore</w:t>
      </w:r>
      <w:r w:rsidRPr="00FB76E0">
        <w:rPr>
          <w:rFonts w:ascii="Calibri" w:hAnsi="Calibri" w:cs="Calibri"/>
        </w:rPr>
        <w:t xml:space="preserve"> della data fine validità presente nel db </w:t>
      </w:r>
      <w:r w:rsidRPr="00FB76E0" w:rsidR="00BE3CF2">
        <w:rPr>
          <w:rFonts w:ascii="Calibri" w:hAnsi="Calibri" w:cs="Calibri"/>
        </w:rPr>
        <w:t>e il punteggio della patente è inferiore al valore soglia</w:t>
      </w:r>
      <w:r w:rsidRPr="00FB76E0" w:rsidR="00C079A0">
        <w:rPr>
          <w:rFonts w:ascii="Calibri" w:hAnsi="Calibri" w:cs="Calibri"/>
        </w:rPr>
        <w:t xml:space="preserve">, </w:t>
      </w:r>
      <w:r w:rsidRPr="00FB76E0">
        <w:rPr>
          <w:rFonts w:ascii="Calibri" w:hAnsi="Calibri" w:cs="Calibri"/>
        </w:rPr>
        <w:t>il sistema</w:t>
      </w:r>
      <w:r w:rsidRPr="00FB76E0" w:rsidR="00C079A0">
        <w:rPr>
          <w:rFonts w:ascii="Calibri" w:hAnsi="Calibri" w:cs="Calibri"/>
        </w:rPr>
        <w:t xml:space="preserve"> mostra il messaggio MSG1</w:t>
      </w:r>
    </w:p>
    <w:p w:rsidRPr="00FB76E0" w:rsidR="00185265" w:rsidP="00842DA3" w:rsidRDefault="00185265" w14:paraId="2AE1439B" w14:textId="5172E27E">
      <w:pPr>
        <w:pStyle w:val="ListParagraph"/>
        <w:numPr>
          <w:ilvl w:val="0"/>
          <w:numId w:val="37"/>
        </w:numPr>
        <w:jc w:val="both"/>
        <w:rPr>
          <w:rFonts w:ascii="Calibri" w:hAnsi="Calibri" w:cs="Calibri"/>
        </w:rPr>
      </w:pPr>
      <w:r>
        <w:rPr>
          <w:rFonts w:ascii="Calibri" w:hAnsi="Calibri" w:cs="Calibri"/>
        </w:rPr>
        <w:t xml:space="preserve">altrimenti </w:t>
      </w:r>
      <w:r w:rsidR="00E126B2">
        <w:rPr>
          <w:rFonts w:ascii="Calibri" w:hAnsi="Calibri" w:cs="Calibri"/>
        </w:rPr>
        <w:t>il sistema non subisce modifiche rispetto all’attuale comportamento</w:t>
      </w:r>
    </w:p>
    <w:p w:rsidR="00C079A0" w:rsidP="00992BAB" w:rsidRDefault="00C079A0" w14:paraId="0843A044" w14:textId="7E6842E4">
      <w:pPr>
        <w:jc w:val="both"/>
        <w:rPr>
          <w:rFonts w:ascii="Calibri" w:hAnsi="Calibri" w:cs="Calibri"/>
        </w:rPr>
      </w:pPr>
      <w:r>
        <w:rPr>
          <w:rFonts w:ascii="Calibri" w:hAnsi="Calibri" w:cs="Calibri"/>
        </w:rPr>
        <w:t xml:space="preserve">MSG1: Non è possibile estendere il periodo di validità del requisito poiché il punteggio della patente è inferiore </w:t>
      </w:r>
      <w:r w:rsidR="00267DB6">
        <w:rPr>
          <w:rFonts w:ascii="Calibri" w:hAnsi="Calibri" w:cs="Calibri"/>
        </w:rPr>
        <w:t>a “</w:t>
      </w:r>
      <w:r w:rsidRPr="00267DB6" w:rsidR="00267DB6">
        <w:rPr>
          <w:rFonts w:ascii="Calibri" w:hAnsi="Calibri" w:cs="Calibri"/>
          <w:i/>
          <w:iCs/>
        </w:rPr>
        <w:t>valore soglia</w:t>
      </w:r>
      <w:r w:rsidR="00267DB6">
        <w:rPr>
          <w:rFonts w:ascii="Calibri" w:hAnsi="Calibri" w:cs="Calibri"/>
        </w:rPr>
        <w:t>””</w:t>
      </w:r>
    </w:p>
    <w:p w:rsidR="00E978DE" w:rsidP="00BA5172" w:rsidRDefault="00BA5172" w14:paraId="4A99A7A6" w14:textId="7F8CCC43">
      <w:pPr>
        <w:jc w:val="center"/>
        <w:rPr>
          <w:rFonts w:ascii="Calibri" w:hAnsi="Calibri" w:cs="Calibri"/>
        </w:rPr>
      </w:pPr>
      <w:r>
        <w:rPr>
          <w:rFonts w:ascii="Calibri" w:hAnsi="Calibri" w:cs="Calibri"/>
          <w:noProof/>
        </w:rPr>
        <mc:AlternateContent>
          <mc:Choice Requires="wps">
            <w:drawing>
              <wp:anchor distT="0" distB="0" distL="114300" distR="114300" simplePos="0" relativeHeight="251658242" behindDoc="0" locked="0" layoutInCell="1" allowOverlap="1" wp14:anchorId="49979C5B" wp14:editId="732B3120">
                <wp:simplePos x="0" y="0"/>
                <wp:positionH relativeFrom="column">
                  <wp:posOffset>3939540</wp:posOffset>
                </wp:positionH>
                <wp:positionV relativeFrom="paragraph">
                  <wp:posOffset>1329055</wp:posOffset>
                </wp:positionV>
                <wp:extent cx="1283234" cy="568619"/>
                <wp:effectExtent l="19050" t="19050" r="12700" b="22225"/>
                <wp:wrapNone/>
                <wp:docPr id="1306845808" name="Ovale 1"/>
                <wp:cNvGraphicFramePr/>
                <a:graphic xmlns:a="http://schemas.openxmlformats.org/drawingml/2006/main">
                  <a:graphicData uri="http://schemas.microsoft.com/office/word/2010/wordprocessingShape">
                    <wps:wsp>
                      <wps:cNvSpPr/>
                      <wps:spPr>
                        <a:xfrm>
                          <a:off x="0" y="0"/>
                          <a:ext cx="1283234" cy="568619"/>
                        </a:xfrm>
                        <a:prstGeom prst="ellipse">
                          <a:avLst/>
                        </a:prstGeom>
                        <a:noFill/>
                        <a:ln w="317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6="http://schemas.microsoft.com/office/drawing/2014/main" xmlns:arto="http://schemas.microsoft.com/office/word/2006/arto" xmlns:a14="http://schemas.microsoft.com/office/drawing/2010/main">
            <w:pict w14:anchorId="65FAA3EC">
              <v:oval id="Ovale 1" style="position:absolute;margin-left:310.2pt;margin-top:104.65pt;width:101.05pt;height:44.7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2.5pt" w14:anchorId="62002B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">
                <v:stroke joinstyle="miter"/>
              </v:oval>
            </w:pict>
          </mc:Fallback>
        </mc:AlternateContent>
      </w:r>
      <w:r w:rsidRPr="00B53854" w:rsidR="00B53854">
        <w:rPr>
          <w:rFonts w:ascii="Calibri" w:hAnsi="Calibri" w:cs="Calibri"/>
          <w:noProof/>
        </w:rPr>
        <w:drawing>
          <wp:inline distT="0" distB="0" distL="0" distR="0" wp14:anchorId="45608850" wp14:editId="12892A94">
            <wp:extent cx="3894157" cy="2606266"/>
            <wp:effectExtent l="0" t="0" r="0" b="3810"/>
            <wp:docPr id="7267203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20345" name=""/>
                    <pic:cNvPicPr/>
                  </pic:nvPicPr>
                  <pic:blipFill>
                    <a:blip r:embed="rId44"/>
                    <a:stretch>
                      <a:fillRect/>
                    </a:stretch>
                  </pic:blipFill>
                  <pic:spPr>
                    <a:xfrm>
                      <a:off x="0" y="0"/>
                      <a:ext cx="3894157" cy="2606266"/>
                    </a:xfrm>
                    <a:prstGeom prst="rect">
                      <a:avLst/>
                    </a:prstGeom>
                  </pic:spPr>
                </pic:pic>
              </a:graphicData>
            </a:graphic>
          </wp:inline>
        </w:drawing>
      </w:r>
    </w:p>
    <w:p w:rsidR="00E978DE" w:rsidP="00E978DE" w:rsidRDefault="00E978DE" w14:paraId="2E888026" w14:textId="77777777">
      <w:pPr>
        <w:rPr>
          <w:rFonts w:ascii="Calibri" w:hAnsi="Calibri" w:cs="Calibri"/>
        </w:rPr>
      </w:pPr>
    </w:p>
    <w:p w:rsidRPr="00676E7C" w:rsidR="00AE76B0" w:rsidP="0085386C" w:rsidRDefault="00AE76B0" w14:paraId="59A3FD7A" w14:textId="4509D821">
      <w:pPr>
        <w:pStyle w:val="Heading2"/>
      </w:pPr>
      <w:bookmarkStart w:name="_Toc222417398" w:id="230"/>
      <w:r w:rsidRPr="00676E7C">
        <w:t>RF0</w:t>
      </w:r>
      <w:r>
        <w:t>5</w:t>
      </w:r>
      <w:r w:rsidRPr="00676E7C">
        <w:t xml:space="preserve">: </w:t>
      </w:r>
      <w:r w:rsidRPr="00AE76B0">
        <w:t>Decurtazioni da Verbale Unico</w:t>
      </w:r>
      <w:bookmarkEnd w:id="230"/>
    </w:p>
    <w:p w:rsidR="00AE76B0" w:rsidP="00AE76B0" w:rsidRDefault="00DF1794" w14:paraId="0288C709" w14:textId="526128FE">
      <w:pPr>
        <w:jc w:val="both"/>
        <w:rPr>
          <w:rFonts w:ascii="Calibri" w:hAnsi="Calibri" w:cs="Calibri"/>
        </w:rPr>
      </w:pPr>
      <w:r w:rsidRPr="00992400">
        <w:rPr>
          <w:rFonts w:asciiTheme="minorHAnsi" w:hAnsiTheme="minorHAnsi" w:cstheme="minorHAnsi"/>
        </w:rPr>
        <w:t>In seguito alla redazione di un nuovo Verbale Unico da parte di un Ispettore nel sistema INL, il</w:t>
      </w:r>
      <w:r>
        <w:rPr>
          <w:rFonts w:asciiTheme="minorHAnsi" w:hAnsiTheme="minorHAnsi" w:cstheme="minorHAnsi"/>
        </w:rPr>
        <w:t xml:space="preserve"> </w:t>
      </w:r>
      <w:r w:rsidRPr="00992400">
        <w:rPr>
          <w:rFonts w:asciiTheme="minorHAnsi" w:hAnsiTheme="minorHAnsi" w:cstheme="minorHAnsi"/>
        </w:rPr>
        <w:t xml:space="preserve">Soggetto Giuridico associato al verbale potrebbe subire alla notifica del verbale una decurtazione del punteggio della PAC. Il punteggio da decurtare è determinato secondo le regole definite </w:t>
      </w:r>
      <w:r w:rsidRPr="00992400">
        <w:rPr>
          <w:rFonts w:asciiTheme="minorHAnsi" w:hAnsiTheme="minorHAnsi" w:cstheme="minorHAnsi"/>
          <w:i/>
          <w:iCs/>
        </w:rPr>
        <w:t>nell'Allegato I-Bis del Dlgs. 81/2008</w:t>
      </w:r>
      <w:r w:rsidRPr="00992400">
        <w:rPr>
          <w:rFonts w:asciiTheme="minorHAnsi" w:hAnsiTheme="minorHAnsi" w:cstheme="minorHAnsi"/>
        </w:rPr>
        <w:t xml:space="preserve"> e dalla “Regola del massimale”, ovvero che in caso di più violazioni nello stesso accertamento, la decurtazione massima è il doppio della violazione più grave</w:t>
      </w:r>
      <w:r>
        <w:rPr>
          <w:rFonts w:asciiTheme="minorHAnsi" w:hAnsiTheme="minorHAnsi" w:cstheme="minorHAnsi"/>
        </w:rPr>
        <w:t>.</w:t>
      </w:r>
    </w:p>
    <w:p w:rsidR="00AE76B0" w:rsidP="002B4AC0" w:rsidRDefault="00AE76B0" w14:paraId="54485DD0" w14:textId="4F30FD7D">
      <w:pPr>
        <w:pStyle w:val="Heading3"/>
      </w:pPr>
      <w:bookmarkStart w:name="_Toc222417399" w:id="231"/>
      <w:r>
        <w:t>RF0</w:t>
      </w:r>
      <w:r w:rsidR="00766C9E">
        <w:t>5</w:t>
      </w:r>
      <w:r>
        <w:t xml:space="preserve">-01 – </w:t>
      </w:r>
      <w:r w:rsidRPr="00354F43" w:rsidR="00354F43">
        <w:t>Condizioni di applicabilità della Decurtazione da VU</w:t>
      </w:r>
      <w:bookmarkEnd w:id="231"/>
    </w:p>
    <w:p w:rsidR="00AE76B0" w:rsidP="00AE76B0" w:rsidRDefault="00AE76B0" w14:paraId="7743E195" w14:textId="74340C5C">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per </w:t>
      </w:r>
      <w:r w:rsidR="00513B3C">
        <w:rPr>
          <w:rFonts w:ascii="Calibri" w:hAnsi="Calibri" w:cs="Calibri"/>
        </w:rPr>
        <w:t xml:space="preserve">verificare </w:t>
      </w:r>
      <w:r w:rsidR="005B07E9">
        <w:rPr>
          <w:rFonts w:ascii="Calibri" w:hAnsi="Calibri" w:cs="Calibri"/>
        </w:rPr>
        <w:t xml:space="preserve">l’applicabilità </w:t>
      </w:r>
      <w:r w:rsidR="00882484">
        <w:rPr>
          <w:rFonts w:ascii="Calibri" w:hAnsi="Calibri" w:cs="Calibri"/>
        </w:rPr>
        <w:t>della decurtazione da VU</w:t>
      </w:r>
      <w:r>
        <w:rPr>
          <w:rFonts w:ascii="Calibri" w:hAnsi="Calibri" w:cs="Calibri"/>
        </w:rPr>
        <w:t>.</w:t>
      </w:r>
    </w:p>
    <w:p w:rsidR="00AE76B0" w:rsidP="0055399E" w:rsidRDefault="00AE76B0" w14:paraId="02320CFD" w14:textId="37909C49">
      <w:pPr>
        <w:pStyle w:val="Heading4"/>
      </w:pPr>
      <w:bookmarkStart w:name="_Ref213837578" w:id="232"/>
      <w:bookmarkStart w:name="_Toc222417400" w:id="233"/>
      <w:r>
        <w:t>RF0</w:t>
      </w:r>
      <w:r w:rsidR="00AE5583">
        <w:t>5</w:t>
      </w:r>
      <w:r>
        <w:t xml:space="preserve">-01-01 – </w:t>
      </w:r>
      <w:r w:rsidR="00932939">
        <w:t xml:space="preserve">Configurazione </w:t>
      </w:r>
      <w:r w:rsidR="001901A5">
        <w:t>Illecit</w:t>
      </w:r>
      <w:r w:rsidR="00932939">
        <w:t>i e</w:t>
      </w:r>
      <w:r w:rsidR="001901A5">
        <w:t xml:space="preserve"> Fattispecie</w:t>
      </w:r>
      <w:bookmarkEnd w:id="232"/>
      <w:bookmarkEnd w:id="233"/>
    </w:p>
    <w:p w:rsidR="00122BAC" w:rsidP="00122BAC" w:rsidRDefault="004371C6" w14:paraId="27B9583A" w14:textId="3FD32585">
      <w:pPr>
        <w:rPr>
          <w:rFonts w:ascii="Calibri" w:hAnsi="Calibri" w:cs="Calibri"/>
        </w:rPr>
      </w:pPr>
      <w:r w:rsidRPr="004371C6">
        <w:rPr>
          <w:rFonts w:ascii="Calibri" w:hAnsi="Calibri" w:cs="Calibri"/>
        </w:rPr>
        <w:t xml:space="preserve">La relazione </w:t>
      </w:r>
      <w:r>
        <w:rPr>
          <w:rFonts w:ascii="Calibri" w:hAnsi="Calibri" w:cs="Calibri"/>
        </w:rPr>
        <w:t xml:space="preserve">tra </w:t>
      </w:r>
      <w:r w:rsidR="008E2DAB">
        <w:rPr>
          <w:rFonts w:ascii="Calibri" w:hAnsi="Calibri" w:cs="Calibri"/>
        </w:rPr>
        <w:t>illecito e fattispecie deve essere gestita attraverso una configurazione</w:t>
      </w:r>
      <w:r w:rsidR="003351EE">
        <w:rPr>
          <w:rFonts w:ascii="Calibri" w:hAnsi="Calibri" w:cs="Calibri"/>
        </w:rPr>
        <w:t xml:space="preserve"> che conterrà </w:t>
      </w:r>
      <w:r w:rsidR="005D3EBF">
        <w:rPr>
          <w:rFonts w:ascii="Calibri" w:hAnsi="Calibri" w:cs="Calibri"/>
        </w:rPr>
        <w:t>anche gli</w:t>
      </w:r>
      <w:r w:rsidR="003351EE">
        <w:rPr>
          <w:rFonts w:ascii="Calibri" w:hAnsi="Calibri" w:cs="Calibri"/>
        </w:rPr>
        <w:t xml:space="preserve"> elementi</w:t>
      </w:r>
      <w:r w:rsidR="005D3EBF">
        <w:rPr>
          <w:rFonts w:ascii="Calibri" w:hAnsi="Calibri" w:cs="Calibri"/>
        </w:rPr>
        <w:t xml:space="preserve"> che caratterizzano la relazione nell’intervallo di validità</w:t>
      </w:r>
      <w:r w:rsidR="007E1860">
        <w:rPr>
          <w:rFonts w:ascii="Calibri" w:hAnsi="Calibri" w:cs="Calibri"/>
        </w:rPr>
        <w:t>, attualmente la configurazione sarà costituita da:</w:t>
      </w:r>
    </w:p>
    <w:p w:rsidRPr="002E6F56" w:rsidR="003351EE" w:rsidP="00842DA3" w:rsidRDefault="003351EE" w14:paraId="537F4504" w14:textId="5EF8604B">
      <w:pPr>
        <w:pStyle w:val="ListParagraph"/>
        <w:numPr>
          <w:ilvl w:val="0"/>
          <w:numId w:val="38"/>
        </w:numPr>
        <w:rPr>
          <w:rFonts w:ascii="Calibri" w:hAnsi="Calibri" w:cs="Calibri"/>
        </w:rPr>
      </w:pPr>
      <w:r w:rsidRPr="002E6F56">
        <w:rPr>
          <w:rFonts w:ascii="Calibri" w:hAnsi="Calibri" w:cs="Calibri"/>
        </w:rPr>
        <w:t>Illecito</w:t>
      </w:r>
    </w:p>
    <w:p w:rsidRPr="002E6F56" w:rsidR="003351EE" w:rsidP="00842DA3" w:rsidRDefault="003351EE" w14:paraId="71072C60" w14:textId="4B97AC25">
      <w:pPr>
        <w:pStyle w:val="ListParagraph"/>
        <w:numPr>
          <w:ilvl w:val="0"/>
          <w:numId w:val="38"/>
        </w:numPr>
        <w:rPr>
          <w:rFonts w:ascii="Calibri" w:hAnsi="Calibri" w:cs="Calibri"/>
        </w:rPr>
      </w:pPr>
      <w:r w:rsidRPr="002E6F56">
        <w:rPr>
          <w:rFonts w:ascii="Calibri" w:hAnsi="Calibri" w:cs="Calibri"/>
        </w:rPr>
        <w:t>Fattispecie</w:t>
      </w:r>
    </w:p>
    <w:p w:rsidRPr="002E6F56" w:rsidR="003351EE" w:rsidP="00842DA3" w:rsidRDefault="003351EE" w14:paraId="2C472946" w14:textId="68658C76">
      <w:pPr>
        <w:pStyle w:val="ListParagraph"/>
        <w:numPr>
          <w:ilvl w:val="0"/>
          <w:numId w:val="38"/>
        </w:numPr>
        <w:rPr>
          <w:rFonts w:ascii="Calibri" w:hAnsi="Calibri" w:cs="Calibri"/>
        </w:rPr>
      </w:pPr>
      <w:r w:rsidRPr="002E6F56">
        <w:rPr>
          <w:rFonts w:ascii="Calibri" w:hAnsi="Calibri" w:cs="Calibri"/>
        </w:rPr>
        <w:t>Data inizio validità della relazione</w:t>
      </w:r>
    </w:p>
    <w:p w:rsidRPr="002E6F56" w:rsidR="003351EE" w:rsidP="00842DA3" w:rsidRDefault="003351EE" w14:paraId="64ED3E3D" w14:textId="17CC86B9">
      <w:pPr>
        <w:pStyle w:val="ListParagraph"/>
        <w:numPr>
          <w:ilvl w:val="0"/>
          <w:numId w:val="38"/>
        </w:numPr>
        <w:rPr>
          <w:rFonts w:ascii="Calibri" w:hAnsi="Calibri" w:cs="Calibri"/>
        </w:rPr>
      </w:pPr>
      <w:r w:rsidRPr="002E6F56">
        <w:rPr>
          <w:rFonts w:ascii="Calibri" w:hAnsi="Calibri" w:cs="Calibri"/>
        </w:rPr>
        <w:t>Data fine validità della relazione</w:t>
      </w:r>
    </w:p>
    <w:p w:rsidRPr="002E6F56" w:rsidR="007E1860" w:rsidP="00842DA3" w:rsidRDefault="00811342" w14:paraId="6C8E132B" w14:textId="327DFD68">
      <w:pPr>
        <w:pStyle w:val="ListParagraph"/>
        <w:numPr>
          <w:ilvl w:val="0"/>
          <w:numId w:val="38"/>
        </w:numPr>
        <w:rPr>
          <w:rFonts w:ascii="Calibri" w:hAnsi="Calibri" w:cs="Calibri"/>
        </w:rPr>
      </w:pPr>
      <w:r w:rsidRPr="002E6F56">
        <w:rPr>
          <w:rFonts w:ascii="Calibri" w:hAnsi="Calibri" w:cs="Calibri"/>
        </w:rPr>
        <w:t xml:space="preserve">Indicatore della presenza della Data Commissione Illecito come elemento </w:t>
      </w:r>
      <w:r w:rsidRPr="002E6F56" w:rsidR="002E6F56">
        <w:rPr>
          <w:rFonts w:ascii="Calibri" w:hAnsi="Calibri" w:cs="Calibri"/>
        </w:rPr>
        <w:t>caratterizzante</w:t>
      </w:r>
    </w:p>
    <w:p w:rsidRPr="002E6F56" w:rsidR="002E6F56" w:rsidP="00842DA3" w:rsidRDefault="002E6F56" w14:paraId="4021B0EC" w14:textId="4234C5E6">
      <w:pPr>
        <w:pStyle w:val="ListParagraph"/>
        <w:numPr>
          <w:ilvl w:val="0"/>
          <w:numId w:val="38"/>
        </w:numPr>
        <w:rPr>
          <w:rFonts w:ascii="Calibri" w:hAnsi="Calibri" w:cs="Calibri"/>
        </w:rPr>
      </w:pPr>
      <w:r w:rsidRPr="002E6F56">
        <w:rPr>
          <w:rFonts w:ascii="Calibri" w:hAnsi="Calibri" w:cs="Calibri"/>
        </w:rPr>
        <w:t>Indicatore della presenza di lavoratori come elemento caratterizzante</w:t>
      </w:r>
    </w:p>
    <w:p w:rsidR="002E6F56" w:rsidP="0036403B" w:rsidRDefault="00C3174B" w14:paraId="070E06A6" w14:textId="2ACC1758">
      <w:pPr>
        <w:jc w:val="both"/>
        <w:rPr>
          <w:rFonts w:ascii="Calibri" w:hAnsi="Calibri" w:cs="Calibri"/>
        </w:rPr>
      </w:pPr>
      <w:r>
        <w:rPr>
          <w:rFonts w:ascii="Calibri" w:hAnsi="Calibri" w:cs="Calibri"/>
        </w:rPr>
        <w:t xml:space="preserve">Con tale configurazione il sistema </w:t>
      </w:r>
      <w:r w:rsidR="005E3404">
        <w:rPr>
          <w:rFonts w:ascii="Calibri" w:hAnsi="Calibri" w:cs="Calibri"/>
        </w:rPr>
        <w:t>“</w:t>
      </w:r>
      <w:r w:rsidR="0036403B">
        <w:rPr>
          <w:rFonts w:ascii="Calibri" w:hAnsi="Calibri" w:cs="Calibri"/>
        </w:rPr>
        <w:t xml:space="preserve">Gestione Decurtazioni e Recuperi” </w:t>
      </w:r>
      <w:r>
        <w:rPr>
          <w:rFonts w:ascii="Calibri" w:hAnsi="Calibri" w:cs="Calibri"/>
        </w:rPr>
        <w:t xml:space="preserve">può determinare </w:t>
      </w:r>
      <w:r w:rsidR="00790CA2">
        <w:rPr>
          <w:rFonts w:ascii="Calibri" w:hAnsi="Calibri" w:cs="Calibri"/>
        </w:rPr>
        <w:t xml:space="preserve">se </w:t>
      </w:r>
      <w:r w:rsidRPr="00790CA2" w:rsidR="00790CA2">
        <w:rPr>
          <w:rFonts w:ascii="Calibri" w:hAnsi="Calibri" w:cs="Calibri"/>
        </w:rPr>
        <w:t>l’illecito contenuto nel VU è associato o è stato associato ad almeno una fattispecie</w:t>
      </w:r>
      <w:r w:rsidR="00233F87">
        <w:rPr>
          <w:rFonts w:ascii="Calibri" w:hAnsi="Calibri" w:cs="Calibri"/>
        </w:rPr>
        <w:t xml:space="preserve"> e se è richiesto il lavoratore </w:t>
      </w:r>
      <w:r w:rsidR="00040BF2">
        <w:rPr>
          <w:rFonts w:ascii="Calibri" w:hAnsi="Calibri" w:cs="Calibri"/>
        </w:rPr>
        <w:t>per almeno una fattispecie</w:t>
      </w:r>
      <w:r w:rsidR="001026FF">
        <w:rPr>
          <w:rFonts w:ascii="Calibri" w:hAnsi="Calibri" w:cs="Calibri"/>
        </w:rPr>
        <w:t>.</w:t>
      </w:r>
      <w:r w:rsidR="0036403B">
        <w:rPr>
          <w:rFonts w:ascii="Calibri" w:hAnsi="Calibri" w:cs="Calibri"/>
        </w:rPr>
        <w:t xml:space="preserve"> </w:t>
      </w:r>
    </w:p>
    <w:p w:rsidRPr="004371C6" w:rsidR="001026FF" w:rsidP="0036403B" w:rsidRDefault="00550835" w14:paraId="1D959F15" w14:textId="2DDB9F26">
      <w:pPr>
        <w:jc w:val="both"/>
        <w:rPr>
          <w:rFonts w:ascii="Calibri" w:hAnsi="Calibri" w:cs="Calibri"/>
        </w:rPr>
      </w:pPr>
      <w:r>
        <w:rPr>
          <w:rFonts w:ascii="Calibri" w:hAnsi="Calibri" w:cs="Calibri"/>
        </w:rPr>
        <w:t>L’insieme delle condizioni da verifica</w:t>
      </w:r>
      <w:r w:rsidR="008D7402">
        <w:rPr>
          <w:rFonts w:ascii="Calibri" w:hAnsi="Calibri" w:cs="Calibri"/>
        </w:rPr>
        <w:t>re per determinare se il VU genera una decurtazione sono:</w:t>
      </w:r>
    </w:p>
    <w:p w:rsidR="00AE76B0" w:rsidP="00842DA3" w:rsidRDefault="00AE76B0" w14:paraId="1A66B441" w14:textId="77777777">
      <w:pPr>
        <w:pStyle w:val="ListParagraph"/>
        <w:numPr>
          <w:ilvl w:val="0"/>
          <w:numId w:val="30"/>
        </w:numPr>
        <w:jc w:val="both"/>
        <w:rPr>
          <w:rFonts w:asciiTheme="minorHAnsi" w:hAnsiTheme="minorHAnsi" w:cstheme="minorHAnsi"/>
        </w:rPr>
      </w:pPr>
      <w:r>
        <w:rPr>
          <w:rFonts w:asciiTheme="minorHAnsi" w:hAnsiTheme="minorHAnsi" w:cstheme="minorHAnsi"/>
        </w:rPr>
        <w:t>il soggetto giuridico associato al VU è in possesso di una patente emessa e non revocata;</w:t>
      </w:r>
    </w:p>
    <w:p w:rsidR="00AE76B0" w:rsidP="00842DA3" w:rsidRDefault="00AE76B0" w14:paraId="711DDC48" w14:textId="77777777">
      <w:pPr>
        <w:pStyle w:val="ListParagraph"/>
        <w:numPr>
          <w:ilvl w:val="0"/>
          <w:numId w:val="30"/>
        </w:numPr>
        <w:jc w:val="both"/>
        <w:rPr>
          <w:rFonts w:asciiTheme="minorHAnsi" w:hAnsiTheme="minorHAnsi" w:cstheme="minorHAnsi"/>
        </w:rPr>
      </w:pPr>
      <w:bookmarkStart w:name="_Hlk213836845" w:id="234"/>
      <w:r>
        <w:rPr>
          <w:rFonts w:asciiTheme="minorHAnsi" w:hAnsiTheme="minorHAnsi" w:cstheme="minorHAnsi"/>
        </w:rPr>
        <w:t>l’illecito contenuto nel VU è associato o è stato associato ad almeno una fattispecie</w:t>
      </w:r>
      <w:bookmarkEnd w:id="234"/>
      <w:r>
        <w:rPr>
          <w:rFonts w:asciiTheme="minorHAnsi" w:hAnsiTheme="minorHAnsi" w:cstheme="minorHAnsi"/>
        </w:rPr>
        <w:t>;</w:t>
      </w:r>
    </w:p>
    <w:p w:rsidR="00AE76B0" w:rsidP="00842DA3" w:rsidRDefault="00AE76B0" w14:paraId="2198989D" w14:textId="77777777">
      <w:pPr>
        <w:pStyle w:val="ListParagraph"/>
        <w:numPr>
          <w:ilvl w:val="0"/>
          <w:numId w:val="30"/>
        </w:numPr>
        <w:jc w:val="both"/>
        <w:rPr>
          <w:rFonts w:asciiTheme="minorHAnsi" w:hAnsiTheme="minorHAnsi" w:cstheme="minorHAnsi"/>
        </w:rPr>
      </w:pPr>
      <w:r>
        <w:rPr>
          <w:rFonts w:asciiTheme="minorHAnsi" w:hAnsiTheme="minorHAnsi" w:cstheme="minorHAnsi"/>
        </w:rPr>
        <w:t>la data in cui è stato commesso l’illecito contenuto nel VU è successiva o coincidente con la data di emissione della patente;</w:t>
      </w:r>
    </w:p>
    <w:p w:rsidR="000E2F9B" w:rsidP="002B4AC0" w:rsidRDefault="000E2F9B" w14:paraId="63349340" w14:textId="09084530">
      <w:pPr>
        <w:pStyle w:val="Heading3"/>
      </w:pPr>
      <w:bookmarkStart w:name="_Toc222417401" w:id="235"/>
      <w:r>
        <w:t>RF05-0</w:t>
      </w:r>
      <w:r w:rsidR="00E20229">
        <w:t>2</w:t>
      </w:r>
      <w:r>
        <w:t xml:space="preserve"> – </w:t>
      </w:r>
      <w:r w:rsidRPr="000E0B6D" w:rsidR="000E0B6D">
        <w:t>Determinazione fattispecie</w:t>
      </w:r>
      <w:bookmarkEnd w:id="235"/>
    </w:p>
    <w:p w:rsidR="000E2F9B" w:rsidP="000E2F9B" w:rsidRDefault="000E0B6D" w14:paraId="7301E1E7" w14:textId="3247B8E5">
      <w:pPr>
        <w:jc w:val="both"/>
        <w:rPr>
          <w:rFonts w:ascii="Calibri" w:hAnsi="Calibri" w:cs="Calibri"/>
        </w:rPr>
      </w:pPr>
      <w:r>
        <w:rPr>
          <w:rFonts w:asciiTheme="minorHAnsi" w:hAnsiTheme="minorHAnsi" w:cstheme="minorHAnsi"/>
        </w:rPr>
        <w:t>Se sono verificate le condizioni di applicabilità della decurtazione, il sistema di gestione decurtazioni e recuperi deve determinare la fattispecie associata all’illecito in relazione all’illecito stesso e alla data in cui è stato commesso</w:t>
      </w:r>
      <w:r w:rsidR="00977A13">
        <w:rPr>
          <w:rFonts w:asciiTheme="minorHAnsi" w:hAnsiTheme="minorHAnsi" w:cstheme="minorHAnsi"/>
        </w:rPr>
        <w:t xml:space="preserve">. </w:t>
      </w:r>
      <w:r w:rsidRPr="001575E9" w:rsidR="000E2F9B">
        <w:rPr>
          <w:rFonts w:ascii="Calibri" w:hAnsi="Calibri" w:cs="Calibri"/>
        </w:rPr>
        <w:t>La sezi</w:t>
      </w:r>
      <w:r w:rsidR="000E2F9B">
        <w:rPr>
          <w:rFonts w:ascii="Calibri" w:hAnsi="Calibri" w:cs="Calibri"/>
        </w:rPr>
        <w:t>on</w:t>
      </w:r>
      <w:r w:rsidRPr="001575E9" w:rsidR="000E2F9B">
        <w:rPr>
          <w:rFonts w:ascii="Calibri" w:hAnsi="Calibri" w:cs="Calibri"/>
        </w:rPr>
        <w:t xml:space="preserve">e </w:t>
      </w:r>
      <w:r w:rsidR="000E2F9B">
        <w:rPr>
          <w:rFonts w:ascii="Calibri" w:hAnsi="Calibri" w:cs="Calibri"/>
        </w:rPr>
        <w:t>descrive</w:t>
      </w:r>
      <w:r w:rsidRPr="001575E9" w:rsidR="000E2F9B">
        <w:rPr>
          <w:rFonts w:ascii="Calibri" w:hAnsi="Calibri" w:cs="Calibri"/>
        </w:rPr>
        <w:t xml:space="preserve"> </w:t>
      </w:r>
      <w:r w:rsidR="000E2F9B">
        <w:rPr>
          <w:rFonts w:ascii="Calibri" w:hAnsi="Calibri" w:cs="Calibri"/>
        </w:rPr>
        <w:t xml:space="preserve">i requisiti di dettaglio del sistema </w:t>
      </w:r>
      <w:r w:rsidR="0009674C">
        <w:rPr>
          <w:rFonts w:ascii="Calibri" w:hAnsi="Calibri" w:cs="Calibri"/>
        </w:rPr>
        <w:t xml:space="preserve">per </w:t>
      </w:r>
      <w:r w:rsidR="00765A6C">
        <w:rPr>
          <w:rFonts w:ascii="Calibri" w:hAnsi="Calibri" w:cs="Calibri"/>
        </w:rPr>
        <w:t>determinare la fattispecie della decurtazione</w:t>
      </w:r>
      <w:r w:rsidR="000E2F9B">
        <w:rPr>
          <w:rFonts w:ascii="Calibri" w:hAnsi="Calibri" w:cs="Calibri"/>
        </w:rPr>
        <w:t>.</w:t>
      </w:r>
    </w:p>
    <w:p w:rsidR="000E2F9B" w:rsidP="0055399E" w:rsidRDefault="000E2F9B" w14:paraId="2A444B16" w14:textId="6AEF0D5E">
      <w:pPr>
        <w:pStyle w:val="Heading4"/>
      </w:pPr>
      <w:bookmarkStart w:name="_Toc222417402" w:id="236"/>
      <w:r>
        <w:t>RF05-0</w:t>
      </w:r>
      <w:r w:rsidR="00D96348">
        <w:t>2</w:t>
      </w:r>
      <w:r>
        <w:t xml:space="preserve">-01 – </w:t>
      </w:r>
      <w:r w:rsidR="00D22E73">
        <w:t xml:space="preserve">Fattispecie </w:t>
      </w:r>
      <w:r>
        <w:t>associat</w:t>
      </w:r>
      <w:r w:rsidR="00D22E73">
        <w:t>a</w:t>
      </w:r>
      <w:r>
        <w:t xml:space="preserve"> a </w:t>
      </w:r>
      <w:r w:rsidR="00D22E73">
        <w:t>Illecito</w:t>
      </w:r>
      <w:bookmarkEnd w:id="236"/>
    </w:p>
    <w:p w:rsidR="00CE13CC" w:rsidP="00EC139B" w:rsidRDefault="005E3404" w14:paraId="7BFC02CB" w14:textId="2554C1AE">
      <w:pPr>
        <w:pStyle w:val="ListParagraph"/>
        <w:numPr>
          <w:ilvl w:val="0"/>
          <w:numId w:val="0"/>
        </w:numPr>
        <w:jc w:val="both"/>
        <w:rPr>
          <w:rFonts w:asciiTheme="minorHAnsi" w:hAnsiTheme="minorHAnsi" w:cstheme="minorHAnsi"/>
        </w:rPr>
      </w:pPr>
      <w:r w:rsidRPr="00EC139B">
        <w:rPr>
          <w:rFonts w:asciiTheme="minorHAnsi" w:hAnsiTheme="minorHAnsi" w:cstheme="minorHAnsi"/>
        </w:rPr>
        <w:t xml:space="preserve">Con </w:t>
      </w:r>
      <w:r w:rsidR="003B5AEB">
        <w:rPr>
          <w:rFonts w:asciiTheme="minorHAnsi" w:hAnsiTheme="minorHAnsi" w:cstheme="minorHAnsi"/>
        </w:rPr>
        <w:t xml:space="preserve">la </w:t>
      </w:r>
      <w:r w:rsidRPr="00EC139B">
        <w:rPr>
          <w:rFonts w:asciiTheme="minorHAnsi" w:hAnsiTheme="minorHAnsi" w:cstheme="minorHAnsi"/>
        </w:rPr>
        <w:t>configurazione</w:t>
      </w:r>
      <w:r w:rsidR="003B5AEB">
        <w:rPr>
          <w:rFonts w:asciiTheme="minorHAnsi" w:hAnsiTheme="minorHAnsi" w:cstheme="minorHAnsi"/>
        </w:rPr>
        <w:t xml:space="preserve"> definita in §</w:t>
      </w:r>
      <w:r w:rsidR="003B5AEB">
        <w:rPr>
          <w:rFonts w:asciiTheme="minorHAnsi" w:hAnsiTheme="minorHAnsi" w:cstheme="minorHAnsi"/>
        </w:rPr>
        <w:fldChar w:fldCharType="begin"/>
      </w:r>
      <w:r w:rsidR="003B5AEB">
        <w:rPr>
          <w:rFonts w:asciiTheme="minorHAnsi" w:hAnsiTheme="minorHAnsi" w:cstheme="minorHAnsi"/>
        </w:rPr>
        <w:instrText xml:space="preserve"> REF _Ref213837578 \r \h </w:instrText>
      </w:r>
      <w:r w:rsidR="003B5AEB">
        <w:rPr>
          <w:rFonts w:asciiTheme="minorHAnsi" w:hAnsiTheme="minorHAnsi" w:cstheme="minorHAnsi"/>
        </w:rPr>
      </w:r>
      <w:r w:rsidR="003B5AEB">
        <w:rPr>
          <w:rFonts w:asciiTheme="minorHAnsi" w:hAnsiTheme="minorHAnsi" w:cstheme="minorHAnsi"/>
        </w:rPr>
        <w:fldChar w:fldCharType="separate"/>
      </w:r>
      <w:r w:rsidR="003B5AEB">
        <w:rPr>
          <w:rFonts w:asciiTheme="minorHAnsi" w:hAnsiTheme="minorHAnsi" w:cstheme="minorHAnsi"/>
        </w:rPr>
        <w:t>9.5.1.1</w:t>
      </w:r>
      <w:r w:rsidR="003B5AEB">
        <w:rPr>
          <w:rFonts w:asciiTheme="minorHAnsi" w:hAnsiTheme="minorHAnsi" w:cstheme="minorHAnsi"/>
        </w:rPr>
        <w:fldChar w:fldCharType="end"/>
      </w:r>
      <w:r w:rsidR="003B5AEB">
        <w:rPr>
          <w:rFonts w:asciiTheme="minorHAnsi" w:hAnsiTheme="minorHAnsi" w:cstheme="minorHAnsi"/>
        </w:rPr>
        <w:t>.</w:t>
      </w:r>
      <w:r w:rsidRPr="00EC139B">
        <w:rPr>
          <w:rFonts w:asciiTheme="minorHAnsi" w:hAnsiTheme="minorHAnsi" w:cstheme="minorHAnsi"/>
        </w:rPr>
        <w:t xml:space="preserve"> il sistema “Gestione Decurtazioni e Recuperi” può determinare </w:t>
      </w:r>
      <w:r w:rsidR="00527079">
        <w:rPr>
          <w:rFonts w:asciiTheme="minorHAnsi" w:hAnsiTheme="minorHAnsi" w:cstheme="minorHAnsi"/>
        </w:rPr>
        <w:t xml:space="preserve">la fattispecie </w:t>
      </w:r>
      <w:r w:rsidR="006B611F">
        <w:rPr>
          <w:rFonts w:asciiTheme="minorHAnsi" w:hAnsiTheme="minorHAnsi" w:cstheme="minorHAnsi"/>
        </w:rPr>
        <w:t>associata all</w:t>
      </w:r>
      <w:r w:rsidRPr="00EC139B">
        <w:rPr>
          <w:rFonts w:asciiTheme="minorHAnsi" w:hAnsiTheme="minorHAnsi" w:cstheme="minorHAnsi"/>
        </w:rPr>
        <w:t xml:space="preserve">’illecito </w:t>
      </w:r>
      <w:r w:rsidR="006B611F">
        <w:rPr>
          <w:rFonts w:asciiTheme="minorHAnsi" w:hAnsiTheme="minorHAnsi" w:cstheme="minorHAnsi"/>
        </w:rPr>
        <w:t xml:space="preserve">attraverso l’illecito e </w:t>
      </w:r>
      <w:r w:rsidR="00CE13CC">
        <w:rPr>
          <w:rFonts w:asciiTheme="minorHAnsi" w:hAnsiTheme="minorHAnsi" w:cstheme="minorHAnsi"/>
        </w:rPr>
        <w:t xml:space="preserve">la data in cui è stato commesso che dovrà essere compresa tra la data inizio e fine validità della </w:t>
      </w:r>
      <w:r w:rsidR="00401D76">
        <w:rPr>
          <w:rFonts w:asciiTheme="minorHAnsi" w:hAnsiTheme="minorHAnsi" w:cstheme="minorHAnsi"/>
        </w:rPr>
        <w:t>relazione ille</w:t>
      </w:r>
      <w:r w:rsidR="00D22E73">
        <w:rPr>
          <w:rFonts w:asciiTheme="minorHAnsi" w:hAnsiTheme="minorHAnsi" w:cstheme="minorHAnsi"/>
        </w:rPr>
        <w:t>cito</w:t>
      </w:r>
      <w:r w:rsidR="00401D76">
        <w:rPr>
          <w:rFonts w:asciiTheme="minorHAnsi" w:hAnsiTheme="minorHAnsi" w:cstheme="minorHAnsi"/>
        </w:rPr>
        <w:t>-fattispecie.</w:t>
      </w:r>
      <w:r w:rsidR="00CE13CC">
        <w:rPr>
          <w:rFonts w:asciiTheme="minorHAnsi" w:hAnsiTheme="minorHAnsi" w:cstheme="minorHAnsi"/>
        </w:rPr>
        <w:t xml:space="preserve"> </w:t>
      </w:r>
    </w:p>
    <w:p w:rsidR="00027E6B" w:rsidP="002B4AC0" w:rsidRDefault="00027E6B" w14:paraId="6DC013BD" w14:textId="7518CF19">
      <w:pPr>
        <w:pStyle w:val="Heading3"/>
      </w:pPr>
      <w:bookmarkStart w:name="_Toc222417403" w:id="237"/>
      <w:r>
        <w:t xml:space="preserve">RF05-03 – </w:t>
      </w:r>
      <w:r w:rsidRPr="00027E6B">
        <w:t>Elementi da acquisire da VU</w:t>
      </w:r>
      <w:bookmarkEnd w:id="237"/>
    </w:p>
    <w:p w:rsidR="00027E6B" w:rsidP="00027E6B" w:rsidRDefault="00027E6B" w14:paraId="7CC23417" w14:textId="3857365A">
      <w:pPr>
        <w:jc w:val="both"/>
        <w:rPr>
          <w:rFonts w:ascii="Calibri" w:hAnsi="Calibri" w:cs="Calibri"/>
        </w:rPr>
      </w:pPr>
      <w:r>
        <w:rPr>
          <w:rFonts w:asciiTheme="minorHAnsi" w:hAnsiTheme="minorHAnsi" w:cstheme="minorHAnsi"/>
        </w:rPr>
        <w:t xml:space="preserve">In base alla fattispecie determinata il sistema di gestione decurtazioni e recuperi deve indicare al sistema di gestione del VU le ulteriori informazioni che l’ispettore deve fornire, allo stato attuale sono: illecito, data in cui è stato commesso l’illecito, ed eventualmente il codice fiscale del lavoratore se previsto dalla fattispecie. </w:t>
      </w: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i requisiti di dettaglio del sistem</w:t>
      </w:r>
      <w:r w:rsidR="00AD6C40">
        <w:rPr>
          <w:rFonts w:ascii="Calibri" w:hAnsi="Calibri" w:cs="Calibri"/>
        </w:rPr>
        <w:t>a</w:t>
      </w:r>
      <w:r>
        <w:rPr>
          <w:rFonts w:ascii="Calibri" w:hAnsi="Calibri" w:cs="Calibri"/>
        </w:rPr>
        <w:t>.</w:t>
      </w:r>
    </w:p>
    <w:p w:rsidR="00027E6B" w:rsidP="0055399E" w:rsidRDefault="00027E6B" w14:paraId="41554F11" w14:textId="3D3CFAE7">
      <w:pPr>
        <w:pStyle w:val="Heading4"/>
      </w:pPr>
      <w:bookmarkStart w:name="_Toc222417404" w:id="238"/>
      <w:r>
        <w:t>RF05-0</w:t>
      </w:r>
      <w:r w:rsidR="00932939">
        <w:t>3</w:t>
      </w:r>
      <w:r>
        <w:t xml:space="preserve">-01 – </w:t>
      </w:r>
      <w:r w:rsidR="006056AD">
        <w:t xml:space="preserve">Elementi </w:t>
      </w:r>
      <w:r w:rsidR="00B45CA6">
        <w:t>necessari alla decurtazione</w:t>
      </w:r>
      <w:bookmarkEnd w:id="238"/>
    </w:p>
    <w:p w:rsidR="005E3404" w:rsidP="00EC139B" w:rsidRDefault="008F53E5" w14:paraId="46FF16AF" w14:textId="537D108F">
      <w:pPr>
        <w:pStyle w:val="ListParagraph"/>
        <w:numPr>
          <w:ilvl w:val="0"/>
          <w:numId w:val="0"/>
        </w:numPr>
        <w:jc w:val="both"/>
        <w:rPr>
          <w:rFonts w:asciiTheme="minorHAnsi" w:hAnsiTheme="minorHAnsi" w:cstheme="minorHAnsi"/>
        </w:rPr>
      </w:pPr>
      <w:r w:rsidRPr="00EC139B">
        <w:rPr>
          <w:rFonts w:asciiTheme="minorHAnsi" w:hAnsiTheme="minorHAnsi" w:cstheme="minorHAnsi"/>
        </w:rPr>
        <w:t xml:space="preserve">Con </w:t>
      </w:r>
      <w:r>
        <w:rPr>
          <w:rFonts w:asciiTheme="minorHAnsi" w:hAnsiTheme="minorHAnsi" w:cstheme="minorHAnsi"/>
        </w:rPr>
        <w:t xml:space="preserve">la </w:t>
      </w:r>
      <w:r w:rsidRPr="00EC139B">
        <w:rPr>
          <w:rFonts w:asciiTheme="minorHAnsi" w:hAnsiTheme="minorHAnsi" w:cstheme="minorHAnsi"/>
        </w:rPr>
        <w:t>configurazione</w:t>
      </w:r>
      <w:r>
        <w:rPr>
          <w:rFonts w:asciiTheme="minorHAnsi" w:hAnsiTheme="minorHAnsi" w:cstheme="minorHAnsi"/>
        </w:rPr>
        <w:t xml:space="preserve"> definita in §</w:t>
      </w:r>
      <w:r>
        <w:rPr>
          <w:rFonts w:asciiTheme="minorHAnsi" w:hAnsiTheme="minorHAnsi" w:cstheme="minorHAnsi"/>
        </w:rPr>
        <w:fldChar w:fldCharType="begin"/>
      </w:r>
      <w:r>
        <w:rPr>
          <w:rFonts w:asciiTheme="minorHAnsi" w:hAnsiTheme="minorHAnsi" w:cstheme="minorHAnsi"/>
        </w:rPr>
        <w:instrText xml:space="preserve"> REF _Ref213837578 \r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9.5.1.1</w:t>
      </w:r>
      <w:r>
        <w:rPr>
          <w:rFonts w:asciiTheme="minorHAnsi" w:hAnsiTheme="minorHAnsi" w:cstheme="minorHAnsi"/>
        </w:rPr>
        <w:fldChar w:fldCharType="end"/>
      </w:r>
      <w:r>
        <w:rPr>
          <w:rFonts w:asciiTheme="minorHAnsi" w:hAnsiTheme="minorHAnsi" w:cstheme="minorHAnsi"/>
        </w:rPr>
        <w:t>.</w:t>
      </w:r>
      <w:r w:rsidRPr="00EC139B">
        <w:rPr>
          <w:rFonts w:asciiTheme="minorHAnsi" w:hAnsiTheme="minorHAnsi" w:cstheme="minorHAnsi"/>
        </w:rPr>
        <w:t xml:space="preserve"> il sistema “Gestione Decurtazioni e Recuperi” </w:t>
      </w:r>
      <w:r w:rsidR="00213111">
        <w:rPr>
          <w:rFonts w:asciiTheme="minorHAnsi" w:hAnsiTheme="minorHAnsi" w:cstheme="minorHAnsi"/>
        </w:rPr>
        <w:t>indica</w:t>
      </w:r>
      <w:r w:rsidRPr="00EC139B" w:rsidR="005E3404">
        <w:rPr>
          <w:rFonts w:asciiTheme="minorHAnsi" w:hAnsiTheme="minorHAnsi" w:cstheme="minorHAnsi"/>
        </w:rPr>
        <w:t xml:space="preserve"> al sistema di gestione del VU</w:t>
      </w:r>
      <w:r>
        <w:rPr>
          <w:rFonts w:asciiTheme="minorHAnsi" w:hAnsiTheme="minorHAnsi" w:cstheme="minorHAnsi"/>
        </w:rPr>
        <w:t xml:space="preserve"> </w:t>
      </w:r>
      <w:r w:rsidR="00FA6886">
        <w:rPr>
          <w:rFonts w:asciiTheme="minorHAnsi" w:hAnsiTheme="minorHAnsi" w:cstheme="minorHAnsi"/>
        </w:rPr>
        <w:t xml:space="preserve">per ogni illecito </w:t>
      </w:r>
      <w:r w:rsidR="00E614B6">
        <w:rPr>
          <w:rFonts w:asciiTheme="minorHAnsi" w:hAnsiTheme="minorHAnsi" w:cstheme="minorHAnsi"/>
        </w:rPr>
        <w:t xml:space="preserve">se è presente almeno una </w:t>
      </w:r>
      <w:r w:rsidR="00F73861">
        <w:rPr>
          <w:rFonts w:asciiTheme="minorHAnsi" w:hAnsiTheme="minorHAnsi" w:cstheme="minorHAnsi"/>
        </w:rPr>
        <w:t>fattispecie per</w:t>
      </w:r>
      <w:r w:rsidR="00E614B6">
        <w:rPr>
          <w:rFonts w:asciiTheme="minorHAnsi" w:hAnsiTheme="minorHAnsi" w:cstheme="minorHAnsi"/>
        </w:rPr>
        <w:t xml:space="preserve"> cui è richie</w:t>
      </w:r>
      <w:r w:rsidR="00F73861">
        <w:rPr>
          <w:rFonts w:asciiTheme="minorHAnsi" w:hAnsiTheme="minorHAnsi" w:cstheme="minorHAnsi"/>
        </w:rPr>
        <w:t>sto il lavoratore.</w:t>
      </w:r>
      <w:r w:rsidR="00257948">
        <w:rPr>
          <w:rFonts w:asciiTheme="minorHAnsi" w:hAnsiTheme="minorHAnsi" w:cstheme="minorHAnsi"/>
        </w:rPr>
        <w:t xml:space="preserve"> </w:t>
      </w:r>
      <w:r w:rsidR="00230748">
        <w:rPr>
          <w:rFonts w:asciiTheme="minorHAnsi" w:hAnsiTheme="minorHAnsi" w:cstheme="minorHAnsi"/>
        </w:rPr>
        <w:t xml:space="preserve">L’ispettore indica nel VU </w:t>
      </w:r>
      <w:r w:rsidR="009E7CBC">
        <w:rPr>
          <w:rFonts w:asciiTheme="minorHAnsi" w:hAnsiTheme="minorHAnsi" w:cstheme="minorHAnsi"/>
        </w:rPr>
        <w:t>i codici fiscali dei lavoratori per ogni illecito e data commissione illecito</w:t>
      </w:r>
      <w:r w:rsidR="00EA6913">
        <w:rPr>
          <w:rFonts w:asciiTheme="minorHAnsi" w:hAnsiTheme="minorHAnsi" w:cstheme="minorHAnsi"/>
        </w:rPr>
        <w:t xml:space="preserve">. Al </w:t>
      </w:r>
      <w:r w:rsidR="004B3FA5">
        <w:rPr>
          <w:rFonts w:asciiTheme="minorHAnsi" w:hAnsiTheme="minorHAnsi" w:cstheme="minorHAnsi"/>
        </w:rPr>
        <w:t xml:space="preserve">primo </w:t>
      </w:r>
      <w:r w:rsidR="00EA6913">
        <w:rPr>
          <w:rFonts w:asciiTheme="minorHAnsi" w:hAnsiTheme="minorHAnsi" w:cstheme="minorHAnsi"/>
        </w:rPr>
        <w:t xml:space="preserve">salvataggio delle informazioni su VU, il </w:t>
      </w:r>
      <w:r w:rsidR="004B3FA5">
        <w:rPr>
          <w:rFonts w:asciiTheme="minorHAnsi" w:hAnsiTheme="minorHAnsi" w:cstheme="minorHAnsi"/>
        </w:rPr>
        <w:t xml:space="preserve">sistema VU </w:t>
      </w:r>
      <w:r w:rsidR="00B03D1C">
        <w:rPr>
          <w:rFonts w:asciiTheme="minorHAnsi" w:hAnsiTheme="minorHAnsi" w:cstheme="minorHAnsi"/>
        </w:rPr>
        <w:t xml:space="preserve">notifica al sistema di </w:t>
      </w:r>
      <w:r w:rsidR="004A6256">
        <w:rPr>
          <w:rFonts w:asciiTheme="minorHAnsi" w:hAnsiTheme="minorHAnsi" w:cstheme="minorHAnsi"/>
        </w:rPr>
        <w:t>gestione delle decurtazioni</w:t>
      </w:r>
      <w:r w:rsidR="009535DD">
        <w:rPr>
          <w:rFonts w:asciiTheme="minorHAnsi" w:hAnsiTheme="minorHAnsi" w:cstheme="minorHAnsi"/>
        </w:rPr>
        <w:t xml:space="preserve"> che </w:t>
      </w:r>
      <w:r w:rsidR="00985D0B">
        <w:rPr>
          <w:rFonts w:asciiTheme="minorHAnsi" w:hAnsiTheme="minorHAnsi" w:cstheme="minorHAnsi"/>
        </w:rPr>
        <w:t>è stata generata una nuova decurtazione. Il sistema di gestione decurtazioni salva in bozza la decurtazione</w:t>
      </w:r>
      <w:r w:rsidR="00440C4A">
        <w:rPr>
          <w:rFonts w:asciiTheme="minorHAnsi" w:hAnsiTheme="minorHAnsi" w:cstheme="minorHAnsi"/>
        </w:rPr>
        <w:t xml:space="preserve"> calcolandone il punteggio</w:t>
      </w:r>
      <w:r w:rsidR="00985D0B">
        <w:rPr>
          <w:rFonts w:asciiTheme="minorHAnsi" w:hAnsiTheme="minorHAnsi" w:cstheme="minorHAnsi"/>
        </w:rPr>
        <w:t xml:space="preserve">, il dettaglio </w:t>
      </w:r>
      <w:r w:rsidR="00AB35C0">
        <w:rPr>
          <w:rFonts w:asciiTheme="minorHAnsi" w:hAnsiTheme="minorHAnsi" w:cstheme="minorHAnsi"/>
        </w:rPr>
        <w:t>per fattispecie</w:t>
      </w:r>
      <w:r w:rsidR="00E176D8">
        <w:rPr>
          <w:rFonts w:asciiTheme="minorHAnsi" w:hAnsiTheme="minorHAnsi" w:cstheme="minorHAnsi"/>
        </w:rPr>
        <w:t xml:space="preserve">, gli elementi che contribuiscono </w:t>
      </w:r>
      <w:r w:rsidR="005E2A19">
        <w:rPr>
          <w:rFonts w:asciiTheme="minorHAnsi" w:hAnsiTheme="minorHAnsi" w:cstheme="minorHAnsi"/>
        </w:rPr>
        <w:t xml:space="preserve">al calcolo del punteggio: </w:t>
      </w:r>
      <w:r w:rsidR="00E31BC9">
        <w:rPr>
          <w:rFonts w:asciiTheme="minorHAnsi" w:hAnsiTheme="minorHAnsi" w:cstheme="minorHAnsi"/>
        </w:rPr>
        <w:t>verbale, illecito, fattispecie, d</w:t>
      </w:r>
      <w:r w:rsidR="005255E3">
        <w:rPr>
          <w:rFonts w:asciiTheme="minorHAnsi" w:hAnsiTheme="minorHAnsi" w:cstheme="minorHAnsi"/>
        </w:rPr>
        <w:t xml:space="preserve">ata </w:t>
      </w:r>
      <w:r w:rsidR="005255E3">
        <w:rPr>
          <w:rFonts w:asciiTheme="minorHAnsi" w:hAnsiTheme="minorHAnsi" w:cstheme="minorHAnsi"/>
        </w:rPr>
        <w:t>commissione illecito, codice fiscale lavoratore</w:t>
      </w:r>
      <w:r w:rsidR="0096145C">
        <w:rPr>
          <w:rFonts w:asciiTheme="minorHAnsi" w:hAnsiTheme="minorHAnsi" w:cstheme="minorHAnsi"/>
        </w:rPr>
        <w:t>.</w:t>
      </w:r>
      <w:r w:rsidR="00F51BAB">
        <w:rPr>
          <w:rFonts w:asciiTheme="minorHAnsi" w:hAnsiTheme="minorHAnsi" w:cstheme="minorHAnsi"/>
        </w:rPr>
        <w:t xml:space="preserve"> Al primo sa</w:t>
      </w:r>
      <w:r w:rsidR="00046E4C">
        <w:rPr>
          <w:rFonts w:asciiTheme="minorHAnsi" w:hAnsiTheme="minorHAnsi" w:cstheme="minorHAnsi"/>
        </w:rPr>
        <w:t xml:space="preserve">lvataggio e prima dell’acquisizione delle informazioni su database il sistema decurtazioni verifica l’univocità dell’atto. </w:t>
      </w:r>
      <w:r w:rsidRPr="00F43237" w:rsidR="00046E4C">
        <w:rPr>
          <w:rFonts w:asciiTheme="minorHAnsi" w:hAnsiTheme="minorHAnsi" w:cstheme="minorHAnsi"/>
          <w:highlight w:val="yellow"/>
        </w:rPr>
        <w:t>(pensare a come gestire l’eventuale presenza dello stesso atto</w:t>
      </w:r>
      <w:r w:rsidRPr="00F43237" w:rsidR="00F43237">
        <w:rPr>
          <w:rFonts w:asciiTheme="minorHAnsi" w:hAnsiTheme="minorHAnsi" w:cstheme="minorHAnsi"/>
          <w:highlight w:val="yellow"/>
        </w:rPr>
        <w:t xml:space="preserve"> in uno stato diverso da bozza</w:t>
      </w:r>
      <w:r w:rsidRPr="00F43237" w:rsidR="00046E4C">
        <w:rPr>
          <w:rFonts w:asciiTheme="minorHAnsi" w:hAnsiTheme="minorHAnsi" w:cstheme="minorHAnsi"/>
          <w:highlight w:val="yellow"/>
        </w:rPr>
        <w:t>)</w:t>
      </w:r>
      <w:r w:rsidR="00F43237">
        <w:rPr>
          <w:rFonts w:asciiTheme="minorHAnsi" w:hAnsiTheme="minorHAnsi" w:cstheme="minorHAnsi"/>
        </w:rPr>
        <w:t xml:space="preserve"> </w:t>
      </w:r>
    </w:p>
    <w:p w:rsidR="00357FF8" w:rsidP="00EC139B" w:rsidRDefault="0096145C" w14:paraId="15E9DB65" w14:textId="42B8F4A1">
      <w:pPr>
        <w:pStyle w:val="ListParagraph"/>
        <w:numPr>
          <w:ilvl w:val="0"/>
          <w:numId w:val="0"/>
        </w:numPr>
        <w:jc w:val="both"/>
        <w:rPr>
          <w:rFonts w:asciiTheme="minorHAnsi" w:hAnsiTheme="minorHAnsi" w:cstheme="minorHAnsi"/>
        </w:rPr>
      </w:pPr>
      <w:r>
        <w:rPr>
          <w:rFonts w:asciiTheme="minorHAnsi" w:hAnsiTheme="minorHAnsi" w:cstheme="minorHAnsi"/>
        </w:rPr>
        <w:t xml:space="preserve">Ai successivi salvataggi </w:t>
      </w:r>
      <w:r w:rsidR="00B2517A">
        <w:rPr>
          <w:rFonts w:asciiTheme="minorHAnsi" w:hAnsiTheme="minorHAnsi" w:cstheme="minorHAnsi"/>
        </w:rPr>
        <w:t>del verbale unico</w:t>
      </w:r>
      <w:r w:rsidR="001D43D4">
        <w:rPr>
          <w:rFonts w:asciiTheme="minorHAnsi" w:hAnsiTheme="minorHAnsi" w:cstheme="minorHAnsi"/>
        </w:rPr>
        <w:t xml:space="preserve">, tutte le informazioni acquisite ad eccezione della decurtazione vengono cancellati </w:t>
      </w:r>
      <w:r w:rsidR="001D45F8">
        <w:rPr>
          <w:rFonts w:asciiTheme="minorHAnsi" w:hAnsiTheme="minorHAnsi" w:cstheme="minorHAnsi"/>
        </w:rPr>
        <w:t xml:space="preserve">fisicamente (si può pensare anche ad una cancellazione logica ma allunga i tempi di </w:t>
      </w:r>
      <w:r w:rsidR="00674A8D">
        <w:rPr>
          <w:rFonts w:asciiTheme="minorHAnsi" w:hAnsiTheme="minorHAnsi" w:cstheme="minorHAnsi"/>
        </w:rPr>
        <w:t>esecuzione del servizio</w:t>
      </w:r>
      <w:r w:rsidR="005A585F">
        <w:rPr>
          <w:rFonts w:asciiTheme="minorHAnsi" w:hAnsiTheme="minorHAnsi" w:cstheme="minorHAnsi"/>
        </w:rPr>
        <w:t xml:space="preserve"> perché il sistema dovrà chiudere logicamente le occorrenze non più presenti </w:t>
      </w:r>
      <w:r w:rsidR="002E7FDC">
        <w:rPr>
          <w:rFonts w:asciiTheme="minorHAnsi" w:hAnsiTheme="minorHAnsi" w:cstheme="minorHAnsi"/>
        </w:rPr>
        <w:t>ed inserire le nuove</w:t>
      </w:r>
      <w:r w:rsidR="001D45F8">
        <w:rPr>
          <w:rFonts w:asciiTheme="minorHAnsi" w:hAnsiTheme="minorHAnsi" w:cstheme="minorHAnsi"/>
        </w:rPr>
        <w:t xml:space="preserve">) </w:t>
      </w:r>
      <w:r w:rsidR="001D43D4">
        <w:rPr>
          <w:rFonts w:asciiTheme="minorHAnsi" w:hAnsiTheme="minorHAnsi" w:cstheme="minorHAnsi"/>
        </w:rPr>
        <w:t>e inseriti nuovamente</w:t>
      </w:r>
      <w:r w:rsidR="00F631BD">
        <w:rPr>
          <w:rFonts w:asciiTheme="minorHAnsi" w:hAnsiTheme="minorHAnsi" w:cstheme="minorHAnsi"/>
        </w:rPr>
        <w:t>.</w:t>
      </w:r>
    </w:p>
    <w:p w:rsidR="00F631BD" w:rsidP="00EC139B" w:rsidRDefault="00F631BD" w14:paraId="596C50DB" w14:textId="4C8D90B1">
      <w:pPr>
        <w:pStyle w:val="ListParagraph"/>
        <w:numPr>
          <w:ilvl w:val="0"/>
          <w:numId w:val="0"/>
        </w:numPr>
        <w:jc w:val="both"/>
        <w:rPr>
          <w:rFonts w:asciiTheme="minorHAnsi" w:hAnsiTheme="minorHAnsi" w:cstheme="minorHAnsi"/>
        </w:rPr>
      </w:pPr>
      <w:r>
        <w:rPr>
          <w:rFonts w:asciiTheme="minorHAnsi" w:hAnsiTheme="minorHAnsi" w:cstheme="minorHAnsi"/>
        </w:rPr>
        <w:t xml:space="preserve">Quando il VU viene notificato </w:t>
      </w:r>
      <w:r w:rsidR="00674A8D">
        <w:rPr>
          <w:rFonts w:asciiTheme="minorHAnsi" w:hAnsiTheme="minorHAnsi" w:cstheme="minorHAnsi"/>
        </w:rPr>
        <w:t xml:space="preserve">lo stato della decurtazione passa da bozza a confermata </w:t>
      </w:r>
      <w:r w:rsidR="00E4758A">
        <w:rPr>
          <w:rFonts w:asciiTheme="minorHAnsi" w:hAnsiTheme="minorHAnsi" w:cstheme="minorHAnsi"/>
        </w:rPr>
        <w:t>e non verranno più consentiti aggiornamenti</w:t>
      </w:r>
      <w:r w:rsidR="00BB273D">
        <w:rPr>
          <w:rFonts w:asciiTheme="minorHAnsi" w:hAnsiTheme="minorHAnsi" w:cstheme="minorHAnsi"/>
        </w:rPr>
        <w:t xml:space="preserve">. </w:t>
      </w:r>
      <w:r w:rsidRPr="00F43237" w:rsidR="00BB273D">
        <w:rPr>
          <w:rFonts w:asciiTheme="minorHAnsi" w:hAnsiTheme="minorHAnsi" w:cstheme="minorHAnsi"/>
          <w:highlight w:val="yellow"/>
        </w:rPr>
        <w:t xml:space="preserve">(Pensare  a come </w:t>
      </w:r>
      <w:r w:rsidRPr="00F43237" w:rsidR="00357FF8">
        <w:rPr>
          <w:rFonts w:asciiTheme="minorHAnsi" w:hAnsiTheme="minorHAnsi" w:cstheme="minorHAnsi"/>
          <w:highlight w:val="yellow"/>
        </w:rPr>
        <w:t>gestire eventuali riaperture del verbale post notifica)</w:t>
      </w:r>
    </w:p>
    <w:p w:rsidR="00045727" w:rsidP="002B4AC0" w:rsidRDefault="00045727" w14:paraId="1BB9E11D" w14:textId="7457C2CF">
      <w:pPr>
        <w:pStyle w:val="Heading3"/>
      </w:pPr>
      <w:bookmarkStart w:name="_Toc222417405" w:id="239"/>
      <w:r>
        <w:t xml:space="preserve">RF05-04 – </w:t>
      </w:r>
      <w:r w:rsidRPr="007471EB" w:rsidR="007471EB">
        <w:t>Calcolo punteggio per fattispecie</w:t>
      </w:r>
      <w:bookmarkEnd w:id="239"/>
    </w:p>
    <w:p w:rsidR="00045727" w:rsidP="00045727" w:rsidRDefault="00B01B16" w14:paraId="44FDE961" w14:textId="10DA519A">
      <w:pPr>
        <w:jc w:val="both"/>
        <w:rPr>
          <w:rFonts w:ascii="Calibri" w:hAnsi="Calibri" w:cs="Calibri"/>
        </w:rPr>
      </w:pPr>
      <w:r>
        <w:rPr>
          <w:rFonts w:asciiTheme="minorHAnsi" w:hAnsiTheme="minorHAnsi" w:cstheme="minorHAnsi"/>
        </w:rPr>
        <w:t>I</w:t>
      </w:r>
      <w:r w:rsidRPr="00212D60" w:rsidR="007471EB">
        <w:rPr>
          <w:rFonts w:asciiTheme="minorHAnsi" w:hAnsiTheme="minorHAnsi" w:cstheme="minorHAnsi"/>
        </w:rPr>
        <w:t xml:space="preserve">n base </w:t>
      </w:r>
      <w:r w:rsidR="007471EB">
        <w:rPr>
          <w:rFonts w:asciiTheme="minorHAnsi" w:hAnsiTheme="minorHAnsi" w:cstheme="minorHAnsi"/>
        </w:rPr>
        <w:t>agli elementi acquisiti, il sistema di gestione decurtazioni e recuperi determina il punteggio da decurtare per fattispecie in base a</w:t>
      </w:r>
      <w:r w:rsidRPr="002B0563" w:rsidR="007471EB">
        <w:rPr>
          <w:rFonts w:asciiTheme="minorHAnsi" w:hAnsiTheme="minorHAnsi" w:cstheme="minorHAnsi"/>
        </w:rPr>
        <w:t>ll'Allegato I-Bis del Dlgs. 81/2008</w:t>
      </w:r>
      <w:r w:rsidR="007471EB">
        <w:rPr>
          <w:rFonts w:asciiTheme="minorHAnsi" w:hAnsiTheme="minorHAnsi" w:cstheme="minorHAnsi"/>
        </w:rPr>
        <w:t>, tale punteggio è determinato dal prodotto del punteggio della fattispecie per il numero di lavoratori se previsto altrimenti coincide con il punteggio della fattispecie. Il numero dei lavoratori è determinato dal conteggio dei distinti codici fiscali dei lavoratori.</w:t>
      </w:r>
    </w:p>
    <w:p w:rsidR="00045727" w:rsidP="0055399E" w:rsidRDefault="00045727" w14:paraId="5BEF11E4" w14:textId="3321F01D">
      <w:pPr>
        <w:pStyle w:val="Heading4"/>
      </w:pPr>
      <w:bookmarkStart w:name="_Toc222417406" w:id="240"/>
      <w:r>
        <w:t>RF05-0</w:t>
      </w:r>
      <w:r w:rsidR="007471EB">
        <w:t>4</w:t>
      </w:r>
      <w:r>
        <w:t>-01 – Elementi necessari alla decurtazione</w:t>
      </w:r>
      <w:bookmarkEnd w:id="240"/>
    </w:p>
    <w:p w:rsidR="00AE76B0" w:rsidP="001972CC" w:rsidRDefault="00FB3DA8" w14:paraId="29A91ED5" w14:textId="4496DA68">
      <w:pPr>
        <w:pStyle w:val="ListParagraph"/>
        <w:numPr>
          <w:ilvl w:val="0"/>
          <w:numId w:val="0"/>
        </w:numPr>
        <w:jc w:val="both"/>
        <w:rPr>
          <w:rFonts w:asciiTheme="minorHAnsi" w:hAnsiTheme="minorHAnsi" w:cstheme="minorHAnsi"/>
        </w:rPr>
      </w:pPr>
      <w:r>
        <w:rPr>
          <w:rFonts w:asciiTheme="minorHAnsi" w:hAnsiTheme="minorHAnsi" w:cstheme="minorHAnsi"/>
        </w:rPr>
        <w:t xml:space="preserve">Prima del salvataggio delle informazioni su db decurtazioni, </w:t>
      </w:r>
      <w:r w:rsidR="00905E51">
        <w:rPr>
          <w:rFonts w:asciiTheme="minorHAnsi" w:hAnsiTheme="minorHAnsi" w:cstheme="minorHAnsi"/>
        </w:rPr>
        <w:t xml:space="preserve">il sistema decurtazioni calcola </w:t>
      </w:r>
      <w:r w:rsidR="002B1400">
        <w:rPr>
          <w:rFonts w:asciiTheme="minorHAnsi" w:hAnsiTheme="minorHAnsi" w:cstheme="minorHAnsi"/>
        </w:rPr>
        <w:t xml:space="preserve">il punteggio da decurtare per fattispecie </w:t>
      </w:r>
      <w:r w:rsidR="00352085">
        <w:rPr>
          <w:rFonts w:asciiTheme="minorHAnsi" w:hAnsiTheme="minorHAnsi" w:cstheme="minorHAnsi"/>
        </w:rPr>
        <w:t xml:space="preserve">e salva le informazioni contestualmente alle altre. Il </w:t>
      </w:r>
      <w:r w:rsidR="00AE76B0">
        <w:rPr>
          <w:rFonts w:asciiTheme="minorHAnsi" w:hAnsiTheme="minorHAnsi" w:cstheme="minorHAnsi"/>
        </w:rPr>
        <w:t>punteggio è determinato dal prodotto del punteggio della fattispecie</w:t>
      </w:r>
      <w:r w:rsidR="0055094D">
        <w:rPr>
          <w:rFonts w:asciiTheme="minorHAnsi" w:hAnsiTheme="minorHAnsi" w:cstheme="minorHAnsi"/>
        </w:rPr>
        <w:t xml:space="preserve"> (</w:t>
      </w:r>
      <w:r w:rsidRPr="002B0563" w:rsidR="0055094D">
        <w:rPr>
          <w:rFonts w:asciiTheme="minorHAnsi" w:hAnsiTheme="minorHAnsi" w:cstheme="minorHAnsi"/>
        </w:rPr>
        <w:t>Allegato I-Bis del Dlgs. 81/2008</w:t>
      </w:r>
      <w:r w:rsidR="0055094D">
        <w:rPr>
          <w:rFonts w:asciiTheme="minorHAnsi" w:hAnsiTheme="minorHAnsi" w:cstheme="minorHAnsi"/>
        </w:rPr>
        <w:t>)</w:t>
      </w:r>
      <w:r w:rsidR="00AE76B0">
        <w:rPr>
          <w:rFonts w:asciiTheme="minorHAnsi" w:hAnsiTheme="minorHAnsi" w:cstheme="minorHAnsi"/>
        </w:rPr>
        <w:t xml:space="preserve"> per il numero di lavoratori se previsto altrimenti coincide con il punteggio della fattispecie. Il numero dei lavoratori è determinato dal conteggio dei distinti codici fiscali dei lavoratori.</w:t>
      </w:r>
    </w:p>
    <w:p w:rsidR="00B01B16" w:rsidP="00842DA3" w:rsidRDefault="00B01B16" w14:paraId="2AC8B137" w14:textId="1F0AA34A">
      <w:pPr>
        <w:pStyle w:val="Heading3"/>
        <w:numPr>
          <w:ilvl w:val="2"/>
          <w:numId w:val="39"/>
        </w:numPr>
      </w:pPr>
      <w:bookmarkStart w:name="_Toc222417407" w:id="241"/>
      <w:r>
        <w:t>RF05-0</w:t>
      </w:r>
      <w:r w:rsidR="004703B4">
        <w:t>5</w:t>
      </w:r>
      <w:r>
        <w:t xml:space="preserve"> –</w:t>
      </w:r>
      <w:r w:rsidR="008C6674">
        <w:t xml:space="preserve"> P</w:t>
      </w:r>
      <w:r w:rsidRPr="007471EB">
        <w:t xml:space="preserve">unteggio </w:t>
      </w:r>
      <w:r w:rsidRPr="008C6674" w:rsidR="008C6674">
        <w:t>decurtazione</w:t>
      </w:r>
      <w:bookmarkEnd w:id="241"/>
    </w:p>
    <w:p w:rsidR="00B01B16" w:rsidP="00B01B16" w:rsidRDefault="008C6674" w14:paraId="704364AB" w14:textId="6A1F3BF8">
      <w:pPr>
        <w:jc w:val="both"/>
        <w:rPr>
          <w:rFonts w:ascii="Calibri" w:hAnsi="Calibri" w:cs="Calibri"/>
        </w:rPr>
      </w:pPr>
      <w:r>
        <w:rPr>
          <w:rFonts w:asciiTheme="minorHAnsi" w:hAnsiTheme="minorHAnsi" w:cstheme="minorHAnsi"/>
        </w:rPr>
        <w:t>I</w:t>
      </w:r>
      <w:r w:rsidRPr="008C6674">
        <w:rPr>
          <w:rFonts w:asciiTheme="minorHAnsi" w:hAnsiTheme="minorHAnsi" w:cstheme="minorHAnsi"/>
        </w:rPr>
        <w:t>l valore della decurtazione è il massimo tra la somma dei punteggi delle fattispecie e il doppio del valore massimo tra tutte le fattispecie della decurtazione</w:t>
      </w:r>
      <w:r w:rsidR="00B01B16">
        <w:rPr>
          <w:rFonts w:asciiTheme="minorHAnsi" w:hAnsiTheme="minorHAnsi" w:cstheme="minorHAnsi"/>
        </w:rPr>
        <w:t>.</w:t>
      </w:r>
    </w:p>
    <w:p w:rsidR="00B01B16" w:rsidP="0055399E" w:rsidRDefault="00B01B16" w14:paraId="6479DE38" w14:textId="40A55C47">
      <w:pPr>
        <w:pStyle w:val="Heading4"/>
      </w:pPr>
      <w:bookmarkStart w:name="_Toc222417408" w:id="242"/>
      <w:r>
        <w:t>RF05-0</w:t>
      </w:r>
      <w:r w:rsidR="008C6674">
        <w:t>5</w:t>
      </w:r>
      <w:r>
        <w:t xml:space="preserve">-01 – </w:t>
      </w:r>
      <w:r w:rsidR="008C6674">
        <w:t>Calcolo punteggio decurtazione</w:t>
      </w:r>
      <w:bookmarkEnd w:id="242"/>
    </w:p>
    <w:p w:rsidR="00AE76B0" w:rsidP="00363425" w:rsidRDefault="008C6674" w14:paraId="58109676" w14:textId="3741A4CE">
      <w:pPr>
        <w:pStyle w:val="ListParagraph"/>
        <w:numPr>
          <w:ilvl w:val="0"/>
          <w:numId w:val="0"/>
        </w:numPr>
        <w:jc w:val="both"/>
        <w:rPr>
          <w:rFonts w:asciiTheme="minorHAnsi" w:hAnsiTheme="minorHAnsi" w:cstheme="minorHAnsi"/>
        </w:rPr>
      </w:pPr>
      <w:r>
        <w:rPr>
          <w:rFonts w:asciiTheme="minorHAnsi" w:hAnsiTheme="minorHAnsi" w:cstheme="minorHAnsi"/>
        </w:rPr>
        <w:t>Prima del salvataggio delle informazioni su db decurtazioni, il sistema decurtazioni calcola il punteggio da decurtare</w:t>
      </w:r>
      <w:r w:rsidRPr="00BC2C8A" w:rsidR="00BC2C8A">
        <w:rPr>
          <w:rFonts w:asciiTheme="minorHAnsi" w:hAnsiTheme="minorHAnsi" w:cstheme="minorHAnsi"/>
        </w:rPr>
        <w:t xml:space="preserve"> </w:t>
      </w:r>
      <w:r w:rsidR="00BC2C8A">
        <w:rPr>
          <w:rFonts w:asciiTheme="minorHAnsi" w:hAnsiTheme="minorHAnsi" w:cstheme="minorHAnsi"/>
        </w:rPr>
        <w:t>e salva le informazioni contestualmente alle altre</w:t>
      </w:r>
      <w:r>
        <w:rPr>
          <w:rFonts w:asciiTheme="minorHAnsi" w:hAnsiTheme="minorHAnsi" w:cstheme="minorHAnsi"/>
        </w:rPr>
        <w:t xml:space="preserve">. </w:t>
      </w:r>
      <w:r w:rsidR="00363425">
        <w:rPr>
          <w:rFonts w:asciiTheme="minorHAnsi" w:hAnsiTheme="minorHAnsi" w:cstheme="minorHAnsi"/>
        </w:rPr>
        <w:t>Il punteggio è</w:t>
      </w:r>
      <w:r w:rsidR="00AE76B0">
        <w:rPr>
          <w:rFonts w:asciiTheme="minorHAnsi" w:hAnsiTheme="minorHAnsi" w:cstheme="minorHAnsi"/>
        </w:rPr>
        <w:t xml:space="preserve"> il massimo tra la somma dei punteggi delle fattispecie e il doppio del valore massimo tra tutte le fattispecie della decurtazione. </w:t>
      </w:r>
    </w:p>
    <w:p w:rsidRPr="00676E7C" w:rsidR="0079702A" w:rsidP="0079702A" w:rsidRDefault="0079702A" w14:paraId="5A148AC5" w14:textId="4C6104D1">
      <w:pPr>
        <w:pStyle w:val="Heading2"/>
      </w:pPr>
      <w:bookmarkStart w:name="_Toc222417409" w:id="243"/>
      <w:r w:rsidRPr="00676E7C">
        <w:t>RF0</w:t>
      </w:r>
      <w:r>
        <w:t>6</w:t>
      </w:r>
      <w:r w:rsidRPr="00676E7C">
        <w:t xml:space="preserve">: </w:t>
      </w:r>
      <w:r w:rsidRPr="001B27CB" w:rsidR="001B27CB">
        <w:t>Verifica Patente a Crediti</w:t>
      </w:r>
      <w:bookmarkEnd w:id="243"/>
    </w:p>
    <w:p w:rsidR="00F24895" w:rsidP="0079702A" w:rsidRDefault="0079702A" w14:paraId="3D35BAD8" w14:textId="77777777">
      <w:pPr>
        <w:jc w:val="both"/>
        <w:rPr>
          <w:rFonts w:ascii="Calibri" w:hAnsi="Calibri" w:cs="Calibri"/>
        </w:rPr>
      </w:pPr>
      <w:r w:rsidRPr="00023137">
        <w:rPr>
          <w:rFonts w:ascii="Calibri" w:hAnsi="Calibri" w:cs="Calibri"/>
        </w:rPr>
        <w:t>All’interno del portale de</w:t>
      </w:r>
      <w:r w:rsidR="001B27CB">
        <w:rPr>
          <w:rFonts w:ascii="Calibri" w:hAnsi="Calibri" w:cs="Calibri"/>
        </w:rPr>
        <w:t xml:space="preserve">lle applicazioni </w:t>
      </w:r>
      <w:r w:rsidRPr="00023137">
        <w:rPr>
          <w:rFonts w:ascii="Calibri" w:hAnsi="Calibri" w:cs="Calibri"/>
        </w:rPr>
        <w:t>sarà modificata l</w:t>
      </w:r>
      <w:r>
        <w:rPr>
          <w:rFonts w:ascii="Calibri" w:hAnsi="Calibri" w:cs="Calibri"/>
        </w:rPr>
        <w:t>’applicazione “</w:t>
      </w:r>
      <w:r w:rsidR="001B27CB">
        <w:rPr>
          <w:rFonts w:ascii="Calibri" w:hAnsi="Calibri" w:cs="Calibri"/>
        </w:rPr>
        <w:t>Verifica</w:t>
      </w:r>
      <w:r w:rsidR="009C1883">
        <w:rPr>
          <w:rFonts w:ascii="Calibri" w:hAnsi="Calibri" w:cs="Calibri"/>
        </w:rPr>
        <w:t xml:space="preserve"> </w:t>
      </w:r>
      <w:r>
        <w:rPr>
          <w:rFonts w:ascii="Calibri" w:hAnsi="Calibri" w:cs="Calibri"/>
        </w:rPr>
        <w:t>Patente</w:t>
      </w:r>
      <w:r w:rsidR="009C1883">
        <w:rPr>
          <w:rFonts w:ascii="Calibri" w:hAnsi="Calibri" w:cs="Calibri"/>
        </w:rPr>
        <w:t xml:space="preserve"> a Crediti</w:t>
      </w:r>
      <w:r>
        <w:rPr>
          <w:rFonts w:ascii="Calibri" w:hAnsi="Calibri" w:cs="Calibri"/>
        </w:rPr>
        <w:t xml:space="preserve">” </w:t>
      </w:r>
      <w:r w:rsidR="009C1883">
        <w:rPr>
          <w:rFonts w:ascii="Calibri" w:hAnsi="Calibri" w:cs="Calibri"/>
        </w:rPr>
        <w:t xml:space="preserve">per consentire la visualizzazione di </w:t>
      </w:r>
      <w:r w:rsidR="00AA7B36">
        <w:rPr>
          <w:rFonts w:ascii="Calibri" w:hAnsi="Calibri" w:cs="Calibri"/>
        </w:rPr>
        <w:t>decurtazioni e recuperi oltre al dettaglio degli elementi che concorrono al calcolo del punteggio della patente</w:t>
      </w:r>
      <w:r w:rsidR="00F24895">
        <w:rPr>
          <w:rFonts w:ascii="Calibri" w:hAnsi="Calibri" w:cs="Calibri"/>
        </w:rPr>
        <w:t>.</w:t>
      </w:r>
    </w:p>
    <w:p w:rsidR="00374ADC" w:rsidP="0079702A" w:rsidRDefault="00F24895" w14:paraId="7745ECA5" w14:textId="77777777">
      <w:pPr>
        <w:jc w:val="both"/>
        <w:rPr>
          <w:rFonts w:ascii="Calibri" w:hAnsi="Calibri" w:cs="Calibri"/>
        </w:rPr>
      </w:pPr>
      <w:r>
        <w:rPr>
          <w:rFonts w:ascii="Calibri" w:hAnsi="Calibri" w:cs="Calibri"/>
        </w:rPr>
        <w:t xml:space="preserve">L’applicazione deve essere modificata anche per consentire un’esperienza utente simile </w:t>
      </w:r>
      <w:r w:rsidR="00AE0558">
        <w:rPr>
          <w:rFonts w:ascii="Calibri" w:hAnsi="Calibri" w:cs="Calibri"/>
        </w:rPr>
        <w:t>quella dei moduli Vi.Co</w:t>
      </w:r>
      <w:r w:rsidR="00374ADC">
        <w:rPr>
          <w:rFonts w:ascii="Calibri" w:hAnsi="Calibri" w:cs="Calibri"/>
        </w:rPr>
        <w:t>.</w:t>
      </w:r>
    </w:p>
    <w:p w:rsidR="00AE0558" w:rsidP="0079702A" w:rsidRDefault="00374ADC" w14:paraId="024E7DEF" w14:textId="1C3727B0">
      <w:pPr>
        <w:jc w:val="both"/>
        <w:rPr>
          <w:rFonts w:ascii="Calibri" w:hAnsi="Calibri" w:cs="Calibri"/>
        </w:rPr>
      </w:pPr>
      <w:r>
        <w:rPr>
          <w:rFonts w:ascii="Calibri" w:hAnsi="Calibri" w:cs="Calibri"/>
        </w:rPr>
        <w:t>L</w:t>
      </w:r>
      <w:r w:rsidR="00AE0558">
        <w:rPr>
          <w:rFonts w:ascii="Calibri" w:hAnsi="Calibri" w:cs="Calibri"/>
        </w:rPr>
        <w:t>’appli</w:t>
      </w:r>
      <w:r>
        <w:rPr>
          <w:rFonts w:ascii="Calibri" w:hAnsi="Calibri" w:cs="Calibri"/>
        </w:rPr>
        <w:t xml:space="preserve">cazione deve essere responsive </w:t>
      </w:r>
      <w:r w:rsidR="00227E5A">
        <w:rPr>
          <w:rFonts w:ascii="Calibri" w:hAnsi="Calibri" w:cs="Calibri"/>
        </w:rPr>
        <w:t>per consentirne la visualizzazione anche su dispositivi mobile.</w:t>
      </w:r>
    </w:p>
    <w:p w:rsidR="0079702A" w:rsidP="002B4AC0" w:rsidRDefault="0079702A" w14:paraId="1CF96BD4" w14:textId="1D778664">
      <w:pPr>
        <w:pStyle w:val="Heading3"/>
      </w:pPr>
      <w:bookmarkStart w:name="_Toc222417410" w:id="244"/>
      <w:r>
        <w:t>RF0</w:t>
      </w:r>
      <w:r w:rsidR="00DC0F9A">
        <w:t>6</w:t>
      </w:r>
      <w:r>
        <w:t xml:space="preserve">-01 – </w:t>
      </w:r>
      <w:r w:rsidRPr="00DC0F9A" w:rsidR="00DC0F9A">
        <w:t>Storico Decurtazioni</w:t>
      </w:r>
      <w:bookmarkEnd w:id="244"/>
    </w:p>
    <w:p w:rsidR="0079702A" w:rsidP="0079702A" w:rsidRDefault="0079702A" w14:paraId="27AA5BC4" w14:textId="50F575B8">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per </w:t>
      </w:r>
      <w:r w:rsidR="00021005">
        <w:rPr>
          <w:rFonts w:ascii="Calibri" w:hAnsi="Calibri" w:cs="Calibri"/>
        </w:rPr>
        <w:t xml:space="preserve">consentire di visualizzare nella pagina </w:t>
      </w:r>
      <w:r w:rsidR="00750970">
        <w:rPr>
          <w:rFonts w:ascii="Calibri" w:hAnsi="Calibri" w:cs="Calibri"/>
        </w:rPr>
        <w:t>di verifica della patente lo storico delle decurtazioni</w:t>
      </w:r>
      <w:r>
        <w:rPr>
          <w:rFonts w:ascii="Calibri" w:hAnsi="Calibri" w:cs="Calibri"/>
        </w:rPr>
        <w:t>.</w:t>
      </w:r>
    </w:p>
    <w:p w:rsidR="0079702A" w:rsidP="0055399E" w:rsidRDefault="0079702A" w14:paraId="4D8F2713" w14:textId="3B8CF850">
      <w:pPr>
        <w:pStyle w:val="Heading4"/>
      </w:pPr>
      <w:bookmarkStart w:name="_Toc222417411" w:id="245"/>
      <w:r>
        <w:t>RF0</w:t>
      </w:r>
      <w:r w:rsidR="00750970">
        <w:t>6</w:t>
      </w:r>
      <w:r>
        <w:t xml:space="preserve">-01-01 – </w:t>
      </w:r>
      <w:r w:rsidR="00750970">
        <w:t>Pagina “Verifica Patente a Crediti”</w:t>
      </w:r>
      <w:r w:rsidR="00D34F0B">
        <w:t>-Decurtazioni</w:t>
      </w:r>
      <w:bookmarkEnd w:id="245"/>
    </w:p>
    <w:p w:rsidR="00DA2358" w:rsidP="0079702A" w:rsidRDefault="00750970" w14:paraId="26651321" w14:textId="3695C282">
      <w:pPr>
        <w:jc w:val="both"/>
        <w:rPr>
          <w:rFonts w:ascii="Calibri" w:hAnsi="Calibri" w:cs="Calibri"/>
        </w:rPr>
      </w:pPr>
      <w:r>
        <w:rPr>
          <w:rFonts w:ascii="Calibri" w:hAnsi="Calibri" w:cs="Calibri"/>
        </w:rPr>
        <w:t xml:space="preserve">Nella </w:t>
      </w:r>
      <w:r w:rsidR="00D805B6">
        <w:rPr>
          <w:rFonts w:ascii="Calibri" w:hAnsi="Calibri" w:cs="Calibri"/>
        </w:rPr>
        <w:t>p</w:t>
      </w:r>
      <w:r w:rsidRPr="00D805B6" w:rsidR="00D805B6">
        <w:rPr>
          <w:rFonts w:ascii="Calibri" w:hAnsi="Calibri" w:cs="Calibri"/>
        </w:rPr>
        <w:t>agina “Verifica Patente a Crediti”</w:t>
      </w:r>
      <w:r w:rsidR="00D805B6">
        <w:rPr>
          <w:rFonts w:ascii="Calibri" w:hAnsi="Calibri" w:cs="Calibri"/>
        </w:rPr>
        <w:t xml:space="preserve"> </w:t>
      </w:r>
      <w:r>
        <w:rPr>
          <w:rFonts w:ascii="Calibri" w:hAnsi="Calibri" w:cs="Calibri"/>
        </w:rPr>
        <w:t xml:space="preserve">al di sotto </w:t>
      </w:r>
      <w:r w:rsidR="00C81AC8">
        <w:rPr>
          <w:rFonts w:ascii="Calibri" w:hAnsi="Calibri" w:cs="Calibri"/>
        </w:rPr>
        <w:t xml:space="preserve">di eventuali eventi di sospensioni e revoche deve essere aggiunto con lo stesso </w:t>
      </w:r>
      <w:r w:rsidR="00A63ABE">
        <w:rPr>
          <w:rFonts w:ascii="Calibri" w:hAnsi="Calibri" w:cs="Calibri"/>
        </w:rPr>
        <w:t xml:space="preserve">stile grafico adottato per revoche e sospensioni un frame dedicato alla visualizzazione delle informazioni relative alle decurtazioni. </w:t>
      </w:r>
      <w:r w:rsidR="00DA2358">
        <w:rPr>
          <w:rFonts w:ascii="Calibri" w:hAnsi="Calibri" w:cs="Calibri"/>
        </w:rPr>
        <w:t>Il frame deve visualizzare le seguenti informazioni:</w:t>
      </w:r>
    </w:p>
    <w:p w:rsidR="00DA2358" w:rsidP="00DA2358" w:rsidRDefault="00DA2358" w14:paraId="47BEF628" w14:textId="77777777">
      <w:pPr>
        <w:pStyle w:val="ListParagraph"/>
        <w:numPr>
          <w:ilvl w:val="1"/>
          <w:numId w:val="4"/>
        </w:numPr>
        <w:rPr>
          <w:rFonts w:ascii="Calibri" w:hAnsi="Calibri" w:cs="Calibri"/>
        </w:rPr>
      </w:pPr>
      <w:r>
        <w:rPr>
          <w:rFonts w:ascii="Calibri" w:hAnsi="Calibri" w:cs="Calibri"/>
        </w:rPr>
        <w:t>Tipologia Atto</w:t>
      </w:r>
    </w:p>
    <w:p w:rsidR="00DA2358" w:rsidP="00DA2358" w:rsidRDefault="00DA2358" w14:paraId="03F64728" w14:textId="77777777">
      <w:pPr>
        <w:pStyle w:val="ListParagraph"/>
        <w:numPr>
          <w:ilvl w:val="1"/>
          <w:numId w:val="4"/>
        </w:numPr>
        <w:rPr>
          <w:rFonts w:ascii="Calibri" w:hAnsi="Calibri" w:cs="Calibri"/>
        </w:rPr>
      </w:pPr>
      <w:r>
        <w:rPr>
          <w:rFonts w:ascii="Calibri" w:hAnsi="Calibri" w:cs="Calibri"/>
        </w:rPr>
        <w:t>Codice Atto</w:t>
      </w:r>
    </w:p>
    <w:p w:rsidR="00DA2358" w:rsidP="00DA2358" w:rsidRDefault="00DA2358" w14:paraId="1A148F38" w14:textId="77777777">
      <w:pPr>
        <w:pStyle w:val="ListParagraph"/>
        <w:numPr>
          <w:ilvl w:val="1"/>
          <w:numId w:val="4"/>
        </w:numPr>
        <w:rPr>
          <w:rFonts w:ascii="Calibri" w:hAnsi="Calibri" w:cs="Calibri"/>
        </w:rPr>
      </w:pPr>
      <w:r>
        <w:rPr>
          <w:rFonts w:ascii="Calibri" w:hAnsi="Calibri" w:cs="Calibri"/>
        </w:rPr>
        <w:t>Data Atto</w:t>
      </w:r>
    </w:p>
    <w:p w:rsidR="00DA2358" w:rsidP="00DA2358" w:rsidRDefault="00DA2358" w14:paraId="21C707F9" w14:textId="77777777">
      <w:pPr>
        <w:pStyle w:val="ListParagraph"/>
        <w:numPr>
          <w:ilvl w:val="1"/>
          <w:numId w:val="4"/>
        </w:numPr>
        <w:rPr>
          <w:rFonts w:ascii="Calibri" w:hAnsi="Calibri" w:cs="Calibri"/>
        </w:rPr>
      </w:pPr>
      <w:r>
        <w:rPr>
          <w:rFonts w:ascii="Calibri" w:hAnsi="Calibri" w:cs="Calibri"/>
        </w:rPr>
        <w:t>Ente</w:t>
      </w:r>
    </w:p>
    <w:p w:rsidR="00DA2358" w:rsidP="00DA2358" w:rsidRDefault="00DA2358" w14:paraId="006E2A4D" w14:textId="77777777">
      <w:pPr>
        <w:pStyle w:val="ListParagraph"/>
        <w:numPr>
          <w:ilvl w:val="1"/>
          <w:numId w:val="4"/>
        </w:numPr>
        <w:rPr>
          <w:rFonts w:ascii="Calibri" w:hAnsi="Calibri" w:cs="Calibri"/>
        </w:rPr>
      </w:pPr>
      <w:r>
        <w:rPr>
          <w:rFonts w:ascii="Calibri" w:hAnsi="Calibri" w:cs="Calibri"/>
        </w:rPr>
        <w:t>Stato Decurtazione</w:t>
      </w:r>
      <w:r w:rsidRPr="00DA2358">
        <w:rPr>
          <w:rFonts w:ascii="Calibri" w:hAnsi="Calibri" w:cs="Calibri"/>
        </w:rPr>
        <w:t xml:space="preserve"> </w:t>
      </w:r>
    </w:p>
    <w:p w:rsidR="00DA2358" w:rsidP="00DA2358" w:rsidRDefault="00DA2358" w14:paraId="08A2211B" w14:textId="07025B1D">
      <w:pPr>
        <w:pStyle w:val="ListParagraph"/>
        <w:numPr>
          <w:ilvl w:val="1"/>
          <w:numId w:val="4"/>
        </w:numPr>
        <w:rPr>
          <w:rFonts w:ascii="Calibri" w:hAnsi="Calibri" w:cs="Calibri"/>
        </w:rPr>
      </w:pPr>
      <w:r>
        <w:rPr>
          <w:rFonts w:ascii="Calibri" w:hAnsi="Calibri" w:cs="Calibri"/>
        </w:rPr>
        <w:t>Crediti Decurtazione</w:t>
      </w:r>
    </w:p>
    <w:p w:rsidR="00DA2358" w:rsidP="00DA2358" w:rsidRDefault="00DA2358" w14:paraId="2567A862" w14:textId="6268026D">
      <w:pPr>
        <w:pStyle w:val="ListParagraph"/>
        <w:numPr>
          <w:ilvl w:val="1"/>
          <w:numId w:val="4"/>
        </w:numPr>
        <w:rPr>
          <w:rFonts w:ascii="Calibri" w:hAnsi="Calibri" w:cs="Calibri"/>
        </w:rPr>
      </w:pPr>
      <w:r>
        <w:rPr>
          <w:rFonts w:ascii="Calibri" w:hAnsi="Calibri" w:cs="Calibri"/>
        </w:rPr>
        <w:t>Tipologia Atto Annullamento</w:t>
      </w:r>
    </w:p>
    <w:p w:rsidR="00DA2358" w:rsidP="00DA2358" w:rsidRDefault="00DA2358" w14:paraId="73D64AC9" w14:textId="6A054841">
      <w:pPr>
        <w:pStyle w:val="ListParagraph"/>
        <w:numPr>
          <w:ilvl w:val="1"/>
          <w:numId w:val="4"/>
        </w:numPr>
        <w:rPr>
          <w:rFonts w:ascii="Calibri" w:hAnsi="Calibri" w:cs="Calibri"/>
        </w:rPr>
      </w:pPr>
      <w:r>
        <w:rPr>
          <w:rFonts w:ascii="Calibri" w:hAnsi="Calibri" w:cs="Calibri"/>
        </w:rPr>
        <w:t>Codice Atto Annullamento</w:t>
      </w:r>
    </w:p>
    <w:p w:rsidR="00DA2358" w:rsidP="00DA2358" w:rsidRDefault="00DA2358" w14:paraId="7EFFF322" w14:textId="2D858337">
      <w:pPr>
        <w:pStyle w:val="ListParagraph"/>
        <w:numPr>
          <w:ilvl w:val="1"/>
          <w:numId w:val="4"/>
        </w:numPr>
        <w:rPr>
          <w:rFonts w:ascii="Calibri" w:hAnsi="Calibri" w:cs="Calibri"/>
        </w:rPr>
      </w:pPr>
      <w:r>
        <w:rPr>
          <w:rFonts w:ascii="Calibri" w:hAnsi="Calibri" w:cs="Calibri"/>
        </w:rPr>
        <w:t>Data Atto Annullamento</w:t>
      </w:r>
    </w:p>
    <w:p w:rsidR="00DA2358" w:rsidP="00DA2358" w:rsidRDefault="00DA2358" w14:paraId="56EB8C06" w14:textId="51C08AEF">
      <w:pPr>
        <w:pStyle w:val="ListParagraph"/>
        <w:numPr>
          <w:ilvl w:val="1"/>
          <w:numId w:val="4"/>
        </w:numPr>
        <w:rPr>
          <w:rFonts w:ascii="Calibri" w:hAnsi="Calibri" w:cs="Calibri"/>
        </w:rPr>
      </w:pPr>
      <w:r>
        <w:rPr>
          <w:rFonts w:ascii="Calibri" w:hAnsi="Calibri" w:cs="Calibri"/>
        </w:rPr>
        <w:t>Ente (Annullamento)</w:t>
      </w:r>
    </w:p>
    <w:p w:rsidRPr="00DA2358" w:rsidR="00DA2358" w:rsidP="00DA2358" w:rsidRDefault="00DA2358" w14:paraId="3ADB6C92" w14:textId="5A0EFAA5">
      <w:pPr>
        <w:pStyle w:val="ListParagraph"/>
        <w:numPr>
          <w:ilvl w:val="1"/>
          <w:numId w:val="4"/>
        </w:numPr>
        <w:rPr>
          <w:rFonts w:ascii="Calibri" w:hAnsi="Calibri" w:cs="Calibri"/>
        </w:rPr>
      </w:pPr>
      <w:r>
        <w:rPr>
          <w:rFonts w:ascii="Calibri" w:hAnsi="Calibri" w:cs="Calibri"/>
        </w:rPr>
        <w:t>Motivo Annullamento</w:t>
      </w:r>
    </w:p>
    <w:p w:rsidRPr="00DA2358" w:rsidR="00B85B15" w:rsidP="00DA2358" w:rsidRDefault="00B85B15" w14:paraId="797C42E4" w14:textId="37F69941">
      <w:pPr>
        <w:pStyle w:val="ListParagraph"/>
        <w:numPr>
          <w:ilvl w:val="1"/>
          <w:numId w:val="4"/>
        </w:numPr>
        <w:rPr>
          <w:rFonts w:ascii="Calibri" w:hAnsi="Calibri" w:cs="Calibri"/>
        </w:rPr>
      </w:pPr>
      <w:r>
        <w:rPr>
          <w:rFonts w:ascii="Calibri" w:hAnsi="Calibri" w:cs="Calibri"/>
        </w:rPr>
        <w:t>Una lista contenete le fattispecie</w:t>
      </w:r>
    </w:p>
    <w:p w:rsidR="00B90607" w:rsidP="00B90607" w:rsidRDefault="00B90607" w14:paraId="2FC2A239" w14:textId="4AC6CE1A">
      <w:pPr>
        <w:pStyle w:val="ListParagraph"/>
        <w:numPr>
          <w:ilvl w:val="2"/>
          <w:numId w:val="4"/>
        </w:numPr>
        <w:rPr>
          <w:rFonts w:ascii="Calibri" w:hAnsi="Calibri" w:cs="Calibri"/>
        </w:rPr>
      </w:pPr>
      <w:r>
        <w:rPr>
          <w:rFonts w:ascii="Calibri" w:hAnsi="Calibri" w:cs="Calibri"/>
        </w:rPr>
        <w:t>Codice Fattispecie</w:t>
      </w:r>
    </w:p>
    <w:p w:rsidR="00B90607" w:rsidP="00B90607" w:rsidRDefault="00B90607" w14:paraId="1A6D066D" w14:textId="41656C9E">
      <w:pPr>
        <w:pStyle w:val="ListParagraph"/>
        <w:numPr>
          <w:ilvl w:val="2"/>
          <w:numId w:val="4"/>
        </w:numPr>
        <w:rPr>
          <w:rFonts w:ascii="Calibri" w:hAnsi="Calibri" w:cs="Calibri"/>
        </w:rPr>
      </w:pPr>
      <w:r>
        <w:rPr>
          <w:rFonts w:ascii="Calibri" w:hAnsi="Calibri" w:cs="Calibri"/>
        </w:rPr>
        <w:t>Descrizione Fattispecie</w:t>
      </w:r>
    </w:p>
    <w:p w:rsidR="00675858" w:rsidP="00E978DE" w:rsidRDefault="00B90607" w14:paraId="76DE5B67" w14:textId="77777777">
      <w:pPr>
        <w:pStyle w:val="ListParagraph"/>
        <w:numPr>
          <w:ilvl w:val="2"/>
          <w:numId w:val="4"/>
        </w:numPr>
        <w:rPr>
          <w:rFonts w:ascii="Calibri" w:hAnsi="Calibri" w:cs="Calibri"/>
        </w:rPr>
      </w:pPr>
      <w:r>
        <w:rPr>
          <w:rFonts w:ascii="Calibri" w:hAnsi="Calibri" w:cs="Calibri"/>
        </w:rPr>
        <w:t>Punteggio Fattispecie</w:t>
      </w:r>
    </w:p>
    <w:p w:rsidR="00796D12" w:rsidP="00E978DE" w:rsidRDefault="0016718F" w14:paraId="1CCDFFDA" w14:textId="5D13FD61">
      <w:pPr>
        <w:pStyle w:val="ListParagraph"/>
        <w:numPr>
          <w:ilvl w:val="2"/>
          <w:numId w:val="4"/>
        </w:numPr>
        <w:rPr>
          <w:rFonts w:ascii="Calibri" w:hAnsi="Calibri" w:cs="Calibri"/>
        </w:rPr>
      </w:pPr>
      <w:r>
        <w:rPr>
          <w:noProof/>
        </w:rPr>
        <mc:AlternateContent>
          <mc:Choice Requires="wps">
            <w:drawing>
              <wp:anchor distT="0" distB="0" distL="114300" distR="114300" simplePos="0" relativeHeight="251658243" behindDoc="0" locked="0" layoutInCell="1" allowOverlap="1" wp14:anchorId="5F1BB003" wp14:editId="4A5D2704">
                <wp:simplePos x="0" y="0"/>
                <wp:positionH relativeFrom="column">
                  <wp:posOffset>-561340</wp:posOffset>
                </wp:positionH>
                <wp:positionV relativeFrom="paragraph">
                  <wp:posOffset>3493135</wp:posOffset>
                </wp:positionV>
                <wp:extent cx="594360" cy="7620"/>
                <wp:effectExtent l="0" t="57150" r="34290" b="87630"/>
                <wp:wrapNone/>
                <wp:docPr id="71071156" name="Connettore 2 4"/>
                <wp:cNvGraphicFramePr/>
                <a:graphic xmlns:a="http://schemas.openxmlformats.org/drawingml/2006/main">
                  <a:graphicData uri="http://schemas.microsoft.com/office/word/2010/wordprocessingShape">
                    <wps:wsp>
                      <wps:cNvCnPr/>
                      <wps:spPr>
                        <a:xfrm>
                          <a:off x="0" y="0"/>
                          <a:ext cx="594360" cy="7620"/>
                        </a:xfrm>
                        <a:prstGeom prst="straightConnector1">
                          <a:avLst/>
                        </a:prstGeom>
                        <a:ln w="254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6="http://schemas.microsoft.com/office/drawing/2014/main" xmlns:arto="http://schemas.microsoft.com/office/word/2006/arto" xmlns:a14="http://schemas.microsoft.com/office/drawing/2010/main">
            <w:pict w14:anchorId="6287FA39">
              <v:shape id="Connettore 2 4" style="position:absolute;margin-left:-44.2pt;margin-top:275.05pt;width:46.8pt;height:.6pt;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e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" w14:anchorId="46E4C11F">
                <v:stroke joinstyle="miter" endarrow="block"/>
              </v:shape>
            </w:pict>
          </mc:Fallback>
        </mc:AlternateContent>
      </w:r>
      <w:r w:rsidR="00FF2307">
        <w:rPr>
          <w:rFonts w:ascii="Calibri" w:hAnsi="Calibri" w:cs="Calibri"/>
        </w:rPr>
        <w:t>Una lista contenente i lavoratori</w:t>
      </w:r>
    </w:p>
    <w:p w:rsidRPr="00F910A5" w:rsidR="00FF2307" w:rsidP="004238B3" w:rsidRDefault="004238B3" w14:paraId="21264ACC" w14:textId="3DCDEFFD">
      <w:pPr>
        <w:pStyle w:val="ListParagraph"/>
        <w:numPr>
          <w:ilvl w:val="3"/>
          <w:numId w:val="4"/>
        </w:numPr>
        <w:rPr>
          <w:rFonts w:ascii="Calibri" w:hAnsi="Calibri" w:cs="Calibri"/>
        </w:rPr>
      </w:pPr>
      <w:r>
        <w:rPr>
          <w:rFonts w:ascii="Calibri" w:hAnsi="Calibri" w:cs="Calibri"/>
        </w:rPr>
        <w:t>Data Commissione Illecito</w:t>
      </w:r>
    </w:p>
    <w:p w:rsidRPr="004238B3" w:rsidR="004238B3" w:rsidP="004238B3" w:rsidRDefault="004238B3" w14:paraId="053CBF8B" w14:textId="6344FDD1">
      <w:pPr>
        <w:pStyle w:val="ListParagraph"/>
        <w:numPr>
          <w:ilvl w:val="3"/>
          <w:numId w:val="4"/>
        </w:numPr>
        <w:rPr>
          <w:rFonts w:ascii="Calibri" w:hAnsi="Calibri" w:cs="Calibri"/>
        </w:rPr>
      </w:pPr>
      <w:r>
        <w:rPr>
          <w:rFonts w:ascii="Calibri" w:hAnsi="Calibri" w:cs="Calibri"/>
        </w:rPr>
        <w:t>Tipologia Identificativo Lavoratore</w:t>
      </w:r>
    </w:p>
    <w:p w:rsidRPr="00F910A5" w:rsidR="004238B3" w:rsidP="004238B3" w:rsidRDefault="004238B3" w14:paraId="632C5DE6" w14:textId="33DA34AA">
      <w:pPr>
        <w:pStyle w:val="ListParagraph"/>
        <w:numPr>
          <w:ilvl w:val="3"/>
          <w:numId w:val="4"/>
        </w:numPr>
        <w:rPr>
          <w:rFonts w:ascii="Calibri" w:hAnsi="Calibri" w:cs="Calibri"/>
        </w:rPr>
      </w:pPr>
      <w:r>
        <w:rPr>
          <w:rFonts w:ascii="Calibri" w:hAnsi="Calibri" w:cs="Calibri"/>
        </w:rPr>
        <w:t>Identificativo Lavoratore</w:t>
      </w:r>
    </w:p>
    <w:p w:rsidR="00977281" w:rsidP="002B4AC0" w:rsidRDefault="00977281" w14:paraId="448C922F" w14:textId="7148F81E">
      <w:pPr>
        <w:pStyle w:val="Heading3"/>
      </w:pPr>
      <w:bookmarkStart w:name="_Toc222417412" w:id="246"/>
      <w:r>
        <w:t xml:space="preserve">RF06-02 – </w:t>
      </w:r>
      <w:r w:rsidRPr="00DC0F9A">
        <w:t xml:space="preserve">Storico </w:t>
      </w:r>
      <w:r>
        <w:t>Recuperi</w:t>
      </w:r>
      <w:bookmarkEnd w:id="246"/>
    </w:p>
    <w:p w:rsidR="00FA13A7" w:rsidP="00977281" w:rsidRDefault="00977281" w14:paraId="6D333EFD" w14:textId="05D8F580">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 xml:space="preserve">i requisiti di dettaglio del sistema per consentire la visualizzazione </w:t>
      </w:r>
      <w:r w:rsidR="00693E2A">
        <w:rPr>
          <w:rFonts w:ascii="Calibri" w:hAnsi="Calibri" w:cs="Calibri"/>
        </w:rPr>
        <w:t>dello “Storico Recuperi”</w:t>
      </w:r>
      <w:r>
        <w:rPr>
          <w:rFonts w:ascii="Calibri" w:hAnsi="Calibri" w:cs="Calibri"/>
        </w:rPr>
        <w:t xml:space="preserve"> nella pagina di verifica della patente.</w:t>
      </w:r>
    </w:p>
    <w:p w:rsidR="00D34F0B" w:rsidP="0055399E" w:rsidRDefault="00D34F0B" w14:paraId="6D00D35D" w14:textId="7E2575E5">
      <w:pPr>
        <w:pStyle w:val="Heading4"/>
      </w:pPr>
      <w:bookmarkStart w:name="_Toc222417413" w:id="247"/>
      <w:r>
        <w:t>RF06-0</w:t>
      </w:r>
      <w:r w:rsidR="00AD30D5">
        <w:t>2</w:t>
      </w:r>
      <w:r>
        <w:t>-01 – Pagina “Verifica Patente a Crediti”-</w:t>
      </w:r>
      <w:r w:rsidR="00693E2A">
        <w:t>Recuperi</w:t>
      </w:r>
      <w:bookmarkEnd w:id="247"/>
    </w:p>
    <w:p w:rsidR="00D34F0B" w:rsidP="00D34F0B" w:rsidRDefault="00D34F0B" w14:paraId="53B9981C" w14:textId="06096141">
      <w:pPr>
        <w:jc w:val="both"/>
        <w:rPr>
          <w:rFonts w:ascii="Calibri" w:hAnsi="Calibri" w:cs="Calibri"/>
        </w:rPr>
      </w:pPr>
      <w:r>
        <w:rPr>
          <w:rFonts w:ascii="Calibri" w:hAnsi="Calibri" w:cs="Calibri"/>
        </w:rPr>
        <w:t>Nella p</w:t>
      </w:r>
      <w:r w:rsidRPr="00D805B6">
        <w:rPr>
          <w:rFonts w:ascii="Calibri" w:hAnsi="Calibri" w:cs="Calibri"/>
        </w:rPr>
        <w:t>agina “Verifica Patente a Crediti”</w:t>
      </w:r>
      <w:r>
        <w:rPr>
          <w:rFonts w:ascii="Calibri" w:hAnsi="Calibri" w:cs="Calibri"/>
        </w:rPr>
        <w:t xml:space="preserve"> al di sotto di eventuali eventi di sospensioni e revoche deve essere aggiunto con lo stesso stile grafico adottato per revoche e sospensioni un frame dedicato alla visualizzazione delle informazioni relative a</w:t>
      </w:r>
      <w:r w:rsidR="00693E2A">
        <w:rPr>
          <w:rFonts w:ascii="Calibri" w:hAnsi="Calibri" w:cs="Calibri"/>
        </w:rPr>
        <w:t>i recuperi</w:t>
      </w:r>
      <w:r>
        <w:rPr>
          <w:rFonts w:ascii="Calibri" w:hAnsi="Calibri" w:cs="Calibri"/>
        </w:rPr>
        <w:t>. Il frame deve visualizzare le seguenti informazioni:</w:t>
      </w:r>
    </w:p>
    <w:p w:rsidR="00D34F0B" w:rsidP="00D34F0B" w:rsidRDefault="00D34F0B" w14:paraId="120D57CC" w14:textId="77777777">
      <w:pPr>
        <w:jc w:val="both"/>
        <w:rPr>
          <w:rFonts w:ascii="Calibri" w:hAnsi="Calibri" w:cs="Calibri"/>
        </w:rPr>
      </w:pPr>
    </w:p>
    <w:p w:rsidR="001A2759" w:rsidP="001A2759" w:rsidRDefault="001A2759" w14:paraId="3876FECC" w14:textId="77777777">
      <w:pPr>
        <w:pStyle w:val="ListParagraph"/>
        <w:numPr>
          <w:ilvl w:val="1"/>
          <w:numId w:val="4"/>
        </w:numPr>
        <w:rPr>
          <w:rFonts w:ascii="Calibri" w:hAnsi="Calibri" w:cs="Calibri"/>
        </w:rPr>
      </w:pPr>
      <w:r>
        <w:rPr>
          <w:rFonts w:ascii="Calibri" w:hAnsi="Calibri" w:cs="Calibri"/>
        </w:rPr>
        <w:t>Numero Protocollo</w:t>
      </w:r>
    </w:p>
    <w:p w:rsidR="001A2759" w:rsidP="001A2759" w:rsidRDefault="001A2759" w14:paraId="48199B52" w14:textId="77777777">
      <w:pPr>
        <w:pStyle w:val="ListParagraph"/>
        <w:numPr>
          <w:ilvl w:val="1"/>
          <w:numId w:val="4"/>
        </w:numPr>
        <w:rPr>
          <w:rFonts w:ascii="Calibri" w:hAnsi="Calibri" w:cs="Calibri"/>
        </w:rPr>
      </w:pPr>
      <w:r>
        <w:rPr>
          <w:rFonts w:ascii="Calibri" w:hAnsi="Calibri" w:cs="Calibri"/>
        </w:rPr>
        <w:t>Data Protocollo</w:t>
      </w:r>
    </w:p>
    <w:p w:rsidR="001A2759" w:rsidP="001A2759" w:rsidRDefault="001A2759" w14:paraId="19687002" w14:textId="77777777">
      <w:pPr>
        <w:pStyle w:val="ListParagraph"/>
        <w:numPr>
          <w:ilvl w:val="1"/>
          <w:numId w:val="4"/>
        </w:numPr>
        <w:rPr>
          <w:rFonts w:ascii="Calibri" w:hAnsi="Calibri" w:cs="Calibri"/>
        </w:rPr>
      </w:pPr>
      <w:r>
        <w:rPr>
          <w:rFonts w:ascii="Calibri" w:hAnsi="Calibri" w:cs="Calibri"/>
        </w:rPr>
        <w:t>Data Inserimento</w:t>
      </w:r>
    </w:p>
    <w:p w:rsidR="001A2759" w:rsidP="001A2759" w:rsidRDefault="001A2759" w14:paraId="569DC0AF" w14:textId="77777777">
      <w:pPr>
        <w:pStyle w:val="ListParagraph"/>
        <w:numPr>
          <w:ilvl w:val="1"/>
          <w:numId w:val="4"/>
        </w:numPr>
        <w:rPr>
          <w:rFonts w:ascii="Calibri" w:hAnsi="Calibri" w:cs="Calibri"/>
        </w:rPr>
      </w:pPr>
      <w:r>
        <w:rPr>
          <w:rFonts w:ascii="Calibri" w:hAnsi="Calibri" w:cs="Calibri"/>
        </w:rPr>
        <w:t>Utente Inserimento</w:t>
      </w:r>
    </w:p>
    <w:p w:rsidR="001A2759" w:rsidP="001A2759" w:rsidRDefault="001A2759" w14:paraId="7CF5F01B" w14:textId="77777777">
      <w:pPr>
        <w:pStyle w:val="ListParagraph"/>
        <w:numPr>
          <w:ilvl w:val="1"/>
          <w:numId w:val="4"/>
        </w:numPr>
        <w:rPr>
          <w:rFonts w:ascii="Calibri" w:hAnsi="Calibri" w:cs="Calibri"/>
        </w:rPr>
      </w:pPr>
      <w:r>
        <w:rPr>
          <w:rFonts w:ascii="Calibri" w:hAnsi="Calibri" w:cs="Calibri"/>
        </w:rPr>
        <w:t>Numero Protocollo Annullamento</w:t>
      </w:r>
    </w:p>
    <w:p w:rsidR="001A2759" w:rsidP="001A2759" w:rsidRDefault="001A2759" w14:paraId="020949A7" w14:textId="77777777">
      <w:pPr>
        <w:pStyle w:val="ListParagraph"/>
        <w:numPr>
          <w:ilvl w:val="1"/>
          <w:numId w:val="4"/>
        </w:numPr>
        <w:rPr>
          <w:rFonts w:ascii="Calibri" w:hAnsi="Calibri" w:cs="Calibri"/>
        </w:rPr>
      </w:pPr>
      <w:r>
        <w:rPr>
          <w:rFonts w:ascii="Calibri" w:hAnsi="Calibri" w:cs="Calibri"/>
        </w:rPr>
        <w:t>Data Protocollo Annullamento</w:t>
      </w:r>
    </w:p>
    <w:p w:rsidR="001A2759" w:rsidP="001A2759" w:rsidRDefault="001A2759" w14:paraId="395B394D" w14:textId="77777777">
      <w:pPr>
        <w:pStyle w:val="ListParagraph"/>
        <w:numPr>
          <w:ilvl w:val="1"/>
          <w:numId w:val="4"/>
        </w:numPr>
        <w:rPr>
          <w:rFonts w:ascii="Calibri" w:hAnsi="Calibri" w:cs="Calibri"/>
        </w:rPr>
      </w:pPr>
      <w:r>
        <w:rPr>
          <w:rFonts w:ascii="Calibri" w:hAnsi="Calibri" w:cs="Calibri"/>
        </w:rPr>
        <w:t>Data Annullamento</w:t>
      </w:r>
    </w:p>
    <w:p w:rsidR="00AD30D5" w:rsidP="00AD30D5" w:rsidRDefault="001A2759" w14:paraId="582163E4" w14:textId="326E85A6">
      <w:pPr>
        <w:pStyle w:val="ListParagraph"/>
        <w:numPr>
          <w:ilvl w:val="1"/>
          <w:numId w:val="4"/>
        </w:numPr>
        <w:rPr>
          <w:rFonts w:ascii="Calibri" w:hAnsi="Calibri" w:cs="Calibri"/>
        </w:rPr>
      </w:pPr>
      <w:r>
        <w:rPr>
          <w:rFonts w:ascii="Calibri" w:hAnsi="Calibri" w:cs="Calibri"/>
        </w:rPr>
        <w:t>Utente Annullamento</w:t>
      </w:r>
    </w:p>
    <w:p w:rsidR="00AD30D5" w:rsidP="002B4AC0" w:rsidRDefault="00AD30D5" w14:paraId="14020C3B" w14:textId="237B4C49">
      <w:pPr>
        <w:pStyle w:val="Heading3"/>
      </w:pPr>
      <w:bookmarkStart w:name="_Toc222417414" w:id="248"/>
      <w:r>
        <w:t xml:space="preserve">RF06-03 – </w:t>
      </w:r>
      <w:r w:rsidR="002E6A2F">
        <w:t>Verifica</w:t>
      </w:r>
      <w:r w:rsidRPr="00623E78" w:rsidR="00623E78">
        <w:t xml:space="preserve"> punteggio Patente</w:t>
      </w:r>
      <w:bookmarkEnd w:id="248"/>
    </w:p>
    <w:p w:rsidR="008F255E" w:rsidP="00AD30D5" w:rsidRDefault="00AD30D5" w14:paraId="6EDFB138" w14:textId="6DFA8D4C">
      <w:pPr>
        <w:jc w:val="both"/>
        <w:rPr>
          <w:rFonts w:ascii="Calibri" w:hAnsi="Calibri" w:cs="Calibri"/>
        </w:rPr>
      </w:pPr>
      <w:r w:rsidRPr="001575E9">
        <w:rPr>
          <w:rFonts w:ascii="Calibri" w:hAnsi="Calibri" w:cs="Calibri"/>
        </w:rPr>
        <w:t>La sezi</w:t>
      </w:r>
      <w:r>
        <w:rPr>
          <w:rFonts w:ascii="Calibri" w:hAnsi="Calibri" w:cs="Calibri"/>
        </w:rPr>
        <w:t>on</w:t>
      </w:r>
      <w:r w:rsidRPr="001575E9">
        <w:rPr>
          <w:rFonts w:ascii="Calibri" w:hAnsi="Calibri" w:cs="Calibri"/>
        </w:rPr>
        <w:t xml:space="preserve">e </w:t>
      </w:r>
      <w:r>
        <w:rPr>
          <w:rFonts w:ascii="Calibri" w:hAnsi="Calibri" w:cs="Calibri"/>
        </w:rPr>
        <w:t>descrive</w:t>
      </w:r>
      <w:r w:rsidRPr="001575E9">
        <w:rPr>
          <w:rFonts w:ascii="Calibri" w:hAnsi="Calibri" w:cs="Calibri"/>
        </w:rPr>
        <w:t xml:space="preserve"> </w:t>
      </w:r>
      <w:r>
        <w:rPr>
          <w:rFonts w:ascii="Calibri" w:hAnsi="Calibri" w:cs="Calibri"/>
        </w:rPr>
        <w:t>i requisiti di dettaglio del sistema per consentire la visualizzazione de</w:t>
      </w:r>
      <w:r w:rsidR="00FA5378">
        <w:rPr>
          <w:rFonts w:ascii="Calibri" w:hAnsi="Calibri" w:cs="Calibri"/>
        </w:rPr>
        <w:t xml:space="preserve">gli elementi che </w:t>
      </w:r>
      <w:r w:rsidR="004207A5">
        <w:rPr>
          <w:rFonts w:ascii="Calibri" w:hAnsi="Calibri" w:cs="Calibri"/>
        </w:rPr>
        <w:t>determinano i</w:t>
      </w:r>
      <w:r w:rsidR="00FA5378">
        <w:rPr>
          <w:rFonts w:ascii="Calibri" w:hAnsi="Calibri" w:cs="Calibri"/>
        </w:rPr>
        <w:t>l punteggio della patente</w:t>
      </w:r>
      <w:r w:rsidR="008F255E">
        <w:rPr>
          <w:rFonts w:ascii="Calibri" w:hAnsi="Calibri" w:cs="Calibri"/>
        </w:rPr>
        <w:t>.</w:t>
      </w:r>
    </w:p>
    <w:p w:rsidR="00AD30D5" w:rsidP="0055399E" w:rsidRDefault="00AD30D5" w14:paraId="508ECEF9" w14:textId="3EC19E9F">
      <w:pPr>
        <w:pStyle w:val="Heading4"/>
      </w:pPr>
      <w:bookmarkStart w:name="_Toc222417415" w:id="249"/>
      <w:r>
        <w:t>RF06-03-01 – Pagina “Verifica Patente a Crediti”-</w:t>
      </w:r>
      <w:r w:rsidR="00623E78">
        <w:t>Punteggio</w:t>
      </w:r>
      <w:bookmarkEnd w:id="249"/>
    </w:p>
    <w:p w:rsidR="00AD30D5" w:rsidP="00AD30D5" w:rsidRDefault="00AD30D5" w14:paraId="11A6FAC1" w14:textId="1D93EC3D">
      <w:pPr>
        <w:jc w:val="both"/>
        <w:rPr>
          <w:rFonts w:ascii="Calibri" w:hAnsi="Calibri" w:cs="Calibri"/>
        </w:rPr>
      </w:pPr>
      <w:r>
        <w:rPr>
          <w:rFonts w:ascii="Calibri" w:hAnsi="Calibri" w:cs="Calibri"/>
        </w:rPr>
        <w:t>Nella p</w:t>
      </w:r>
      <w:r w:rsidRPr="00D805B6">
        <w:rPr>
          <w:rFonts w:ascii="Calibri" w:hAnsi="Calibri" w:cs="Calibri"/>
        </w:rPr>
        <w:t>agina “Verifica Patente a Crediti”</w:t>
      </w:r>
      <w:r w:rsidR="00402919">
        <w:rPr>
          <w:rFonts w:ascii="Calibri" w:hAnsi="Calibri" w:cs="Calibri"/>
        </w:rPr>
        <w:t xml:space="preserve"> </w:t>
      </w:r>
      <w:r w:rsidR="009C7FB3">
        <w:rPr>
          <w:rFonts w:ascii="Calibri" w:hAnsi="Calibri" w:cs="Calibri"/>
        </w:rPr>
        <w:t>la selezione de</w:t>
      </w:r>
      <w:r w:rsidR="00402919">
        <w:rPr>
          <w:rFonts w:ascii="Calibri" w:hAnsi="Calibri" w:cs="Calibri"/>
        </w:rPr>
        <w:t xml:space="preserve">l punteggio attuale della patente </w:t>
      </w:r>
      <w:r w:rsidR="005A2F89">
        <w:rPr>
          <w:rFonts w:ascii="Calibri" w:hAnsi="Calibri" w:cs="Calibri"/>
        </w:rPr>
        <w:t>apre una modale contenente la seguente tabella</w:t>
      </w:r>
    </w:p>
    <w:p w:rsidR="00436F93" w:rsidP="00AD30D5" w:rsidRDefault="00436F93" w14:paraId="5AFB0507" w14:textId="77777777">
      <w:pPr>
        <w:jc w:val="both"/>
        <w:rPr>
          <w:rFonts w:ascii="Calibri" w:hAnsi="Calibri" w:cs="Calibri"/>
        </w:rPr>
      </w:pPr>
    </w:p>
    <w:tbl>
      <w:tblPr>
        <w:tblW w:w="7880" w:type="dxa"/>
        <w:jc w:val="center"/>
        <w:tblLook w:val="04A0" w:firstRow="1" w:lastRow="0" w:firstColumn="1" w:lastColumn="0" w:noHBand="0" w:noVBand="1"/>
      </w:tblPr>
      <w:tblGrid>
        <w:gridCol w:w="1300"/>
        <w:gridCol w:w="1720"/>
        <w:gridCol w:w="1680"/>
        <w:gridCol w:w="1580"/>
        <w:gridCol w:w="1600"/>
      </w:tblGrid>
      <w:tr w:rsidR="00F048C7" w:rsidTr="009862CF" w14:paraId="70FAC521" w14:textId="77777777">
        <w:trPr>
          <w:trHeight w:val="293"/>
          <w:jc w:val="center"/>
        </w:trPr>
        <w:tc>
          <w:tcPr>
            <w:tcW w:w="1300" w:type="dxa"/>
            <w:tcBorders>
              <w:top w:val="single" w:color="9BC2E6" w:sz="8" w:space="0"/>
              <w:left w:val="single" w:color="9BC2E6" w:sz="8" w:space="0"/>
              <w:bottom w:val="single" w:color="9BC2E6" w:sz="8" w:space="0"/>
              <w:right w:val="nil"/>
            </w:tcBorders>
            <w:shd w:val="clear" w:color="000000" w:fill="5B9BD5"/>
            <w:vAlign w:val="center"/>
            <w:hideMark/>
          </w:tcPr>
          <w:p w:rsidR="009862CF" w:rsidRDefault="009862CF" w14:paraId="719D525A" w14:textId="77777777">
            <w:pPr>
              <w:jc w:val="center"/>
              <w:rPr>
                <w:rFonts w:ascii="Calibri" w:hAnsi="Calibri" w:cs="Calibri"/>
                <w:b/>
                <w:bCs/>
                <w:color w:val="FFFFFF"/>
                <w:sz w:val="22"/>
                <w:szCs w:val="22"/>
              </w:rPr>
            </w:pPr>
            <w:bookmarkStart w:name="_Ref213921657" w:id="250"/>
            <w:r>
              <w:rPr>
                <w:rFonts w:ascii="Calibri" w:hAnsi="Calibri" w:cs="Calibri"/>
                <w:b/>
                <w:bCs/>
                <w:color w:val="FFFFFF"/>
                <w:sz w:val="22"/>
                <w:szCs w:val="22"/>
              </w:rPr>
              <w:t>Data</w:t>
            </w:r>
          </w:p>
        </w:tc>
        <w:tc>
          <w:tcPr>
            <w:tcW w:w="1720" w:type="dxa"/>
            <w:tcBorders>
              <w:top w:val="single" w:color="9BC2E6" w:sz="8" w:space="0"/>
              <w:left w:val="nil"/>
              <w:bottom w:val="single" w:color="9BC2E6" w:sz="8" w:space="0"/>
              <w:right w:val="nil"/>
            </w:tcBorders>
            <w:shd w:val="clear" w:color="000000" w:fill="5B9BD5"/>
            <w:vAlign w:val="center"/>
            <w:hideMark/>
          </w:tcPr>
          <w:p w:rsidR="009862CF" w:rsidRDefault="009862CF" w14:paraId="3B6D3E0F" w14:textId="77777777">
            <w:pPr>
              <w:jc w:val="center"/>
              <w:rPr>
                <w:rFonts w:ascii="Calibri" w:hAnsi="Calibri" w:cs="Calibri"/>
                <w:b/>
                <w:bCs/>
                <w:color w:val="FFFFFF"/>
                <w:sz w:val="22"/>
                <w:szCs w:val="22"/>
              </w:rPr>
            </w:pPr>
            <w:r>
              <w:rPr>
                <w:rFonts w:ascii="Calibri" w:hAnsi="Calibri" w:cs="Calibri"/>
                <w:b/>
                <w:bCs/>
                <w:color w:val="FFFFFF"/>
                <w:sz w:val="22"/>
                <w:szCs w:val="22"/>
              </w:rPr>
              <w:t>Tipologia Evento</w:t>
            </w:r>
          </w:p>
        </w:tc>
        <w:tc>
          <w:tcPr>
            <w:tcW w:w="1680" w:type="dxa"/>
            <w:tcBorders>
              <w:top w:val="single" w:color="9BC2E6" w:sz="8" w:space="0"/>
              <w:left w:val="single" w:color="9BC2E6" w:sz="8" w:space="0"/>
              <w:bottom w:val="single" w:color="9BC2E6" w:sz="8" w:space="0"/>
              <w:right w:val="nil"/>
            </w:tcBorders>
            <w:shd w:val="clear" w:color="000000" w:fill="5B9BD5"/>
            <w:vAlign w:val="center"/>
            <w:hideMark/>
          </w:tcPr>
          <w:p w:rsidR="009862CF" w:rsidRDefault="009862CF" w14:paraId="68F2868F" w14:textId="77777777">
            <w:pPr>
              <w:jc w:val="center"/>
              <w:rPr>
                <w:rFonts w:ascii="Calibri" w:hAnsi="Calibri" w:cs="Calibri"/>
                <w:b/>
                <w:bCs/>
                <w:color w:val="FFFFFF"/>
                <w:sz w:val="22"/>
                <w:szCs w:val="22"/>
              </w:rPr>
            </w:pPr>
            <w:r>
              <w:rPr>
                <w:rFonts w:ascii="Calibri" w:hAnsi="Calibri" w:cs="Calibri"/>
                <w:b/>
                <w:bCs/>
                <w:color w:val="FFFFFF"/>
                <w:sz w:val="22"/>
                <w:szCs w:val="22"/>
              </w:rPr>
              <w:t>Codice Evento</w:t>
            </w:r>
          </w:p>
        </w:tc>
        <w:tc>
          <w:tcPr>
            <w:tcW w:w="1580" w:type="dxa"/>
            <w:tcBorders>
              <w:top w:val="single" w:color="9BC2E6" w:sz="8" w:space="0"/>
              <w:left w:val="nil"/>
              <w:bottom w:val="single" w:color="9BC2E6" w:sz="8" w:space="0"/>
              <w:right w:val="nil"/>
            </w:tcBorders>
            <w:shd w:val="clear" w:color="000000" w:fill="5B9BD5"/>
            <w:vAlign w:val="center"/>
            <w:hideMark/>
          </w:tcPr>
          <w:p w:rsidR="009862CF" w:rsidRDefault="009862CF" w14:paraId="3B21163C" w14:textId="77777777">
            <w:pPr>
              <w:jc w:val="center"/>
              <w:rPr>
                <w:rFonts w:ascii="Calibri" w:hAnsi="Calibri" w:cs="Calibri"/>
                <w:b/>
                <w:bCs/>
                <w:color w:val="FFFFFF"/>
                <w:sz w:val="22"/>
                <w:szCs w:val="22"/>
              </w:rPr>
            </w:pPr>
            <w:r>
              <w:rPr>
                <w:rFonts w:ascii="Calibri" w:hAnsi="Calibri" w:cs="Calibri"/>
                <w:b/>
                <w:bCs/>
                <w:color w:val="FFFFFF"/>
                <w:sz w:val="22"/>
                <w:szCs w:val="22"/>
              </w:rPr>
              <w:t>Valore Evento</w:t>
            </w:r>
          </w:p>
        </w:tc>
        <w:tc>
          <w:tcPr>
            <w:tcW w:w="1600" w:type="dxa"/>
            <w:tcBorders>
              <w:top w:val="single" w:color="9BC2E6" w:sz="8" w:space="0"/>
              <w:left w:val="nil"/>
              <w:bottom w:val="single" w:color="9BC2E6" w:sz="8" w:space="0"/>
              <w:right w:val="single" w:color="9BC2E6" w:sz="8" w:space="0"/>
            </w:tcBorders>
            <w:shd w:val="clear" w:color="000000" w:fill="5B9BD5"/>
            <w:vAlign w:val="center"/>
            <w:hideMark/>
          </w:tcPr>
          <w:p w:rsidR="009862CF" w:rsidRDefault="009862CF" w14:paraId="7F5EC00E" w14:textId="77777777">
            <w:pPr>
              <w:jc w:val="center"/>
              <w:rPr>
                <w:rFonts w:ascii="Calibri" w:hAnsi="Calibri" w:cs="Calibri"/>
                <w:b/>
                <w:bCs/>
                <w:color w:val="FFFFFF"/>
                <w:sz w:val="22"/>
                <w:szCs w:val="22"/>
              </w:rPr>
            </w:pPr>
            <w:r>
              <w:rPr>
                <w:rFonts w:ascii="Calibri" w:hAnsi="Calibri" w:cs="Calibri"/>
                <w:b/>
                <w:bCs/>
                <w:color w:val="FFFFFF"/>
                <w:sz w:val="22"/>
                <w:szCs w:val="22"/>
              </w:rPr>
              <w:t>Punteggio PaC</w:t>
            </w:r>
          </w:p>
        </w:tc>
      </w:tr>
      <w:tr w:rsidR="00F048C7" w:rsidTr="009862CF" w14:paraId="7F7F87C1" w14:textId="77777777">
        <w:trPr>
          <w:trHeight w:val="293"/>
          <w:jc w:val="center"/>
        </w:trPr>
        <w:tc>
          <w:tcPr>
            <w:tcW w:w="130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5F69807E" w14:textId="77777777">
            <w:pPr>
              <w:jc w:val="center"/>
              <w:rPr>
                <w:rFonts w:ascii="Calibri" w:hAnsi="Calibri" w:cs="Calibri"/>
                <w:color w:val="000000"/>
                <w:sz w:val="22"/>
                <w:szCs w:val="22"/>
              </w:rPr>
            </w:pPr>
            <w:r>
              <w:rPr>
                <w:rFonts w:ascii="Calibri" w:hAnsi="Calibri" w:cs="Calibri"/>
                <w:color w:val="000000"/>
                <w:sz w:val="22"/>
                <w:szCs w:val="22"/>
              </w:rPr>
              <w:t>1/2/2025</w:t>
            </w:r>
          </w:p>
        </w:tc>
        <w:tc>
          <w:tcPr>
            <w:tcW w:w="1720" w:type="dxa"/>
            <w:tcBorders>
              <w:top w:val="single" w:color="0F9ED5" w:sz="4" w:space="0"/>
              <w:left w:val="nil"/>
              <w:bottom w:val="single" w:color="9BC2E6" w:sz="8" w:space="0"/>
              <w:right w:val="nil"/>
            </w:tcBorders>
            <w:shd w:val="clear" w:color="000000" w:fill="DDEBF7"/>
            <w:vAlign w:val="center"/>
            <w:hideMark/>
          </w:tcPr>
          <w:p w:rsidR="009862CF" w:rsidRDefault="009862CF" w14:paraId="6D734533" w14:textId="77777777">
            <w:pPr>
              <w:rPr>
                <w:rFonts w:ascii="Calibri" w:hAnsi="Calibri" w:cs="Calibri"/>
                <w:color w:val="000000"/>
                <w:sz w:val="22"/>
                <w:szCs w:val="22"/>
              </w:rPr>
            </w:pPr>
            <w:r>
              <w:rPr>
                <w:rFonts w:ascii="Calibri" w:hAnsi="Calibri" w:cs="Calibri"/>
                <w:color w:val="000000"/>
                <w:sz w:val="22"/>
                <w:szCs w:val="22"/>
              </w:rPr>
              <w:t> </w:t>
            </w:r>
          </w:p>
        </w:tc>
        <w:tc>
          <w:tcPr>
            <w:tcW w:w="168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7A32B726" w14:textId="77777777">
            <w:pPr>
              <w:rPr>
                <w:rFonts w:ascii="Calibri" w:hAnsi="Calibri" w:cs="Calibri"/>
                <w:color w:val="000000"/>
                <w:sz w:val="22"/>
                <w:szCs w:val="22"/>
              </w:rPr>
            </w:pPr>
            <w:r>
              <w:rPr>
                <w:rFonts w:ascii="Calibri" w:hAnsi="Calibri" w:cs="Calibri"/>
                <w:color w:val="000000"/>
                <w:sz w:val="22"/>
                <w:szCs w:val="22"/>
              </w:rPr>
              <w:t>Punteggio iniziale</w:t>
            </w:r>
          </w:p>
        </w:tc>
        <w:tc>
          <w:tcPr>
            <w:tcW w:w="1580" w:type="dxa"/>
            <w:tcBorders>
              <w:top w:val="single" w:color="0F9ED5" w:sz="4" w:space="0"/>
              <w:left w:val="nil"/>
              <w:bottom w:val="single" w:color="9BC2E6" w:sz="8" w:space="0"/>
              <w:right w:val="nil"/>
            </w:tcBorders>
            <w:shd w:val="clear" w:color="000000" w:fill="DDEBF7"/>
            <w:vAlign w:val="center"/>
            <w:hideMark/>
          </w:tcPr>
          <w:p w:rsidR="009862CF" w:rsidRDefault="009862CF" w14:paraId="06A9364D" w14:textId="77777777">
            <w:pPr>
              <w:rPr>
                <w:color w:val="000000"/>
                <w:sz w:val="20"/>
                <w:szCs w:val="20"/>
              </w:rPr>
            </w:pPr>
            <w:r>
              <w:rPr>
                <w:color w:val="000000"/>
                <w:sz w:val="20"/>
                <w:szCs w:val="20"/>
              </w:rPr>
              <w:t> </w:t>
            </w:r>
          </w:p>
        </w:tc>
        <w:tc>
          <w:tcPr>
            <w:tcW w:w="1600" w:type="dxa"/>
            <w:tcBorders>
              <w:top w:val="single" w:color="0F9ED5" w:sz="4" w:space="0"/>
              <w:left w:val="nil"/>
              <w:bottom w:val="single" w:color="9BC2E6" w:sz="8" w:space="0"/>
              <w:right w:val="single" w:color="9BC2E6" w:sz="8" w:space="0"/>
            </w:tcBorders>
            <w:shd w:val="clear" w:color="000000" w:fill="DDEBF7"/>
            <w:vAlign w:val="center"/>
            <w:hideMark/>
          </w:tcPr>
          <w:p w:rsidR="009862CF" w:rsidRDefault="009862CF" w14:paraId="2494E770" w14:textId="77777777">
            <w:pPr>
              <w:jc w:val="right"/>
              <w:rPr>
                <w:rFonts w:ascii="Calibri" w:hAnsi="Calibri" w:cs="Calibri"/>
                <w:color w:val="000000"/>
                <w:sz w:val="22"/>
                <w:szCs w:val="22"/>
              </w:rPr>
            </w:pPr>
            <w:r>
              <w:rPr>
                <w:rFonts w:ascii="Calibri" w:hAnsi="Calibri" w:cs="Calibri"/>
                <w:color w:val="000000"/>
                <w:sz w:val="22"/>
                <w:szCs w:val="22"/>
              </w:rPr>
              <w:t>30</w:t>
            </w:r>
          </w:p>
        </w:tc>
      </w:tr>
      <w:tr w:rsidR="00F048C7" w:rsidTr="009862CF" w14:paraId="5ECE75C6" w14:textId="77777777">
        <w:trPr>
          <w:trHeight w:val="293"/>
          <w:jc w:val="center"/>
        </w:trPr>
        <w:tc>
          <w:tcPr>
            <w:tcW w:w="1300" w:type="dxa"/>
            <w:tcBorders>
              <w:top w:val="single" w:color="0F9ED5" w:sz="4" w:space="0"/>
              <w:left w:val="single" w:color="9BC2E6" w:sz="8" w:space="0"/>
              <w:bottom w:val="single" w:color="9BC2E6" w:sz="8" w:space="0"/>
              <w:right w:val="nil"/>
            </w:tcBorders>
            <w:vAlign w:val="center"/>
            <w:hideMark/>
          </w:tcPr>
          <w:p w:rsidR="009862CF" w:rsidRDefault="009862CF" w14:paraId="5A87EFAC" w14:textId="77777777">
            <w:pPr>
              <w:jc w:val="center"/>
              <w:rPr>
                <w:rFonts w:ascii="Calibri" w:hAnsi="Calibri" w:cs="Calibri"/>
                <w:color w:val="000000"/>
                <w:sz w:val="22"/>
                <w:szCs w:val="22"/>
              </w:rPr>
            </w:pPr>
            <w:r>
              <w:rPr>
                <w:rFonts w:ascii="Calibri" w:hAnsi="Calibri" w:cs="Calibri"/>
                <w:color w:val="000000"/>
                <w:sz w:val="22"/>
                <w:szCs w:val="22"/>
              </w:rPr>
              <w:t>1/3/2025</w:t>
            </w:r>
          </w:p>
        </w:tc>
        <w:tc>
          <w:tcPr>
            <w:tcW w:w="1720" w:type="dxa"/>
            <w:tcBorders>
              <w:top w:val="single" w:color="0F9ED5" w:sz="4" w:space="0"/>
              <w:left w:val="single" w:color="9BC2E6" w:sz="8" w:space="0"/>
              <w:bottom w:val="single" w:color="9BC2E6" w:sz="8" w:space="0"/>
              <w:right w:val="nil"/>
            </w:tcBorders>
            <w:vAlign w:val="center"/>
            <w:hideMark/>
          </w:tcPr>
          <w:p w:rsidR="009862CF" w:rsidRDefault="009862CF" w14:paraId="2C027D5E" w14:textId="77777777">
            <w:pPr>
              <w:rPr>
                <w:rFonts w:ascii="Calibri" w:hAnsi="Calibri" w:cs="Calibri"/>
                <w:color w:val="000000"/>
                <w:sz w:val="22"/>
                <w:szCs w:val="22"/>
              </w:rPr>
            </w:pPr>
            <w:r>
              <w:rPr>
                <w:rFonts w:ascii="Calibri" w:hAnsi="Calibri" w:cs="Calibri"/>
                <w:color w:val="000000"/>
                <w:sz w:val="22"/>
                <w:szCs w:val="22"/>
              </w:rPr>
              <w:t>Req. Agg.</w:t>
            </w:r>
          </w:p>
        </w:tc>
        <w:tc>
          <w:tcPr>
            <w:tcW w:w="1680" w:type="dxa"/>
            <w:tcBorders>
              <w:top w:val="single" w:color="0F9ED5" w:sz="4" w:space="0"/>
              <w:left w:val="single" w:color="9BC2E6" w:sz="8" w:space="0"/>
              <w:bottom w:val="single" w:color="9BC2E6" w:sz="8" w:space="0"/>
              <w:right w:val="nil"/>
            </w:tcBorders>
            <w:vAlign w:val="center"/>
            <w:hideMark/>
          </w:tcPr>
          <w:p w:rsidR="009862CF" w:rsidRDefault="009862CF" w14:paraId="7690377E" w14:textId="77777777">
            <w:pPr>
              <w:rPr>
                <w:rFonts w:ascii="Calibri" w:hAnsi="Calibri" w:cs="Calibri"/>
                <w:color w:val="000000"/>
                <w:sz w:val="22"/>
                <w:szCs w:val="22"/>
              </w:rPr>
            </w:pPr>
            <w:r>
              <w:rPr>
                <w:rFonts w:ascii="Calibri" w:hAnsi="Calibri" w:cs="Calibri"/>
                <w:color w:val="000000"/>
                <w:sz w:val="22"/>
                <w:szCs w:val="22"/>
              </w:rPr>
              <w:t>Req. Agg. 1</w:t>
            </w:r>
          </w:p>
        </w:tc>
        <w:tc>
          <w:tcPr>
            <w:tcW w:w="1580" w:type="dxa"/>
            <w:tcBorders>
              <w:top w:val="single" w:color="0F9ED5" w:sz="4" w:space="0"/>
              <w:left w:val="nil"/>
              <w:bottom w:val="single" w:color="9BC2E6" w:sz="8" w:space="0"/>
              <w:right w:val="nil"/>
            </w:tcBorders>
            <w:vAlign w:val="center"/>
            <w:hideMark/>
          </w:tcPr>
          <w:p w:rsidR="009862CF" w:rsidRDefault="009862CF" w14:paraId="15ADCD65" w14:textId="77777777">
            <w:pPr>
              <w:jc w:val="right"/>
              <w:rPr>
                <w:rFonts w:ascii="Calibri" w:hAnsi="Calibri" w:cs="Calibri"/>
                <w:color w:val="000000"/>
                <w:sz w:val="22"/>
                <w:szCs w:val="22"/>
              </w:rPr>
            </w:pPr>
            <w:r>
              <w:rPr>
                <w:rFonts w:ascii="Calibri" w:hAnsi="Calibri" w:cs="Calibri"/>
                <w:color w:val="000000"/>
                <w:sz w:val="22"/>
                <w:szCs w:val="22"/>
              </w:rPr>
              <w:t>5</w:t>
            </w:r>
          </w:p>
        </w:tc>
        <w:tc>
          <w:tcPr>
            <w:tcW w:w="1600" w:type="dxa"/>
            <w:tcBorders>
              <w:top w:val="single" w:color="0F9ED5" w:sz="4" w:space="0"/>
              <w:left w:val="nil"/>
              <w:bottom w:val="single" w:color="9BC2E6" w:sz="8" w:space="0"/>
              <w:right w:val="single" w:color="9BC2E6" w:sz="8" w:space="0"/>
            </w:tcBorders>
            <w:vAlign w:val="center"/>
            <w:hideMark/>
          </w:tcPr>
          <w:p w:rsidR="009862CF" w:rsidRDefault="009862CF" w14:paraId="47AD4F77" w14:textId="77777777">
            <w:pPr>
              <w:jc w:val="right"/>
              <w:rPr>
                <w:rFonts w:ascii="Calibri" w:hAnsi="Calibri" w:cs="Calibri"/>
                <w:color w:val="000000"/>
                <w:sz w:val="22"/>
                <w:szCs w:val="22"/>
              </w:rPr>
            </w:pPr>
            <w:r>
              <w:rPr>
                <w:rFonts w:ascii="Calibri" w:hAnsi="Calibri" w:cs="Calibri"/>
                <w:color w:val="000000"/>
                <w:sz w:val="22"/>
                <w:szCs w:val="22"/>
              </w:rPr>
              <w:t>35</w:t>
            </w:r>
          </w:p>
        </w:tc>
      </w:tr>
      <w:tr w:rsidR="00F048C7" w:rsidTr="009862CF" w14:paraId="499DEE63" w14:textId="77777777">
        <w:trPr>
          <w:trHeight w:val="293"/>
          <w:jc w:val="center"/>
        </w:trPr>
        <w:tc>
          <w:tcPr>
            <w:tcW w:w="130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31891C33" w14:textId="77777777">
            <w:pPr>
              <w:jc w:val="center"/>
              <w:rPr>
                <w:rFonts w:ascii="Calibri" w:hAnsi="Calibri" w:cs="Calibri"/>
                <w:color w:val="000000"/>
                <w:sz w:val="22"/>
                <w:szCs w:val="22"/>
              </w:rPr>
            </w:pPr>
            <w:r>
              <w:rPr>
                <w:rFonts w:ascii="Calibri" w:hAnsi="Calibri" w:cs="Calibri"/>
                <w:color w:val="000000"/>
                <w:sz w:val="22"/>
                <w:szCs w:val="22"/>
              </w:rPr>
              <w:t>1/4/2025</w:t>
            </w:r>
          </w:p>
        </w:tc>
        <w:tc>
          <w:tcPr>
            <w:tcW w:w="1720" w:type="dxa"/>
            <w:tcBorders>
              <w:top w:val="single" w:color="0F9ED5" w:sz="4" w:space="0"/>
              <w:left w:val="nil"/>
              <w:bottom w:val="single" w:color="9BC2E6" w:sz="8" w:space="0"/>
              <w:right w:val="nil"/>
            </w:tcBorders>
            <w:shd w:val="clear" w:color="000000" w:fill="DDEBF7"/>
            <w:vAlign w:val="center"/>
            <w:hideMark/>
          </w:tcPr>
          <w:p w:rsidR="009862CF" w:rsidRDefault="009862CF" w14:paraId="740BA040" w14:textId="77777777">
            <w:pPr>
              <w:rPr>
                <w:rFonts w:ascii="Calibri" w:hAnsi="Calibri" w:cs="Calibri"/>
                <w:color w:val="000000"/>
                <w:sz w:val="22"/>
                <w:szCs w:val="22"/>
              </w:rPr>
            </w:pPr>
            <w:r>
              <w:rPr>
                <w:rFonts w:ascii="Calibri" w:hAnsi="Calibri" w:cs="Calibri"/>
                <w:color w:val="000000"/>
                <w:sz w:val="22"/>
                <w:szCs w:val="22"/>
              </w:rPr>
              <w:t>Decurtazione</w:t>
            </w:r>
          </w:p>
        </w:tc>
        <w:tc>
          <w:tcPr>
            <w:tcW w:w="168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7D0F9B47" w14:textId="77777777">
            <w:pPr>
              <w:rPr>
                <w:rFonts w:ascii="Calibri" w:hAnsi="Calibri" w:cs="Calibri"/>
                <w:color w:val="000000"/>
                <w:sz w:val="22"/>
                <w:szCs w:val="22"/>
              </w:rPr>
            </w:pPr>
            <w:r>
              <w:rPr>
                <w:rFonts w:ascii="Calibri" w:hAnsi="Calibri" w:cs="Calibri"/>
                <w:color w:val="000000"/>
                <w:sz w:val="22"/>
                <w:szCs w:val="22"/>
              </w:rPr>
              <w:t>Decurtazione 1</w:t>
            </w:r>
          </w:p>
        </w:tc>
        <w:tc>
          <w:tcPr>
            <w:tcW w:w="1580" w:type="dxa"/>
            <w:tcBorders>
              <w:top w:val="single" w:color="0F9ED5" w:sz="4" w:space="0"/>
              <w:left w:val="nil"/>
              <w:bottom w:val="single" w:color="9BC2E6" w:sz="8" w:space="0"/>
              <w:right w:val="nil"/>
            </w:tcBorders>
            <w:shd w:val="clear" w:color="000000" w:fill="DDEBF7"/>
            <w:vAlign w:val="center"/>
            <w:hideMark/>
          </w:tcPr>
          <w:p w:rsidR="009862CF" w:rsidRDefault="009862CF" w14:paraId="5AC4DF83" w14:textId="77777777">
            <w:pPr>
              <w:jc w:val="right"/>
              <w:rPr>
                <w:rFonts w:ascii="Calibri" w:hAnsi="Calibri" w:cs="Calibri"/>
                <w:color w:val="000000"/>
                <w:sz w:val="22"/>
                <w:szCs w:val="22"/>
              </w:rPr>
            </w:pPr>
            <w:r>
              <w:rPr>
                <w:rFonts w:ascii="Calibri" w:hAnsi="Calibri" w:cs="Calibri"/>
                <w:color w:val="000000"/>
                <w:sz w:val="22"/>
                <w:szCs w:val="22"/>
              </w:rPr>
              <w:t>-25</w:t>
            </w:r>
          </w:p>
        </w:tc>
        <w:tc>
          <w:tcPr>
            <w:tcW w:w="1600" w:type="dxa"/>
            <w:tcBorders>
              <w:top w:val="single" w:color="0F9ED5" w:sz="4" w:space="0"/>
              <w:left w:val="nil"/>
              <w:bottom w:val="single" w:color="9BC2E6" w:sz="8" w:space="0"/>
              <w:right w:val="single" w:color="9BC2E6" w:sz="8" w:space="0"/>
            </w:tcBorders>
            <w:shd w:val="clear" w:color="000000" w:fill="DDEBF7"/>
            <w:vAlign w:val="center"/>
            <w:hideMark/>
          </w:tcPr>
          <w:p w:rsidR="009862CF" w:rsidRDefault="009862CF" w14:paraId="4DBF9402" w14:textId="77777777">
            <w:pPr>
              <w:jc w:val="right"/>
              <w:rPr>
                <w:rFonts w:ascii="Calibri" w:hAnsi="Calibri" w:cs="Calibri"/>
                <w:color w:val="000000"/>
                <w:sz w:val="22"/>
                <w:szCs w:val="22"/>
              </w:rPr>
            </w:pPr>
            <w:r>
              <w:rPr>
                <w:rFonts w:ascii="Calibri" w:hAnsi="Calibri" w:cs="Calibri"/>
                <w:color w:val="000000"/>
                <w:sz w:val="22"/>
                <w:szCs w:val="22"/>
              </w:rPr>
              <w:t>10</w:t>
            </w:r>
          </w:p>
        </w:tc>
      </w:tr>
      <w:tr w:rsidR="00F048C7" w:rsidTr="009862CF" w14:paraId="1951C807" w14:textId="77777777">
        <w:trPr>
          <w:trHeight w:val="293"/>
          <w:jc w:val="center"/>
        </w:trPr>
        <w:tc>
          <w:tcPr>
            <w:tcW w:w="1300" w:type="dxa"/>
            <w:tcBorders>
              <w:top w:val="single" w:color="0F9ED5" w:sz="4" w:space="0"/>
              <w:left w:val="single" w:color="9BC2E6" w:sz="8" w:space="0"/>
              <w:bottom w:val="single" w:color="9BC2E6" w:sz="8" w:space="0"/>
              <w:right w:val="nil"/>
            </w:tcBorders>
            <w:vAlign w:val="center"/>
            <w:hideMark/>
          </w:tcPr>
          <w:p w:rsidR="009862CF" w:rsidRDefault="009862CF" w14:paraId="4ACF27C0" w14:textId="77777777">
            <w:pPr>
              <w:jc w:val="center"/>
              <w:rPr>
                <w:rFonts w:ascii="Calibri" w:hAnsi="Calibri" w:cs="Calibri"/>
                <w:color w:val="000000"/>
                <w:sz w:val="22"/>
                <w:szCs w:val="22"/>
              </w:rPr>
            </w:pPr>
            <w:r>
              <w:rPr>
                <w:rFonts w:ascii="Calibri" w:hAnsi="Calibri" w:cs="Calibri"/>
                <w:color w:val="000000"/>
                <w:sz w:val="22"/>
                <w:szCs w:val="22"/>
              </w:rPr>
              <w:t>1/5/2025</w:t>
            </w:r>
          </w:p>
        </w:tc>
        <w:tc>
          <w:tcPr>
            <w:tcW w:w="1720" w:type="dxa"/>
            <w:tcBorders>
              <w:top w:val="single" w:color="0F9ED5" w:sz="4" w:space="0"/>
              <w:left w:val="nil"/>
              <w:bottom w:val="single" w:color="9BC2E6" w:sz="8" w:space="0"/>
              <w:right w:val="nil"/>
            </w:tcBorders>
            <w:vAlign w:val="center"/>
            <w:hideMark/>
          </w:tcPr>
          <w:p w:rsidR="009862CF" w:rsidRDefault="009862CF" w14:paraId="0834DE26" w14:textId="77777777">
            <w:pPr>
              <w:rPr>
                <w:rFonts w:ascii="Calibri" w:hAnsi="Calibri" w:cs="Calibri"/>
                <w:color w:val="000000"/>
                <w:sz w:val="22"/>
                <w:szCs w:val="22"/>
              </w:rPr>
            </w:pPr>
            <w:r>
              <w:rPr>
                <w:rFonts w:ascii="Calibri" w:hAnsi="Calibri" w:cs="Calibri"/>
                <w:color w:val="000000"/>
                <w:sz w:val="22"/>
                <w:szCs w:val="22"/>
              </w:rPr>
              <w:t>Req. Agg.</w:t>
            </w:r>
          </w:p>
        </w:tc>
        <w:tc>
          <w:tcPr>
            <w:tcW w:w="1680" w:type="dxa"/>
            <w:tcBorders>
              <w:top w:val="single" w:color="0F9ED5" w:sz="4" w:space="0"/>
              <w:left w:val="single" w:color="9BC2E6" w:sz="8" w:space="0"/>
              <w:bottom w:val="single" w:color="9BC2E6" w:sz="8" w:space="0"/>
              <w:right w:val="nil"/>
            </w:tcBorders>
            <w:vAlign w:val="center"/>
            <w:hideMark/>
          </w:tcPr>
          <w:p w:rsidR="009862CF" w:rsidRDefault="009862CF" w14:paraId="6F3B12C5" w14:textId="77777777">
            <w:pPr>
              <w:rPr>
                <w:rFonts w:ascii="Calibri" w:hAnsi="Calibri" w:cs="Calibri"/>
                <w:color w:val="000000"/>
                <w:sz w:val="22"/>
                <w:szCs w:val="22"/>
              </w:rPr>
            </w:pPr>
            <w:r>
              <w:rPr>
                <w:rFonts w:ascii="Calibri" w:hAnsi="Calibri" w:cs="Calibri"/>
                <w:color w:val="000000"/>
                <w:sz w:val="22"/>
                <w:szCs w:val="22"/>
              </w:rPr>
              <w:t>Req. Agg. 2</w:t>
            </w:r>
          </w:p>
        </w:tc>
        <w:tc>
          <w:tcPr>
            <w:tcW w:w="1580" w:type="dxa"/>
            <w:tcBorders>
              <w:top w:val="single" w:color="0F9ED5" w:sz="4" w:space="0"/>
              <w:left w:val="nil"/>
              <w:bottom w:val="single" w:color="9BC2E6" w:sz="8" w:space="0"/>
              <w:right w:val="nil"/>
            </w:tcBorders>
            <w:vAlign w:val="center"/>
            <w:hideMark/>
          </w:tcPr>
          <w:p w:rsidR="009862CF" w:rsidRDefault="009862CF" w14:paraId="484C0DE5" w14:textId="77777777">
            <w:pPr>
              <w:jc w:val="right"/>
              <w:rPr>
                <w:rFonts w:ascii="Calibri" w:hAnsi="Calibri" w:cs="Calibri"/>
                <w:color w:val="000000"/>
                <w:sz w:val="22"/>
                <w:szCs w:val="22"/>
              </w:rPr>
            </w:pPr>
            <w:r>
              <w:rPr>
                <w:rFonts w:ascii="Calibri" w:hAnsi="Calibri" w:cs="Calibri"/>
                <w:color w:val="000000"/>
                <w:sz w:val="22"/>
                <w:szCs w:val="22"/>
              </w:rPr>
              <w:t>5</w:t>
            </w:r>
          </w:p>
        </w:tc>
        <w:tc>
          <w:tcPr>
            <w:tcW w:w="1600" w:type="dxa"/>
            <w:tcBorders>
              <w:top w:val="single" w:color="0F9ED5" w:sz="4" w:space="0"/>
              <w:left w:val="nil"/>
              <w:bottom w:val="single" w:color="9BC2E6" w:sz="8" w:space="0"/>
              <w:right w:val="single" w:color="9BC2E6" w:sz="8" w:space="0"/>
            </w:tcBorders>
            <w:vAlign w:val="center"/>
            <w:hideMark/>
          </w:tcPr>
          <w:p w:rsidR="009862CF" w:rsidRDefault="009862CF" w14:paraId="28BDED9F" w14:textId="77777777">
            <w:pPr>
              <w:jc w:val="right"/>
              <w:rPr>
                <w:rFonts w:ascii="Calibri" w:hAnsi="Calibri" w:cs="Calibri"/>
                <w:color w:val="000000"/>
                <w:sz w:val="22"/>
                <w:szCs w:val="22"/>
              </w:rPr>
            </w:pPr>
            <w:r>
              <w:rPr>
                <w:rFonts w:ascii="Calibri" w:hAnsi="Calibri" w:cs="Calibri"/>
                <w:color w:val="000000"/>
                <w:sz w:val="22"/>
                <w:szCs w:val="22"/>
              </w:rPr>
              <w:t>10</w:t>
            </w:r>
          </w:p>
        </w:tc>
      </w:tr>
      <w:tr w:rsidR="00F048C7" w:rsidTr="009862CF" w14:paraId="0CFF3A1D" w14:textId="77777777">
        <w:trPr>
          <w:trHeight w:val="293"/>
          <w:jc w:val="center"/>
        </w:trPr>
        <w:tc>
          <w:tcPr>
            <w:tcW w:w="130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71737128" w14:textId="77777777">
            <w:pPr>
              <w:jc w:val="center"/>
              <w:rPr>
                <w:rFonts w:ascii="Calibri" w:hAnsi="Calibri" w:cs="Calibri"/>
                <w:color w:val="000000"/>
                <w:sz w:val="22"/>
                <w:szCs w:val="22"/>
              </w:rPr>
            </w:pPr>
            <w:r>
              <w:rPr>
                <w:rFonts w:ascii="Calibri" w:hAnsi="Calibri" w:cs="Calibri"/>
                <w:color w:val="000000"/>
                <w:sz w:val="22"/>
                <w:szCs w:val="22"/>
              </w:rPr>
              <w:t>1/6/2025</w:t>
            </w:r>
          </w:p>
        </w:tc>
        <w:tc>
          <w:tcPr>
            <w:tcW w:w="1720" w:type="dxa"/>
            <w:tcBorders>
              <w:top w:val="single" w:color="0F9ED5" w:sz="4" w:space="0"/>
              <w:left w:val="nil"/>
              <w:bottom w:val="single" w:color="9BC2E6" w:sz="8" w:space="0"/>
              <w:right w:val="nil"/>
            </w:tcBorders>
            <w:shd w:val="clear" w:color="000000" w:fill="DDEBF7"/>
            <w:vAlign w:val="center"/>
            <w:hideMark/>
          </w:tcPr>
          <w:p w:rsidR="009862CF" w:rsidRDefault="009862CF" w14:paraId="74C909B5" w14:textId="77777777">
            <w:pPr>
              <w:rPr>
                <w:rFonts w:ascii="Calibri" w:hAnsi="Calibri" w:cs="Calibri"/>
                <w:color w:val="000000"/>
                <w:sz w:val="22"/>
                <w:szCs w:val="22"/>
              </w:rPr>
            </w:pPr>
            <w:r>
              <w:rPr>
                <w:rFonts w:ascii="Calibri" w:hAnsi="Calibri" w:cs="Calibri"/>
                <w:color w:val="000000"/>
                <w:sz w:val="22"/>
                <w:szCs w:val="22"/>
              </w:rPr>
              <w:t>Recupero</w:t>
            </w:r>
          </w:p>
        </w:tc>
        <w:tc>
          <w:tcPr>
            <w:tcW w:w="168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5F866075" w14:textId="77777777">
            <w:pPr>
              <w:rPr>
                <w:rFonts w:ascii="Calibri" w:hAnsi="Calibri" w:cs="Calibri"/>
                <w:color w:val="000000"/>
                <w:sz w:val="22"/>
                <w:szCs w:val="22"/>
              </w:rPr>
            </w:pPr>
            <w:r>
              <w:rPr>
                <w:rFonts w:ascii="Calibri" w:hAnsi="Calibri" w:cs="Calibri"/>
                <w:color w:val="000000"/>
                <w:sz w:val="22"/>
                <w:szCs w:val="22"/>
              </w:rPr>
              <w:t>Recupero 1</w:t>
            </w:r>
          </w:p>
        </w:tc>
        <w:tc>
          <w:tcPr>
            <w:tcW w:w="1580" w:type="dxa"/>
            <w:tcBorders>
              <w:top w:val="single" w:color="0F9ED5" w:sz="4" w:space="0"/>
              <w:left w:val="nil"/>
              <w:bottom w:val="single" w:color="9BC2E6" w:sz="8" w:space="0"/>
              <w:right w:val="nil"/>
            </w:tcBorders>
            <w:shd w:val="clear" w:color="000000" w:fill="DDEBF7"/>
            <w:vAlign w:val="center"/>
            <w:hideMark/>
          </w:tcPr>
          <w:p w:rsidR="009862CF" w:rsidRDefault="009862CF" w14:paraId="412F6483" w14:textId="77777777">
            <w:pPr>
              <w:jc w:val="right"/>
              <w:rPr>
                <w:rFonts w:ascii="Calibri" w:hAnsi="Calibri" w:cs="Calibri"/>
                <w:color w:val="000000"/>
                <w:sz w:val="22"/>
                <w:szCs w:val="22"/>
              </w:rPr>
            </w:pPr>
            <w:r>
              <w:rPr>
                <w:rFonts w:ascii="Calibri" w:hAnsi="Calibri" w:cs="Calibri"/>
                <w:color w:val="000000"/>
                <w:sz w:val="22"/>
                <w:szCs w:val="22"/>
              </w:rPr>
              <w:t>10</w:t>
            </w:r>
          </w:p>
        </w:tc>
        <w:tc>
          <w:tcPr>
            <w:tcW w:w="1600" w:type="dxa"/>
            <w:tcBorders>
              <w:top w:val="single" w:color="0F9ED5" w:sz="4" w:space="0"/>
              <w:left w:val="nil"/>
              <w:bottom w:val="single" w:color="9BC2E6" w:sz="8" w:space="0"/>
              <w:right w:val="single" w:color="9BC2E6" w:sz="8" w:space="0"/>
            </w:tcBorders>
            <w:shd w:val="clear" w:color="000000" w:fill="DDEBF7"/>
            <w:vAlign w:val="center"/>
            <w:hideMark/>
          </w:tcPr>
          <w:p w:rsidR="009862CF" w:rsidRDefault="009862CF" w14:paraId="522FC0AB" w14:textId="77777777">
            <w:pPr>
              <w:jc w:val="right"/>
              <w:rPr>
                <w:rFonts w:ascii="Calibri" w:hAnsi="Calibri" w:cs="Calibri"/>
                <w:color w:val="000000"/>
                <w:sz w:val="22"/>
                <w:szCs w:val="22"/>
              </w:rPr>
            </w:pPr>
            <w:r>
              <w:rPr>
                <w:rFonts w:ascii="Calibri" w:hAnsi="Calibri" w:cs="Calibri"/>
                <w:color w:val="000000"/>
                <w:sz w:val="22"/>
                <w:szCs w:val="22"/>
              </w:rPr>
              <w:t>25</w:t>
            </w:r>
          </w:p>
        </w:tc>
      </w:tr>
      <w:tr w:rsidR="00F048C7" w:rsidTr="009862CF" w14:paraId="6ACF1193" w14:textId="77777777">
        <w:trPr>
          <w:trHeight w:val="293"/>
          <w:jc w:val="center"/>
        </w:trPr>
        <w:tc>
          <w:tcPr>
            <w:tcW w:w="1300" w:type="dxa"/>
            <w:tcBorders>
              <w:top w:val="single" w:color="0F9ED5" w:sz="4" w:space="0"/>
              <w:left w:val="single" w:color="9BC2E6" w:sz="8" w:space="0"/>
              <w:bottom w:val="single" w:color="9BC2E6" w:sz="8" w:space="0"/>
              <w:right w:val="nil"/>
            </w:tcBorders>
            <w:vAlign w:val="center"/>
            <w:hideMark/>
          </w:tcPr>
          <w:p w:rsidR="009862CF" w:rsidRDefault="009862CF" w14:paraId="366523C8" w14:textId="77777777">
            <w:pPr>
              <w:jc w:val="center"/>
              <w:rPr>
                <w:rFonts w:ascii="Calibri" w:hAnsi="Calibri" w:cs="Calibri"/>
                <w:color w:val="000000"/>
                <w:sz w:val="22"/>
                <w:szCs w:val="22"/>
              </w:rPr>
            </w:pPr>
            <w:r>
              <w:rPr>
                <w:rFonts w:ascii="Calibri" w:hAnsi="Calibri" w:cs="Calibri"/>
                <w:color w:val="000000"/>
                <w:sz w:val="22"/>
                <w:szCs w:val="22"/>
              </w:rPr>
              <w:t>1/7/2025</w:t>
            </w:r>
          </w:p>
        </w:tc>
        <w:tc>
          <w:tcPr>
            <w:tcW w:w="1720" w:type="dxa"/>
            <w:tcBorders>
              <w:top w:val="single" w:color="0F9ED5" w:sz="4" w:space="0"/>
              <w:left w:val="nil"/>
              <w:bottom w:val="single" w:color="9BC2E6" w:sz="8" w:space="0"/>
              <w:right w:val="nil"/>
            </w:tcBorders>
            <w:vAlign w:val="center"/>
            <w:hideMark/>
          </w:tcPr>
          <w:p w:rsidR="009862CF" w:rsidRDefault="009862CF" w14:paraId="611A80CD" w14:textId="77777777">
            <w:pPr>
              <w:rPr>
                <w:rFonts w:ascii="Calibri" w:hAnsi="Calibri" w:cs="Calibri"/>
                <w:color w:val="000000"/>
                <w:sz w:val="22"/>
                <w:szCs w:val="22"/>
              </w:rPr>
            </w:pPr>
            <w:r>
              <w:rPr>
                <w:rFonts w:ascii="Calibri" w:hAnsi="Calibri" w:cs="Calibri"/>
                <w:color w:val="000000"/>
                <w:sz w:val="22"/>
                <w:szCs w:val="22"/>
              </w:rPr>
              <w:t>Decurtazione</w:t>
            </w:r>
          </w:p>
        </w:tc>
        <w:tc>
          <w:tcPr>
            <w:tcW w:w="1680" w:type="dxa"/>
            <w:tcBorders>
              <w:top w:val="single" w:color="0F9ED5" w:sz="4" w:space="0"/>
              <w:left w:val="single" w:color="9BC2E6" w:sz="8" w:space="0"/>
              <w:bottom w:val="single" w:color="9BC2E6" w:sz="8" w:space="0"/>
              <w:right w:val="nil"/>
            </w:tcBorders>
            <w:vAlign w:val="center"/>
            <w:hideMark/>
          </w:tcPr>
          <w:p w:rsidR="009862CF" w:rsidRDefault="009862CF" w14:paraId="50CC2DCF" w14:textId="77777777">
            <w:pPr>
              <w:rPr>
                <w:rFonts w:ascii="Calibri" w:hAnsi="Calibri" w:cs="Calibri"/>
                <w:color w:val="000000"/>
                <w:sz w:val="22"/>
                <w:szCs w:val="22"/>
              </w:rPr>
            </w:pPr>
            <w:r>
              <w:rPr>
                <w:rFonts w:ascii="Calibri" w:hAnsi="Calibri" w:cs="Calibri"/>
                <w:color w:val="000000"/>
                <w:sz w:val="22"/>
                <w:szCs w:val="22"/>
              </w:rPr>
              <w:t>Decurtazione 2</w:t>
            </w:r>
          </w:p>
        </w:tc>
        <w:tc>
          <w:tcPr>
            <w:tcW w:w="1580" w:type="dxa"/>
            <w:tcBorders>
              <w:top w:val="single" w:color="0F9ED5" w:sz="4" w:space="0"/>
              <w:left w:val="nil"/>
              <w:bottom w:val="single" w:color="9BC2E6" w:sz="8" w:space="0"/>
              <w:right w:val="nil"/>
            </w:tcBorders>
            <w:vAlign w:val="center"/>
            <w:hideMark/>
          </w:tcPr>
          <w:p w:rsidR="009862CF" w:rsidRDefault="009862CF" w14:paraId="44064946" w14:textId="77777777">
            <w:pPr>
              <w:jc w:val="right"/>
              <w:rPr>
                <w:rFonts w:ascii="Calibri" w:hAnsi="Calibri" w:cs="Calibri"/>
                <w:color w:val="000000"/>
                <w:sz w:val="22"/>
                <w:szCs w:val="22"/>
              </w:rPr>
            </w:pPr>
            <w:r>
              <w:rPr>
                <w:rFonts w:ascii="Calibri" w:hAnsi="Calibri" w:cs="Calibri"/>
                <w:color w:val="000000"/>
                <w:sz w:val="22"/>
                <w:szCs w:val="22"/>
              </w:rPr>
              <w:t>-50</w:t>
            </w:r>
          </w:p>
        </w:tc>
        <w:tc>
          <w:tcPr>
            <w:tcW w:w="1600" w:type="dxa"/>
            <w:tcBorders>
              <w:top w:val="single" w:color="0F9ED5" w:sz="4" w:space="0"/>
              <w:left w:val="nil"/>
              <w:bottom w:val="single" w:color="9BC2E6" w:sz="8" w:space="0"/>
              <w:right w:val="single" w:color="9BC2E6" w:sz="8" w:space="0"/>
            </w:tcBorders>
            <w:vAlign w:val="center"/>
            <w:hideMark/>
          </w:tcPr>
          <w:p w:rsidR="009862CF" w:rsidRDefault="009862CF" w14:paraId="4035CB8F" w14:textId="77777777">
            <w:pPr>
              <w:jc w:val="right"/>
              <w:rPr>
                <w:rFonts w:ascii="Calibri" w:hAnsi="Calibri" w:cs="Calibri"/>
                <w:color w:val="000000"/>
                <w:sz w:val="22"/>
                <w:szCs w:val="22"/>
              </w:rPr>
            </w:pPr>
            <w:r>
              <w:rPr>
                <w:rFonts w:ascii="Calibri" w:hAnsi="Calibri" w:cs="Calibri"/>
                <w:color w:val="000000"/>
                <w:sz w:val="22"/>
                <w:szCs w:val="22"/>
              </w:rPr>
              <w:t>0</w:t>
            </w:r>
          </w:p>
        </w:tc>
      </w:tr>
      <w:tr w:rsidR="00F048C7" w:rsidTr="009862CF" w14:paraId="176E96F4" w14:textId="77777777">
        <w:trPr>
          <w:trHeight w:val="293"/>
          <w:jc w:val="center"/>
        </w:trPr>
        <w:tc>
          <w:tcPr>
            <w:tcW w:w="130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24E2326F" w14:textId="77777777">
            <w:pPr>
              <w:jc w:val="center"/>
              <w:rPr>
                <w:rFonts w:ascii="Calibri" w:hAnsi="Calibri" w:cs="Calibri"/>
                <w:color w:val="000000"/>
                <w:sz w:val="22"/>
                <w:szCs w:val="22"/>
              </w:rPr>
            </w:pPr>
            <w:r>
              <w:rPr>
                <w:rFonts w:ascii="Calibri" w:hAnsi="Calibri" w:cs="Calibri"/>
                <w:color w:val="000000"/>
                <w:sz w:val="22"/>
                <w:szCs w:val="22"/>
              </w:rPr>
              <w:t>1/8/2025</w:t>
            </w:r>
          </w:p>
        </w:tc>
        <w:tc>
          <w:tcPr>
            <w:tcW w:w="1720" w:type="dxa"/>
            <w:tcBorders>
              <w:top w:val="single" w:color="0F9ED5" w:sz="4" w:space="0"/>
              <w:left w:val="nil"/>
              <w:bottom w:val="single" w:color="9BC2E6" w:sz="8" w:space="0"/>
              <w:right w:val="nil"/>
            </w:tcBorders>
            <w:shd w:val="clear" w:color="000000" w:fill="DDEBF7"/>
            <w:vAlign w:val="center"/>
            <w:hideMark/>
          </w:tcPr>
          <w:p w:rsidR="009862CF" w:rsidRDefault="009862CF" w14:paraId="14B593E2" w14:textId="77777777">
            <w:pPr>
              <w:rPr>
                <w:rFonts w:ascii="Calibri" w:hAnsi="Calibri" w:cs="Calibri"/>
                <w:color w:val="000000"/>
                <w:sz w:val="22"/>
                <w:szCs w:val="22"/>
              </w:rPr>
            </w:pPr>
            <w:r>
              <w:rPr>
                <w:rFonts w:ascii="Calibri" w:hAnsi="Calibri" w:cs="Calibri"/>
                <w:color w:val="000000"/>
                <w:sz w:val="22"/>
                <w:szCs w:val="22"/>
              </w:rPr>
              <w:t>Req. Agg.</w:t>
            </w:r>
          </w:p>
        </w:tc>
        <w:tc>
          <w:tcPr>
            <w:tcW w:w="168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14F70A7D" w14:textId="77777777">
            <w:pPr>
              <w:rPr>
                <w:rFonts w:ascii="Calibri" w:hAnsi="Calibri" w:cs="Calibri"/>
                <w:color w:val="000000"/>
                <w:sz w:val="22"/>
                <w:szCs w:val="22"/>
              </w:rPr>
            </w:pPr>
            <w:r>
              <w:rPr>
                <w:rFonts w:ascii="Calibri" w:hAnsi="Calibri" w:cs="Calibri"/>
                <w:color w:val="000000"/>
                <w:sz w:val="22"/>
                <w:szCs w:val="22"/>
              </w:rPr>
              <w:t>Req. Agg. 3</w:t>
            </w:r>
          </w:p>
        </w:tc>
        <w:tc>
          <w:tcPr>
            <w:tcW w:w="1580" w:type="dxa"/>
            <w:tcBorders>
              <w:top w:val="single" w:color="0F9ED5" w:sz="4" w:space="0"/>
              <w:left w:val="nil"/>
              <w:bottom w:val="single" w:color="9BC2E6" w:sz="8" w:space="0"/>
              <w:right w:val="nil"/>
            </w:tcBorders>
            <w:shd w:val="clear" w:color="000000" w:fill="DDEBF7"/>
            <w:vAlign w:val="center"/>
            <w:hideMark/>
          </w:tcPr>
          <w:p w:rsidR="009862CF" w:rsidRDefault="009862CF" w14:paraId="645A1887" w14:textId="77777777">
            <w:pPr>
              <w:jc w:val="right"/>
              <w:rPr>
                <w:rFonts w:ascii="Calibri" w:hAnsi="Calibri" w:cs="Calibri"/>
                <w:color w:val="000000"/>
                <w:sz w:val="22"/>
                <w:szCs w:val="22"/>
              </w:rPr>
            </w:pPr>
            <w:r>
              <w:rPr>
                <w:rFonts w:ascii="Calibri" w:hAnsi="Calibri" w:cs="Calibri"/>
                <w:color w:val="000000"/>
                <w:sz w:val="22"/>
                <w:szCs w:val="22"/>
              </w:rPr>
              <w:t>10</w:t>
            </w:r>
          </w:p>
        </w:tc>
        <w:tc>
          <w:tcPr>
            <w:tcW w:w="1600" w:type="dxa"/>
            <w:tcBorders>
              <w:top w:val="single" w:color="0F9ED5" w:sz="4" w:space="0"/>
              <w:left w:val="nil"/>
              <w:bottom w:val="single" w:color="9BC2E6" w:sz="8" w:space="0"/>
              <w:right w:val="single" w:color="9BC2E6" w:sz="8" w:space="0"/>
            </w:tcBorders>
            <w:shd w:val="clear" w:color="000000" w:fill="DDEBF7"/>
            <w:vAlign w:val="center"/>
            <w:hideMark/>
          </w:tcPr>
          <w:p w:rsidR="009862CF" w:rsidRDefault="009862CF" w14:paraId="6F6BD8F1" w14:textId="77777777">
            <w:pPr>
              <w:jc w:val="right"/>
              <w:rPr>
                <w:rFonts w:ascii="Calibri" w:hAnsi="Calibri" w:cs="Calibri"/>
                <w:color w:val="000000"/>
                <w:sz w:val="22"/>
                <w:szCs w:val="22"/>
              </w:rPr>
            </w:pPr>
            <w:r>
              <w:rPr>
                <w:rFonts w:ascii="Calibri" w:hAnsi="Calibri" w:cs="Calibri"/>
                <w:color w:val="000000"/>
                <w:sz w:val="22"/>
                <w:szCs w:val="22"/>
              </w:rPr>
              <w:t>0</w:t>
            </w:r>
          </w:p>
        </w:tc>
      </w:tr>
      <w:tr w:rsidR="00F048C7" w:rsidTr="009862CF" w14:paraId="6243BD78" w14:textId="77777777">
        <w:trPr>
          <w:trHeight w:val="293"/>
          <w:jc w:val="center"/>
        </w:trPr>
        <w:tc>
          <w:tcPr>
            <w:tcW w:w="1300" w:type="dxa"/>
            <w:tcBorders>
              <w:top w:val="single" w:color="0F9ED5" w:sz="4" w:space="0"/>
              <w:left w:val="single" w:color="9BC2E6" w:sz="8" w:space="0"/>
              <w:bottom w:val="single" w:color="9BC2E6" w:sz="8" w:space="0"/>
              <w:right w:val="nil"/>
            </w:tcBorders>
            <w:vAlign w:val="center"/>
            <w:hideMark/>
          </w:tcPr>
          <w:p w:rsidR="009862CF" w:rsidRDefault="009862CF" w14:paraId="08A1DCCB" w14:textId="77777777">
            <w:pPr>
              <w:jc w:val="center"/>
              <w:rPr>
                <w:rFonts w:ascii="Calibri" w:hAnsi="Calibri" w:cs="Calibri"/>
                <w:color w:val="000000"/>
                <w:sz w:val="22"/>
                <w:szCs w:val="22"/>
              </w:rPr>
            </w:pPr>
            <w:r>
              <w:rPr>
                <w:rFonts w:ascii="Calibri" w:hAnsi="Calibri" w:cs="Calibri"/>
                <w:color w:val="000000"/>
                <w:sz w:val="22"/>
                <w:szCs w:val="22"/>
              </w:rPr>
              <w:t>1/7/2027</w:t>
            </w:r>
          </w:p>
        </w:tc>
        <w:tc>
          <w:tcPr>
            <w:tcW w:w="1720" w:type="dxa"/>
            <w:tcBorders>
              <w:top w:val="single" w:color="0F9ED5" w:sz="4" w:space="0"/>
              <w:left w:val="nil"/>
              <w:bottom w:val="single" w:color="9BC2E6" w:sz="8" w:space="0"/>
              <w:right w:val="nil"/>
            </w:tcBorders>
            <w:vAlign w:val="center"/>
            <w:hideMark/>
          </w:tcPr>
          <w:p w:rsidR="009862CF" w:rsidRDefault="009862CF" w14:paraId="44A01C88" w14:textId="77777777">
            <w:pPr>
              <w:rPr>
                <w:rFonts w:ascii="Calibri" w:hAnsi="Calibri" w:cs="Calibri"/>
                <w:color w:val="000000"/>
                <w:sz w:val="22"/>
                <w:szCs w:val="22"/>
              </w:rPr>
            </w:pPr>
            <w:r>
              <w:rPr>
                <w:rFonts w:ascii="Calibri" w:hAnsi="Calibri" w:cs="Calibri"/>
                <w:color w:val="000000"/>
                <w:sz w:val="22"/>
                <w:szCs w:val="22"/>
              </w:rPr>
              <w:t> </w:t>
            </w:r>
          </w:p>
        </w:tc>
        <w:tc>
          <w:tcPr>
            <w:tcW w:w="1680" w:type="dxa"/>
            <w:tcBorders>
              <w:top w:val="single" w:color="0F9ED5" w:sz="4" w:space="0"/>
              <w:left w:val="single" w:color="9BC2E6" w:sz="8" w:space="0"/>
              <w:bottom w:val="single" w:color="9BC2E6" w:sz="8" w:space="0"/>
              <w:right w:val="nil"/>
            </w:tcBorders>
            <w:vAlign w:val="center"/>
            <w:hideMark/>
          </w:tcPr>
          <w:p w:rsidR="009862CF" w:rsidRDefault="009862CF" w14:paraId="4D735D81" w14:textId="77777777">
            <w:pPr>
              <w:rPr>
                <w:rFonts w:ascii="Calibri" w:hAnsi="Calibri" w:cs="Calibri"/>
                <w:color w:val="000000"/>
                <w:sz w:val="22"/>
                <w:szCs w:val="22"/>
              </w:rPr>
            </w:pPr>
            <w:r>
              <w:rPr>
                <w:rFonts w:ascii="Calibri" w:hAnsi="Calibri" w:cs="Calibri"/>
                <w:color w:val="000000"/>
                <w:sz w:val="22"/>
                <w:szCs w:val="22"/>
              </w:rPr>
              <w:t>Decorso biennio</w:t>
            </w:r>
          </w:p>
        </w:tc>
        <w:tc>
          <w:tcPr>
            <w:tcW w:w="1580" w:type="dxa"/>
            <w:tcBorders>
              <w:top w:val="single" w:color="0F9ED5" w:sz="4" w:space="0"/>
              <w:left w:val="nil"/>
              <w:bottom w:val="single" w:color="9BC2E6" w:sz="8" w:space="0"/>
              <w:right w:val="nil"/>
            </w:tcBorders>
            <w:vAlign w:val="center"/>
            <w:hideMark/>
          </w:tcPr>
          <w:p w:rsidR="009862CF" w:rsidRDefault="009862CF" w14:paraId="5DD6FE5F" w14:textId="77777777">
            <w:pPr>
              <w:jc w:val="right"/>
              <w:rPr>
                <w:rFonts w:ascii="Calibri" w:hAnsi="Calibri" w:cs="Calibri"/>
                <w:color w:val="000000"/>
                <w:sz w:val="22"/>
                <w:szCs w:val="22"/>
              </w:rPr>
            </w:pPr>
            <w:r>
              <w:rPr>
                <w:rFonts w:ascii="Calibri" w:hAnsi="Calibri" w:cs="Calibri"/>
                <w:color w:val="000000"/>
                <w:sz w:val="22"/>
                <w:szCs w:val="22"/>
              </w:rPr>
              <w:t>1</w:t>
            </w:r>
          </w:p>
        </w:tc>
        <w:tc>
          <w:tcPr>
            <w:tcW w:w="1600" w:type="dxa"/>
            <w:tcBorders>
              <w:top w:val="single" w:color="0F9ED5" w:sz="4" w:space="0"/>
              <w:left w:val="nil"/>
              <w:bottom w:val="single" w:color="9BC2E6" w:sz="8" w:space="0"/>
              <w:right w:val="single" w:color="9BC2E6" w:sz="8" w:space="0"/>
            </w:tcBorders>
            <w:vAlign w:val="center"/>
            <w:hideMark/>
          </w:tcPr>
          <w:p w:rsidR="009862CF" w:rsidRDefault="009862CF" w14:paraId="1BE95A8E" w14:textId="77777777">
            <w:pPr>
              <w:jc w:val="right"/>
              <w:rPr>
                <w:rFonts w:ascii="Calibri" w:hAnsi="Calibri" w:cs="Calibri"/>
                <w:color w:val="000000"/>
                <w:sz w:val="22"/>
                <w:szCs w:val="22"/>
              </w:rPr>
            </w:pPr>
            <w:r>
              <w:rPr>
                <w:rFonts w:ascii="Calibri" w:hAnsi="Calibri" w:cs="Calibri"/>
                <w:color w:val="000000"/>
                <w:sz w:val="22"/>
                <w:szCs w:val="22"/>
              </w:rPr>
              <w:t>0</w:t>
            </w:r>
          </w:p>
        </w:tc>
      </w:tr>
      <w:tr w:rsidR="00F048C7" w:rsidTr="009862CF" w14:paraId="351C50A3" w14:textId="77777777">
        <w:trPr>
          <w:trHeight w:val="293"/>
          <w:jc w:val="center"/>
        </w:trPr>
        <w:tc>
          <w:tcPr>
            <w:tcW w:w="1300" w:type="dxa"/>
            <w:tcBorders>
              <w:top w:val="single" w:color="0F9ED5" w:sz="4" w:space="0"/>
              <w:left w:val="single" w:color="0F9ED5" w:sz="4" w:space="0"/>
              <w:bottom w:val="single" w:color="9BC2E6" w:sz="8" w:space="0"/>
              <w:right w:val="nil"/>
            </w:tcBorders>
            <w:shd w:val="clear" w:color="000000" w:fill="DDEBF7"/>
            <w:vAlign w:val="center"/>
            <w:hideMark/>
          </w:tcPr>
          <w:p w:rsidR="009862CF" w:rsidRDefault="009862CF" w14:paraId="5BC89429" w14:textId="77777777">
            <w:pPr>
              <w:jc w:val="center"/>
              <w:rPr>
                <w:rFonts w:ascii="Calibri" w:hAnsi="Calibri" w:cs="Calibri"/>
                <w:color w:val="000000"/>
                <w:sz w:val="22"/>
                <w:szCs w:val="22"/>
              </w:rPr>
            </w:pPr>
            <w:r>
              <w:rPr>
                <w:rFonts w:ascii="Calibri" w:hAnsi="Calibri" w:cs="Calibri"/>
                <w:color w:val="000000"/>
                <w:sz w:val="22"/>
                <w:szCs w:val="22"/>
              </w:rPr>
              <w:t>1/8/2027</w:t>
            </w:r>
          </w:p>
        </w:tc>
        <w:tc>
          <w:tcPr>
            <w:tcW w:w="1720" w:type="dxa"/>
            <w:tcBorders>
              <w:top w:val="single" w:color="0F9ED5" w:sz="4" w:space="0"/>
              <w:left w:val="nil"/>
              <w:bottom w:val="single" w:color="9BC2E6" w:sz="8" w:space="0"/>
              <w:right w:val="nil"/>
            </w:tcBorders>
            <w:shd w:val="clear" w:color="000000" w:fill="DDEBF7"/>
            <w:vAlign w:val="center"/>
            <w:hideMark/>
          </w:tcPr>
          <w:p w:rsidR="009862CF" w:rsidRDefault="009862CF" w14:paraId="38E8D47E" w14:textId="77777777">
            <w:pPr>
              <w:rPr>
                <w:rFonts w:ascii="Calibri" w:hAnsi="Calibri" w:cs="Calibri"/>
                <w:color w:val="000000"/>
                <w:sz w:val="22"/>
                <w:szCs w:val="22"/>
              </w:rPr>
            </w:pPr>
            <w:r>
              <w:rPr>
                <w:rFonts w:ascii="Calibri" w:hAnsi="Calibri" w:cs="Calibri"/>
                <w:color w:val="000000"/>
                <w:sz w:val="22"/>
                <w:szCs w:val="22"/>
              </w:rPr>
              <w:t>Decurtazione</w:t>
            </w:r>
          </w:p>
        </w:tc>
        <w:tc>
          <w:tcPr>
            <w:tcW w:w="168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572CB951" w14:textId="77777777">
            <w:pPr>
              <w:rPr>
                <w:rFonts w:ascii="Calibri" w:hAnsi="Calibri" w:cs="Calibri"/>
                <w:color w:val="000000"/>
                <w:sz w:val="22"/>
                <w:szCs w:val="22"/>
              </w:rPr>
            </w:pPr>
            <w:r>
              <w:rPr>
                <w:rFonts w:ascii="Calibri" w:hAnsi="Calibri" w:cs="Calibri"/>
                <w:color w:val="000000"/>
                <w:sz w:val="22"/>
                <w:szCs w:val="22"/>
              </w:rPr>
              <w:t>Decurtazione 3</w:t>
            </w:r>
          </w:p>
        </w:tc>
        <w:tc>
          <w:tcPr>
            <w:tcW w:w="1580" w:type="dxa"/>
            <w:tcBorders>
              <w:top w:val="single" w:color="0F9ED5" w:sz="4" w:space="0"/>
              <w:left w:val="nil"/>
              <w:bottom w:val="single" w:color="9BC2E6" w:sz="8" w:space="0"/>
              <w:right w:val="nil"/>
            </w:tcBorders>
            <w:shd w:val="clear" w:color="000000" w:fill="DDEBF7"/>
            <w:vAlign w:val="center"/>
            <w:hideMark/>
          </w:tcPr>
          <w:p w:rsidR="009862CF" w:rsidRDefault="009862CF" w14:paraId="69CE4691" w14:textId="77777777">
            <w:pPr>
              <w:jc w:val="right"/>
              <w:rPr>
                <w:rFonts w:ascii="Calibri" w:hAnsi="Calibri" w:cs="Calibri"/>
                <w:color w:val="000000"/>
                <w:sz w:val="22"/>
                <w:szCs w:val="22"/>
              </w:rPr>
            </w:pPr>
            <w:r>
              <w:rPr>
                <w:rFonts w:ascii="Calibri" w:hAnsi="Calibri" w:cs="Calibri"/>
                <w:color w:val="000000"/>
                <w:sz w:val="22"/>
                <w:szCs w:val="22"/>
              </w:rPr>
              <w:t>-5</w:t>
            </w:r>
          </w:p>
        </w:tc>
        <w:tc>
          <w:tcPr>
            <w:tcW w:w="1600" w:type="dxa"/>
            <w:tcBorders>
              <w:top w:val="single" w:color="0F9ED5" w:sz="4" w:space="0"/>
              <w:left w:val="nil"/>
              <w:bottom w:val="single" w:color="9BC2E6" w:sz="8" w:space="0"/>
              <w:right w:val="single" w:color="9BC2E6" w:sz="8" w:space="0"/>
            </w:tcBorders>
            <w:shd w:val="clear" w:color="000000" w:fill="DDEBF7"/>
            <w:vAlign w:val="center"/>
            <w:hideMark/>
          </w:tcPr>
          <w:p w:rsidR="009862CF" w:rsidRDefault="009862CF" w14:paraId="29762954" w14:textId="77777777">
            <w:pPr>
              <w:jc w:val="right"/>
              <w:rPr>
                <w:rFonts w:ascii="Calibri" w:hAnsi="Calibri" w:cs="Calibri"/>
                <w:color w:val="000000"/>
                <w:sz w:val="22"/>
                <w:szCs w:val="22"/>
              </w:rPr>
            </w:pPr>
            <w:r>
              <w:rPr>
                <w:rFonts w:ascii="Calibri" w:hAnsi="Calibri" w:cs="Calibri"/>
                <w:color w:val="000000"/>
                <w:sz w:val="22"/>
                <w:szCs w:val="22"/>
              </w:rPr>
              <w:t>0</w:t>
            </w:r>
          </w:p>
        </w:tc>
      </w:tr>
      <w:tr w:rsidR="00F048C7" w:rsidTr="009862CF" w14:paraId="731D0466" w14:textId="77777777">
        <w:trPr>
          <w:trHeight w:val="293"/>
          <w:jc w:val="center"/>
        </w:trPr>
        <w:tc>
          <w:tcPr>
            <w:tcW w:w="1300" w:type="dxa"/>
            <w:tcBorders>
              <w:top w:val="single" w:color="0F9ED5" w:sz="4" w:space="0"/>
              <w:left w:val="single" w:color="0F9ED5" w:sz="4" w:space="0"/>
              <w:bottom w:val="single" w:color="9BC2E6" w:sz="8" w:space="0"/>
              <w:right w:val="nil"/>
            </w:tcBorders>
            <w:vAlign w:val="center"/>
            <w:hideMark/>
          </w:tcPr>
          <w:p w:rsidR="009862CF" w:rsidRDefault="009862CF" w14:paraId="1A4E3DE1" w14:textId="77777777">
            <w:pPr>
              <w:jc w:val="center"/>
              <w:rPr>
                <w:rFonts w:ascii="Calibri" w:hAnsi="Calibri" w:cs="Calibri"/>
                <w:color w:val="000000"/>
                <w:sz w:val="22"/>
                <w:szCs w:val="22"/>
              </w:rPr>
            </w:pPr>
            <w:r>
              <w:rPr>
                <w:rFonts w:ascii="Calibri" w:hAnsi="Calibri" w:cs="Calibri"/>
                <w:color w:val="000000"/>
                <w:sz w:val="22"/>
                <w:szCs w:val="22"/>
              </w:rPr>
              <w:t>1/9/2027</w:t>
            </w:r>
          </w:p>
        </w:tc>
        <w:tc>
          <w:tcPr>
            <w:tcW w:w="1720" w:type="dxa"/>
            <w:tcBorders>
              <w:top w:val="single" w:color="0F9ED5" w:sz="4" w:space="0"/>
              <w:left w:val="nil"/>
              <w:bottom w:val="single" w:color="9BC2E6" w:sz="8" w:space="0"/>
              <w:right w:val="nil"/>
            </w:tcBorders>
            <w:vAlign w:val="center"/>
            <w:hideMark/>
          </w:tcPr>
          <w:p w:rsidR="009862CF" w:rsidRDefault="009862CF" w14:paraId="46A8B136" w14:textId="77777777">
            <w:pPr>
              <w:rPr>
                <w:rFonts w:ascii="Calibri" w:hAnsi="Calibri" w:cs="Calibri"/>
                <w:color w:val="000000"/>
                <w:sz w:val="22"/>
                <w:szCs w:val="22"/>
              </w:rPr>
            </w:pPr>
            <w:r>
              <w:rPr>
                <w:rFonts w:ascii="Calibri" w:hAnsi="Calibri" w:cs="Calibri"/>
                <w:color w:val="000000"/>
                <w:sz w:val="22"/>
                <w:szCs w:val="22"/>
              </w:rPr>
              <w:t>Recupero</w:t>
            </w:r>
          </w:p>
        </w:tc>
        <w:tc>
          <w:tcPr>
            <w:tcW w:w="1680" w:type="dxa"/>
            <w:tcBorders>
              <w:top w:val="single" w:color="0F9ED5" w:sz="4" w:space="0"/>
              <w:left w:val="single" w:color="9BC2E6" w:sz="8" w:space="0"/>
              <w:bottom w:val="single" w:color="9BC2E6" w:sz="8" w:space="0"/>
              <w:right w:val="nil"/>
            </w:tcBorders>
            <w:vAlign w:val="center"/>
            <w:hideMark/>
          </w:tcPr>
          <w:p w:rsidR="009862CF" w:rsidRDefault="009862CF" w14:paraId="50A3419A" w14:textId="77777777">
            <w:pPr>
              <w:rPr>
                <w:rFonts w:ascii="Calibri" w:hAnsi="Calibri" w:cs="Calibri"/>
                <w:color w:val="000000"/>
                <w:sz w:val="22"/>
                <w:szCs w:val="22"/>
              </w:rPr>
            </w:pPr>
            <w:r>
              <w:rPr>
                <w:rFonts w:ascii="Calibri" w:hAnsi="Calibri" w:cs="Calibri"/>
                <w:color w:val="000000"/>
                <w:sz w:val="22"/>
                <w:szCs w:val="22"/>
              </w:rPr>
              <w:t>Recupero 2</w:t>
            </w:r>
          </w:p>
        </w:tc>
        <w:tc>
          <w:tcPr>
            <w:tcW w:w="1580" w:type="dxa"/>
            <w:tcBorders>
              <w:top w:val="single" w:color="0F9ED5" w:sz="4" w:space="0"/>
              <w:left w:val="nil"/>
              <w:bottom w:val="single" w:color="9BC2E6" w:sz="8" w:space="0"/>
              <w:right w:val="nil"/>
            </w:tcBorders>
            <w:vAlign w:val="center"/>
            <w:hideMark/>
          </w:tcPr>
          <w:p w:rsidR="009862CF" w:rsidRDefault="009862CF" w14:paraId="22189ABF" w14:textId="77777777">
            <w:pPr>
              <w:jc w:val="right"/>
              <w:rPr>
                <w:rFonts w:ascii="Calibri" w:hAnsi="Calibri" w:cs="Calibri"/>
                <w:color w:val="000000"/>
                <w:sz w:val="22"/>
                <w:szCs w:val="22"/>
              </w:rPr>
            </w:pPr>
            <w:r>
              <w:rPr>
                <w:rFonts w:ascii="Calibri" w:hAnsi="Calibri" w:cs="Calibri"/>
                <w:color w:val="000000"/>
                <w:sz w:val="22"/>
                <w:szCs w:val="22"/>
              </w:rPr>
              <w:t>15</w:t>
            </w:r>
          </w:p>
        </w:tc>
        <w:tc>
          <w:tcPr>
            <w:tcW w:w="1600" w:type="dxa"/>
            <w:tcBorders>
              <w:top w:val="single" w:color="0F9ED5" w:sz="4" w:space="0"/>
              <w:left w:val="nil"/>
              <w:bottom w:val="single" w:color="9BC2E6" w:sz="8" w:space="0"/>
              <w:right w:val="single" w:color="9BC2E6" w:sz="8" w:space="0"/>
            </w:tcBorders>
            <w:vAlign w:val="center"/>
            <w:hideMark/>
          </w:tcPr>
          <w:p w:rsidR="009862CF" w:rsidRDefault="009862CF" w14:paraId="24F55726" w14:textId="77777777">
            <w:pPr>
              <w:jc w:val="right"/>
              <w:rPr>
                <w:rFonts w:ascii="Calibri" w:hAnsi="Calibri" w:cs="Calibri"/>
                <w:color w:val="000000"/>
                <w:sz w:val="22"/>
                <w:szCs w:val="22"/>
              </w:rPr>
            </w:pPr>
            <w:r>
              <w:rPr>
                <w:rFonts w:ascii="Calibri" w:hAnsi="Calibri" w:cs="Calibri"/>
                <w:color w:val="000000"/>
                <w:sz w:val="22"/>
                <w:szCs w:val="22"/>
              </w:rPr>
              <w:t>15</w:t>
            </w:r>
          </w:p>
        </w:tc>
      </w:tr>
      <w:tr w:rsidR="00F048C7" w:rsidTr="009862CF" w14:paraId="7760AF23" w14:textId="77777777">
        <w:trPr>
          <w:trHeight w:val="863"/>
          <w:jc w:val="center"/>
        </w:trPr>
        <w:tc>
          <w:tcPr>
            <w:tcW w:w="1300" w:type="dxa"/>
            <w:tcBorders>
              <w:top w:val="single" w:color="0F9ED5" w:sz="4" w:space="0"/>
              <w:left w:val="single" w:color="0F9ED5" w:sz="4" w:space="0"/>
              <w:bottom w:val="single" w:color="9BC2E6" w:sz="8" w:space="0"/>
              <w:right w:val="nil"/>
            </w:tcBorders>
            <w:shd w:val="clear" w:color="000000" w:fill="DDEBF7"/>
            <w:vAlign w:val="center"/>
            <w:hideMark/>
          </w:tcPr>
          <w:p w:rsidR="009862CF" w:rsidRDefault="009862CF" w14:paraId="3B3EB4B7" w14:textId="77777777">
            <w:pPr>
              <w:jc w:val="center"/>
              <w:rPr>
                <w:rFonts w:ascii="Calibri" w:hAnsi="Calibri" w:cs="Calibri"/>
                <w:color w:val="000000"/>
                <w:sz w:val="22"/>
                <w:szCs w:val="22"/>
              </w:rPr>
            </w:pPr>
            <w:r>
              <w:rPr>
                <w:rFonts w:ascii="Calibri" w:hAnsi="Calibri" w:cs="Calibri"/>
                <w:color w:val="000000"/>
                <w:sz w:val="22"/>
                <w:szCs w:val="22"/>
              </w:rPr>
              <w:t>1/10/2027</w:t>
            </w:r>
          </w:p>
        </w:tc>
        <w:tc>
          <w:tcPr>
            <w:tcW w:w="1720" w:type="dxa"/>
            <w:tcBorders>
              <w:top w:val="single" w:color="0F9ED5" w:sz="4" w:space="0"/>
              <w:left w:val="nil"/>
              <w:bottom w:val="single" w:color="9BC2E6" w:sz="8" w:space="0"/>
              <w:right w:val="nil"/>
            </w:tcBorders>
            <w:shd w:val="clear" w:color="000000" w:fill="DDEBF7"/>
            <w:vAlign w:val="center"/>
            <w:hideMark/>
          </w:tcPr>
          <w:p w:rsidR="009862CF" w:rsidRDefault="009862CF" w14:paraId="6FA7AD77" w14:textId="2DA82F73">
            <w:pPr>
              <w:rPr>
                <w:rFonts w:ascii="Calibri" w:hAnsi="Calibri" w:cs="Calibri"/>
                <w:color w:val="000000"/>
                <w:sz w:val="22"/>
                <w:szCs w:val="22"/>
              </w:rPr>
            </w:pPr>
            <w:r>
              <w:rPr>
                <w:rFonts w:ascii="Calibri" w:hAnsi="Calibri" w:cs="Calibri"/>
                <w:color w:val="000000"/>
                <w:sz w:val="22"/>
                <w:szCs w:val="22"/>
              </w:rPr>
              <w:t> </w:t>
            </w:r>
            <w:r w:rsidR="00817841">
              <w:rPr>
                <w:rFonts w:ascii="Calibri" w:hAnsi="Calibri" w:cs="Calibri"/>
                <w:color w:val="000000"/>
                <w:sz w:val="22"/>
                <w:szCs w:val="22"/>
              </w:rPr>
              <w:t>Annullamento decurtazione</w:t>
            </w:r>
          </w:p>
        </w:tc>
        <w:tc>
          <w:tcPr>
            <w:tcW w:w="1680" w:type="dxa"/>
            <w:tcBorders>
              <w:top w:val="single" w:color="0F9ED5" w:sz="4" w:space="0"/>
              <w:left w:val="single" w:color="9BC2E6" w:sz="8" w:space="0"/>
              <w:bottom w:val="single" w:color="9BC2E6" w:sz="8" w:space="0"/>
              <w:right w:val="nil"/>
            </w:tcBorders>
            <w:shd w:val="clear" w:color="000000" w:fill="DDEBF7"/>
            <w:vAlign w:val="center"/>
            <w:hideMark/>
          </w:tcPr>
          <w:p w:rsidR="009862CF" w:rsidRDefault="009862CF" w14:paraId="0EB69808" w14:textId="77777777">
            <w:pPr>
              <w:rPr>
                <w:rFonts w:ascii="Calibri" w:hAnsi="Calibri" w:cs="Calibri"/>
                <w:color w:val="000000"/>
                <w:sz w:val="22"/>
                <w:szCs w:val="22"/>
              </w:rPr>
            </w:pPr>
            <w:r>
              <w:rPr>
                <w:rFonts w:ascii="Calibri" w:hAnsi="Calibri" w:cs="Calibri"/>
                <w:color w:val="000000"/>
                <w:sz w:val="22"/>
                <w:szCs w:val="22"/>
              </w:rPr>
              <w:t>Ordinanza archiviazione decurtazione 1</w:t>
            </w:r>
          </w:p>
        </w:tc>
        <w:tc>
          <w:tcPr>
            <w:tcW w:w="1580" w:type="dxa"/>
            <w:tcBorders>
              <w:top w:val="single" w:color="0F9ED5" w:sz="4" w:space="0"/>
              <w:left w:val="nil"/>
              <w:bottom w:val="single" w:color="9BC2E6" w:sz="8" w:space="0"/>
              <w:right w:val="nil"/>
            </w:tcBorders>
            <w:shd w:val="clear" w:color="000000" w:fill="DDEBF7"/>
            <w:vAlign w:val="center"/>
            <w:hideMark/>
          </w:tcPr>
          <w:p w:rsidR="009862CF" w:rsidRDefault="009862CF" w14:paraId="0DF330AB" w14:textId="77777777">
            <w:pPr>
              <w:jc w:val="right"/>
              <w:rPr>
                <w:rFonts w:ascii="Calibri" w:hAnsi="Calibri" w:cs="Calibri"/>
                <w:color w:val="000000"/>
                <w:sz w:val="22"/>
                <w:szCs w:val="22"/>
              </w:rPr>
            </w:pPr>
            <w:r>
              <w:rPr>
                <w:rFonts w:ascii="Calibri" w:hAnsi="Calibri" w:cs="Calibri"/>
                <w:color w:val="000000"/>
                <w:sz w:val="22"/>
                <w:szCs w:val="22"/>
              </w:rPr>
              <w:t>25</w:t>
            </w:r>
          </w:p>
        </w:tc>
        <w:tc>
          <w:tcPr>
            <w:tcW w:w="1600" w:type="dxa"/>
            <w:tcBorders>
              <w:top w:val="single" w:color="0F9ED5" w:sz="4" w:space="0"/>
              <w:left w:val="nil"/>
              <w:bottom w:val="single" w:color="9BC2E6" w:sz="8" w:space="0"/>
              <w:right w:val="single" w:color="9BC2E6" w:sz="8" w:space="0"/>
            </w:tcBorders>
            <w:shd w:val="clear" w:color="000000" w:fill="DDEBF7"/>
            <w:vAlign w:val="center"/>
            <w:hideMark/>
          </w:tcPr>
          <w:p w:rsidR="009862CF" w:rsidRDefault="009862CF" w14:paraId="459EC7B8" w14:textId="77777777">
            <w:pPr>
              <w:jc w:val="right"/>
              <w:rPr>
                <w:rFonts w:ascii="Calibri" w:hAnsi="Calibri" w:cs="Calibri"/>
                <w:color w:val="000000"/>
                <w:sz w:val="22"/>
                <w:szCs w:val="22"/>
              </w:rPr>
            </w:pPr>
            <w:r>
              <w:rPr>
                <w:rFonts w:ascii="Calibri" w:hAnsi="Calibri" w:cs="Calibri"/>
                <w:color w:val="000000"/>
                <w:sz w:val="22"/>
                <w:szCs w:val="22"/>
              </w:rPr>
              <w:t>50</w:t>
            </w:r>
          </w:p>
        </w:tc>
      </w:tr>
    </w:tbl>
    <w:p w:rsidR="00CD6D74" w:rsidP="00BC1472" w:rsidRDefault="00BC1472" w14:paraId="3358E029" w14:textId="6D865BD5">
      <w:pPr>
        <w:pStyle w:val="Caption"/>
        <w:rPr>
          <w:rFonts w:ascii="Calibri" w:hAnsi="Calibri" w:cs="Calibri"/>
        </w:rPr>
      </w:pPr>
      <w:r>
        <w:t xml:space="preserve">Tabella </w:t>
      </w:r>
      <w:r>
        <w:fldChar w:fldCharType="begin"/>
      </w:r>
      <w:r>
        <w:instrText> SEQ Tabella \* ARABIC </w:instrText>
      </w:r>
      <w:r>
        <w:fldChar w:fldCharType="separate"/>
      </w:r>
      <w:r>
        <w:rPr>
          <w:noProof/>
        </w:rPr>
        <w:t>5</w:t>
      </w:r>
      <w:r>
        <w:fldChar w:fldCharType="end"/>
      </w:r>
      <w:r>
        <w:t xml:space="preserve"> </w:t>
      </w:r>
      <w:r w:rsidR="00342916">
        <w:t xml:space="preserve">- </w:t>
      </w:r>
      <w:r>
        <w:t>Esempio calcolo punteggio PaC</w:t>
      </w:r>
      <w:bookmarkEnd w:id="250"/>
    </w:p>
    <w:p w:rsidR="00D34F0B" w:rsidP="00E978DE" w:rsidRDefault="00F917EA" w14:paraId="29DF0CF5" w14:textId="19DDA172">
      <w:pPr>
        <w:rPr>
          <w:rFonts w:ascii="Calibri" w:hAnsi="Calibri" w:cs="Calibri"/>
        </w:rPr>
      </w:pPr>
      <w:r>
        <w:rPr>
          <w:rFonts w:ascii="Calibri" w:hAnsi="Calibri" w:cs="Calibri"/>
          <w:noProof/>
        </w:rPr>
        <mc:AlternateContent>
          <mc:Choice Requires="wps">
            <w:drawing>
              <wp:anchor distT="0" distB="0" distL="114300" distR="114300" simplePos="0" relativeHeight="251658244" behindDoc="0" locked="0" layoutInCell="1" allowOverlap="1" wp14:anchorId="66875540" wp14:editId="38993B19">
                <wp:simplePos x="0" y="0"/>
                <wp:positionH relativeFrom="column">
                  <wp:posOffset>3362960</wp:posOffset>
                </wp:positionH>
                <wp:positionV relativeFrom="paragraph">
                  <wp:posOffset>2395855</wp:posOffset>
                </wp:positionV>
                <wp:extent cx="1120140" cy="335280"/>
                <wp:effectExtent l="19050" t="19050" r="22860" b="26670"/>
                <wp:wrapNone/>
                <wp:docPr id="1894675659" name="Ovale 5"/>
                <wp:cNvGraphicFramePr/>
                <a:graphic xmlns:a="http://schemas.openxmlformats.org/drawingml/2006/main">
                  <a:graphicData uri="http://schemas.microsoft.com/office/word/2010/wordprocessingShape">
                    <wps:wsp>
                      <wps:cNvSpPr/>
                      <wps:spPr>
                        <a:xfrm>
                          <a:off x="0" y="0"/>
                          <a:ext cx="1120140" cy="33528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6="http://schemas.microsoft.com/office/drawing/2014/main" xmlns:arto="http://schemas.microsoft.com/office/word/2006/arto" xmlns:a14="http://schemas.microsoft.com/office/drawing/2010/main">
            <w:pict w14:anchorId="7E8D6B28">
              <v:oval id="Ovale 5" style="position:absolute;margin-left:264.8pt;margin-top:188.65pt;width:88.2pt;height:26.4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e00" strokeweight="2.25pt" w14:anchorId="67795B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">
                <v:stroke joinstyle="miter"/>
              </v:oval>
            </w:pict>
          </mc:Fallback>
        </mc:AlternateContent>
      </w:r>
      <w:r w:rsidRPr="00796D12" w:rsidR="004F549B">
        <w:rPr>
          <w:rFonts w:ascii="Calibri" w:hAnsi="Calibri" w:cs="Calibri"/>
          <w:noProof/>
        </w:rPr>
        <w:drawing>
          <wp:inline distT="0" distB="0" distL="0" distR="0" wp14:anchorId="03B25D45" wp14:editId="7E269340">
            <wp:extent cx="6083935" cy="3595370"/>
            <wp:effectExtent l="0" t="0" r="0" b="5080"/>
            <wp:docPr id="972573862" name="Immagine 1" descr="Immagine che contiene testo,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73862" name="Immagine 1" descr="Immagine che contiene testo, schermata, numero&#10;&#10;Il contenuto generato dall'IA potrebbe non essere corretto."/>
                    <pic:cNvPicPr/>
                  </pic:nvPicPr>
                  <pic:blipFill>
                    <a:blip r:embed="rId45"/>
                    <a:stretch>
                      <a:fillRect/>
                    </a:stretch>
                  </pic:blipFill>
                  <pic:spPr>
                    <a:xfrm>
                      <a:off x="0" y="0"/>
                      <a:ext cx="6083935" cy="3595370"/>
                    </a:xfrm>
                    <a:prstGeom prst="rect">
                      <a:avLst/>
                    </a:prstGeom>
                  </pic:spPr>
                </pic:pic>
              </a:graphicData>
            </a:graphic>
          </wp:inline>
        </w:drawing>
      </w:r>
    </w:p>
    <w:p w:rsidR="00B97F03" w:rsidP="00B97F03" w:rsidRDefault="00B97F03" w14:paraId="53B43EAC" w14:textId="4B90DC2D">
      <w:pPr>
        <w:pStyle w:val="Heading2"/>
      </w:pPr>
      <w:bookmarkStart w:name="_Toc222417416" w:id="251"/>
      <w:r w:rsidRPr="00676E7C">
        <w:t>RF0</w:t>
      </w:r>
      <w:r w:rsidR="00BC0F35">
        <w:t>7</w:t>
      </w:r>
      <w:r w:rsidRPr="00676E7C">
        <w:t xml:space="preserve">: </w:t>
      </w:r>
      <w:r w:rsidRPr="00B97F03">
        <w:t>Calcolo punteggio patente</w:t>
      </w:r>
      <w:bookmarkEnd w:id="251"/>
    </w:p>
    <w:p w:rsidR="00093307" w:rsidP="002B4AC0" w:rsidRDefault="00093307" w14:paraId="672DC599" w14:textId="4B3EB96C">
      <w:pPr>
        <w:pStyle w:val="Heading3"/>
      </w:pPr>
      <w:bookmarkStart w:name="_Toc222417417" w:id="252"/>
      <w:r w:rsidRPr="00093307">
        <w:t>RF07-0</w:t>
      </w:r>
      <w:r w:rsidR="00100ADB">
        <w:t>1</w:t>
      </w:r>
      <w:r w:rsidRPr="00093307">
        <w:t xml:space="preserve"> – Calcolo Punteggio in presenza di </w:t>
      </w:r>
      <w:r w:rsidR="00D0632A">
        <w:t>D</w:t>
      </w:r>
      <w:r w:rsidRPr="00093307">
        <w:t>ecurtazioni e Recuperi</w:t>
      </w:r>
      <w:bookmarkEnd w:id="252"/>
    </w:p>
    <w:p w:rsidRPr="00B67A07" w:rsidR="0098649D" w:rsidP="00F0261D" w:rsidRDefault="0098649D" w14:paraId="41154E72" w14:textId="77777777">
      <w:pPr>
        <w:ind w:left="349"/>
        <w:jc w:val="both"/>
        <w:rPr>
          <w:rFonts w:ascii="Calibri" w:hAnsi="Calibri" w:cs="Calibri"/>
        </w:rPr>
      </w:pPr>
    </w:p>
    <w:p w:rsidR="00532E52" w:rsidP="00F0261D" w:rsidRDefault="005F502A" w14:paraId="4BF05358" w14:textId="635CB67B">
      <w:pPr>
        <w:ind w:left="349"/>
        <w:jc w:val="both"/>
        <w:rPr>
          <w:rFonts w:ascii="Calibri" w:hAnsi="Calibri" w:cs="Calibri"/>
        </w:rPr>
      </w:pPr>
      <w:r>
        <w:rPr>
          <w:rFonts w:ascii="Calibri" w:hAnsi="Calibri" w:cs="Calibri"/>
        </w:rPr>
        <w:t>I</w:t>
      </w:r>
      <w:r w:rsidRPr="001A3E7E" w:rsidR="00093307">
        <w:rPr>
          <w:rFonts w:ascii="Calibri" w:hAnsi="Calibri" w:cs="Calibri"/>
        </w:rPr>
        <w:t>l punteggio della patente deve essere calcolato</w:t>
      </w:r>
      <w:r>
        <w:rPr>
          <w:rFonts w:ascii="Calibri" w:hAnsi="Calibri" w:cs="Calibri"/>
        </w:rPr>
        <w:t xml:space="preserve"> </w:t>
      </w:r>
      <w:r w:rsidR="002F2AB5">
        <w:rPr>
          <w:rFonts w:ascii="Calibri" w:hAnsi="Calibri" w:cs="Calibri"/>
        </w:rPr>
        <w:t xml:space="preserve">sommando in ordine temporale rispetto alla data di inizio validità dell’evento </w:t>
      </w:r>
      <w:r w:rsidR="004F73CB">
        <w:rPr>
          <w:rFonts w:ascii="Calibri" w:hAnsi="Calibri" w:cs="Calibri"/>
        </w:rPr>
        <w:t xml:space="preserve">(data conferma per le decurtazione, data protocollo per </w:t>
      </w:r>
      <w:r w:rsidR="009623C9">
        <w:rPr>
          <w:rFonts w:ascii="Calibri" w:hAnsi="Calibri" w:cs="Calibri"/>
        </w:rPr>
        <w:t>i recuperi e data inizio validità per</w:t>
      </w:r>
      <w:r w:rsidR="004F73CB">
        <w:rPr>
          <w:rFonts w:ascii="Calibri" w:hAnsi="Calibri" w:cs="Calibri"/>
        </w:rPr>
        <w:t xml:space="preserve"> </w:t>
      </w:r>
      <w:r w:rsidR="00BD7DDE">
        <w:rPr>
          <w:rFonts w:ascii="Calibri" w:hAnsi="Calibri" w:cs="Calibri"/>
        </w:rPr>
        <w:t>i requisiti aggiuntivi</w:t>
      </w:r>
      <w:r w:rsidR="005B3028">
        <w:rPr>
          <w:rFonts w:ascii="Calibri" w:hAnsi="Calibri" w:cs="Calibri"/>
        </w:rPr>
        <w:t xml:space="preserve"> purché valido al momento dell’elaborazione</w:t>
      </w:r>
      <w:r w:rsidR="00BD7DDE">
        <w:rPr>
          <w:rFonts w:ascii="Calibri" w:hAnsi="Calibri" w:cs="Calibri"/>
        </w:rPr>
        <w:t>)</w:t>
      </w:r>
      <w:r w:rsidR="001047BC">
        <w:rPr>
          <w:rFonts w:ascii="Calibri" w:hAnsi="Calibri" w:cs="Calibri"/>
        </w:rPr>
        <w:t xml:space="preserve"> </w:t>
      </w:r>
      <w:r w:rsidR="00A17443">
        <w:rPr>
          <w:rFonts w:ascii="Calibri" w:hAnsi="Calibri" w:cs="Calibri"/>
        </w:rPr>
        <w:t xml:space="preserve">gli eventi di decurtazione, recupero e requisiti aggiuntivi. </w:t>
      </w:r>
    </w:p>
    <w:p w:rsidRPr="001A3E7E" w:rsidR="0061066F" w:rsidP="00F0261D" w:rsidRDefault="006D5DC5" w14:paraId="1C1EEFC0" w14:textId="2C806686">
      <w:pPr>
        <w:ind w:left="349"/>
        <w:jc w:val="both"/>
        <w:rPr>
          <w:rFonts w:ascii="Calibri" w:hAnsi="Calibri" w:cs="Calibri"/>
        </w:rPr>
      </w:pPr>
      <w:r>
        <w:rPr>
          <w:rFonts w:ascii="Calibri" w:hAnsi="Calibri" w:cs="Calibri"/>
        </w:rPr>
        <w:t xml:space="preserve">I </w:t>
      </w:r>
      <w:r w:rsidR="00A17443">
        <w:rPr>
          <w:rFonts w:ascii="Calibri" w:hAnsi="Calibri" w:cs="Calibri"/>
        </w:rPr>
        <w:t xml:space="preserve">requisiti aggiuntivi </w:t>
      </w:r>
      <w:r>
        <w:rPr>
          <w:rFonts w:ascii="Calibri" w:hAnsi="Calibri" w:cs="Calibri"/>
        </w:rPr>
        <w:t xml:space="preserve">vengono considerati nel calcolo solo se il punteggio della patente al </w:t>
      </w:r>
      <w:r w:rsidR="00017935">
        <w:rPr>
          <w:rFonts w:ascii="Calibri" w:hAnsi="Calibri" w:cs="Calibri"/>
        </w:rPr>
        <w:t xml:space="preserve">momento del calcolo </w:t>
      </w:r>
      <w:r w:rsidR="005E4B50">
        <w:rPr>
          <w:rFonts w:ascii="Calibri" w:hAnsi="Calibri" w:cs="Calibri"/>
        </w:rPr>
        <w:t xml:space="preserve">e </w:t>
      </w:r>
      <w:r>
        <w:rPr>
          <w:rFonts w:ascii="Calibri" w:hAnsi="Calibri" w:cs="Calibri"/>
        </w:rPr>
        <w:t xml:space="preserve">al netto del requisito </w:t>
      </w:r>
      <w:r w:rsidR="00E36751">
        <w:rPr>
          <w:rFonts w:ascii="Calibri" w:hAnsi="Calibri" w:cs="Calibri"/>
        </w:rPr>
        <w:t>in elaborazione</w:t>
      </w:r>
      <w:r>
        <w:rPr>
          <w:rFonts w:ascii="Calibri" w:hAnsi="Calibri" w:cs="Calibri"/>
        </w:rPr>
        <w:t xml:space="preserve"> </w:t>
      </w:r>
      <w:r w:rsidR="006A7C36">
        <w:rPr>
          <w:rFonts w:ascii="Calibri" w:hAnsi="Calibri" w:cs="Calibri"/>
        </w:rPr>
        <w:t>non è inferiore al valore soglia</w:t>
      </w:r>
      <w:r w:rsidR="003C1BA8">
        <w:rPr>
          <w:rFonts w:ascii="Calibri" w:hAnsi="Calibri" w:cs="Calibri"/>
        </w:rPr>
        <w:t xml:space="preserve">. </w:t>
      </w:r>
      <w:r w:rsidR="00B85068">
        <w:rPr>
          <w:rFonts w:ascii="Calibri" w:hAnsi="Calibri" w:cs="Calibri"/>
        </w:rPr>
        <w:t xml:space="preserve">Nel caso il punteggio della Patente dovesse tornare non inferiore alla soglia, il </w:t>
      </w:r>
      <w:r w:rsidR="003C1BA8">
        <w:rPr>
          <w:rFonts w:ascii="Calibri" w:hAnsi="Calibri" w:cs="Calibri"/>
        </w:rPr>
        <w:t xml:space="preserve">requisito </w:t>
      </w:r>
      <w:r w:rsidR="00B85068">
        <w:rPr>
          <w:rFonts w:ascii="Calibri" w:hAnsi="Calibri" w:cs="Calibri"/>
        </w:rPr>
        <w:t xml:space="preserve">precedentementre ignorato </w:t>
      </w:r>
      <w:r w:rsidR="003C1BA8">
        <w:rPr>
          <w:rFonts w:ascii="Calibri" w:hAnsi="Calibri" w:cs="Calibri"/>
        </w:rPr>
        <w:t>viene rivalutato</w:t>
      </w:r>
      <w:r w:rsidR="00532E52">
        <w:rPr>
          <w:rFonts w:ascii="Calibri" w:hAnsi="Calibri" w:cs="Calibri"/>
        </w:rPr>
        <w:t>.</w:t>
      </w:r>
    </w:p>
    <w:p w:rsidR="00BD7DDE" w:rsidP="00F0261D" w:rsidRDefault="00BD7DDE" w14:paraId="38C5BB33" w14:textId="77777777">
      <w:pPr>
        <w:ind w:left="349"/>
        <w:jc w:val="both"/>
        <w:rPr>
          <w:rFonts w:ascii="Calibri" w:hAnsi="Calibri" w:cs="Calibri"/>
        </w:rPr>
      </w:pPr>
    </w:p>
    <w:p w:rsidRPr="001A3E7E" w:rsidR="008B7721" w:rsidP="00F0261D" w:rsidRDefault="009F78BD" w14:paraId="6E3DF6AA" w14:textId="514EF337">
      <w:pPr>
        <w:ind w:left="349"/>
        <w:jc w:val="both"/>
        <w:rPr>
          <w:rFonts w:ascii="Calibri" w:hAnsi="Calibri" w:cs="Calibri"/>
        </w:rPr>
      </w:pPr>
      <w:r>
        <w:rPr>
          <w:rFonts w:ascii="Calibri" w:hAnsi="Calibri" w:cs="Calibri"/>
        </w:rPr>
        <w:t>Il punteggio in presenza di decurtazion</w:t>
      </w:r>
      <w:r w:rsidR="004419E1">
        <w:rPr>
          <w:rFonts w:ascii="Calibri" w:hAnsi="Calibri" w:cs="Calibri"/>
        </w:rPr>
        <w:t>i</w:t>
      </w:r>
      <w:r>
        <w:rPr>
          <w:rFonts w:ascii="Calibri" w:hAnsi="Calibri" w:cs="Calibri"/>
        </w:rPr>
        <w:t xml:space="preserve"> viene quindi determinato operando nel seguente modo</w:t>
      </w:r>
    </w:p>
    <w:p w:rsidRPr="001A3E7E" w:rsidR="00093307" w:rsidP="00842DA3" w:rsidRDefault="00093307" w14:paraId="09D06CD1" w14:textId="77777777">
      <w:pPr>
        <w:numPr>
          <w:ilvl w:val="1"/>
          <w:numId w:val="68"/>
        </w:numPr>
        <w:jc w:val="both"/>
        <w:rPr>
          <w:rFonts w:ascii="Calibri" w:hAnsi="Calibri" w:cs="Calibri"/>
        </w:rPr>
      </w:pPr>
      <w:r w:rsidRPr="001A3E7E">
        <w:rPr>
          <w:rFonts w:ascii="Calibri" w:hAnsi="Calibri" w:cs="Calibri"/>
        </w:rPr>
        <w:t>sommando il punteggio dei requisiti base</w:t>
      </w:r>
    </w:p>
    <w:p w:rsidRPr="001A3E7E" w:rsidR="00093307" w:rsidP="00842DA3" w:rsidRDefault="00093307" w14:paraId="1BEB5470" w14:textId="77777777">
      <w:pPr>
        <w:numPr>
          <w:ilvl w:val="1"/>
          <w:numId w:val="68"/>
        </w:numPr>
        <w:jc w:val="both"/>
        <w:rPr>
          <w:rFonts w:ascii="Calibri" w:hAnsi="Calibri" w:cs="Calibri"/>
        </w:rPr>
      </w:pPr>
      <w:r w:rsidRPr="001A3E7E">
        <w:rPr>
          <w:rFonts w:ascii="Calibri" w:hAnsi="Calibri" w:cs="Calibri"/>
        </w:rPr>
        <w:t xml:space="preserve">sommando il punteggio dei requisiti aggiuntivi inseriti prima della decurtazione </w:t>
      </w:r>
    </w:p>
    <w:p w:rsidRPr="001A3E7E" w:rsidR="00093307" w:rsidP="00842DA3" w:rsidRDefault="00093307" w14:paraId="2E12FD3E" w14:textId="77777777">
      <w:pPr>
        <w:numPr>
          <w:ilvl w:val="1"/>
          <w:numId w:val="68"/>
        </w:numPr>
        <w:jc w:val="both"/>
        <w:rPr>
          <w:rFonts w:ascii="Calibri" w:hAnsi="Calibri" w:cs="Calibri"/>
        </w:rPr>
      </w:pPr>
      <w:r w:rsidRPr="001A3E7E">
        <w:rPr>
          <w:rFonts w:ascii="Calibri" w:hAnsi="Calibri" w:cs="Calibri"/>
        </w:rPr>
        <w:t>sottraendo il punteggio della prima decurtazione</w:t>
      </w:r>
    </w:p>
    <w:p w:rsidRPr="001A3E7E" w:rsidR="00093307" w:rsidP="00842DA3" w:rsidRDefault="00093307" w14:paraId="298A01FA" w14:textId="77777777">
      <w:pPr>
        <w:numPr>
          <w:ilvl w:val="2"/>
          <w:numId w:val="68"/>
        </w:numPr>
        <w:jc w:val="both"/>
        <w:rPr>
          <w:rFonts w:ascii="Calibri" w:hAnsi="Calibri" w:cs="Calibri"/>
        </w:rPr>
      </w:pPr>
      <w:r w:rsidRPr="001A3E7E">
        <w:rPr>
          <w:rFonts w:ascii="Calibri" w:hAnsi="Calibri" w:cs="Calibri"/>
        </w:rPr>
        <w:t>se il punteggio ottenuto è negativo allora il punteggio della patente è 0</w:t>
      </w:r>
    </w:p>
    <w:p w:rsidRPr="001A3E7E" w:rsidR="00093307" w:rsidP="00842DA3" w:rsidRDefault="00093307" w14:paraId="2E7A8E1E" w14:textId="77777777">
      <w:pPr>
        <w:numPr>
          <w:ilvl w:val="2"/>
          <w:numId w:val="68"/>
        </w:numPr>
        <w:jc w:val="both"/>
        <w:rPr>
          <w:rFonts w:ascii="Calibri" w:hAnsi="Calibri" w:cs="Calibri"/>
        </w:rPr>
      </w:pPr>
      <w:r w:rsidRPr="001A3E7E">
        <w:rPr>
          <w:rFonts w:ascii="Calibri" w:hAnsi="Calibri" w:cs="Calibri"/>
        </w:rPr>
        <w:t xml:space="preserve">altrimenti è il risultato della somma dei requisiti base aumentata della somma dei requisiti aggiuntivi inseriti precedentemente alla prima decurtazione e diminuita del valore della prima decurtazione. </w:t>
      </w:r>
    </w:p>
    <w:p w:rsidRPr="00E962A4" w:rsidR="00093307" w:rsidP="00842DA3" w:rsidRDefault="00093307" w14:paraId="2EAAD484" w14:textId="23D6E7BF">
      <w:pPr>
        <w:numPr>
          <w:ilvl w:val="1"/>
          <w:numId w:val="68"/>
        </w:numPr>
        <w:jc w:val="both"/>
        <w:rPr>
          <w:rFonts w:ascii="Calibri" w:hAnsi="Calibri" w:cs="Calibri"/>
          <w:highlight w:val="yellow"/>
        </w:rPr>
      </w:pPr>
      <w:r w:rsidRPr="00E962A4">
        <w:rPr>
          <w:rFonts w:ascii="Calibri" w:hAnsi="Calibri" w:cs="Calibri"/>
          <w:highlight w:val="yellow"/>
        </w:rPr>
        <w:t xml:space="preserve">sommando gli eventuali requisiti aggiuntivi </w:t>
      </w:r>
      <w:r w:rsidR="00071481">
        <w:rPr>
          <w:rFonts w:ascii="Calibri" w:hAnsi="Calibri" w:cs="Calibri"/>
          <w:highlight w:val="yellow"/>
        </w:rPr>
        <w:t>con data ini</w:t>
      </w:r>
      <w:r w:rsidR="007338DE">
        <w:rPr>
          <w:rFonts w:ascii="Calibri" w:hAnsi="Calibri" w:cs="Calibri"/>
          <w:highlight w:val="yellow"/>
        </w:rPr>
        <w:t>z</w:t>
      </w:r>
      <w:r w:rsidR="00071481">
        <w:rPr>
          <w:rFonts w:ascii="Calibri" w:hAnsi="Calibri" w:cs="Calibri"/>
          <w:highlight w:val="yellow"/>
        </w:rPr>
        <w:t xml:space="preserve">io validità tra la </w:t>
      </w:r>
      <w:r w:rsidR="007338DE">
        <w:rPr>
          <w:rFonts w:ascii="Calibri" w:hAnsi="Calibri" w:cs="Calibri"/>
          <w:highlight w:val="yellow"/>
        </w:rPr>
        <w:t>data di conferma</w:t>
      </w:r>
      <w:r w:rsidR="00FF7CF8">
        <w:rPr>
          <w:rFonts w:ascii="Calibri" w:hAnsi="Calibri" w:cs="Calibri"/>
          <w:highlight w:val="yellow"/>
        </w:rPr>
        <w:t>,</w:t>
      </w:r>
      <w:r w:rsidR="007338DE">
        <w:rPr>
          <w:rFonts w:ascii="Calibri" w:hAnsi="Calibri" w:cs="Calibri"/>
          <w:highlight w:val="yellow"/>
        </w:rPr>
        <w:t xml:space="preserve"> </w:t>
      </w:r>
      <w:r w:rsidR="00071481">
        <w:rPr>
          <w:rFonts w:ascii="Calibri" w:hAnsi="Calibri" w:cs="Calibri"/>
          <w:highlight w:val="yellow"/>
        </w:rPr>
        <w:t xml:space="preserve"> </w:t>
      </w:r>
      <w:r w:rsidR="00D73545">
        <w:rPr>
          <w:rFonts w:ascii="Calibri" w:hAnsi="Calibri" w:cs="Calibri"/>
          <w:highlight w:val="yellow"/>
        </w:rPr>
        <w:t xml:space="preserve"> </w:t>
      </w:r>
      <w:r w:rsidRPr="00E962A4">
        <w:rPr>
          <w:rFonts w:ascii="Calibri" w:hAnsi="Calibri" w:cs="Calibri"/>
          <w:highlight w:val="yellow"/>
        </w:rPr>
        <w:t>inseriti tra la prima e la seconda decurtazione</w:t>
      </w:r>
      <w:r w:rsidR="00FF7CF8">
        <w:rPr>
          <w:rFonts w:ascii="Calibri" w:hAnsi="Calibri" w:cs="Calibri"/>
          <w:highlight w:val="yellow"/>
        </w:rPr>
        <w:t>,</w:t>
      </w:r>
      <w:r w:rsidRPr="00E962A4">
        <w:rPr>
          <w:rFonts w:ascii="Calibri" w:hAnsi="Calibri" w:cs="Calibri"/>
          <w:highlight w:val="yellow"/>
        </w:rPr>
        <w:t xml:space="preserve"> al punteggio della patente ottenuto al punto c) </w:t>
      </w:r>
    </w:p>
    <w:p w:rsidRPr="001A3E7E" w:rsidR="00093307" w:rsidP="00842DA3" w:rsidRDefault="00093307" w14:paraId="6AA78798" w14:textId="081983A8">
      <w:pPr>
        <w:numPr>
          <w:ilvl w:val="1"/>
          <w:numId w:val="68"/>
        </w:numPr>
        <w:jc w:val="both"/>
        <w:rPr>
          <w:rFonts w:ascii="Calibri" w:hAnsi="Calibri" w:cs="Calibri"/>
        </w:rPr>
      </w:pPr>
      <w:r w:rsidRPr="001A3E7E">
        <w:rPr>
          <w:rFonts w:ascii="Calibri" w:hAnsi="Calibri" w:cs="Calibri"/>
        </w:rPr>
        <w:t xml:space="preserve">sommando eventuali recuperi di decurtazioni avvenuti tra la prima e la seconda decurtazione </w:t>
      </w:r>
      <w:commentRangeStart w:id="253"/>
      <w:r w:rsidRPr="001A3E7E">
        <w:rPr>
          <w:rFonts w:ascii="Calibri" w:hAnsi="Calibri" w:cs="Calibri"/>
        </w:rPr>
        <w:t>se esiste almeno una decurtazione non annullata anche successiva al recupero</w:t>
      </w:r>
      <w:commentRangeEnd w:id="253"/>
      <w:r w:rsidRPr="001A3E7E" w:rsidR="00A36AC6">
        <w:rPr>
          <w:rStyle w:val="CommentReference"/>
          <w:rFonts w:ascii="Calibri" w:hAnsi="Calibri" w:cs="Calibri"/>
          <w:sz w:val="24"/>
          <w:szCs w:val="24"/>
        </w:rPr>
        <w:commentReference w:id="253"/>
      </w:r>
    </w:p>
    <w:p w:rsidRPr="001A3E7E" w:rsidR="00093307" w:rsidP="00842DA3" w:rsidRDefault="00093307" w14:paraId="3809C289" w14:textId="4AE00B87">
      <w:pPr>
        <w:numPr>
          <w:ilvl w:val="1"/>
          <w:numId w:val="68"/>
        </w:numPr>
        <w:jc w:val="both"/>
        <w:rPr>
          <w:rFonts w:ascii="Calibri" w:hAnsi="Calibri" w:cs="Calibri"/>
        </w:rPr>
      </w:pPr>
      <w:r w:rsidRPr="001A3E7E">
        <w:rPr>
          <w:rFonts w:ascii="Calibri" w:hAnsi="Calibri" w:cs="Calibri"/>
        </w:rPr>
        <w:t>sottraendo il valore della seconda decurtazione al punteggio della patente ottenuto al punto e</w:t>
      </w:r>
      <w:r w:rsidR="00D01907">
        <w:rPr>
          <w:rFonts w:ascii="Calibri" w:hAnsi="Calibri" w:cs="Calibri"/>
        </w:rPr>
        <w:t>.</w:t>
      </w:r>
    </w:p>
    <w:p w:rsidRPr="001A3E7E" w:rsidR="00093307" w:rsidP="00842DA3" w:rsidRDefault="00093307" w14:paraId="6978E652" w14:textId="77777777">
      <w:pPr>
        <w:numPr>
          <w:ilvl w:val="2"/>
          <w:numId w:val="68"/>
        </w:numPr>
        <w:jc w:val="both"/>
        <w:rPr>
          <w:rFonts w:ascii="Calibri" w:hAnsi="Calibri" w:cs="Calibri"/>
        </w:rPr>
      </w:pPr>
      <w:r w:rsidRPr="001A3E7E">
        <w:rPr>
          <w:rFonts w:ascii="Calibri" w:hAnsi="Calibri" w:cs="Calibri"/>
        </w:rPr>
        <w:t>se il punteggio ottenuto è negativo allora il punteggio della patente è 0</w:t>
      </w:r>
    </w:p>
    <w:p w:rsidRPr="001A3E7E" w:rsidR="00093307" w:rsidP="00842DA3" w:rsidRDefault="00093307" w14:paraId="5E28CED9" w14:textId="77777777">
      <w:pPr>
        <w:numPr>
          <w:ilvl w:val="2"/>
          <w:numId w:val="68"/>
        </w:numPr>
        <w:jc w:val="both"/>
        <w:rPr>
          <w:rFonts w:ascii="Calibri" w:hAnsi="Calibri" w:cs="Calibri"/>
        </w:rPr>
      </w:pPr>
      <w:r w:rsidRPr="001A3E7E">
        <w:rPr>
          <w:rFonts w:ascii="Calibri" w:hAnsi="Calibri" w:cs="Calibri"/>
        </w:rPr>
        <w:t>altrimenti è il punteggio ottenuto al punto e) diminuito del valore della seconda decurtazione.</w:t>
      </w:r>
    </w:p>
    <w:p w:rsidRPr="001A3E7E" w:rsidR="00093307" w:rsidP="00842DA3" w:rsidRDefault="00093307" w14:paraId="5E944CB9" w14:textId="77777777">
      <w:pPr>
        <w:numPr>
          <w:ilvl w:val="1"/>
          <w:numId w:val="68"/>
        </w:numPr>
        <w:jc w:val="both"/>
        <w:rPr>
          <w:rFonts w:ascii="Calibri" w:hAnsi="Calibri" w:cs="Calibri"/>
        </w:rPr>
      </w:pPr>
      <w:r w:rsidRPr="001A3E7E">
        <w:rPr>
          <w:rFonts w:ascii="Calibri" w:hAnsi="Calibri" w:cs="Calibri"/>
        </w:rPr>
        <w:t xml:space="preserve">sommando gli eventuali requisiti aggiuntivi inseriti tra la seconda e la terza decurtazione al punteggio della patente ottenuto al punto f) </w:t>
      </w:r>
    </w:p>
    <w:p w:rsidR="00093307" w:rsidP="00842DA3" w:rsidRDefault="00093307" w14:paraId="7A5032A4" w14:textId="77777777">
      <w:pPr>
        <w:numPr>
          <w:ilvl w:val="1"/>
          <w:numId w:val="68"/>
        </w:numPr>
        <w:jc w:val="both"/>
        <w:rPr>
          <w:rFonts w:ascii="Calibri" w:hAnsi="Calibri" w:cs="Calibri"/>
        </w:rPr>
      </w:pPr>
      <w:r w:rsidRPr="001A3E7E">
        <w:rPr>
          <w:rFonts w:ascii="Calibri" w:hAnsi="Calibri" w:cs="Calibri"/>
        </w:rPr>
        <w:t>sommando eventuali recuperi di decurtazioni avvenuti tra la seconda e la terza decurtazione se esiste almeno una decurtazione non annullata anche successiva al recupero</w:t>
      </w:r>
    </w:p>
    <w:p w:rsidRPr="001A3E7E" w:rsidR="00DE320C" w:rsidP="00842DA3" w:rsidRDefault="00DE320C" w14:paraId="7EB3A8DC" w14:textId="0580E28A">
      <w:pPr>
        <w:numPr>
          <w:ilvl w:val="1"/>
          <w:numId w:val="68"/>
        </w:numPr>
        <w:jc w:val="both"/>
        <w:rPr>
          <w:rFonts w:ascii="Calibri" w:hAnsi="Calibri" w:cs="Calibri"/>
        </w:rPr>
      </w:pPr>
      <w:r w:rsidRPr="00DE320C">
        <w:rPr>
          <w:rFonts w:ascii="Calibri" w:hAnsi="Calibri" w:cs="Calibri"/>
        </w:rPr>
        <w:t>per le decurtazioni successive alla terza si procede analogamente ripetendo mutatis mutandis i punti da f) a h)</w:t>
      </w:r>
    </w:p>
    <w:p w:rsidRPr="000828E3" w:rsidR="00D15CE9" w:rsidP="000828E3" w:rsidRDefault="00D15CE9" w14:paraId="3F41BD41" w14:textId="77777777"/>
    <w:p w:rsidR="002109CF" w:rsidP="0055399E" w:rsidRDefault="002109CF" w14:paraId="39BDF362" w14:textId="2DA971DE">
      <w:pPr>
        <w:pStyle w:val="Heading4"/>
      </w:pPr>
      <w:bookmarkStart w:name="_Ref213921136" w:id="254"/>
      <w:bookmarkStart w:name="_Toc222417418" w:id="255"/>
      <w:r>
        <w:t>RF0</w:t>
      </w:r>
      <w:r w:rsidR="00C25FA7">
        <w:t>7</w:t>
      </w:r>
      <w:r>
        <w:t>-0</w:t>
      </w:r>
      <w:r w:rsidR="00100ADB">
        <w:t>1</w:t>
      </w:r>
      <w:r>
        <w:t>-0</w:t>
      </w:r>
      <w:r w:rsidR="00996FE3">
        <w:t>1</w:t>
      </w:r>
      <w:r>
        <w:t xml:space="preserve"> – </w:t>
      </w:r>
      <w:r w:rsidR="002B6832">
        <w:t>C</w:t>
      </w:r>
      <w:r>
        <w:t xml:space="preserve">alcolo “progressivo” in base alla data di riferimento del </w:t>
      </w:r>
      <w:bookmarkStart w:name="_Hlk213921193" w:id="256"/>
      <w:r w:rsidR="00C512D5">
        <w:t xml:space="preserve">Requisito </w:t>
      </w:r>
      <w:r w:rsidR="0007083B">
        <w:t>A</w:t>
      </w:r>
      <w:r w:rsidR="00C512D5">
        <w:t>ggiuntivo / Decurtazione / Recupero</w:t>
      </w:r>
      <w:bookmarkEnd w:id="254"/>
      <w:bookmarkEnd w:id="255"/>
      <w:bookmarkEnd w:id="256"/>
    </w:p>
    <w:p w:rsidR="00C96E63" w:rsidP="002109CF" w:rsidRDefault="00A828E4" w14:paraId="6B626AB7" w14:textId="25DD9530">
      <w:pPr>
        <w:jc w:val="both"/>
        <w:rPr>
          <w:rFonts w:ascii="Calibri" w:hAnsi="Calibri" w:cs="Calibri"/>
        </w:rPr>
      </w:pPr>
      <w:r>
        <w:rPr>
          <w:rFonts w:ascii="Calibri" w:hAnsi="Calibri" w:cs="Calibri"/>
        </w:rPr>
        <w:t xml:space="preserve">Il valore del </w:t>
      </w:r>
      <w:r w:rsidRPr="00A828E4">
        <w:rPr>
          <w:rFonts w:ascii="Calibri" w:hAnsi="Calibri" w:cs="Calibri"/>
        </w:rPr>
        <w:t>Requisito Aggiuntivo / Decurtazione / Recupero</w:t>
      </w:r>
      <w:r>
        <w:rPr>
          <w:rFonts w:ascii="Calibri" w:hAnsi="Calibri" w:cs="Calibri"/>
        </w:rPr>
        <w:t xml:space="preserve"> deve essere aggiunto</w:t>
      </w:r>
      <w:r w:rsidR="00D61F16">
        <w:rPr>
          <w:rFonts w:ascii="Calibri" w:hAnsi="Calibri" w:cs="Calibri"/>
        </w:rPr>
        <w:t>/sottratto</w:t>
      </w:r>
      <w:r>
        <w:rPr>
          <w:rFonts w:ascii="Calibri" w:hAnsi="Calibri" w:cs="Calibri"/>
        </w:rPr>
        <w:t xml:space="preserve"> al totale secondo l’ordine in cui diviene effettivo in modo da permettere </w:t>
      </w:r>
      <w:r w:rsidR="00F4359C">
        <w:rPr>
          <w:rFonts w:ascii="Calibri" w:hAnsi="Calibri" w:cs="Calibri"/>
        </w:rPr>
        <w:t>l’implementazione de</w:t>
      </w:r>
      <w:r w:rsidR="00376037">
        <w:rPr>
          <w:rFonts w:ascii="Calibri" w:hAnsi="Calibri" w:cs="Calibri"/>
        </w:rPr>
        <w:t>i</w:t>
      </w:r>
      <w:r w:rsidR="00F4359C">
        <w:rPr>
          <w:rFonts w:ascii="Calibri" w:hAnsi="Calibri" w:cs="Calibri"/>
        </w:rPr>
        <w:t xml:space="preserve"> valor</w:t>
      </w:r>
      <w:r w:rsidR="00376037">
        <w:rPr>
          <w:rFonts w:ascii="Calibri" w:hAnsi="Calibri" w:cs="Calibri"/>
        </w:rPr>
        <w:t>i</w:t>
      </w:r>
      <w:r w:rsidR="00F4359C">
        <w:rPr>
          <w:rFonts w:ascii="Calibri" w:hAnsi="Calibri" w:cs="Calibri"/>
        </w:rPr>
        <w:t xml:space="preserve"> soglia inferiore</w:t>
      </w:r>
      <w:r w:rsidR="00376037">
        <w:rPr>
          <w:rFonts w:ascii="Calibri" w:hAnsi="Calibri" w:cs="Calibri"/>
        </w:rPr>
        <w:t xml:space="preserve"> e superiore</w:t>
      </w:r>
      <w:r w:rsidR="00F4359C">
        <w:rPr>
          <w:rFonts w:ascii="Calibri" w:hAnsi="Calibri" w:cs="Calibri"/>
        </w:rPr>
        <w:t xml:space="preserve"> </w:t>
      </w:r>
      <w:r w:rsidR="001B590B">
        <w:rPr>
          <w:rFonts w:ascii="Calibri" w:hAnsi="Calibri" w:cs="Calibri"/>
        </w:rPr>
        <w:t xml:space="preserve">(vedi </w:t>
      </w:r>
      <w:r w:rsidR="00342916">
        <w:rPr>
          <w:rFonts w:ascii="Calibri" w:hAnsi="Calibri" w:cs="Calibri"/>
        </w:rPr>
        <w:fldChar w:fldCharType="begin"/>
      </w:r>
      <w:r w:rsidR="00342916">
        <w:rPr>
          <w:rFonts w:ascii="Calibri" w:hAnsi="Calibri" w:cs="Calibri"/>
        </w:rPr>
        <w:instrText xml:space="preserve"> REF _Ref213921657 \h </w:instrText>
      </w:r>
      <w:r w:rsidR="00292C0F">
        <w:rPr>
          <w:rFonts w:ascii="Calibri" w:hAnsi="Calibri" w:cs="Calibri"/>
        </w:rPr>
        <w:instrText xml:space="preserve"> \* MERGEFORMAT </w:instrText>
      </w:r>
      <w:r w:rsidR="00342916">
        <w:rPr>
          <w:rFonts w:ascii="Calibri" w:hAnsi="Calibri" w:cs="Calibri"/>
        </w:rPr>
      </w:r>
      <w:r w:rsidR="00342916">
        <w:rPr>
          <w:rFonts w:ascii="Calibri" w:hAnsi="Calibri" w:cs="Calibri"/>
        </w:rPr>
        <w:fldChar w:fldCharType="separate"/>
      </w:r>
      <w:r w:rsidRPr="00292C0F" w:rsidR="00342916">
        <w:rPr>
          <w:rFonts w:ascii="Calibri" w:hAnsi="Calibri" w:cs="Calibri"/>
        </w:rPr>
        <w:t>Tabella 5 - Esempio calcolo punteggio PaC</w:t>
      </w:r>
      <w:r w:rsidR="00342916">
        <w:rPr>
          <w:rFonts w:ascii="Calibri" w:hAnsi="Calibri" w:cs="Calibri"/>
        </w:rPr>
        <w:fldChar w:fldCharType="end"/>
      </w:r>
      <w:r w:rsidR="001B590B">
        <w:rPr>
          <w:rFonts w:ascii="Calibri" w:hAnsi="Calibri" w:cs="Calibri"/>
        </w:rPr>
        <w:t>)</w:t>
      </w:r>
      <w:r w:rsidR="00034D68">
        <w:rPr>
          <w:rFonts w:ascii="Calibri" w:hAnsi="Calibri" w:cs="Calibri"/>
        </w:rPr>
        <w:t xml:space="preserve">. </w:t>
      </w:r>
      <w:r w:rsidR="00C96E63">
        <w:rPr>
          <w:rFonts w:ascii="Calibri" w:hAnsi="Calibri" w:cs="Calibri"/>
        </w:rPr>
        <w:t xml:space="preserve">A parità di data </w:t>
      </w:r>
      <w:r w:rsidR="00426EED">
        <w:rPr>
          <w:rFonts w:ascii="Calibri" w:hAnsi="Calibri" w:cs="Calibri"/>
        </w:rPr>
        <w:t>si segue il seguente ordine di elaborazione:</w:t>
      </w:r>
    </w:p>
    <w:p w:rsidRPr="00426EED" w:rsidR="00426EED" w:rsidP="00842DA3" w:rsidRDefault="00426EED" w14:paraId="63F1A005" w14:textId="0F7BA0D1">
      <w:pPr>
        <w:pStyle w:val="ListParagraph"/>
        <w:numPr>
          <w:ilvl w:val="0"/>
          <w:numId w:val="86"/>
        </w:numPr>
        <w:jc w:val="both"/>
        <w:rPr>
          <w:rFonts w:ascii="Calibri" w:hAnsi="Calibri" w:cs="Calibri"/>
        </w:rPr>
      </w:pPr>
      <w:r w:rsidRPr="00426EED">
        <w:rPr>
          <w:rFonts w:ascii="Calibri" w:hAnsi="Calibri" w:cs="Calibri"/>
        </w:rPr>
        <w:t>requisiti aggiuntivi</w:t>
      </w:r>
    </w:p>
    <w:p w:rsidRPr="00426EED" w:rsidR="00426EED" w:rsidP="00842DA3" w:rsidRDefault="00426EED" w14:paraId="502850AB" w14:textId="0A858934">
      <w:pPr>
        <w:pStyle w:val="ListParagraph"/>
        <w:numPr>
          <w:ilvl w:val="0"/>
          <w:numId w:val="86"/>
        </w:numPr>
        <w:jc w:val="both"/>
        <w:rPr>
          <w:rFonts w:ascii="Calibri" w:hAnsi="Calibri" w:cs="Calibri"/>
        </w:rPr>
      </w:pPr>
      <w:r w:rsidRPr="00426EED">
        <w:rPr>
          <w:rFonts w:ascii="Calibri" w:hAnsi="Calibri" w:cs="Calibri"/>
        </w:rPr>
        <w:t>recuperi</w:t>
      </w:r>
    </w:p>
    <w:p w:rsidRPr="00426EED" w:rsidR="00426EED" w:rsidP="00842DA3" w:rsidRDefault="00426EED" w14:paraId="0ADCAEBB" w14:textId="3605B732">
      <w:pPr>
        <w:pStyle w:val="ListParagraph"/>
        <w:numPr>
          <w:ilvl w:val="0"/>
          <w:numId w:val="86"/>
        </w:numPr>
        <w:jc w:val="both"/>
        <w:rPr>
          <w:rFonts w:ascii="Calibri" w:hAnsi="Calibri" w:cs="Calibri"/>
        </w:rPr>
      </w:pPr>
      <w:r w:rsidRPr="00426EED">
        <w:rPr>
          <w:rFonts w:ascii="Calibri" w:hAnsi="Calibri" w:cs="Calibri"/>
        </w:rPr>
        <w:t>decurtazioni</w:t>
      </w:r>
    </w:p>
    <w:p w:rsidR="00577EB0" w:rsidP="002109CF" w:rsidRDefault="00034D68" w14:paraId="2C59CDAB" w14:textId="24EB211F">
      <w:pPr>
        <w:jc w:val="both"/>
        <w:rPr>
          <w:rFonts w:ascii="Calibri" w:hAnsi="Calibri" w:cs="Calibri"/>
        </w:rPr>
      </w:pPr>
      <w:r>
        <w:rPr>
          <w:rFonts w:ascii="Calibri" w:hAnsi="Calibri" w:cs="Calibri"/>
        </w:rPr>
        <w:t>L’ordine viene determinato in base a</w:t>
      </w:r>
      <w:r w:rsidR="00694BA9">
        <w:rPr>
          <w:rFonts w:ascii="Calibri" w:hAnsi="Calibri" w:cs="Calibri"/>
        </w:rPr>
        <w:t>i</w:t>
      </w:r>
      <w:r w:rsidR="00B91F4B">
        <w:rPr>
          <w:rFonts w:ascii="Calibri" w:hAnsi="Calibri" w:cs="Calibri"/>
        </w:rPr>
        <w:t xml:space="preserve"> parametr</w:t>
      </w:r>
      <w:r w:rsidR="00694BA9">
        <w:rPr>
          <w:rFonts w:ascii="Calibri" w:hAnsi="Calibri" w:cs="Calibri"/>
        </w:rPr>
        <w:t>i</w:t>
      </w:r>
      <w:r w:rsidR="00B91F4B">
        <w:rPr>
          <w:rFonts w:ascii="Calibri" w:hAnsi="Calibri" w:cs="Calibri"/>
        </w:rPr>
        <w:t xml:space="preserve"> del requisito</w:t>
      </w:r>
      <w:r w:rsidR="00694BA9">
        <w:rPr>
          <w:rFonts w:ascii="Calibri" w:hAnsi="Calibri" w:cs="Calibri"/>
        </w:rPr>
        <w:t xml:space="preserve"> (tabella </w:t>
      </w:r>
      <w:r w:rsidRPr="00B64B83" w:rsidR="00694BA9">
        <w:rPr>
          <w:rFonts w:ascii="Calibri" w:hAnsi="Calibri" w:cs="Calibri"/>
        </w:rPr>
        <w:t>additional_requirement_operation_data</w:t>
      </w:r>
      <w:r w:rsidR="00694BA9">
        <w:rPr>
          <w:rFonts w:ascii="Calibri" w:hAnsi="Calibri" w:cs="Calibri"/>
        </w:rPr>
        <w:t xml:space="preserve">) </w:t>
      </w:r>
    </w:p>
    <w:p w:rsidRPr="006F0618" w:rsidR="006F0618" w:rsidP="00842DA3" w:rsidRDefault="006F0618" w14:paraId="19C085D9" w14:textId="05BC6E3F">
      <w:pPr>
        <w:pStyle w:val="ListParagraph"/>
        <w:numPr>
          <w:ilvl w:val="0"/>
          <w:numId w:val="44"/>
        </w:numPr>
        <w:jc w:val="both"/>
        <w:rPr>
          <w:rFonts w:ascii="Calibri" w:hAnsi="Calibri" w:cs="Calibri"/>
          <w:i/>
          <w:iCs/>
        </w:rPr>
      </w:pPr>
      <w:r w:rsidRPr="006F0618">
        <w:rPr>
          <w:rFonts w:ascii="Calibri" w:hAnsi="Calibri" w:cs="Calibri"/>
          <w:i/>
          <w:iCs/>
        </w:rPr>
        <w:t xml:space="preserve">Id del </w:t>
      </w:r>
      <w:r w:rsidRPr="00B01E67">
        <w:rPr>
          <w:rFonts w:ascii="Calibri" w:hAnsi="Calibri" w:cs="Calibri"/>
          <w:i/>
          <w:iCs/>
        </w:rPr>
        <w:t>Requisito Aggiuntivo / Decurtazione / Recupero</w:t>
      </w:r>
      <w:r>
        <w:rPr>
          <w:i/>
          <w:iCs/>
        </w:rPr>
        <w:t xml:space="preserve"> </w:t>
      </w:r>
      <w:r w:rsidRPr="00B01E67" w:rsidR="00B01E67">
        <w:rPr>
          <w:rFonts w:ascii="Calibri" w:hAnsi="Calibri" w:cs="Calibri"/>
        </w:rPr>
        <w:t>identifica le regole</w:t>
      </w:r>
      <w:r w:rsidR="00B01E67">
        <w:rPr>
          <w:rFonts w:ascii="Calibri" w:hAnsi="Calibri" w:cs="Calibri"/>
        </w:rPr>
        <w:t xml:space="preserve"> Drools da applicare</w:t>
      </w:r>
    </w:p>
    <w:p w:rsidRPr="00753E1D" w:rsidR="002109CF" w:rsidP="00842DA3" w:rsidRDefault="009B349C" w14:paraId="472EC042" w14:textId="3ADE201E">
      <w:pPr>
        <w:pStyle w:val="ListParagraph"/>
        <w:numPr>
          <w:ilvl w:val="0"/>
          <w:numId w:val="44"/>
        </w:numPr>
        <w:jc w:val="both"/>
        <w:rPr>
          <w:rFonts w:ascii="Calibri" w:hAnsi="Calibri" w:cs="Calibri"/>
        </w:rPr>
      </w:pPr>
      <w:r w:rsidRPr="00753E1D">
        <w:rPr>
          <w:rFonts w:ascii="Calibri" w:hAnsi="Calibri" w:cs="Calibri"/>
          <w:i/>
          <w:iCs/>
        </w:rPr>
        <w:t>startDate</w:t>
      </w:r>
      <w:r w:rsidRPr="00753E1D">
        <w:rPr>
          <w:rFonts w:ascii="Calibri" w:hAnsi="Calibri" w:cs="Calibri"/>
        </w:rPr>
        <w:t xml:space="preserve"> che definisce la data da considerare per l’applicazione del </w:t>
      </w:r>
      <w:r w:rsidRPr="00A828E4" w:rsidR="004C1F8A">
        <w:rPr>
          <w:rFonts w:ascii="Calibri" w:hAnsi="Calibri" w:cs="Calibri"/>
        </w:rPr>
        <w:t>Requisito Aggiuntivo / Decurtazione / Recupero</w:t>
      </w:r>
    </w:p>
    <w:p w:rsidRPr="00753E1D" w:rsidR="00FF24B4" w:rsidP="00842DA3" w:rsidRDefault="00862724" w14:paraId="69767CCA" w14:textId="440C1F29">
      <w:pPr>
        <w:pStyle w:val="ListParagraph"/>
        <w:numPr>
          <w:ilvl w:val="0"/>
          <w:numId w:val="44"/>
        </w:numPr>
        <w:jc w:val="both"/>
        <w:rPr>
          <w:rFonts w:ascii="Calibri" w:hAnsi="Calibri" w:cs="Calibri"/>
        </w:rPr>
      </w:pPr>
      <w:r w:rsidRPr="00753E1D">
        <w:rPr>
          <w:rFonts w:ascii="Calibri" w:hAnsi="Calibri" w:cs="Calibri"/>
          <w:i/>
          <w:iCs/>
        </w:rPr>
        <w:t>deductionCredits</w:t>
      </w:r>
      <w:r w:rsidRPr="00753E1D">
        <w:rPr>
          <w:rFonts w:ascii="Calibri" w:hAnsi="Calibri" w:cs="Calibri"/>
        </w:rPr>
        <w:t xml:space="preserve"> che rappresenta i punti da decurtare </w:t>
      </w:r>
      <w:r w:rsidRPr="00753E1D" w:rsidR="007D2ED2">
        <w:rPr>
          <w:rFonts w:ascii="Calibri" w:hAnsi="Calibri" w:cs="Calibri"/>
        </w:rPr>
        <w:t>(solo per le Decurtazioni)</w:t>
      </w:r>
    </w:p>
    <w:p w:rsidR="007D2ED2" w:rsidP="00842DA3" w:rsidRDefault="007D2ED2" w14:paraId="74690DBC" w14:textId="6A579BDF">
      <w:pPr>
        <w:pStyle w:val="ListParagraph"/>
        <w:numPr>
          <w:ilvl w:val="0"/>
          <w:numId w:val="44"/>
        </w:numPr>
        <w:jc w:val="both"/>
        <w:rPr>
          <w:rFonts w:ascii="Calibri" w:hAnsi="Calibri" w:cs="Calibri"/>
        </w:rPr>
      </w:pPr>
      <w:r w:rsidRPr="00753E1D">
        <w:rPr>
          <w:rFonts w:ascii="Calibri" w:hAnsi="Calibri" w:cs="Calibri"/>
          <w:i/>
          <w:iCs/>
        </w:rPr>
        <w:t>remediationCredits</w:t>
      </w:r>
      <w:r w:rsidRPr="00753E1D">
        <w:rPr>
          <w:rFonts w:ascii="Calibri" w:hAnsi="Calibri" w:cs="Calibri"/>
        </w:rPr>
        <w:t xml:space="preserve"> che rappresenta i punti</w:t>
      </w:r>
      <w:r w:rsidRPr="00753E1D" w:rsidR="00CA2352">
        <w:rPr>
          <w:rFonts w:ascii="Calibri" w:hAnsi="Calibri" w:cs="Calibri"/>
        </w:rPr>
        <w:t xml:space="preserve"> </w:t>
      </w:r>
      <w:r w:rsidRPr="00753E1D">
        <w:rPr>
          <w:rFonts w:ascii="Calibri" w:hAnsi="Calibri" w:cs="Calibri"/>
        </w:rPr>
        <w:t xml:space="preserve">da </w:t>
      </w:r>
      <w:r w:rsidRPr="00753E1D" w:rsidR="00CA2352">
        <w:rPr>
          <w:rFonts w:ascii="Calibri" w:hAnsi="Calibri" w:cs="Calibri"/>
        </w:rPr>
        <w:t>recuperare (solo per i Recuperi)</w:t>
      </w:r>
    </w:p>
    <w:p w:rsidR="00335062" w:rsidP="0055399E" w:rsidRDefault="00335062" w14:paraId="6527D141" w14:textId="152727F2">
      <w:pPr>
        <w:pStyle w:val="Heading4"/>
      </w:pPr>
      <w:bookmarkStart w:name="_Toc222417419" w:id="257"/>
      <w:r>
        <w:t>RF07-0</w:t>
      </w:r>
      <w:r w:rsidR="00100ADB">
        <w:t>1</w:t>
      </w:r>
      <w:r>
        <w:t>-0</w:t>
      </w:r>
      <w:r w:rsidR="00996FE3">
        <w:t>2</w:t>
      </w:r>
      <w:r>
        <w:t xml:space="preserve"> – Implementazione soglia inferiore del valore della patente</w:t>
      </w:r>
      <w:bookmarkEnd w:id="257"/>
    </w:p>
    <w:p w:rsidR="00335062" w:rsidP="00335062" w:rsidRDefault="00335062" w14:paraId="43938A5F" w14:textId="4618693D">
      <w:pPr>
        <w:jc w:val="both"/>
        <w:rPr>
          <w:rFonts w:ascii="Calibri" w:hAnsi="Calibri" w:cs="Calibri"/>
        </w:rPr>
      </w:pPr>
      <w:r w:rsidRPr="002131A5">
        <w:rPr>
          <w:rFonts w:ascii="Calibri" w:hAnsi="Calibri" w:cs="Calibri"/>
        </w:rPr>
        <w:t>Qualora durante il calcolo il valore calcolato della patente scendesse sotto 0, il valore deve essere impostato a 0; questo comporta l’esecuzione de</w:t>
      </w:r>
      <w:r>
        <w:rPr>
          <w:rFonts w:ascii="Calibri" w:hAnsi="Calibri" w:cs="Calibri"/>
        </w:rPr>
        <w:t>l</w:t>
      </w:r>
      <w:r w:rsidRPr="002131A5">
        <w:rPr>
          <w:rFonts w:ascii="Calibri" w:hAnsi="Calibri" w:cs="Calibri"/>
        </w:rPr>
        <w:t xml:space="preserve"> calcolo secondo un ordine temporale in base alla data di applicazione del Requisito Aggiuntivo / Decurtazione / Recupero (Paragrafo</w:t>
      </w:r>
      <w:r w:rsidR="00996FE3">
        <w:rPr>
          <w:rFonts w:ascii="Calibri" w:hAnsi="Calibri" w:cs="Calibri"/>
        </w:rPr>
        <w:t xml:space="preserve"> </w:t>
      </w:r>
      <w:r w:rsidR="00996FE3">
        <w:rPr>
          <w:rFonts w:ascii="Calibri" w:hAnsi="Calibri" w:cs="Calibri"/>
        </w:rPr>
        <w:fldChar w:fldCharType="begin"/>
      </w:r>
      <w:r w:rsidR="00996FE3">
        <w:rPr>
          <w:rFonts w:ascii="Calibri" w:hAnsi="Calibri" w:cs="Calibri"/>
        </w:rPr>
        <w:instrText xml:space="preserve"> REF _Ref213921136 \r \h </w:instrText>
      </w:r>
      <w:r w:rsidR="00996FE3">
        <w:rPr>
          <w:rFonts w:ascii="Calibri" w:hAnsi="Calibri" w:cs="Calibri"/>
        </w:rPr>
      </w:r>
      <w:r w:rsidR="00996FE3">
        <w:rPr>
          <w:rFonts w:ascii="Calibri" w:hAnsi="Calibri" w:cs="Calibri"/>
        </w:rPr>
        <w:fldChar w:fldCharType="separate"/>
      </w:r>
      <w:r w:rsidR="00996FE3">
        <w:rPr>
          <w:rFonts w:ascii="Calibri" w:hAnsi="Calibri" w:cs="Calibri"/>
        </w:rPr>
        <w:t>9.7.1.1</w:t>
      </w:r>
      <w:r w:rsidR="00996FE3">
        <w:rPr>
          <w:rFonts w:ascii="Calibri" w:hAnsi="Calibri" w:cs="Calibri"/>
        </w:rPr>
        <w:fldChar w:fldCharType="end"/>
      </w:r>
      <w:r w:rsidRPr="002131A5">
        <w:rPr>
          <w:rFonts w:ascii="Calibri" w:hAnsi="Calibri" w:cs="Calibri"/>
        </w:rPr>
        <w:t>)</w:t>
      </w:r>
    </w:p>
    <w:p w:rsidR="00DB4ACF" w:rsidP="00DB4ACF" w:rsidRDefault="00DB4ACF" w14:paraId="0BA8BFF8" w14:textId="356A19B6">
      <w:pPr>
        <w:jc w:val="both"/>
        <w:rPr>
          <w:rFonts w:ascii="Calibri" w:hAnsi="Calibri" w:cs="Calibri"/>
        </w:rPr>
      </w:pPr>
      <w:r>
        <w:rPr>
          <w:rFonts w:ascii="Calibri" w:hAnsi="Calibri" w:cs="Calibri"/>
        </w:rPr>
        <w:t xml:space="preserve">Raggiunto il valore soglia dei 0 punti ulteriori </w:t>
      </w:r>
      <w:r w:rsidR="00E7442F">
        <w:rPr>
          <w:rFonts w:ascii="Calibri" w:hAnsi="Calibri" w:cs="Calibri"/>
        </w:rPr>
        <w:t>decurtazioni</w:t>
      </w:r>
      <w:r>
        <w:rPr>
          <w:rFonts w:ascii="Calibri" w:hAnsi="Calibri" w:cs="Calibri"/>
        </w:rPr>
        <w:t xml:space="preserve"> NON </w:t>
      </w:r>
      <w:r w:rsidR="00E7442F">
        <w:rPr>
          <w:rFonts w:ascii="Calibri" w:hAnsi="Calibri" w:cs="Calibri"/>
        </w:rPr>
        <w:t>diminuiranno</w:t>
      </w:r>
      <w:r>
        <w:rPr>
          <w:rFonts w:ascii="Calibri" w:hAnsi="Calibri" w:cs="Calibri"/>
        </w:rPr>
        <w:t xml:space="preserve"> il punteggio della PaC</w:t>
      </w:r>
    </w:p>
    <w:p w:rsidR="00DB4ACF" w:rsidP="00DB4ACF" w:rsidRDefault="00DB4ACF" w14:paraId="05BD3081" w14:textId="77777777">
      <w:pPr>
        <w:spacing w:before="120" w:after="120"/>
        <w:jc w:val="both"/>
        <w:rPr>
          <w:rFonts w:ascii="Calibri" w:hAnsi="Calibri" w:cs="Calibri"/>
        </w:rPr>
      </w:pPr>
      <w:r>
        <w:rPr>
          <w:rFonts w:ascii="Calibri" w:hAnsi="Calibri" w:cs="Calibri"/>
        </w:rPr>
        <w:t>Modifiche da apportare al motore</w:t>
      </w:r>
    </w:p>
    <w:p w:rsidR="000D6027" w:rsidP="00842DA3" w:rsidRDefault="000D6027" w14:paraId="5BC53A1E" w14:textId="77777777">
      <w:pPr>
        <w:pStyle w:val="ListParagraph"/>
        <w:numPr>
          <w:ilvl w:val="0"/>
          <w:numId w:val="47"/>
        </w:numPr>
        <w:spacing w:before="120" w:after="120"/>
        <w:jc w:val="both"/>
        <w:rPr>
          <w:rFonts w:ascii="Calibri" w:hAnsi="Calibri" w:cs="Calibri"/>
        </w:rPr>
      </w:pPr>
      <w:r w:rsidRPr="004D4647">
        <w:rPr>
          <w:rFonts w:ascii="Calibri" w:hAnsi="Calibri" w:cs="Calibri"/>
        </w:rPr>
        <w:t>L’oggetto Credit attualmente solo v</w:t>
      </w:r>
      <w:r>
        <w:rPr>
          <w:rFonts w:ascii="Calibri" w:hAnsi="Calibri" w:cs="Calibri"/>
        </w:rPr>
        <w:t>ariabile globale deve essere anche gestito come fatto in modo da poterne intercettare la variazione</w:t>
      </w:r>
    </w:p>
    <w:p w:rsidR="00B27BFF" w:rsidP="00842DA3" w:rsidRDefault="00B27BFF" w14:paraId="219B5A98" w14:textId="77777777">
      <w:pPr>
        <w:pStyle w:val="ListParagraph"/>
        <w:numPr>
          <w:ilvl w:val="0"/>
          <w:numId w:val="47"/>
        </w:numPr>
        <w:spacing w:before="120" w:after="120"/>
        <w:jc w:val="both"/>
        <w:rPr>
          <w:rFonts w:ascii="Calibri" w:hAnsi="Calibri" w:cs="Calibri"/>
        </w:rPr>
      </w:pPr>
      <w:r>
        <w:rPr>
          <w:rFonts w:ascii="Calibri" w:hAnsi="Calibri" w:cs="Calibri"/>
        </w:rPr>
        <w:t>Regole che implementano il controllo</w:t>
      </w:r>
    </w:p>
    <w:p w:rsidR="00DB4ACF" w:rsidP="00842DA3" w:rsidRDefault="00DB4ACF" w14:paraId="45FA84C7" w14:textId="77777777">
      <w:pPr>
        <w:pStyle w:val="ListParagraph"/>
        <w:numPr>
          <w:ilvl w:val="1"/>
          <w:numId w:val="49"/>
        </w:numPr>
        <w:spacing w:before="120" w:after="120"/>
        <w:jc w:val="both"/>
        <w:rPr>
          <w:rFonts w:ascii="Calibri" w:hAnsi="Calibri" w:cs="Calibri"/>
        </w:rPr>
      </w:pPr>
      <w:r w:rsidRPr="002A3583">
        <w:rPr>
          <w:rFonts w:ascii="Calibri" w:hAnsi="Calibri" w:cs="Calibri"/>
          <w:i/>
          <w:iCs/>
        </w:rPr>
        <w:t>imponiSoglieRisultato</w:t>
      </w:r>
      <w:r w:rsidRPr="00DE55EC">
        <w:rPr>
          <w:rFonts w:ascii="Calibri" w:hAnsi="Calibri" w:cs="Calibri"/>
        </w:rPr>
        <w:t xml:space="preserve"> </w:t>
      </w:r>
      <w:r>
        <w:rPr>
          <w:rFonts w:ascii="Calibri" w:hAnsi="Calibri" w:cs="Calibri"/>
        </w:rPr>
        <w:t xml:space="preserve"> </w:t>
      </w:r>
      <w:r w:rsidRPr="00A674DA">
        <w:rPr>
          <w:rFonts w:ascii="Calibri" w:hAnsi="Calibri" w:cs="Calibri"/>
        </w:rPr>
        <w:t xml:space="preserve">Regola che “monitora” il valore del punteggio PaC e </w:t>
      </w:r>
      <w:r>
        <w:rPr>
          <w:rFonts w:ascii="Calibri" w:hAnsi="Calibri" w:cs="Calibri"/>
        </w:rPr>
        <w:t>impone le soglie inferiore (0 punti) e superiore (100 punti); al superamento di una delle soglie forza il punteggio PaC al valore soglia superato.</w:t>
      </w:r>
    </w:p>
    <w:p w:rsidR="003111D7" w:rsidP="0055399E" w:rsidRDefault="003111D7" w14:paraId="2163788E" w14:textId="6042C387">
      <w:pPr>
        <w:pStyle w:val="Heading4"/>
      </w:pPr>
      <w:bookmarkStart w:name="_Toc222417420" w:id="258"/>
      <w:r w:rsidRPr="00972430">
        <w:t>RF07-0</w:t>
      </w:r>
      <w:r w:rsidR="00100ADB">
        <w:t>1</w:t>
      </w:r>
      <w:r>
        <w:t>-03</w:t>
      </w:r>
      <w:r w:rsidRPr="00972430">
        <w:t xml:space="preserve"> – </w:t>
      </w:r>
      <w:r>
        <w:t xml:space="preserve">Blocco punteggio a </w:t>
      </w:r>
      <w:r w:rsidR="008F1E16">
        <w:t>100</w:t>
      </w:r>
      <w:bookmarkEnd w:id="258"/>
    </w:p>
    <w:p w:rsidRPr="002131A5" w:rsidR="00D718ED" w:rsidP="00D718ED" w:rsidRDefault="00D718ED" w14:paraId="55C4C771" w14:textId="5C8DC6A0">
      <w:pPr>
        <w:jc w:val="both"/>
        <w:rPr>
          <w:rFonts w:ascii="Calibri" w:hAnsi="Calibri" w:cs="Calibri"/>
        </w:rPr>
      </w:pPr>
      <w:r w:rsidRPr="002131A5">
        <w:rPr>
          <w:rFonts w:ascii="Calibri" w:hAnsi="Calibri" w:cs="Calibri"/>
        </w:rPr>
        <w:t xml:space="preserve">Qualora durante il calcolo il valore calcolato della patente </w:t>
      </w:r>
      <w:r>
        <w:rPr>
          <w:rFonts w:ascii="Calibri" w:hAnsi="Calibri" w:cs="Calibri"/>
        </w:rPr>
        <w:t>superasse</w:t>
      </w:r>
      <w:r w:rsidRPr="002131A5">
        <w:rPr>
          <w:rFonts w:ascii="Calibri" w:hAnsi="Calibri" w:cs="Calibri"/>
        </w:rPr>
        <w:t xml:space="preserve"> </w:t>
      </w:r>
      <w:r>
        <w:rPr>
          <w:rFonts w:ascii="Calibri" w:hAnsi="Calibri" w:cs="Calibri"/>
        </w:rPr>
        <w:t>i 10</w:t>
      </w:r>
      <w:r w:rsidRPr="002131A5">
        <w:rPr>
          <w:rFonts w:ascii="Calibri" w:hAnsi="Calibri" w:cs="Calibri"/>
        </w:rPr>
        <w:t>0</w:t>
      </w:r>
      <w:r>
        <w:rPr>
          <w:rFonts w:ascii="Calibri" w:hAnsi="Calibri" w:cs="Calibri"/>
        </w:rPr>
        <w:t xml:space="preserve"> punti</w:t>
      </w:r>
      <w:r w:rsidRPr="002131A5">
        <w:rPr>
          <w:rFonts w:ascii="Calibri" w:hAnsi="Calibri" w:cs="Calibri"/>
        </w:rPr>
        <w:t xml:space="preserve">, il valore deve essere impostato a </w:t>
      </w:r>
      <w:r>
        <w:rPr>
          <w:rFonts w:ascii="Calibri" w:hAnsi="Calibri" w:cs="Calibri"/>
        </w:rPr>
        <w:t>10</w:t>
      </w:r>
      <w:r w:rsidRPr="002131A5">
        <w:rPr>
          <w:rFonts w:ascii="Calibri" w:hAnsi="Calibri" w:cs="Calibri"/>
        </w:rPr>
        <w:t>0; questo comporta l’esecuzione de</w:t>
      </w:r>
      <w:r>
        <w:rPr>
          <w:rFonts w:ascii="Calibri" w:hAnsi="Calibri" w:cs="Calibri"/>
        </w:rPr>
        <w:t>l</w:t>
      </w:r>
      <w:r w:rsidRPr="002131A5">
        <w:rPr>
          <w:rFonts w:ascii="Calibri" w:hAnsi="Calibri" w:cs="Calibri"/>
        </w:rPr>
        <w:t xml:space="preserve"> calcolo secondo un ordine temporale in base alla data di applicazione del Requisito Aggiuntivo / Decurtazione / Recupero (Paragrafo</w:t>
      </w:r>
      <w:r>
        <w:rPr>
          <w:rFonts w:ascii="Calibri" w:hAnsi="Calibri" w:cs="Calibri"/>
        </w:rPr>
        <w:t xml:space="preserve"> </w:t>
      </w:r>
      <w:r>
        <w:rPr>
          <w:rFonts w:ascii="Calibri" w:hAnsi="Calibri" w:cs="Calibri"/>
        </w:rPr>
        <w:fldChar w:fldCharType="begin"/>
      </w:r>
      <w:r>
        <w:rPr>
          <w:rFonts w:ascii="Calibri" w:hAnsi="Calibri" w:cs="Calibri"/>
        </w:rPr>
        <w:instrText xml:space="preserve"> REF _Ref213921136 \r \h </w:instrText>
      </w:r>
      <w:r>
        <w:rPr>
          <w:rFonts w:ascii="Calibri" w:hAnsi="Calibri" w:cs="Calibri"/>
        </w:rPr>
      </w:r>
      <w:r>
        <w:rPr>
          <w:rFonts w:ascii="Calibri" w:hAnsi="Calibri" w:cs="Calibri"/>
        </w:rPr>
        <w:fldChar w:fldCharType="separate"/>
      </w:r>
      <w:r>
        <w:rPr>
          <w:rFonts w:ascii="Calibri" w:hAnsi="Calibri" w:cs="Calibri"/>
        </w:rPr>
        <w:t>9.7.1.1</w:t>
      </w:r>
      <w:r>
        <w:rPr>
          <w:rFonts w:ascii="Calibri" w:hAnsi="Calibri" w:cs="Calibri"/>
        </w:rPr>
        <w:fldChar w:fldCharType="end"/>
      </w:r>
      <w:r w:rsidRPr="002131A5">
        <w:rPr>
          <w:rFonts w:ascii="Calibri" w:hAnsi="Calibri" w:cs="Calibri"/>
        </w:rPr>
        <w:t>)</w:t>
      </w:r>
      <w:r>
        <w:rPr>
          <w:rFonts w:ascii="Calibri" w:hAnsi="Calibri" w:cs="Calibri"/>
        </w:rPr>
        <w:t>.</w:t>
      </w:r>
    </w:p>
    <w:p w:rsidR="003111D7" w:rsidP="00E20B66" w:rsidRDefault="00D718ED" w14:paraId="0A37FFF8" w14:textId="0718CE63">
      <w:pPr>
        <w:jc w:val="both"/>
        <w:rPr>
          <w:rFonts w:ascii="Calibri" w:hAnsi="Calibri" w:cs="Calibri"/>
        </w:rPr>
      </w:pPr>
      <w:r>
        <w:rPr>
          <w:rFonts w:ascii="Calibri" w:hAnsi="Calibri" w:cs="Calibri"/>
        </w:rPr>
        <w:t>R</w:t>
      </w:r>
      <w:r w:rsidR="00A57F54">
        <w:rPr>
          <w:rFonts w:ascii="Calibri" w:hAnsi="Calibri" w:cs="Calibri"/>
        </w:rPr>
        <w:t xml:space="preserve">aggiunto </w:t>
      </w:r>
      <w:r>
        <w:rPr>
          <w:rFonts w:ascii="Calibri" w:hAnsi="Calibri" w:cs="Calibri"/>
        </w:rPr>
        <w:t xml:space="preserve">il valore soglia dei 100 </w:t>
      </w:r>
      <w:r w:rsidR="00DB4ACF">
        <w:rPr>
          <w:rFonts w:ascii="Calibri" w:hAnsi="Calibri" w:cs="Calibri"/>
        </w:rPr>
        <w:t>p</w:t>
      </w:r>
      <w:r>
        <w:rPr>
          <w:rFonts w:ascii="Calibri" w:hAnsi="Calibri" w:cs="Calibri"/>
        </w:rPr>
        <w:t xml:space="preserve">unti </w:t>
      </w:r>
      <w:r w:rsidR="00A57F54">
        <w:rPr>
          <w:rFonts w:ascii="Calibri" w:hAnsi="Calibri" w:cs="Calibri"/>
        </w:rPr>
        <w:t>ulterior</w:t>
      </w:r>
      <w:r>
        <w:rPr>
          <w:rFonts w:ascii="Calibri" w:hAnsi="Calibri" w:cs="Calibri"/>
        </w:rPr>
        <w:t>i</w:t>
      </w:r>
      <w:r w:rsidR="00A57F54">
        <w:rPr>
          <w:rFonts w:ascii="Calibri" w:hAnsi="Calibri" w:cs="Calibri"/>
        </w:rPr>
        <w:t xml:space="preserve"> credit</w:t>
      </w:r>
      <w:r>
        <w:rPr>
          <w:rFonts w:ascii="Calibri" w:hAnsi="Calibri" w:cs="Calibri"/>
        </w:rPr>
        <w:t>i</w:t>
      </w:r>
      <w:r w:rsidR="00A57F54">
        <w:rPr>
          <w:rFonts w:ascii="Calibri" w:hAnsi="Calibri" w:cs="Calibri"/>
        </w:rPr>
        <w:t xml:space="preserve"> aggiuntiv</w:t>
      </w:r>
      <w:r>
        <w:rPr>
          <w:rFonts w:ascii="Calibri" w:hAnsi="Calibri" w:cs="Calibri"/>
        </w:rPr>
        <w:t>i</w:t>
      </w:r>
      <w:r w:rsidR="00A57F54">
        <w:rPr>
          <w:rFonts w:ascii="Calibri" w:hAnsi="Calibri" w:cs="Calibri"/>
        </w:rPr>
        <w:t xml:space="preserve"> NON aumenter</w:t>
      </w:r>
      <w:r>
        <w:rPr>
          <w:rFonts w:ascii="Calibri" w:hAnsi="Calibri" w:cs="Calibri"/>
        </w:rPr>
        <w:t>anno</w:t>
      </w:r>
      <w:r w:rsidR="00A57F54">
        <w:rPr>
          <w:rFonts w:ascii="Calibri" w:hAnsi="Calibri" w:cs="Calibri"/>
        </w:rPr>
        <w:t xml:space="preserve"> il punteggio della PaC</w:t>
      </w:r>
    </w:p>
    <w:p w:rsidR="00DB4ACF" w:rsidP="00DB4ACF" w:rsidRDefault="00DB4ACF" w14:paraId="0F0323D3" w14:textId="77777777">
      <w:pPr>
        <w:spacing w:before="120" w:after="120"/>
        <w:jc w:val="both"/>
        <w:rPr>
          <w:rFonts w:ascii="Calibri" w:hAnsi="Calibri" w:cs="Calibri"/>
        </w:rPr>
      </w:pPr>
      <w:r>
        <w:rPr>
          <w:rFonts w:ascii="Calibri" w:hAnsi="Calibri" w:cs="Calibri"/>
        </w:rPr>
        <w:t>Modifiche da apportare al motore</w:t>
      </w:r>
    </w:p>
    <w:p w:rsidR="001E686C" w:rsidP="00842DA3" w:rsidRDefault="001E686C" w14:paraId="3F514A66" w14:textId="77777777">
      <w:pPr>
        <w:pStyle w:val="ListParagraph"/>
        <w:numPr>
          <w:ilvl w:val="0"/>
          <w:numId w:val="47"/>
        </w:numPr>
        <w:spacing w:before="120" w:after="120"/>
        <w:jc w:val="both"/>
        <w:rPr>
          <w:rFonts w:ascii="Calibri" w:hAnsi="Calibri" w:cs="Calibri"/>
        </w:rPr>
      </w:pPr>
      <w:r w:rsidRPr="004D4647">
        <w:rPr>
          <w:rFonts w:ascii="Calibri" w:hAnsi="Calibri" w:cs="Calibri"/>
        </w:rPr>
        <w:t>L’oggetto Credit attualmente solo v</w:t>
      </w:r>
      <w:r>
        <w:rPr>
          <w:rFonts w:ascii="Calibri" w:hAnsi="Calibri" w:cs="Calibri"/>
        </w:rPr>
        <w:t>ariabile globale deve essere anche gestito come fatto in modo da poterne intercettare la variazione</w:t>
      </w:r>
    </w:p>
    <w:p w:rsidR="00B27BFF" w:rsidP="00842DA3" w:rsidRDefault="00B27BFF" w14:paraId="7C1D1109" w14:textId="77777777">
      <w:pPr>
        <w:pStyle w:val="ListParagraph"/>
        <w:numPr>
          <w:ilvl w:val="0"/>
          <w:numId w:val="47"/>
        </w:numPr>
        <w:spacing w:before="120" w:after="120"/>
        <w:jc w:val="both"/>
        <w:rPr>
          <w:rFonts w:ascii="Calibri" w:hAnsi="Calibri" w:cs="Calibri"/>
        </w:rPr>
      </w:pPr>
      <w:r>
        <w:rPr>
          <w:rFonts w:ascii="Calibri" w:hAnsi="Calibri" w:cs="Calibri"/>
        </w:rPr>
        <w:t>Regole che implementano il controllo</w:t>
      </w:r>
    </w:p>
    <w:p w:rsidR="001745A2" w:rsidP="00842DA3" w:rsidRDefault="00DB4ACF" w14:paraId="06820F5A" w14:textId="46B14D0B">
      <w:pPr>
        <w:pStyle w:val="ListParagraph"/>
        <w:numPr>
          <w:ilvl w:val="1"/>
          <w:numId w:val="49"/>
        </w:numPr>
        <w:spacing w:before="120" w:after="120"/>
        <w:jc w:val="both"/>
        <w:rPr>
          <w:rFonts w:ascii="Calibri" w:hAnsi="Calibri" w:cs="Calibri"/>
        </w:rPr>
      </w:pPr>
      <w:r w:rsidRPr="002A3583">
        <w:rPr>
          <w:rFonts w:ascii="Calibri" w:hAnsi="Calibri" w:cs="Calibri"/>
          <w:i/>
          <w:iCs/>
        </w:rPr>
        <w:t>imponiSoglieRisultato</w:t>
      </w:r>
      <w:r w:rsidRPr="00DE55EC">
        <w:rPr>
          <w:rFonts w:ascii="Calibri" w:hAnsi="Calibri" w:cs="Calibri"/>
        </w:rPr>
        <w:t xml:space="preserve"> </w:t>
      </w:r>
      <w:r>
        <w:rPr>
          <w:rFonts w:ascii="Calibri" w:hAnsi="Calibri" w:cs="Calibri"/>
        </w:rPr>
        <w:t xml:space="preserve"> </w:t>
      </w:r>
      <w:r w:rsidRPr="00A674DA">
        <w:rPr>
          <w:rFonts w:ascii="Calibri" w:hAnsi="Calibri" w:cs="Calibri"/>
        </w:rPr>
        <w:t xml:space="preserve">Regola che “monitora” il valore del punteggio PaC e </w:t>
      </w:r>
      <w:r>
        <w:rPr>
          <w:rFonts w:ascii="Calibri" w:hAnsi="Calibri" w:cs="Calibri"/>
        </w:rPr>
        <w:t>impone le soglie inferiore (0 punti) e superiore (100 punti); al superamento di una delle soglie forza il punteggio PaC al valore soglia superato.</w:t>
      </w:r>
    </w:p>
    <w:p w:rsidR="001745A2" w:rsidRDefault="001745A2" w14:paraId="1AE57877" w14:textId="77777777">
      <w:pPr>
        <w:rPr>
          <w:rFonts w:ascii="Calibri" w:hAnsi="Calibri" w:cs="Calibri"/>
        </w:rPr>
      </w:pPr>
      <w:r>
        <w:rPr>
          <w:rFonts w:ascii="Calibri" w:hAnsi="Calibri" w:cs="Calibri"/>
        </w:rPr>
        <w:br w:type="page"/>
      </w:r>
    </w:p>
    <w:p w:rsidR="00DB4ACF" w:rsidP="00842DA3" w:rsidRDefault="00DB4ACF" w14:paraId="219405DA" w14:textId="77777777">
      <w:pPr>
        <w:pStyle w:val="ListParagraph"/>
        <w:numPr>
          <w:ilvl w:val="1"/>
          <w:numId w:val="49"/>
        </w:numPr>
        <w:spacing w:before="120" w:after="120"/>
        <w:jc w:val="both"/>
        <w:rPr>
          <w:rFonts w:ascii="Calibri" w:hAnsi="Calibri" w:cs="Calibri"/>
        </w:rPr>
      </w:pPr>
    </w:p>
    <w:p w:rsidR="00987C95" w:rsidP="0055399E" w:rsidRDefault="00987C95" w14:paraId="2EBF91F8" w14:textId="668DC29D">
      <w:pPr>
        <w:pStyle w:val="Heading4"/>
      </w:pPr>
      <w:bookmarkStart w:name="_Ref215237645" w:id="259"/>
      <w:bookmarkStart w:name="_Ref215821908" w:id="260"/>
      <w:bookmarkStart w:name="_Toc222417421" w:id="261"/>
      <w:r w:rsidRPr="00C3279E">
        <w:t>RF0</w:t>
      </w:r>
      <w:r>
        <w:t>7</w:t>
      </w:r>
      <w:r w:rsidRPr="00C3279E">
        <w:t>-0</w:t>
      </w:r>
      <w:r w:rsidR="00100ADB">
        <w:t>1</w:t>
      </w:r>
      <w:r>
        <w:t>-0</w:t>
      </w:r>
      <w:r w:rsidR="00807B9E">
        <w:t>4</w:t>
      </w:r>
      <w:r w:rsidRPr="00C3279E">
        <w:t xml:space="preserve"> – </w:t>
      </w:r>
      <w:r w:rsidR="00BD7C21">
        <w:t>Scatto Anzianit</w:t>
      </w:r>
      <w:r w:rsidR="008342A9">
        <w:t xml:space="preserve">à PaC e </w:t>
      </w:r>
      <w:r>
        <w:t>Blocco calcolo automatico scatto anzianità</w:t>
      </w:r>
      <w:bookmarkEnd w:id="259"/>
      <w:r w:rsidR="00BA6CB3">
        <w:t xml:space="preserve"> PaC</w:t>
      </w:r>
      <w:bookmarkEnd w:id="260"/>
      <w:r w:rsidR="007806C0">
        <w:t xml:space="preserve"> (da fare </w:t>
      </w:r>
      <w:r w:rsidR="00CA285E">
        <w:t>in una fase successiva)</w:t>
      </w:r>
      <w:bookmarkEnd w:id="261"/>
    </w:p>
    <w:p w:rsidR="00987C95" w:rsidP="002D2144" w:rsidRDefault="00D15000" w14:paraId="474B4C6B" w14:textId="553733C1">
      <w:pPr>
        <w:spacing w:before="120" w:after="120"/>
        <w:jc w:val="both"/>
        <w:rPr>
          <w:rFonts w:ascii="Calibri" w:hAnsi="Calibri" w:cs="Calibri"/>
        </w:rPr>
      </w:pPr>
      <w:r>
        <w:rPr>
          <w:rFonts w:ascii="Calibri" w:hAnsi="Calibri" w:cs="Calibri"/>
        </w:rPr>
        <w:t xml:space="preserve">Il punteggio PaC viene incrementato di </w:t>
      </w:r>
      <w:r w:rsidR="00BB7640">
        <w:rPr>
          <w:rFonts w:ascii="Calibri" w:hAnsi="Calibri" w:cs="Calibri"/>
        </w:rPr>
        <w:t>1</w:t>
      </w:r>
      <w:r>
        <w:rPr>
          <w:rFonts w:ascii="Calibri" w:hAnsi="Calibri" w:cs="Calibri"/>
        </w:rPr>
        <w:t xml:space="preserve"> punt</w:t>
      </w:r>
      <w:r w:rsidR="00BB7640">
        <w:rPr>
          <w:rFonts w:ascii="Calibri" w:hAnsi="Calibri" w:cs="Calibri"/>
        </w:rPr>
        <w:t>o</w:t>
      </w:r>
      <w:r>
        <w:rPr>
          <w:rFonts w:ascii="Calibri" w:hAnsi="Calibri" w:cs="Calibri"/>
        </w:rPr>
        <w:t xml:space="preserve"> ogni due anni a partire dalla emissione</w:t>
      </w:r>
      <w:r w:rsidR="00481C03">
        <w:rPr>
          <w:rFonts w:ascii="Calibri" w:hAnsi="Calibri" w:cs="Calibri"/>
        </w:rPr>
        <w:t xml:space="preserve"> ma l’incremento viene sospeso per </w:t>
      </w:r>
      <w:r w:rsidR="001E76DF">
        <w:rPr>
          <w:rFonts w:ascii="Calibri" w:hAnsi="Calibri" w:cs="Calibri"/>
        </w:rPr>
        <w:t>t</w:t>
      </w:r>
      <w:r w:rsidR="00647A25">
        <w:rPr>
          <w:rFonts w:ascii="Calibri" w:hAnsi="Calibri" w:cs="Calibri"/>
        </w:rPr>
        <w:t>re</w:t>
      </w:r>
      <w:r w:rsidR="00CA546A">
        <w:rPr>
          <w:rFonts w:ascii="Calibri" w:hAnsi="Calibri" w:cs="Calibri"/>
        </w:rPr>
        <w:t xml:space="preserve"> </w:t>
      </w:r>
      <w:r w:rsidR="00647A25">
        <w:rPr>
          <w:rFonts w:ascii="Calibri" w:hAnsi="Calibri" w:cs="Calibri"/>
        </w:rPr>
        <w:t xml:space="preserve">anni dopo ogni </w:t>
      </w:r>
      <w:commentRangeStart w:id="262"/>
      <w:r w:rsidR="00CA546A">
        <w:rPr>
          <w:rFonts w:ascii="Calibri" w:hAnsi="Calibri" w:cs="Calibri"/>
        </w:rPr>
        <w:t>decurtazione</w:t>
      </w:r>
      <w:r w:rsidR="00014320">
        <w:rPr>
          <w:rFonts w:ascii="Calibri" w:hAnsi="Calibri" w:cs="Calibri"/>
        </w:rPr>
        <w:t xml:space="preserve"> </w:t>
      </w:r>
      <w:commentRangeEnd w:id="262"/>
      <w:r w:rsidR="008F4BEA">
        <w:rPr>
          <w:rStyle w:val="CommentReference"/>
          <w:rFonts w:ascii="Calibri" w:hAnsi="Calibri" w:cs="Calibri"/>
          <w:sz w:val="24"/>
          <w:szCs w:val="24"/>
        </w:rPr>
        <w:commentReference w:id="262"/>
      </w:r>
      <w:r w:rsidR="00E54EE9">
        <w:rPr>
          <w:rFonts w:ascii="Calibri" w:hAnsi="Calibri" w:cs="Calibri"/>
        </w:rPr>
        <w:t xml:space="preserve">effettuata </w:t>
      </w:r>
      <w:r w:rsidR="00014320">
        <w:rPr>
          <w:rFonts w:ascii="Calibri" w:hAnsi="Calibri" w:cs="Calibri"/>
        </w:rPr>
        <w:t>esempio</w:t>
      </w:r>
    </w:p>
    <w:tbl>
      <w:tblPr>
        <w:tblW w:w="9571" w:type="dxa"/>
        <w:jc w:val="center"/>
        <w:tblLook w:val="04A0" w:firstRow="1" w:lastRow="0" w:firstColumn="1" w:lastColumn="0" w:noHBand="0" w:noVBand="1"/>
      </w:tblPr>
      <w:tblGrid>
        <w:gridCol w:w="1060"/>
        <w:gridCol w:w="1382"/>
        <w:gridCol w:w="1383"/>
        <w:gridCol w:w="1690"/>
        <w:gridCol w:w="1060"/>
        <w:gridCol w:w="1383"/>
        <w:gridCol w:w="1613"/>
      </w:tblGrid>
      <w:tr w:rsidR="00F048C7" w:rsidTr="00874C3D" w14:paraId="077EAA76" w14:textId="77777777">
        <w:trPr>
          <w:trHeight w:val="285"/>
          <w:jc w:val="center"/>
        </w:trPr>
        <w:tc>
          <w:tcPr>
            <w:tcW w:w="1061" w:type="dxa"/>
            <w:tcBorders>
              <w:top w:val="single" w:color="61CBF3" w:sz="4" w:space="0"/>
              <w:left w:val="single" w:color="61CBF3" w:sz="4" w:space="0"/>
              <w:bottom w:val="single" w:color="61CBF3" w:sz="4" w:space="0"/>
              <w:right w:val="nil"/>
            </w:tcBorders>
            <w:shd w:val="clear" w:color="0F9ED5" w:fill="0F9ED5"/>
            <w:noWrap/>
            <w:vAlign w:val="bottom"/>
            <w:hideMark/>
          </w:tcPr>
          <w:p w:rsidR="002D2144" w:rsidRDefault="002D2144" w14:paraId="770A0A75" w14:textId="77777777">
            <w:pPr>
              <w:rPr>
                <w:rFonts w:ascii="Aptos Narrow" w:hAnsi="Aptos Narrow"/>
                <w:b/>
                <w:bCs/>
                <w:color w:val="FFFFFF"/>
                <w:sz w:val="22"/>
                <w:szCs w:val="22"/>
              </w:rPr>
            </w:pPr>
          </w:p>
        </w:tc>
        <w:tc>
          <w:tcPr>
            <w:tcW w:w="1385" w:type="dxa"/>
            <w:tcBorders>
              <w:top w:val="single" w:color="61CBF3" w:sz="4" w:space="0"/>
              <w:left w:val="nil"/>
              <w:bottom w:val="single" w:color="61CBF3" w:sz="4" w:space="0"/>
              <w:right w:val="nil"/>
            </w:tcBorders>
            <w:shd w:val="clear" w:color="0F9ED5" w:fill="0F9ED5"/>
            <w:noWrap/>
            <w:vAlign w:val="bottom"/>
            <w:hideMark/>
          </w:tcPr>
          <w:p w:rsidR="002D2144" w:rsidRDefault="002D2144" w14:paraId="57401D11" w14:textId="77777777">
            <w:pPr>
              <w:jc w:val="center"/>
              <w:rPr>
                <w:rFonts w:ascii="Aptos Narrow" w:hAnsi="Aptos Narrow"/>
                <w:b/>
                <w:bCs/>
                <w:color w:val="FFFFFF"/>
                <w:sz w:val="22"/>
                <w:szCs w:val="22"/>
              </w:rPr>
            </w:pPr>
            <w:r>
              <w:rPr>
                <w:rFonts w:ascii="Aptos Narrow" w:hAnsi="Aptos Narrow"/>
                <w:b/>
                <w:bCs/>
                <w:color w:val="FFFFFF"/>
                <w:sz w:val="22"/>
                <w:szCs w:val="22"/>
              </w:rPr>
              <w:t>Data</w:t>
            </w:r>
          </w:p>
        </w:tc>
        <w:tc>
          <w:tcPr>
            <w:tcW w:w="1377" w:type="dxa"/>
            <w:tcBorders>
              <w:top w:val="single" w:color="61CBF3" w:sz="4" w:space="0"/>
              <w:left w:val="nil"/>
              <w:bottom w:val="single" w:color="61CBF3" w:sz="4" w:space="0"/>
              <w:right w:val="nil"/>
            </w:tcBorders>
            <w:shd w:val="clear" w:color="0F9ED5" w:fill="0F9ED5"/>
            <w:noWrap/>
            <w:vAlign w:val="bottom"/>
            <w:hideMark/>
          </w:tcPr>
          <w:p w:rsidR="002D2144" w:rsidRDefault="002D2144" w14:paraId="51A80B0A" w14:textId="77777777">
            <w:pPr>
              <w:rPr>
                <w:rFonts w:ascii="Aptos Narrow" w:hAnsi="Aptos Narrow"/>
                <w:b/>
                <w:bCs/>
                <w:color w:val="FFFFFF"/>
                <w:sz w:val="22"/>
                <w:szCs w:val="22"/>
              </w:rPr>
            </w:pPr>
            <w:r>
              <w:rPr>
                <w:rFonts w:ascii="Aptos Narrow" w:hAnsi="Aptos Narrow"/>
                <w:b/>
                <w:bCs/>
                <w:color w:val="FFFFFF"/>
                <w:sz w:val="22"/>
                <w:szCs w:val="22"/>
              </w:rPr>
              <w:t>Evento</w:t>
            </w:r>
          </w:p>
        </w:tc>
        <w:tc>
          <w:tcPr>
            <w:tcW w:w="1693" w:type="dxa"/>
            <w:tcBorders>
              <w:top w:val="single" w:color="61CBF3" w:sz="4" w:space="0"/>
              <w:left w:val="nil"/>
              <w:bottom w:val="single" w:color="61CBF3" w:sz="4" w:space="0"/>
              <w:right w:val="nil"/>
            </w:tcBorders>
            <w:shd w:val="clear" w:color="0F9ED5" w:fill="0F9ED5"/>
            <w:noWrap/>
            <w:vAlign w:val="bottom"/>
            <w:hideMark/>
          </w:tcPr>
          <w:p w:rsidR="002D2144" w:rsidP="002D2144" w:rsidRDefault="002D2144" w14:paraId="36BC4DC2" w14:textId="77777777">
            <w:pPr>
              <w:rPr>
                <w:rFonts w:ascii="Aptos Narrow" w:hAnsi="Aptos Narrow"/>
                <w:b/>
                <w:bCs/>
                <w:color w:val="FFFFFF"/>
                <w:sz w:val="22"/>
                <w:szCs w:val="22"/>
              </w:rPr>
            </w:pPr>
            <w:r>
              <w:rPr>
                <w:rFonts w:ascii="Aptos Narrow" w:hAnsi="Aptos Narrow"/>
                <w:b/>
                <w:bCs/>
                <w:color w:val="FFFFFF"/>
                <w:sz w:val="22"/>
                <w:szCs w:val="22"/>
              </w:rPr>
              <w:t>Premio anzianità</w:t>
            </w:r>
          </w:p>
        </w:tc>
        <w:tc>
          <w:tcPr>
            <w:tcW w:w="1062" w:type="dxa"/>
            <w:tcBorders>
              <w:top w:val="single" w:color="61CBF3" w:sz="4" w:space="0"/>
              <w:left w:val="nil"/>
              <w:bottom w:val="single" w:color="61CBF3" w:sz="4" w:space="0"/>
              <w:right w:val="nil"/>
            </w:tcBorders>
            <w:shd w:val="clear" w:color="0F9ED5" w:fill="0F9ED5"/>
            <w:noWrap/>
            <w:vAlign w:val="bottom"/>
            <w:hideMark/>
          </w:tcPr>
          <w:p w:rsidR="002D2144" w:rsidRDefault="002D2144" w14:paraId="70FFDE1F" w14:textId="375E60F7">
            <w:pPr>
              <w:rPr>
                <w:rFonts w:ascii="Aptos Narrow" w:hAnsi="Aptos Narrow"/>
                <w:b/>
                <w:bCs/>
                <w:color w:val="FFFFFF"/>
                <w:sz w:val="22"/>
                <w:szCs w:val="22"/>
              </w:rPr>
            </w:pPr>
          </w:p>
        </w:tc>
        <w:tc>
          <w:tcPr>
            <w:tcW w:w="1377" w:type="dxa"/>
            <w:tcBorders>
              <w:top w:val="single" w:color="61CBF3" w:sz="4" w:space="0"/>
              <w:left w:val="nil"/>
              <w:bottom w:val="single" w:color="61CBF3" w:sz="4" w:space="0"/>
              <w:right w:val="nil"/>
            </w:tcBorders>
            <w:shd w:val="clear" w:color="0F9ED5" w:fill="0F9ED5"/>
            <w:noWrap/>
            <w:vAlign w:val="bottom"/>
            <w:hideMark/>
          </w:tcPr>
          <w:p w:rsidR="002D2144" w:rsidRDefault="002D2144" w14:paraId="22F93284" w14:textId="77777777">
            <w:pPr>
              <w:rPr>
                <w:rFonts w:ascii="Aptos Narrow" w:hAnsi="Aptos Narrow"/>
                <w:b/>
                <w:bCs/>
                <w:color w:val="FFFFFF"/>
                <w:sz w:val="22"/>
                <w:szCs w:val="22"/>
              </w:rPr>
            </w:pPr>
            <w:r>
              <w:rPr>
                <w:rFonts w:ascii="Aptos Narrow" w:hAnsi="Aptos Narrow"/>
                <w:b/>
                <w:bCs/>
                <w:color w:val="FFFFFF"/>
                <w:sz w:val="22"/>
                <w:szCs w:val="22"/>
              </w:rPr>
              <w:t xml:space="preserve">Evento </w:t>
            </w:r>
          </w:p>
        </w:tc>
        <w:tc>
          <w:tcPr>
            <w:tcW w:w="1616" w:type="dxa"/>
            <w:tcBorders>
              <w:top w:val="single" w:color="61CBF3" w:sz="4" w:space="0"/>
              <w:left w:val="nil"/>
              <w:bottom w:val="single" w:color="61CBF3" w:sz="4" w:space="0"/>
              <w:right w:val="single" w:color="61CBF3" w:sz="4" w:space="0"/>
            </w:tcBorders>
            <w:shd w:val="clear" w:color="0F9ED5" w:fill="0F9ED5"/>
            <w:noWrap/>
            <w:vAlign w:val="bottom"/>
            <w:hideMark/>
          </w:tcPr>
          <w:p w:rsidR="002D2144" w:rsidRDefault="002D2144" w14:paraId="4D13B11E" w14:textId="77777777">
            <w:pPr>
              <w:jc w:val="center"/>
              <w:rPr>
                <w:rFonts w:ascii="Aptos Narrow" w:hAnsi="Aptos Narrow"/>
                <w:b/>
                <w:bCs/>
                <w:color w:val="FFFFFF"/>
                <w:sz w:val="22"/>
                <w:szCs w:val="22"/>
              </w:rPr>
            </w:pPr>
            <w:r>
              <w:rPr>
                <w:rFonts w:ascii="Aptos Narrow" w:hAnsi="Aptos Narrow"/>
                <w:b/>
                <w:bCs/>
                <w:color w:val="FFFFFF"/>
                <w:sz w:val="22"/>
                <w:szCs w:val="22"/>
              </w:rPr>
              <w:t xml:space="preserve">Premio anzianità  </w:t>
            </w:r>
          </w:p>
        </w:tc>
      </w:tr>
      <w:tr w:rsidR="00F048C7" w:rsidTr="00874C3D" w14:paraId="011A058E" w14:textId="77777777">
        <w:trPr>
          <w:trHeight w:val="285"/>
          <w:jc w:val="center"/>
        </w:trPr>
        <w:tc>
          <w:tcPr>
            <w:tcW w:w="1061" w:type="dxa"/>
            <w:tcBorders>
              <w:top w:val="single" w:color="61CBF3" w:sz="4" w:space="0"/>
              <w:left w:val="single" w:color="61CBF3" w:sz="4" w:space="0"/>
              <w:bottom w:val="single" w:color="61CBF3" w:sz="4" w:space="0"/>
              <w:right w:val="nil"/>
            </w:tcBorders>
            <w:shd w:val="clear" w:color="CAEDFB" w:fill="CAEDFB"/>
            <w:noWrap/>
            <w:vAlign w:val="bottom"/>
            <w:hideMark/>
          </w:tcPr>
          <w:p w:rsidR="002D2144" w:rsidRDefault="002D2144" w14:paraId="215E2D30" w14:textId="77777777">
            <w:pPr>
              <w:rPr>
                <w:rFonts w:ascii="Aptos Narrow" w:hAnsi="Aptos Narrow"/>
                <w:color w:val="000000"/>
                <w:sz w:val="22"/>
                <w:szCs w:val="22"/>
              </w:rPr>
            </w:pPr>
            <w:r>
              <w:rPr>
                <w:rFonts w:ascii="Aptos Narrow" w:hAnsi="Aptos Narrow"/>
                <w:color w:val="000000"/>
                <w:sz w:val="22"/>
                <w:szCs w:val="22"/>
              </w:rPr>
              <w:t>Patente 1</w:t>
            </w:r>
          </w:p>
        </w:tc>
        <w:tc>
          <w:tcPr>
            <w:tcW w:w="1385"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34F84662" w14:textId="77777777">
            <w:pPr>
              <w:jc w:val="center"/>
              <w:rPr>
                <w:rFonts w:ascii="Aptos Narrow" w:hAnsi="Aptos Narrow"/>
                <w:color w:val="000000"/>
                <w:sz w:val="22"/>
                <w:szCs w:val="22"/>
              </w:rPr>
            </w:pPr>
            <w:r>
              <w:rPr>
                <w:rFonts w:ascii="Aptos Narrow" w:hAnsi="Aptos Narrow"/>
                <w:color w:val="000000"/>
                <w:sz w:val="22"/>
                <w:szCs w:val="22"/>
              </w:rPr>
              <w:t>1/1/2026</w:t>
            </w:r>
          </w:p>
        </w:tc>
        <w:tc>
          <w:tcPr>
            <w:tcW w:w="1377"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33B0DD11" w14:textId="77777777">
            <w:pPr>
              <w:rPr>
                <w:rFonts w:ascii="Aptos Narrow" w:hAnsi="Aptos Narrow"/>
                <w:color w:val="000000"/>
                <w:sz w:val="22"/>
                <w:szCs w:val="22"/>
              </w:rPr>
            </w:pPr>
            <w:r>
              <w:rPr>
                <w:rFonts w:ascii="Aptos Narrow" w:hAnsi="Aptos Narrow"/>
                <w:color w:val="000000"/>
                <w:sz w:val="22"/>
                <w:szCs w:val="22"/>
              </w:rPr>
              <w:t>Rilascio</w:t>
            </w:r>
          </w:p>
        </w:tc>
        <w:tc>
          <w:tcPr>
            <w:tcW w:w="1693"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231DA93F" w14:textId="77777777">
            <w:pPr>
              <w:jc w:val="center"/>
              <w:rPr>
                <w:rFonts w:ascii="Aptos Narrow" w:hAnsi="Aptos Narrow"/>
                <w:color w:val="000000"/>
                <w:sz w:val="22"/>
                <w:szCs w:val="22"/>
              </w:rPr>
            </w:pPr>
            <w:r>
              <w:rPr>
                <w:rFonts w:ascii="Aptos Narrow" w:hAnsi="Aptos Narrow"/>
                <w:color w:val="000000"/>
                <w:sz w:val="22"/>
                <w:szCs w:val="22"/>
              </w:rPr>
              <w:t>0</w:t>
            </w:r>
          </w:p>
        </w:tc>
        <w:tc>
          <w:tcPr>
            <w:tcW w:w="1062"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43F2A815" w14:textId="77777777">
            <w:pPr>
              <w:rPr>
                <w:rFonts w:ascii="Aptos Narrow" w:hAnsi="Aptos Narrow"/>
                <w:color w:val="000000"/>
                <w:sz w:val="22"/>
                <w:szCs w:val="22"/>
              </w:rPr>
            </w:pPr>
            <w:r>
              <w:rPr>
                <w:rFonts w:ascii="Aptos Narrow" w:hAnsi="Aptos Narrow"/>
                <w:color w:val="000000"/>
                <w:sz w:val="22"/>
                <w:szCs w:val="22"/>
              </w:rPr>
              <w:t>Patente 2</w:t>
            </w:r>
          </w:p>
        </w:tc>
        <w:tc>
          <w:tcPr>
            <w:tcW w:w="1377"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4F27116F" w14:textId="77777777">
            <w:pPr>
              <w:rPr>
                <w:rFonts w:ascii="Aptos Narrow" w:hAnsi="Aptos Narrow"/>
                <w:color w:val="000000"/>
                <w:sz w:val="22"/>
                <w:szCs w:val="22"/>
              </w:rPr>
            </w:pPr>
            <w:r>
              <w:rPr>
                <w:rFonts w:ascii="Aptos Narrow" w:hAnsi="Aptos Narrow"/>
                <w:color w:val="000000"/>
                <w:sz w:val="22"/>
                <w:szCs w:val="22"/>
              </w:rPr>
              <w:t>Rilascio</w:t>
            </w:r>
          </w:p>
        </w:tc>
        <w:tc>
          <w:tcPr>
            <w:tcW w:w="1616" w:type="dxa"/>
            <w:tcBorders>
              <w:top w:val="single" w:color="61CBF3" w:sz="4" w:space="0"/>
              <w:left w:val="nil"/>
              <w:bottom w:val="single" w:color="61CBF3" w:sz="4" w:space="0"/>
              <w:right w:val="single" w:color="61CBF3" w:sz="4" w:space="0"/>
            </w:tcBorders>
            <w:shd w:val="clear" w:color="CAEDFB" w:fill="CAEDFB"/>
            <w:noWrap/>
            <w:vAlign w:val="bottom"/>
            <w:hideMark/>
          </w:tcPr>
          <w:p w:rsidR="002D2144" w:rsidRDefault="002D2144" w14:paraId="28D4A711" w14:textId="77777777">
            <w:pPr>
              <w:jc w:val="center"/>
              <w:rPr>
                <w:rFonts w:ascii="Aptos Narrow" w:hAnsi="Aptos Narrow"/>
                <w:color w:val="000000"/>
                <w:sz w:val="22"/>
                <w:szCs w:val="22"/>
              </w:rPr>
            </w:pPr>
            <w:r>
              <w:rPr>
                <w:rFonts w:ascii="Aptos Narrow" w:hAnsi="Aptos Narrow"/>
                <w:color w:val="000000"/>
                <w:sz w:val="22"/>
                <w:szCs w:val="22"/>
              </w:rPr>
              <w:t>0</w:t>
            </w:r>
          </w:p>
        </w:tc>
      </w:tr>
      <w:tr w:rsidR="00F048C7" w:rsidTr="00874C3D" w14:paraId="3D13CDC3" w14:textId="77777777">
        <w:trPr>
          <w:trHeight w:val="285"/>
          <w:jc w:val="center"/>
        </w:trPr>
        <w:tc>
          <w:tcPr>
            <w:tcW w:w="1061" w:type="dxa"/>
            <w:tcBorders>
              <w:top w:val="single" w:color="61CBF3" w:sz="4" w:space="0"/>
              <w:left w:val="single" w:color="61CBF3" w:sz="4" w:space="0"/>
              <w:bottom w:val="single" w:color="61CBF3" w:sz="4" w:space="0"/>
              <w:right w:val="nil"/>
            </w:tcBorders>
            <w:noWrap/>
            <w:vAlign w:val="bottom"/>
            <w:hideMark/>
          </w:tcPr>
          <w:p w:rsidR="002D2144" w:rsidRDefault="002D2144" w14:paraId="5E53CBE9" w14:textId="77777777">
            <w:pPr>
              <w:rPr>
                <w:rFonts w:ascii="Aptos Narrow" w:hAnsi="Aptos Narrow"/>
                <w:color w:val="000000"/>
                <w:sz w:val="22"/>
                <w:szCs w:val="22"/>
              </w:rPr>
            </w:pPr>
            <w:r>
              <w:rPr>
                <w:rFonts w:ascii="Aptos Narrow" w:hAnsi="Aptos Narrow"/>
                <w:color w:val="000000"/>
                <w:sz w:val="22"/>
                <w:szCs w:val="22"/>
              </w:rPr>
              <w:t>Patente 1</w:t>
            </w:r>
          </w:p>
        </w:tc>
        <w:tc>
          <w:tcPr>
            <w:tcW w:w="1385" w:type="dxa"/>
            <w:tcBorders>
              <w:top w:val="single" w:color="61CBF3" w:sz="4" w:space="0"/>
              <w:left w:val="nil"/>
              <w:bottom w:val="single" w:color="61CBF3" w:sz="4" w:space="0"/>
              <w:right w:val="nil"/>
            </w:tcBorders>
            <w:noWrap/>
            <w:vAlign w:val="bottom"/>
            <w:hideMark/>
          </w:tcPr>
          <w:p w:rsidR="002D2144" w:rsidRDefault="002D2144" w14:paraId="4FC293BE" w14:textId="77777777">
            <w:pPr>
              <w:jc w:val="center"/>
              <w:rPr>
                <w:rFonts w:ascii="Aptos Narrow" w:hAnsi="Aptos Narrow"/>
                <w:color w:val="000000"/>
                <w:sz w:val="22"/>
                <w:szCs w:val="22"/>
              </w:rPr>
            </w:pPr>
            <w:r>
              <w:rPr>
                <w:rFonts w:ascii="Aptos Narrow" w:hAnsi="Aptos Narrow"/>
                <w:color w:val="000000"/>
                <w:sz w:val="22"/>
                <w:szCs w:val="22"/>
              </w:rPr>
              <w:t>12/4/2026</w:t>
            </w:r>
          </w:p>
        </w:tc>
        <w:tc>
          <w:tcPr>
            <w:tcW w:w="1377" w:type="dxa"/>
            <w:tcBorders>
              <w:top w:val="single" w:color="61CBF3" w:sz="4" w:space="0"/>
              <w:left w:val="nil"/>
              <w:bottom w:val="single" w:color="61CBF3" w:sz="4" w:space="0"/>
              <w:right w:val="nil"/>
            </w:tcBorders>
            <w:noWrap/>
            <w:vAlign w:val="bottom"/>
            <w:hideMark/>
          </w:tcPr>
          <w:p w:rsidR="002D2144" w:rsidRDefault="002D2144" w14:paraId="76AACD1E" w14:textId="77777777">
            <w:pPr>
              <w:rPr>
                <w:rFonts w:ascii="Aptos Narrow" w:hAnsi="Aptos Narrow"/>
                <w:color w:val="000000"/>
                <w:sz w:val="22"/>
                <w:szCs w:val="22"/>
              </w:rPr>
            </w:pPr>
            <w:r>
              <w:rPr>
                <w:rFonts w:ascii="Aptos Narrow" w:hAnsi="Aptos Narrow"/>
                <w:color w:val="000000"/>
                <w:sz w:val="22"/>
                <w:szCs w:val="22"/>
              </w:rPr>
              <w:t>Decurtazione</w:t>
            </w:r>
          </w:p>
        </w:tc>
        <w:tc>
          <w:tcPr>
            <w:tcW w:w="1693" w:type="dxa"/>
            <w:tcBorders>
              <w:top w:val="single" w:color="61CBF3" w:sz="4" w:space="0"/>
              <w:left w:val="nil"/>
              <w:bottom w:val="single" w:color="61CBF3" w:sz="4" w:space="0"/>
              <w:right w:val="nil"/>
            </w:tcBorders>
            <w:noWrap/>
            <w:vAlign w:val="bottom"/>
            <w:hideMark/>
          </w:tcPr>
          <w:p w:rsidR="002D2144" w:rsidRDefault="002D2144" w14:paraId="118BE3B9" w14:textId="77777777">
            <w:pPr>
              <w:jc w:val="center"/>
              <w:rPr>
                <w:rFonts w:ascii="Aptos Narrow" w:hAnsi="Aptos Narrow"/>
                <w:color w:val="000000"/>
                <w:sz w:val="22"/>
                <w:szCs w:val="22"/>
              </w:rPr>
            </w:pPr>
            <w:r>
              <w:rPr>
                <w:rFonts w:ascii="Aptos Narrow" w:hAnsi="Aptos Narrow"/>
                <w:color w:val="000000"/>
                <w:sz w:val="22"/>
                <w:szCs w:val="22"/>
              </w:rPr>
              <w:t>0</w:t>
            </w:r>
          </w:p>
        </w:tc>
        <w:tc>
          <w:tcPr>
            <w:tcW w:w="1062" w:type="dxa"/>
            <w:tcBorders>
              <w:top w:val="single" w:color="61CBF3" w:sz="4" w:space="0"/>
              <w:left w:val="nil"/>
              <w:bottom w:val="single" w:color="61CBF3" w:sz="4" w:space="0"/>
              <w:right w:val="nil"/>
            </w:tcBorders>
            <w:noWrap/>
            <w:vAlign w:val="bottom"/>
            <w:hideMark/>
          </w:tcPr>
          <w:p w:rsidR="002D2144" w:rsidRDefault="002D2144" w14:paraId="3EABF25E" w14:textId="77777777">
            <w:pPr>
              <w:rPr>
                <w:rFonts w:ascii="Aptos Narrow" w:hAnsi="Aptos Narrow"/>
                <w:color w:val="000000"/>
                <w:sz w:val="22"/>
                <w:szCs w:val="22"/>
              </w:rPr>
            </w:pPr>
            <w:r>
              <w:rPr>
                <w:rFonts w:ascii="Aptos Narrow" w:hAnsi="Aptos Narrow"/>
                <w:color w:val="000000"/>
                <w:sz w:val="22"/>
                <w:szCs w:val="22"/>
              </w:rPr>
              <w:t>Patente 2</w:t>
            </w:r>
          </w:p>
        </w:tc>
        <w:tc>
          <w:tcPr>
            <w:tcW w:w="1377" w:type="dxa"/>
            <w:tcBorders>
              <w:top w:val="single" w:color="61CBF3" w:sz="4" w:space="0"/>
              <w:left w:val="nil"/>
              <w:bottom w:val="single" w:color="61CBF3" w:sz="4" w:space="0"/>
              <w:right w:val="nil"/>
            </w:tcBorders>
            <w:noWrap/>
            <w:vAlign w:val="bottom"/>
            <w:hideMark/>
          </w:tcPr>
          <w:p w:rsidR="002D2144" w:rsidRDefault="002D2144" w14:paraId="657DE8E5" w14:textId="77777777">
            <w:pPr>
              <w:rPr>
                <w:rFonts w:ascii="Aptos Narrow" w:hAnsi="Aptos Narrow"/>
                <w:color w:val="000000"/>
                <w:sz w:val="22"/>
                <w:szCs w:val="22"/>
              </w:rPr>
            </w:pPr>
          </w:p>
        </w:tc>
        <w:tc>
          <w:tcPr>
            <w:tcW w:w="1616" w:type="dxa"/>
            <w:tcBorders>
              <w:top w:val="single" w:color="61CBF3" w:sz="4" w:space="0"/>
              <w:left w:val="nil"/>
              <w:bottom w:val="single" w:color="61CBF3" w:sz="4" w:space="0"/>
              <w:right w:val="single" w:color="61CBF3" w:sz="4" w:space="0"/>
            </w:tcBorders>
            <w:noWrap/>
            <w:vAlign w:val="bottom"/>
            <w:hideMark/>
          </w:tcPr>
          <w:p w:rsidR="002D2144" w:rsidRDefault="002D2144" w14:paraId="2A5C96D9" w14:textId="77777777">
            <w:pPr>
              <w:jc w:val="center"/>
              <w:rPr>
                <w:rFonts w:ascii="Aptos Narrow" w:hAnsi="Aptos Narrow"/>
                <w:color w:val="000000"/>
                <w:sz w:val="22"/>
                <w:szCs w:val="22"/>
              </w:rPr>
            </w:pPr>
            <w:r>
              <w:rPr>
                <w:rFonts w:ascii="Aptos Narrow" w:hAnsi="Aptos Narrow"/>
                <w:color w:val="000000"/>
                <w:sz w:val="22"/>
                <w:szCs w:val="22"/>
              </w:rPr>
              <w:t>0</w:t>
            </w:r>
          </w:p>
        </w:tc>
      </w:tr>
      <w:tr w:rsidR="00F048C7" w:rsidTr="00874C3D" w14:paraId="354F0AD4" w14:textId="77777777">
        <w:trPr>
          <w:trHeight w:val="285"/>
          <w:jc w:val="center"/>
        </w:trPr>
        <w:tc>
          <w:tcPr>
            <w:tcW w:w="1061" w:type="dxa"/>
            <w:tcBorders>
              <w:top w:val="single" w:color="61CBF3" w:sz="4" w:space="0"/>
              <w:left w:val="single" w:color="61CBF3" w:sz="4" w:space="0"/>
              <w:bottom w:val="single" w:color="61CBF3" w:sz="4" w:space="0"/>
              <w:right w:val="nil"/>
            </w:tcBorders>
            <w:shd w:val="clear" w:color="CAEDFB" w:fill="CAEDFB"/>
            <w:noWrap/>
            <w:vAlign w:val="bottom"/>
            <w:hideMark/>
          </w:tcPr>
          <w:p w:rsidR="002D2144" w:rsidRDefault="002D2144" w14:paraId="3BC97DE5" w14:textId="77777777">
            <w:pPr>
              <w:rPr>
                <w:rFonts w:ascii="Aptos Narrow" w:hAnsi="Aptos Narrow"/>
                <w:color w:val="000000"/>
                <w:sz w:val="22"/>
                <w:szCs w:val="22"/>
              </w:rPr>
            </w:pPr>
            <w:r>
              <w:rPr>
                <w:rFonts w:ascii="Aptos Narrow" w:hAnsi="Aptos Narrow"/>
                <w:color w:val="000000"/>
                <w:sz w:val="22"/>
                <w:szCs w:val="22"/>
              </w:rPr>
              <w:t>Patente 1</w:t>
            </w:r>
          </w:p>
        </w:tc>
        <w:tc>
          <w:tcPr>
            <w:tcW w:w="1385"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3BEF7BAE" w14:textId="77777777">
            <w:pPr>
              <w:jc w:val="center"/>
              <w:rPr>
                <w:rFonts w:ascii="Aptos Narrow" w:hAnsi="Aptos Narrow"/>
                <w:color w:val="000000"/>
                <w:sz w:val="22"/>
                <w:szCs w:val="22"/>
              </w:rPr>
            </w:pPr>
            <w:r>
              <w:rPr>
                <w:rFonts w:ascii="Aptos Narrow" w:hAnsi="Aptos Narrow"/>
                <w:color w:val="000000"/>
                <w:sz w:val="22"/>
                <w:szCs w:val="22"/>
              </w:rPr>
              <w:t>1/1/2028</w:t>
            </w:r>
          </w:p>
        </w:tc>
        <w:tc>
          <w:tcPr>
            <w:tcW w:w="1377"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6D68929B" w14:textId="77777777">
            <w:pPr>
              <w:jc w:val="center"/>
              <w:rPr>
                <w:rFonts w:ascii="Aptos Narrow" w:hAnsi="Aptos Narrow"/>
                <w:color w:val="000000"/>
                <w:sz w:val="22"/>
                <w:szCs w:val="22"/>
              </w:rPr>
            </w:pPr>
          </w:p>
        </w:tc>
        <w:tc>
          <w:tcPr>
            <w:tcW w:w="1693"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5FCD40B0" w14:textId="77777777">
            <w:pPr>
              <w:jc w:val="center"/>
              <w:rPr>
                <w:rFonts w:ascii="Aptos Narrow" w:hAnsi="Aptos Narrow"/>
                <w:color w:val="000000"/>
                <w:sz w:val="22"/>
                <w:szCs w:val="22"/>
              </w:rPr>
            </w:pPr>
            <w:r>
              <w:rPr>
                <w:rFonts w:ascii="Aptos Narrow" w:hAnsi="Aptos Narrow"/>
                <w:color w:val="000000"/>
                <w:sz w:val="22"/>
                <w:szCs w:val="22"/>
              </w:rPr>
              <w:t>0</w:t>
            </w:r>
          </w:p>
        </w:tc>
        <w:tc>
          <w:tcPr>
            <w:tcW w:w="1062"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60378DDB" w14:textId="77777777">
            <w:pPr>
              <w:rPr>
                <w:rFonts w:ascii="Aptos Narrow" w:hAnsi="Aptos Narrow"/>
                <w:color w:val="000000"/>
                <w:sz w:val="22"/>
                <w:szCs w:val="22"/>
              </w:rPr>
            </w:pPr>
            <w:r>
              <w:rPr>
                <w:rFonts w:ascii="Aptos Narrow" w:hAnsi="Aptos Narrow"/>
                <w:color w:val="000000"/>
                <w:sz w:val="22"/>
                <w:szCs w:val="22"/>
              </w:rPr>
              <w:t>Patente 2</w:t>
            </w:r>
          </w:p>
        </w:tc>
        <w:tc>
          <w:tcPr>
            <w:tcW w:w="1377"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4E49F64E" w14:textId="77777777">
            <w:pPr>
              <w:rPr>
                <w:rFonts w:ascii="Aptos Narrow" w:hAnsi="Aptos Narrow"/>
                <w:color w:val="000000"/>
                <w:sz w:val="22"/>
                <w:szCs w:val="22"/>
              </w:rPr>
            </w:pPr>
          </w:p>
        </w:tc>
        <w:tc>
          <w:tcPr>
            <w:tcW w:w="1616" w:type="dxa"/>
            <w:tcBorders>
              <w:top w:val="single" w:color="61CBF3" w:sz="4" w:space="0"/>
              <w:left w:val="nil"/>
              <w:bottom w:val="single" w:color="61CBF3" w:sz="4" w:space="0"/>
              <w:right w:val="single" w:color="61CBF3" w:sz="4" w:space="0"/>
            </w:tcBorders>
            <w:shd w:val="clear" w:color="CAEDFB" w:fill="CAEDFB"/>
            <w:noWrap/>
            <w:vAlign w:val="bottom"/>
            <w:hideMark/>
          </w:tcPr>
          <w:p w:rsidR="002D2144" w:rsidRDefault="00BB7640" w14:paraId="067AEFD2" w14:textId="0C96E532">
            <w:pPr>
              <w:jc w:val="center"/>
              <w:rPr>
                <w:rFonts w:ascii="Aptos Narrow" w:hAnsi="Aptos Narrow"/>
                <w:color w:val="000000"/>
                <w:sz w:val="22"/>
                <w:szCs w:val="22"/>
              </w:rPr>
            </w:pPr>
            <w:r>
              <w:rPr>
                <w:rFonts w:ascii="Aptos Narrow" w:hAnsi="Aptos Narrow"/>
                <w:color w:val="000000"/>
                <w:sz w:val="22"/>
                <w:szCs w:val="22"/>
              </w:rPr>
              <w:t>1</w:t>
            </w:r>
          </w:p>
        </w:tc>
      </w:tr>
      <w:tr w:rsidR="00F048C7" w:rsidTr="00874C3D" w14:paraId="3C3EE324" w14:textId="77777777">
        <w:trPr>
          <w:trHeight w:val="285"/>
          <w:jc w:val="center"/>
        </w:trPr>
        <w:tc>
          <w:tcPr>
            <w:tcW w:w="1061" w:type="dxa"/>
            <w:tcBorders>
              <w:top w:val="single" w:color="61CBF3" w:sz="4" w:space="0"/>
              <w:left w:val="single" w:color="61CBF3" w:sz="4" w:space="0"/>
              <w:bottom w:val="single" w:color="61CBF3" w:sz="4" w:space="0"/>
              <w:right w:val="nil"/>
            </w:tcBorders>
            <w:noWrap/>
            <w:vAlign w:val="bottom"/>
            <w:hideMark/>
          </w:tcPr>
          <w:p w:rsidR="002D2144" w:rsidRDefault="002D2144" w14:paraId="345F420E" w14:textId="77777777">
            <w:pPr>
              <w:rPr>
                <w:rFonts w:ascii="Aptos Narrow" w:hAnsi="Aptos Narrow"/>
                <w:color w:val="000000"/>
                <w:sz w:val="22"/>
                <w:szCs w:val="22"/>
              </w:rPr>
            </w:pPr>
            <w:r>
              <w:rPr>
                <w:rFonts w:ascii="Aptos Narrow" w:hAnsi="Aptos Narrow"/>
                <w:color w:val="000000"/>
                <w:sz w:val="22"/>
                <w:szCs w:val="22"/>
              </w:rPr>
              <w:t>Patente 1</w:t>
            </w:r>
          </w:p>
        </w:tc>
        <w:tc>
          <w:tcPr>
            <w:tcW w:w="1385" w:type="dxa"/>
            <w:tcBorders>
              <w:top w:val="single" w:color="61CBF3" w:sz="4" w:space="0"/>
              <w:left w:val="nil"/>
              <w:bottom w:val="single" w:color="61CBF3" w:sz="4" w:space="0"/>
              <w:right w:val="nil"/>
            </w:tcBorders>
            <w:noWrap/>
            <w:vAlign w:val="bottom"/>
            <w:hideMark/>
          </w:tcPr>
          <w:p w:rsidR="002D2144" w:rsidRDefault="002D2144" w14:paraId="4575E129" w14:textId="77777777">
            <w:pPr>
              <w:jc w:val="center"/>
              <w:rPr>
                <w:rFonts w:ascii="Aptos Narrow" w:hAnsi="Aptos Narrow"/>
                <w:color w:val="000000"/>
                <w:sz w:val="22"/>
                <w:szCs w:val="22"/>
              </w:rPr>
            </w:pPr>
            <w:r>
              <w:rPr>
                <w:rFonts w:ascii="Aptos Narrow" w:hAnsi="Aptos Narrow"/>
                <w:color w:val="000000"/>
                <w:sz w:val="22"/>
                <w:szCs w:val="22"/>
              </w:rPr>
              <w:t>12/4/2029</w:t>
            </w:r>
          </w:p>
        </w:tc>
        <w:tc>
          <w:tcPr>
            <w:tcW w:w="1377" w:type="dxa"/>
            <w:tcBorders>
              <w:top w:val="single" w:color="61CBF3" w:sz="4" w:space="0"/>
              <w:left w:val="nil"/>
              <w:bottom w:val="single" w:color="61CBF3" w:sz="4" w:space="0"/>
              <w:right w:val="nil"/>
            </w:tcBorders>
            <w:noWrap/>
            <w:vAlign w:val="bottom"/>
            <w:hideMark/>
          </w:tcPr>
          <w:p w:rsidR="002D2144" w:rsidRDefault="002D2144" w14:paraId="564BC613" w14:textId="77777777">
            <w:pPr>
              <w:jc w:val="center"/>
              <w:rPr>
                <w:rFonts w:ascii="Aptos Narrow" w:hAnsi="Aptos Narrow"/>
                <w:color w:val="000000"/>
                <w:sz w:val="22"/>
                <w:szCs w:val="22"/>
              </w:rPr>
            </w:pPr>
          </w:p>
        </w:tc>
        <w:tc>
          <w:tcPr>
            <w:tcW w:w="1693" w:type="dxa"/>
            <w:tcBorders>
              <w:top w:val="single" w:color="61CBF3" w:sz="4" w:space="0"/>
              <w:left w:val="nil"/>
              <w:bottom w:val="single" w:color="61CBF3" w:sz="4" w:space="0"/>
              <w:right w:val="nil"/>
            </w:tcBorders>
            <w:noWrap/>
            <w:vAlign w:val="bottom"/>
            <w:hideMark/>
          </w:tcPr>
          <w:p w:rsidR="002D2144" w:rsidRDefault="00BB7640" w14:paraId="33FA9B1F" w14:textId="5C393AD4">
            <w:pPr>
              <w:jc w:val="center"/>
              <w:rPr>
                <w:rFonts w:ascii="Aptos Narrow" w:hAnsi="Aptos Narrow"/>
                <w:color w:val="000000"/>
                <w:sz w:val="22"/>
                <w:szCs w:val="22"/>
              </w:rPr>
            </w:pPr>
            <w:r>
              <w:rPr>
                <w:rFonts w:ascii="Aptos Narrow" w:hAnsi="Aptos Narrow"/>
                <w:color w:val="000000"/>
                <w:sz w:val="22"/>
                <w:szCs w:val="22"/>
              </w:rPr>
              <w:t>1</w:t>
            </w:r>
          </w:p>
        </w:tc>
        <w:tc>
          <w:tcPr>
            <w:tcW w:w="1062" w:type="dxa"/>
            <w:tcBorders>
              <w:top w:val="single" w:color="61CBF3" w:sz="4" w:space="0"/>
              <w:left w:val="nil"/>
              <w:bottom w:val="single" w:color="61CBF3" w:sz="4" w:space="0"/>
              <w:right w:val="nil"/>
            </w:tcBorders>
            <w:noWrap/>
            <w:vAlign w:val="bottom"/>
            <w:hideMark/>
          </w:tcPr>
          <w:p w:rsidR="002D2144" w:rsidRDefault="002D2144" w14:paraId="301DD465" w14:textId="77777777">
            <w:pPr>
              <w:rPr>
                <w:rFonts w:ascii="Aptos Narrow" w:hAnsi="Aptos Narrow"/>
                <w:color w:val="000000"/>
                <w:sz w:val="22"/>
                <w:szCs w:val="22"/>
              </w:rPr>
            </w:pPr>
            <w:r>
              <w:rPr>
                <w:rFonts w:ascii="Aptos Narrow" w:hAnsi="Aptos Narrow"/>
                <w:color w:val="000000"/>
                <w:sz w:val="22"/>
                <w:szCs w:val="22"/>
              </w:rPr>
              <w:t>Patente 2</w:t>
            </w:r>
          </w:p>
        </w:tc>
        <w:tc>
          <w:tcPr>
            <w:tcW w:w="1377" w:type="dxa"/>
            <w:tcBorders>
              <w:top w:val="single" w:color="61CBF3" w:sz="4" w:space="0"/>
              <w:left w:val="nil"/>
              <w:bottom w:val="single" w:color="61CBF3" w:sz="4" w:space="0"/>
              <w:right w:val="nil"/>
            </w:tcBorders>
            <w:noWrap/>
            <w:vAlign w:val="bottom"/>
            <w:hideMark/>
          </w:tcPr>
          <w:p w:rsidR="002D2144" w:rsidRDefault="002D2144" w14:paraId="036A0242" w14:textId="77777777">
            <w:pPr>
              <w:rPr>
                <w:rFonts w:ascii="Aptos Narrow" w:hAnsi="Aptos Narrow"/>
                <w:color w:val="000000"/>
                <w:sz w:val="22"/>
                <w:szCs w:val="22"/>
              </w:rPr>
            </w:pPr>
          </w:p>
        </w:tc>
        <w:tc>
          <w:tcPr>
            <w:tcW w:w="1616" w:type="dxa"/>
            <w:tcBorders>
              <w:top w:val="single" w:color="61CBF3" w:sz="4" w:space="0"/>
              <w:left w:val="nil"/>
              <w:bottom w:val="single" w:color="61CBF3" w:sz="4" w:space="0"/>
              <w:right w:val="single" w:color="61CBF3" w:sz="4" w:space="0"/>
            </w:tcBorders>
            <w:noWrap/>
            <w:vAlign w:val="bottom"/>
            <w:hideMark/>
          </w:tcPr>
          <w:p w:rsidR="002D2144" w:rsidRDefault="00BB7640" w14:paraId="14E5501B" w14:textId="13D65011">
            <w:pPr>
              <w:jc w:val="center"/>
              <w:rPr>
                <w:rFonts w:ascii="Aptos Narrow" w:hAnsi="Aptos Narrow"/>
                <w:color w:val="000000"/>
                <w:sz w:val="22"/>
                <w:szCs w:val="22"/>
              </w:rPr>
            </w:pPr>
            <w:r>
              <w:rPr>
                <w:rFonts w:ascii="Aptos Narrow" w:hAnsi="Aptos Narrow"/>
                <w:color w:val="000000"/>
                <w:sz w:val="22"/>
                <w:szCs w:val="22"/>
              </w:rPr>
              <w:t>1</w:t>
            </w:r>
          </w:p>
        </w:tc>
      </w:tr>
      <w:tr w:rsidR="00F048C7" w:rsidTr="00874C3D" w14:paraId="6FFB99C2" w14:textId="77777777">
        <w:trPr>
          <w:trHeight w:val="285"/>
          <w:jc w:val="center"/>
        </w:trPr>
        <w:tc>
          <w:tcPr>
            <w:tcW w:w="1061" w:type="dxa"/>
            <w:tcBorders>
              <w:top w:val="single" w:color="61CBF3" w:sz="4" w:space="0"/>
              <w:left w:val="single" w:color="61CBF3" w:sz="4" w:space="0"/>
              <w:bottom w:val="single" w:color="61CBF3" w:sz="4" w:space="0"/>
              <w:right w:val="nil"/>
            </w:tcBorders>
            <w:shd w:val="clear" w:color="CAEDFB" w:fill="CAEDFB"/>
            <w:noWrap/>
            <w:vAlign w:val="bottom"/>
            <w:hideMark/>
          </w:tcPr>
          <w:p w:rsidR="002D2144" w:rsidRDefault="002D2144" w14:paraId="539CB2EB" w14:textId="77777777">
            <w:pPr>
              <w:rPr>
                <w:rFonts w:ascii="Aptos Narrow" w:hAnsi="Aptos Narrow"/>
                <w:color w:val="000000"/>
                <w:sz w:val="22"/>
                <w:szCs w:val="22"/>
              </w:rPr>
            </w:pPr>
            <w:r>
              <w:rPr>
                <w:rFonts w:ascii="Aptos Narrow" w:hAnsi="Aptos Narrow"/>
                <w:color w:val="000000"/>
                <w:sz w:val="22"/>
                <w:szCs w:val="22"/>
              </w:rPr>
              <w:t>Patente 1</w:t>
            </w:r>
          </w:p>
        </w:tc>
        <w:tc>
          <w:tcPr>
            <w:tcW w:w="1385"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3D88CF37" w14:textId="77777777">
            <w:pPr>
              <w:jc w:val="center"/>
              <w:rPr>
                <w:rFonts w:ascii="Aptos Narrow" w:hAnsi="Aptos Narrow"/>
                <w:color w:val="000000"/>
                <w:sz w:val="22"/>
                <w:szCs w:val="22"/>
              </w:rPr>
            </w:pPr>
            <w:r>
              <w:rPr>
                <w:rFonts w:ascii="Aptos Narrow" w:hAnsi="Aptos Narrow"/>
                <w:color w:val="000000"/>
                <w:sz w:val="22"/>
                <w:szCs w:val="22"/>
              </w:rPr>
              <w:t>25/12/2029</w:t>
            </w:r>
          </w:p>
        </w:tc>
        <w:tc>
          <w:tcPr>
            <w:tcW w:w="1377"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448255C2" w14:textId="77777777">
            <w:pPr>
              <w:jc w:val="center"/>
              <w:rPr>
                <w:rFonts w:ascii="Aptos Narrow" w:hAnsi="Aptos Narrow"/>
                <w:color w:val="000000"/>
                <w:sz w:val="22"/>
                <w:szCs w:val="22"/>
              </w:rPr>
            </w:pPr>
          </w:p>
        </w:tc>
        <w:tc>
          <w:tcPr>
            <w:tcW w:w="1693" w:type="dxa"/>
            <w:tcBorders>
              <w:top w:val="single" w:color="61CBF3" w:sz="4" w:space="0"/>
              <w:left w:val="nil"/>
              <w:bottom w:val="single" w:color="61CBF3" w:sz="4" w:space="0"/>
              <w:right w:val="nil"/>
            </w:tcBorders>
            <w:shd w:val="clear" w:color="CAEDFB" w:fill="CAEDFB"/>
            <w:noWrap/>
            <w:vAlign w:val="bottom"/>
            <w:hideMark/>
          </w:tcPr>
          <w:p w:rsidR="002D2144" w:rsidRDefault="00B94408" w14:paraId="5720D914" w14:textId="4965650D">
            <w:pPr>
              <w:jc w:val="center"/>
              <w:rPr>
                <w:rFonts w:ascii="Aptos Narrow" w:hAnsi="Aptos Narrow"/>
                <w:color w:val="000000"/>
                <w:sz w:val="22"/>
                <w:szCs w:val="22"/>
              </w:rPr>
            </w:pPr>
            <w:r>
              <w:rPr>
                <w:rFonts w:ascii="Aptos Narrow" w:hAnsi="Aptos Narrow"/>
                <w:color w:val="000000"/>
                <w:sz w:val="22"/>
                <w:szCs w:val="22"/>
              </w:rPr>
              <w:t>1</w:t>
            </w:r>
          </w:p>
        </w:tc>
        <w:tc>
          <w:tcPr>
            <w:tcW w:w="1062"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2234B9CC" w14:textId="77777777">
            <w:pPr>
              <w:rPr>
                <w:rFonts w:ascii="Aptos Narrow" w:hAnsi="Aptos Narrow"/>
                <w:color w:val="000000"/>
                <w:sz w:val="22"/>
                <w:szCs w:val="22"/>
              </w:rPr>
            </w:pPr>
            <w:r>
              <w:rPr>
                <w:rFonts w:ascii="Aptos Narrow" w:hAnsi="Aptos Narrow"/>
                <w:color w:val="000000"/>
                <w:sz w:val="22"/>
                <w:szCs w:val="22"/>
              </w:rPr>
              <w:t>Patente 2</w:t>
            </w:r>
          </w:p>
        </w:tc>
        <w:tc>
          <w:tcPr>
            <w:tcW w:w="1377" w:type="dxa"/>
            <w:tcBorders>
              <w:top w:val="single" w:color="61CBF3" w:sz="4" w:space="0"/>
              <w:left w:val="nil"/>
              <w:bottom w:val="single" w:color="61CBF3" w:sz="4" w:space="0"/>
              <w:right w:val="nil"/>
            </w:tcBorders>
            <w:shd w:val="clear" w:color="CAEDFB" w:fill="CAEDFB"/>
            <w:noWrap/>
            <w:vAlign w:val="bottom"/>
            <w:hideMark/>
          </w:tcPr>
          <w:p w:rsidR="002D2144" w:rsidRDefault="002D2144" w14:paraId="5BC87F4E" w14:textId="77777777">
            <w:pPr>
              <w:rPr>
                <w:rFonts w:ascii="Aptos Narrow" w:hAnsi="Aptos Narrow"/>
                <w:color w:val="000000"/>
                <w:sz w:val="22"/>
                <w:szCs w:val="22"/>
              </w:rPr>
            </w:pPr>
            <w:r>
              <w:rPr>
                <w:rFonts w:ascii="Aptos Narrow" w:hAnsi="Aptos Narrow"/>
                <w:color w:val="000000"/>
                <w:sz w:val="22"/>
                <w:szCs w:val="22"/>
              </w:rPr>
              <w:t>Decurtazione</w:t>
            </w:r>
          </w:p>
        </w:tc>
        <w:tc>
          <w:tcPr>
            <w:tcW w:w="1616" w:type="dxa"/>
            <w:tcBorders>
              <w:top w:val="single" w:color="61CBF3" w:sz="4" w:space="0"/>
              <w:left w:val="nil"/>
              <w:bottom w:val="single" w:color="61CBF3" w:sz="4" w:space="0"/>
              <w:right w:val="single" w:color="61CBF3" w:sz="4" w:space="0"/>
            </w:tcBorders>
            <w:shd w:val="clear" w:color="CAEDFB" w:fill="CAEDFB"/>
            <w:noWrap/>
            <w:vAlign w:val="bottom"/>
            <w:hideMark/>
          </w:tcPr>
          <w:p w:rsidR="002D2144" w:rsidRDefault="00D705DB" w14:paraId="35C8B604" w14:textId="36264A0D">
            <w:pPr>
              <w:jc w:val="center"/>
              <w:rPr>
                <w:rFonts w:ascii="Aptos Narrow" w:hAnsi="Aptos Narrow"/>
                <w:color w:val="000000"/>
                <w:sz w:val="22"/>
                <w:szCs w:val="22"/>
              </w:rPr>
            </w:pPr>
            <w:r>
              <w:rPr>
                <w:rFonts w:ascii="Aptos Narrow" w:hAnsi="Aptos Narrow"/>
                <w:color w:val="000000"/>
                <w:sz w:val="22"/>
                <w:szCs w:val="22"/>
              </w:rPr>
              <w:t>1</w:t>
            </w:r>
          </w:p>
        </w:tc>
      </w:tr>
      <w:tr w:rsidR="00F048C7" w:rsidTr="00874C3D" w14:paraId="72019BE6" w14:textId="77777777">
        <w:trPr>
          <w:trHeight w:val="285"/>
          <w:jc w:val="center"/>
        </w:trPr>
        <w:tc>
          <w:tcPr>
            <w:tcW w:w="1061" w:type="dxa"/>
            <w:tcBorders>
              <w:top w:val="single" w:color="61CBF3" w:sz="4" w:space="0"/>
              <w:left w:val="single" w:color="61CBF3" w:sz="4" w:space="0"/>
              <w:bottom w:val="single" w:color="61CBF3" w:sz="4" w:space="0"/>
              <w:right w:val="nil"/>
            </w:tcBorders>
            <w:noWrap/>
            <w:vAlign w:val="bottom"/>
            <w:hideMark/>
          </w:tcPr>
          <w:p w:rsidR="002D2144" w:rsidRDefault="002D2144" w14:paraId="22468D4E" w14:textId="77777777">
            <w:pPr>
              <w:rPr>
                <w:rFonts w:ascii="Aptos Narrow" w:hAnsi="Aptos Narrow"/>
                <w:color w:val="000000"/>
                <w:sz w:val="22"/>
                <w:szCs w:val="22"/>
              </w:rPr>
            </w:pPr>
            <w:r>
              <w:rPr>
                <w:rFonts w:ascii="Aptos Narrow" w:hAnsi="Aptos Narrow"/>
                <w:color w:val="000000"/>
                <w:sz w:val="22"/>
                <w:szCs w:val="22"/>
              </w:rPr>
              <w:t>Patente 1</w:t>
            </w:r>
          </w:p>
        </w:tc>
        <w:tc>
          <w:tcPr>
            <w:tcW w:w="1385" w:type="dxa"/>
            <w:tcBorders>
              <w:top w:val="single" w:color="61CBF3" w:sz="4" w:space="0"/>
              <w:left w:val="nil"/>
              <w:bottom w:val="single" w:color="61CBF3" w:sz="4" w:space="0"/>
              <w:right w:val="nil"/>
            </w:tcBorders>
            <w:noWrap/>
            <w:vAlign w:val="bottom"/>
            <w:hideMark/>
          </w:tcPr>
          <w:p w:rsidR="002D2144" w:rsidRDefault="002D2144" w14:paraId="07A7BD7C" w14:textId="77777777">
            <w:pPr>
              <w:jc w:val="center"/>
              <w:rPr>
                <w:rFonts w:ascii="Aptos Narrow" w:hAnsi="Aptos Narrow"/>
                <w:color w:val="000000"/>
                <w:sz w:val="22"/>
                <w:szCs w:val="22"/>
              </w:rPr>
            </w:pPr>
            <w:r>
              <w:rPr>
                <w:rFonts w:ascii="Aptos Narrow" w:hAnsi="Aptos Narrow"/>
                <w:color w:val="000000"/>
                <w:sz w:val="22"/>
                <w:szCs w:val="22"/>
              </w:rPr>
              <w:t>12/4/2031</w:t>
            </w:r>
          </w:p>
        </w:tc>
        <w:tc>
          <w:tcPr>
            <w:tcW w:w="1377" w:type="dxa"/>
            <w:tcBorders>
              <w:top w:val="single" w:color="61CBF3" w:sz="4" w:space="0"/>
              <w:left w:val="nil"/>
              <w:bottom w:val="single" w:color="61CBF3" w:sz="4" w:space="0"/>
              <w:right w:val="nil"/>
            </w:tcBorders>
            <w:noWrap/>
            <w:vAlign w:val="bottom"/>
            <w:hideMark/>
          </w:tcPr>
          <w:p w:rsidR="002D2144" w:rsidRDefault="002D2144" w14:paraId="491CF0D9" w14:textId="77777777">
            <w:pPr>
              <w:jc w:val="center"/>
              <w:rPr>
                <w:rFonts w:ascii="Aptos Narrow" w:hAnsi="Aptos Narrow"/>
                <w:color w:val="000000"/>
                <w:sz w:val="22"/>
                <w:szCs w:val="22"/>
              </w:rPr>
            </w:pPr>
          </w:p>
        </w:tc>
        <w:tc>
          <w:tcPr>
            <w:tcW w:w="1693" w:type="dxa"/>
            <w:tcBorders>
              <w:top w:val="single" w:color="61CBF3" w:sz="4" w:space="0"/>
              <w:left w:val="nil"/>
              <w:bottom w:val="single" w:color="61CBF3" w:sz="4" w:space="0"/>
              <w:right w:val="nil"/>
            </w:tcBorders>
            <w:noWrap/>
            <w:vAlign w:val="bottom"/>
            <w:hideMark/>
          </w:tcPr>
          <w:p w:rsidR="002D2144" w:rsidRDefault="00B94408" w14:paraId="76509483" w14:textId="7B8CF13C">
            <w:pPr>
              <w:jc w:val="center"/>
              <w:rPr>
                <w:rFonts w:ascii="Aptos Narrow" w:hAnsi="Aptos Narrow"/>
                <w:color w:val="000000"/>
                <w:sz w:val="22"/>
                <w:szCs w:val="22"/>
              </w:rPr>
            </w:pPr>
            <w:r>
              <w:rPr>
                <w:rFonts w:ascii="Aptos Narrow" w:hAnsi="Aptos Narrow"/>
                <w:color w:val="000000"/>
                <w:sz w:val="22"/>
                <w:szCs w:val="22"/>
              </w:rPr>
              <w:t>2</w:t>
            </w:r>
          </w:p>
        </w:tc>
        <w:tc>
          <w:tcPr>
            <w:tcW w:w="1062" w:type="dxa"/>
            <w:tcBorders>
              <w:top w:val="single" w:color="61CBF3" w:sz="4" w:space="0"/>
              <w:left w:val="nil"/>
              <w:bottom w:val="single" w:color="61CBF3" w:sz="4" w:space="0"/>
              <w:right w:val="nil"/>
            </w:tcBorders>
            <w:noWrap/>
            <w:vAlign w:val="bottom"/>
            <w:hideMark/>
          </w:tcPr>
          <w:p w:rsidR="002D2144" w:rsidRDefault="002D2144" w14:paraId="0C5E6413" w14:textId="77777777">
            <w:pPr>
              <w:rPr>
                <w:rFonts w:ascii="Aptos Narrow" w:hAnsi="Aptos Narrow"/>
                <w:color w:val="000000"/>
                <w:sz w:val="22"/>
                <w:szCs w:val="22"/>
              </w:rPr>
            </w:pPr>
            <w:r>
              <w:rPr>
                <w:rFonts w:ascii="Aptos Narrow" w:hAnsi="Aptos Narrow"/>
                <w:color w:val="000000"/>
                <w:sz w:val="22"/>
                <w:szCs w:val="22"/>
              </w:rPr>
              <w:t>Patente 2</w:t>
            </w:r>
          </w:p>
        </w:tc>
        <w:tc>
          <w:tcPr>
            <w:tcW w:w="1377" w:type="dxa"/>
            <w:tcBorders>
              <w:top w:val="single" w:color="61CBF3" w:sz="4" w:space="0"/>
              <w:left w:val="nil"/>
              <w:bottom w:val="single" w:color="61CBF3" w:sz="4" w:space="0"/>
              <w:right w:val="nil"/>
            </w:tcBorders>
            <w:noWrap/>
            <w:vAlign w:val="bottom"/>
            <w:hideMark/>
          </w:tcPr>
          <w:p w:rsidR="002D2144" w:rsidRDefault="002D2144" w14:paraId="1C31D165" w14:textId="77777777">
            <w:pPr>
              <w:rPr>
                <w:rFonts w:ascii="Aptos Narrow" w:hAnsi="Aptos Narrow"/>
                <w:color w:val="000000"/>
                <w:sz w:val="22"/>
                <w:szCs w:val="22"/>
              </w:rPr>
            </w:pPr>
          </w:p>
        </w:tc>
        <w:tc>
          <w:tcPr>
            <w:tcW w:w="1616" w:type="dxa"/>
            <w:tcBorders>
              <w:top w:val="single" w:color="61CBF3" w:sz="4" w:space="0"/>
              <w:left w:val="nil"/>
              <w:bottom w:val="single" w:color="61CBF3" w:sz="4" w:space="0"/>
              <w:right w:val="single" w:color="61CBF3" w:sz="4" w:space="0"/>
            </w:tcBorders>
            <w:noWrap/>
            <w:vAlign w:val="bottom"/>
            <w:hideMark/>
          </w:tcPr>
          <w:p w:rsidR="002D2144" w:rsidRDefault="00D705DB" w14:paraId="3E3AD4C7" w14:textId="1C4F4C19">
            <w:pPr>
              <w:jc w:val="center"/>
              <w:rPr>
                <w:rFonts w:ascii="Aptos Narrow" w:hAnsi="Aptos Narrow"/>
                <w:color w:val="000000"/>
                <w:sz w:val="22"/>
                <w:szCs w:val="22"/>
              </w:rPr>
            </w:pPr>
            <w:r>
              <w:rPr>
                <w:rFonts w:ascii="Aptos Narrow" w:hAnsi="Aptos Narrow"/>
                <w:color w:val="000000"/>
                <w:sz w:val="22"/>
                <w:szCs w:val="22"/>
              </w:rPr>
              <w:t>1</w:t>
            </w:r>
          </w:p>
        </w:tc>
      </w:tr>
      <w:tr w:rsidR="00F048C7" w:rsidTr="00874C3D" w14:paraId="181A4BD7" w14:textId="77777777">
        <w:trPr>
          <w:trHeight w:val="285"/>
          <w:jc w:val="center"/>
        </w:trPr>
        <w:tc>
          <w:tcPr>
            <w:tcW w:w="1061" w:type="dxa"/>
            <w:tcBorders>
              <w:top w:val="single" w:color="61CBF3" w:sz="4" w:space="0"/>
              <w:left w:val="single" w:color="61CBF3" w:sz="4" w:space="0"/>
              <w:bottom w:val="single" w:color="61CBF3" w:sz="4" w:space="0"/>
              <w:right w:val="nil"/>
            </w:tcBorders>
            <w:noWrap/>
            <w:vAlign w:val="bottom"/>
          </w:tcPr>
          <w:p w:rsidR="009717E3" w:rsidRDefault="009717E3" w14:paraId="7538C884" w14:textId="6CD88CF7">
            <w:pPr>
              <w:rPr>
                <w:rFonts w:ascii="Aptos Narrow" w:hAnsi="Aptos Narrow"/>
                <w:color w:val="000000"/>
                <w:sz w:val="22"/>
                <w:szCs w:val="22"/>
              </w:rPr>
            </w:pPr>
            <w:r>
              <w:rPr>
                <w:rFonts w:ascii="Aptos Narrow" w:hAnsi="Aptos Narrow"/>
                <w:color w:val="000000"/>
                <w:sz w:val="22"/>
                <w:szCs w:val="22"/>
              </w:rPr>
              <w:t>Patente 1</w:t>
            </w:r>
          </w:p>
        </w:tc>
        <w:tc>
          <w:tcPr>
            <w:tcW w:w="1385" w:type="dxa"/>
            <w:tcBorders>
              <w:top w:val="single" w:color="61CBF3" w:sz="4" w:space="0"/>
              <w:left w:val="nil"/>
              <w:bottom w:val="single" w:color="61CBF3" w:sz="4" w:space="0"/>
              <w:right w:val="nil"/>
            </w:tcBorders>
            <w:noWrap/>
            <w:vAlign w:val="bottom"/>
          </w:tcPr>
          <w:p w:rsidR="009717E3" w:rsidRDefault="007D2511" w14:paraId="1E7176AD" w14:textId="2DA97A34">
            <w:pPr>
              <w:jc w:val="center"/>
              <w:rPr>
                <w:rFonts w:ascii="Aptos Narrow" w:hAnsi="Aptos Narrow"/>
                <w:color w:val="000000"/>
                <w:sz w:val="22"/>
                <w:szCs w:val="22"/>
              </w:rPr>
            </w:pPr>
            <w:r>
              <w:rPr>
                <w:rFonts w:ascii="Aptos Narrow" w:hAnsi="Aptos Narrow"/>
                <w:color w:val="000000"/>
                <w:sz w:val="22"/>
                <w:szCs w:val="22"/>
              </w:rPr>
              <w:t>25/12</w:t>
            </w:r>
            <w:r w:rsidR="000A0867">
              <w:rPr>
                <w:rFonts w:ascii="Aptos Narrow" w:hAnsi="Aptos Narrow"/>
                <w:color w:val="000000"/>
                <w:sz w:val="22"/>
                <w:szCs w:val="22"/>
              </w:rPr>
              <w:t>/2032</w:t>
            </w:r>
          </w:p>
        </w:tc>
        <w:tc>
          <w:tcPr>
            <w:tcW w:w="1377" w:type="dxa"/>
            <w:tcBorders>
              <w:top w:val="single" w:color="61CBF3" w:sz="4" w:space="0"/>
              <w:left w:val="nil"/>
              <w:bottom w:val="single" w:color="61CBF3" w:sz="4" w:space="0"/>
              <w:right w:val="nil"/>
            </w:tcBorders>
            <w:noWrap/>
            <w:vAlign w:val="bottom"/>
          </w:tcPr>
          <w:p w:rsidR="009717E3" w:rsidRDefault="009717E3" w14:paraId="01E2951B" w14:textId="77777777">
            <w:pPr>
              <w:jc w:val="center"/>
              <w:rPr>
                <w:rFonts w:ascii="Aptos Narrow" w:hAnsi="Aptos Narrow"/>
                <w:color w:val="000000"/>
                <w:sz w:val="22"/>
                <w:szCs w:val="22"/>
              </w:rPr>
            </w:pPr>
          </w:p>
        </w:tc>
        <w:tc>
          <w:tcPr>
            <w:tcW w:w="1693" w:type="dxa"/>
            <w:tcBorders>
              <w:top w:val="single" w:color="61CBF3" w:sz="4" w:space="0"/>
              <w:left w:val="nil"/>
              <w:bottom w:val="single" w:color="61CBF3" w:sz="4" w:space="0"/>
              <w:right w:val="nil"/>
            </w:tcBorders>
            <w:noWrap/>
            <w:vAlign w:val="bottom"/>
          </w:tcPr>
          <w:p w:rsidR="009717E3" w:rsidRDefault="005C3B7F" w14:paraId="6C7EE082" w14:textId="39D7ACE0">
            <w:pPr>
              <w:jc w:val="center"/>
              <w:rPr>
                <w:rFonts w:ascii="Aptos Narrow" w:hAnsi="Aptos Narrow"/>
                <w:color w:val="000000"/>
                <w:sz w:val="22"/>
                <w:szCs w:val="22"/>
              </w:rPr>
            </w:pPr>
            <w:r>
              <w:rPr>
                <w:rFonts w:ascii="Aptos Narrow" w:hAnsi="Aptos Narrow"/>
                <w:color w:val="000000"/>
                <w:sz w:val="22"/>
                <w:szCs w:val="22"/>
              </w:rPr>
              <w:t>2</w:t>
            </w:r>
          </w:p>
        </w:tc>
        <w:tc>
          <w:tcPr>
            <w:tcW w:w="1062" w:type="dxa"/>
            <w:tcBorders>
              <w:top w:val="single" w:color="61CBF3" w:sz="4" w:space="0"/>
              <w:left w:val="nil"/>
              <w:bottom w:val="single" w:color="61CBF3" w:sz="4" w:space="0"/>
              <w:right w:val="nil"/>
            </w:tcBorders>
            <w:noWrap/>
            <w:vAlign w:val="bottom"/>
          </w:tcPr>
          <w:p w:rsidR="009717E3" w:rsidRDefault="009717E3" w14:paraId="5A77C1CE" w14:textId="77777777">
            <w:pPr>
              <w:rPr>
                <w:rFonts w:ascii="Aptos Narrow" w:hAnsi="Aptos Narrow"/>
                <w:color w:val="000000"/>
                <w:sz w:val="22"/>
                <w:szCs w:val="22"/>
              </w:rPr>
            </w:pPr>
          </w:p>
        </w:tc>
        <w:tc>
          <w:tcPr>
            <w:tcW w:w="1377" w:type="dxa"/>
            <w:tcBorders>
              <w:top w:val="single" w:color="61CBF3" w:sz="4" w:space="0"/>
              <w:left w:val="nil"/>
              <w:bottom w:val="single" w:color="61CBF3" w:sz="4" w:space="0"/>
              <w:right w:val="nil"/>
            </w:tcBorders>
            <w:noWrap/>
            <w:vAlign w:val="bottom"/>
          </w:tcPr>
          <w:p w:rsidR="009717E3" w:rsidRDefault="009717E3" w14:paraId="3F52DFDE" w14:textId="77777777">
            <w:pPr>
              <w:rPr>
                <w:rFonts w:ascii="Aptos Narrow" w:hAnsi="Aptos Narrow"/>
                <w:color w:val="000000"/>
                <w:sz w:val="22"/>
                <w:szCs w:val="22"/>
              </w:rPr>
            </w:pPr>
          </w:p>
        </w:tc>
        <w:tc>
          <w:tcPr>
            <w:tcW w:w="1616" w:type="dxa"/>
            <w:tcBorders>
              <w:top w:val="single" w:color="61CBF3" w:sz="4" w:space="0"/>
              <w:left w:val="nil"/>
              <w:bottom w:val="single" w:color="61CBF3" w:sz="4" w:space="0"/>
              <w:right w:val="single" w:color="61CBF3" w:sz="4" w:space="0"/>
            </w:tcBorders>
            <w:noWrap/>
            <w:vAlign w:val="bottom"/>
          </w:tcPr>
          <w:p w:rsidR="009717E3" w:rsidRDefault="00D705DB" w14:paraId="69630DEE" w14:textId="5A2158B9">
            <w:pPr>
              <w:jc w:val="center"/>
              <w:rPr>
                <w:rFonts w:ascii="Aptos Narrow" w:hAnsi="Aptos Narrow"/>
                <w:color w:val="000000"/>
                <w:sz w:val="22"/>
                <w:szCs w:val="22"/>
              </w:rPr>
            </w:pPr>
            <w:r>
              <w:rPr>
                <w:rFonts w:ascii="Aptos Narrow" w:hAnsi="Aptos Narrow"/>
                <w:color w:val="000000"/>
                <w:sz w:val="22"/>
                <w:szCs w:val="22"/>
              </w:rPr>
              <w:t>1</w:t>
            </w:r>
          </w:p>
        </w:tc>
      </w:tr>
      <w:tr w:rsidR="00F048C7" w:rsidTr="00874C3D" w14:paraId="36AB4628" w14:textId="77777777">
        <w:trPr>
          <w:trHeight w:val="285"/>
          <w:jc w:val="center"/>
        </w:trPr>
        <w:tc>
          <w:tcPr>
            <w:tcW w:w="1061" w:type="dxa"/>
            <w:tcBorders>
              <w:top w:val="single" w:color="61CBF3" w:sz="4" w:space="0"/>
              <w:left w:val="single" w:color="61CBF3" w:sz="4" w:space="0"/>
              <w:bottom w:val="single" w:color="61CBF3" w:sz="4" w:space="0"/>
              <w:right w:val="nil"/>
            </w:tcBorders>
            <w:noWrap/>
            <w:vAlign w:val="bottom"/>
          </w:tcPr>
          <w:p w:rsidR="00D705DB" w:rsidRDefault="00D705DB" w14:paraId="7C9F2D29" w14:textId="6727BC1A">
            <w:pPr>
              <w:rPr>
                <w:rFonts w:ascii="Aptos Narrow" w:hAnsi="Aptos Narrow"/>
                <w:color w:val="000000"/>
                <w:sz w:val="22"/>
                <w:szCs w:val="22"/>
              </w:rPr>
            </w:pPr>
            <w:r>
              <w:rPr>
                <w:rFonts w:ascii="Aptos Narrow" w:hAnsi="Aptos Narrow"/>
                <w:color w:val="000000"/>
                <w:sz w:val="22"/>
                <w:szCs w:val="22"/>
              </w:rPr>
              <w:t>Patente 1</w:t>
            </w:r>
          </w:p>
        </w:tc>
        <w:tc>
          <w:tcPr>
            <w:tcW w:w="1385" w:type="dxa"/>
            <w:tcBorders>
              <w:top w:val="single" w:color="61CBF3" w:sz="4" w:space="0"/>
              <w:left w:val="nil"/>
              <w:bottom w:val="single" w:color="61CBF3" w:sz="4" w:space="0"/>
              <w:right w:val="nil"/>
            </w:tcBorders>
            <w:noWrap/>
            <w:vAlign w:val="bottom"/>
          </w:tcPr>
          <w:p w:rsidR="00D705DB" w:rsidRDefault="00D705DB" w14:paraId="01948837" w14:textId="1E9D225B">
            <w:pPr>
              <w:jc w:val="center"/>
              <w:rPr>
                <w:rFonts w:ascii="Aptos Narrow" w:hAnsi="Aptos Narrow"/>
                <w:color w:val="000000"/>
                <w:sz w:val="22"/>
                <w:szCs w:val="22"/>
              </w:rPr>
            </w:pPr>
            <w:r>
              <w:rPr>
                <w:rFonts w:ascii="Aptos Narrow" w:hAnsi="Aptos Narrow"/>
                <w:color w:val="000000"/>
                <w:sz w:val="22"/>
                <w:szCs w:val="22"/>
              </w:rPr>
              <w:t>25/12/2034</w:t>
            </w:r>
          </w:p>
        </w:tc>
        <w:tc>
          <w:tcPr>
            <w:tcW w:w="1377" w:type="dxa"/>
            <w:tcBorders>
              <w:top w:val="single" w:color="61CBF3" w:sz="4" w:space="0"/>
              <w:left w:val="nil"/>
              <w:bottom w:val="single" w:color="61CBF3" w:sz="4" w:space="0"/>
              <w:right w:val="nil"/>
            </w:tcBorders>
            <w:noWrap/>
            <w:vAlign w:val="bottom"/>
          </w:tcPr>
          <w:p w:rsidR="00D705DB" w:rsidRDefault="00D705DB" w14:paraId="3A3A6572" w14:textId="77777777">
            <w:pPr>
              <w:jc w:val="center"/>
              <w:rPr>
                <w:rFonts w:ascii="Aptos Narrow" w:hAnsi="Aptos Narrow"/>
                <w:color w:val="000000"/>
                <w:sz w:val="22"/>
                <w:szCs w:val="22"/>
              </w:rPr>
            </w:pPr>
          </w:p>
        </w:tc>
        <w:tc>
          <w:tcPr>
            <w:tcW w:w="1693" w:type="dxa"/>
            <w:tcBorders>
              <w:top w:val="single" w:color="61CBF3" w:sz="4" w:space="0"/>
              <w:left w:val="nil"/>
              <w:bottom w:val="single" w:color="61CBF3" w:sz="4" w:space="0"/>
              <w:right w:val="nil"/>
            </w:tcBorders>
            <w:noWrap/>
            <w:vAlign w:val="bottom"/>
          </w:tcPr>
          <w:p w:rsidR="00D705DB" w:rsidRDefault="00097C8F" w14:paraId="6D529A7B" w14:textId="4D925F30">
            <w:pPr>
              <w:jc w:val="center"/>
              <w:rPr>
                <w:rFonts w:ascii="Aptos Narrow" w:hAnsi="Aptos Narrow"/>
                <w:color w:val="000000"/>
                <w:sz w:val="22"/>
                <w:szCs w:val="22"/>
              </w:rPr>
            </w:pPr>
            <w:r>
              <w:rPr>
                <w:rFonts w:ascii="Aptos Narrow" w:hAnsi="Aptos Narrow"/>
                <w:color w:val="000000"/>
                <w:sz w:val="22"/>
                <w:szCs w:val="22"/>
              </w:rPr>
              <w:t>3</w:t>
            </w:r>
          </w:p>
        </w:tc>
        <w:tc>
          <w:tcPr>
            <w:tcW w:w="1062" w:type="dxa"/>
            <w:tcBorders>
              <w:top w:val="single" w:color="61CBF3" w:sz="4" w:space="0"/>
              <w:left w:val="nil"/>
              <w:bottom w:val="single" w:color="61CBF3" w:sz="4" w:space="0"/>
              <w:right w:val="nil"/>
            </w:tcBorders>
            <w:noWrap/>
            <w:vAlign w:val="bottom"/>
          </w:tcPr>
          <w:p w:rsidR="00D705DB" w:rsidRDefault="00D705DB" w14:paraId="14FD64B6" w14:textId="77777777">
            <w:pPr>
              <w:rPr>
                <w:rFonts w:ascii="Aptos Narrow" w:hAnsi="Aptos Narrow"/>
                <w:color w:val="000000"/>
                <w:sz w:val="22"/>
                <w:szCs w:val="22"/>
              </w:rPr>
            </w:pPr>
          </w:p>
        </w:tc>
        <w:tc>
          <w:tcPr>
            <w:tcW w:w="1377" w:type="dxa"/>
            <w:tcBorders>
              <w:top w:val="single" w:color="61CBF3" w:sz="4" w:space="0"/>
              <w:left w:val="nil"/>
              <w:bottom w:val="single" w:color="61CBF3" w:sz="4" w:space="0"/>
              <w:right w:val="nil"/>
            </w:tcBorders>
            <w:noWrap/>
            <w:vAlign w:val="bottom"/>
          </w:tcPr>
          <w:p w:rsidR="00D705DB" w:rsidRDefault="00D705DB" w14:paraId="580D4FB1" w14:textId="77777777">
            <w:pPr>
              <w:rPr>
                <w:rFonts w:ascii="Aptos Narrow" w:hAnsi="Aptos Narrow"/>
                <w:color w:val="000000"/>
                <w:sz w:val="22"/>
                <w:szCs w:val="22"/>
              </w:rPr>
            </w:pPr>
          </w:p>
        </w:tc>
        <w:tc>
          <w:tcPr>
            <w:tcW w:w="1616" w:type="dxa"/>
            <w:tcBorders>
              <w:top w:val="single" w:color="61CBF3" w:sz="4" w:space="0"/>
              <w:left w:val="nil"/>
              <w:bottom w:val="single" w:color="61CBF3" w:sz="4" w:space="0"/>
              <w:right w:val="single" w:color="61CBF3" w:sz="4" w:space="0"/>
            </w:tcBorders>
            <w:noWrap/>
            <w:vAlign w:val="bottom"/>
          </w:tcPr>
          <w:p w:rsidR="00D705DB" w:rsidRDefault="00D705DB" w14:paraId="11B70E46" w14:textId="0D3BB735">
            <w:pPr>
              <w:jc w:val="center"/>
              <w:rPr>
                <w:rFonts w:ascii="Aptos Narrow" w:hAnsi="Aptos Narrow"/>
                <w:color w:val="000000"/>
                <w:sz w:val="22"/>
                <w:szCs w:val="22"/>
              </w:rPr>
            </w:pPr>
            <w:r>
              <w:rPr>
                <w:rFonts w:ascii="Aptos Narrow" w:hAnsi="Aptos Narrow"/>
                <w:color w:val="000000"/>
                <w:sz w:val="22"/>
                <w:szCs w:val="22"/>
              </w:rPr>
              <w:t>2</w:t>
            </w:r>
          </w:p>
        </w:tc>
      </w:tr>
    </w:tbl>
    <w:p w:rsidR="00025DD3" w:rsidP="00CC716C" w:rsidRDefault="00025DD3" w14:paraId="43922478" w14:textId="5CBB84E6">
      <w:pPr>
        <w:spacing w:before="120" w:after="120"/>
        <w:jc w:val="both"/>
        <w:rPr>
          <w:rFonts w:ascii="Calibri" w:hAnsi="Calibri" w:cs="Calibri"/>
        </w:rPr>
      </w:pPr>
      <w:r>
        <w:rPr>
          <w:rFonts w:ascii="Calibri" w:hAnsi="Calibri" w:cs="Calibri"/>
        </w:rPr>
        <w:t>Il calcolo deve essere effettuato rispettando le sequenze temporali in modo che</w:t>
      </w:r>
      <w:r w:rsidR="00483C2C">
        <w:rPr>
          <w:rFonts w:ascii="Calibri" w:hAnsi="Calibri" w:cs="Calibri"/>
        </w:rPr>
        <w:t xml:space="preserve"> una eventuale decurtazione agisca sul punteggio “effettivo” calcolato alla Data Decurtazione</w:t>
      </w:r>
      <w:r w:rsidR="003249D6">
        <w:rPr>
          <w:rFonts w:ascii="Calibri" w:hAnsi="Calibri" w:cs="Calibri"/>
        </w:rPr>
        <w:t>.</w:t>
      </w:r>
    </w:p>
    <w:p w:rsidR="00CC716C" w:rsidP="00CC716C" w:rsidRDefault="00CC716C" w14:paraId="0471C0CC" w14:textId="76513464">
      <w:pPr>
        <w:spacing w:before="120" w:after="120"/>
        <w:jc w:val="both"/>
        <w:rPr>
          <w:rFonts w:ascii="Calibri" w:hAnsi="Calibri" w:cs="Calibri"/>
        </w:rPr>
      </w:pPr>
      <w:r>
        <w:rPr>
          <w:rFonts w:ascii="Calibri" w:hAnsi="Calibri" w:cs="Calibri"/>
        </w:rPr>
        <w:t xml:space="preserve">Al fine di implementare </w:t>
      </w:r>
      <w:r w:rsidR="0045305F">
        <w:rPr>
          <w:rFonts w:ascii="Calibri" w:hAnsi="Calibri" w:cs="Calibri"/>
        </w:rPr>
        <w:t xml:space="preserve">questa controllo occorre </w:t>
      </w:r>
      <w:r w:rsidR="002F5452">
        <w:rPr>
          <w:rFonts w:ascii="Calibri" w:hAnsi="Calibri" w:cs="Calibri"/>
        </w:rPr>
        <w:t>fornire al motore</w:t>
      </w:r>
      <w:r w:rsidR="0045305F">
        <w:rPr>
          <w:rFonts w:ascii="Calibri" w:hAnsi="Calibri" w:cs="Calibri"/>
        </w:rPr>
        <w:t xml:space="preserve"> Drools </w:t>
      </w:r>
      <w:r w:rsidR="002F5452">
        <w:rPr>
          <w:rFonts w:ascii="Calibri" w:hAnsi="Calibri" w:cs="Calibri"/>
        </w:rPr>
        <w:t xml:space="preserve">l’informazione </w:t>
      </w:r>
      <w:r w:rsidR="008228A2">
        <w:rPr>
          <w:rFonts w:ascii="Calibri" w:hAnsi="Calibri" w:cs="Calibri"/>
        </w:rPr>
        <w:t>relativa al</w:t>
      </w:r>
      <w:r w:rsidR="0045305F">
        <w:rPr>
          <w:rFonts w:ascii="Calibri" w:hAnsi="Calibri" w:cs="Calibri"/>
        </w:rPr>
        <w:t xml:space="preserve">la data di rilascio della </w:t>
      </w:r>
      <w:r w:rsidR="005777BA">
        <w:rPr>
          <w:rFonts w:ascii="Calibri" w:hAnsi="Calibri" w:cs="Calibri"/>
        </w:rPr>
        <w:t>PaC</w:t>
      </w:r>
      <w:r w:rsidR="008228A2">
        <w:rPr>
          <w:rFonts w:ascii="Calibri" w:hAnsi="Calibri" w:cs="Calibri"/>
        </w:rPr>
        <w:t xml:space="preserve">, a questo fine </w:t>
      </w:r>
      <w:r w:rsidR="005858F5">
        <w:rPr>
          <w:rFonts w:ascii="Calibri" w:hAnsi="Calibri" w:cs="Calibri"/>
        </w:rPr>
        <w:t>occorre</w:t>
      </w:r>
      <w:r w:rsidR="008228A2">
        <w:rPr>
          <w:rFonts w:ascii="Calibri" w:hAnsi="Calibri" w:cs="Calibri"/>
        </w:rPr>
        <w:t xml:space="preserve"> passare al motore </w:t>
      </w:r>
      <w:r w:rsidR="005858F5">
        <w:rPr>
          <w:rFonts w:ascii="Calibri" w:hAnsi="Calibri" w:cs="Calibri"/>
        </w:rPr>
        <w:t xml:space="preserve">l’informazione valorizzando l’attributo </w:t>
      </w:r>
      <w:r w:rsidRPr="00E812B2" w:rsidR="00C5304B">
        <w:rPr>
          <w:rFonts w:ascii="Calibri" w:hAnsi="Calibri" w:cs="Calibri"/>
          <w:i/>
        </w:rPr>
        <w:t>licenseCreationDate</w:t>
      </w:r>
      <w:r w:rsidRPr="00C5304B" w:rsidR="00C5304B">
        <w:rPr>
          <w:rFonts w:ascii="Calibri" w:hAnsi="Calibri" w:cs="Calibri"/>
        </w:rPr>
        <w:t xml:space="preserve"> </w:t>
      </w:r>
      <w:r w:rsidR="00C5304B">
        <w:rPr>
          <w:rFonts w:ascii="Calibri" w:hAnsi="Calibri" w:cs="Calibri"/>
        </w:rPr>
        <w:t>del</w:t>
      </w:r>
      <w:r w:rsidR="00BB5FB5">
        <w:rPr>
          <w:rFonts w:ascii="Calibri" w:hAnsi="Calibri" w:cs="Calibri"/>
        </w:rPr>
        <w:t xml:space="preserve">l’oggetto </w:t>
      </w:r>
      <w:r w:rsidRPr="00E812B2" w:rsidR="00F108EC">
        <w:rPr>
          <w:rFonts w:ascii="Calibri" w:hAnsi="Calibri" w:cs="Calibri"/>
          <w:i/>
        </w:rPr>
        <w:t>CompanyData</w:t>
      </w:r>
      <w:r w:rsidR="000C0933">
        <w:rPr>
          <w:rFonts w:ascii="Calibri" w:hAnsi="Calibri" w:cs="Calibri"/>
        </w:rPr>
        <w:t xml:space="preserve"> rappresentante le informazioni relative alla PaC</w:t>
      </w:r>
    </w:p>
    <w:p w:rsidR="00A02482" w:rsidP="00842DA3" w:rsidRDefault="00A02482" w14:paraId="644B4B76" w14:textId="0B26919B">
      <w:pPr>
        <w:pStyle w:val="ListParagraph"/>
        <w:numPr>
          <w:ilvl w:val="0"/>
          <w:numId w:val="45"/>
        </w:numPr>
        <w:spacing w:before="120" w:after="120"/>
        <w:jc w:val="both"/>
        <w:rPr>
          <w:rFonts w:ascii="Calibri" w:hAnsi="Calibri" w:cs="Calibri"/>
        </w:rPr>
      </w:pPr>
      <w:r>
        <w:rPr>
          <w:rFonts w:ascii="Calibri" w:hAnsi="Calibri" w:cs="Calibri"/>
        </w:rPr>
        <w:t xml:space="preserve">A inizio elaborazione verrà inserito un </w:t>
      </w:r>
      <w:r w:rsidR="005A2505">
        <w:rPr>
          <w:rFonts w:ascii="Calibri" w:hAnsi="Calibri" w:cs="Calibri"/>
        </w:rPr>
        <w:t xml:space="preserve">evento </w:t>
      </w:r>
      <w:r w:rsidR="005B5C95">
        <w:rPr>
          <w:rFonts w:ascii="Calibri" w:hAnsi="Calibri" w:cs="Calibri"/>
        </w:rPr>
        <w:t>“</w:t>
      </w:r>
      <w:r w:rsidR="00435D03">
        <w:rPr>
          <w:rFonts w:ascii="Calibri" w:hAnsi="Calibri" w:cs="Calibri"/>
        </w:rPr>
        <w:t>bonus di anzianità</w:t>
      </w:r>
      <w:r w:rsidR="00F44EA4">
        <w:rPr>
          <w:rFonts w:ascii="Calibri" w:hAnsi="Calibri" w:cs="Calibri"/>
        </w:rPr>
        <w:t xml:space="preserve"> PaC</w:t>
      </w:r>
      <w:r w:rsidR="005B5C95">
        <w:rPr>
          <w:rFonts w:ascii="Calibri" w:hAnsi="Calibri" w:cs="Calibri"/>
        </w:rPr>
        <w:t>”</w:t>
      </w:r>
      <w:r w:rsidR="00F523A7">
        <w:rPr>
          <w:rFonts w:ascii="Calibri" w:hAnsi="Calibri" w:cs="Calibri"/>
        </w:rPr>
        <w:t xml:space="preserve"> con </w:t>
      </w:r>
      <w:r w:rsidR="00676EB9">
        <w:rPr>
          <w:rFonts w:ascii="Calibri" w:hAnsi="Calibri" w:cs="Calibri"/>
        </w:rPr>
        <w:t>from</w:t>
      </w:r>
      <w:r w:rsidR="0006712B">
        <w:rPr>
          <w:rFonts w:ascii="Calibri" w:hAnsi="Calibri" w:cs="Calibri"/>
        </w:rPr>
        <w:t xml:space="preserve"> data creazione </w:t>
      </w:r>
      <w:r w:rsidR="00CC455C">
        <w:rPr>
          <w:rFonts w:ascii="Calibri" w:hAnsi="Calibri" w:cs="Calibri"/>
        </w:rPr>
        <w:t>+ 2 anni</w:t>
      </w:r>
    </w:p>
    <w:p w:rsidR="005D520B" w:rsidP="00842DA3" w:rsidRDefault="005D520B" w14:paraId="70D4B8BC" w14:textId="46AA7F96">
      <w:pPr>
        <w:pStyle w:val="ListParagraph"/>
        <w:numPr>
          <w:ilvl w:val="0"/>
          <w:numId w:val="45"/>
        </w:numPr>
        <w:spacing w:before="120" w:after="120"/>
        <w:jc w:val="both"/>
        <w:rPr>
          <w:rFonts w:ascii="Calibri" w:hAnsi="Calibri" w:cs="Calibri"/>
        </w:rPr>
      </w:pPr>
      <w:r>
        <w:rPr>
          <w:rFonts w:ascii="Calibri" w:hAnsi="Calibri" w:cs="Calibri"/>
        </w:rPr>
        <w:t>Allo scadere de</w:t>
      </w:r>
      <w:r w:rsidR="00ED0B53">
        <w:rPr>
          <w:rFonts w:ascii="Calibri" w:hAnsi="Calibri" w:cs="Calibri"/>
        </w:rPr>
        <w:t>lla data di decorrenza del Bonus (</w:t>
      </w:r>
      <w:r w:rsidR="00676EB9">
        <w:rPr>
          <w:rFonts w:ascii="Calibri" w:hAnsi="Calibri" w:cs="Calibri"/>
        </w:rPr>
        <w:t>from</w:t>
      </w:r>
      <w:r w:rsidR="008F36F1">
        <w:rPr>
          <w:rFonts w:ascii="Calibri" w:hAnsi="Calibri" w:cs="Calibri"/>
        </w:rPr>
        <w:t xml:space="preserve">, </w:t>
      </w:r>
      <w:r w:rsidR="00ED0B53">
        <w:rPr>
          <w:rFonts w:ascii="Calibri" w:hAnsi="Calibri" w:cs="Calibri"/>
        </w:rPr>
        <w:t xml:space="preserve">minore della </w:t>
      </w:r>
      <w:r w:rsidR="008F36F1">
        <w:rPr>
          <w:rFonts w:ascii="Calibri" w:hAnsi="Calibri" w:cs="Calibri"/>
        </w:rPr>
        <w:t>data corrente</w:t>
      </w:r>
      <w:r w:rsidR="00ED0B53">
        <w:rPr>
          <w:rFonts w:ascii="Calibri" w:hAnsi="Calibri" w:cs="Calibri"/>
        </w:rPr>
        <w:t>)</w:t>
      </w:r>
      <w:r w:rsidR="008F36F1">
        <w:rPr>
          <w:rFonts w:ascii="Calibri" w:hAnsi="Calibri" w:cs="Calibri"/>
        </w:rPr>
        <w:t xml:space="preserve"> il punteggio verrà incrementato di un punto </w:t>
      </w:r>
      <w:r w:rsidR="00624617">
        <w:rPr>
          <w:rFonts w:ascii="Calibri" w:hAnsi="Calibri" w:cs="Calibri"/>
        </w:rPr>
        <w:t xml:space="preserve">e </w:t>
      </w:r>
      <w:r w:rsidR="004064AD">
        <w:rPr>
          <w:rFonts w:ascii="Calibri" w:hAnsi="Calibri" w:cs="Calibri"/>
        </w:rPr>
        <w:t>l’</w:t>
      </w:r>
      <w:r w:rsidR="00364F78">
        <w:rPr>
          <w:rFonts w:ascii="Calibri" w:hAnsi="Calibri" w:cs="Calibri"/>
        </w:rPr>
        <w:t xml:space="preserve">evento </w:t>
      </w:r>
      <w:r w:rsidR="00435D03">
        <w:rPr>
          <w:rFonts w:ascii="Calibri" w:hAnsi="Calibri" w:cs="Calibri"/>
        </w:rPr>
        <w:t xml:space="preserve">“bonus di anzianità” </w:t>
      </w:r>
      <w:r w:rsidR="00C917E5">
        <w:rPr>
          <w:rFonts w:ascii="Calibri" w:hAnsi="Calibri" w:cs="Calibri"/>
        </w:rPr>
        <w:t>verrà sostituito</w:t>
      </w:r>
      <w:r w:rsidR="00624617">
        <w:rPr>
          <w:rFonts w:ascii="Calibri" w:hAnsi="Calibri" w:cs="Calibri"/>
        </w:rPr>
        <w:t xml:space="preserve"> un nuovo Bonus </w:t>
      </w:r>
      <w:r w:rsidR="00CC396D">
        <w:rPr>
          <w:rFonts w:ascii="Calibri" w:hAnsi="Calibri" w:cs="Calibri"/>
        </w:rPr>
        <w:t xml:space="preserve">con </w:t>
      </w:r>
      <w:r w:rsidR="00CE09C7">
        <w:rPr>
          <w:rFonts w:ascii="Calibri" w:hAnsi="Calibri" w:cs="Calibri"/>
        </w:rPr>
        <w:t xml:space="preserve">la data di </w:t>
      </w:r>
      <w:r w:rsidR="00CC396D">
        <w:rPr>
          <w:rFonts w:ascii="Calibri" w:hAnsi="Calibri" w:cs="Calibri"/>
        </w:rPr>
        <w:t>decorrenza</w:t>
      </w:r>
      <w:r w:rsidR="00CE09C7">
        <w:rPr>
          <w:rFonts w:ascii="Calibri" w:hAnsi="Calibri" w:cs="Calibri"/>
        </w:rPr>
        <w:t xml:space="preserve"> incrementata di due anni rispetto al precedente</w:t>
      </w:r>
    </w:p>
    <w:p w:rsidR="00FB08D4" w:rsidP="00842DA3" w:rsidRDefault="00D52E2D" w14:paraId="45ED2F4A" w14:textId="6A1A51B8">
      <w:pPr>
        <w:pStyle w:val="ListParagraph"/>
        <w:numPr>
          <w:ilvl w:val="0"/>
          <w:numId w:val="45"/>
        </w:numPr>
        <w:spacing w:before="120" w:after="120"/>
        <w:jc w:val="both"/>
        <w:rPr>
          <w:rFonts w:ascii="Calibri" w:hAnsi="Calibri" w:cs="Calibri"/>
        </w:rPr>
      </w:pPr>
      <w:r>
        <w:rPr>
          <w:rFonts w:ascii="Calibri" w:hAnsi="Calibri" w:cs="Calibri"/>
        </w:rPr>
        <w:t>Alla elaborazione di una decurtazione</w:t>
      </w:r>
      <w:r w:rsidR="00840990">
        <w:rPr>
          <w:rFonts w:ascii="Calibri" w:hAnsi="Calibri" w:cs="Calibri"/>
        </w:rPr>
        <w:t xml:space="preserve">, </w:t>
      </w:r>
      <w:r w:rsidR="00364F78">
        <w:rPr>
          <w:rFonts w:ascii="Calibri" w:hAnsi="Calibri" w:cs="Calibri"/>
        </w:rPr>
        <w:t xml:space="preserve">la </w:t>
      </w:r>
      <w:r w:rsidR="00D66810">
        <w:rPr>
          <w:rFonts w:ascii="Calibri" w:hAnsi="Calibri" w:cs="Calibri"/>
        </w:rPr>
        <w:t>data di decorrenza del</w:t>
      </w:r>
      <w:r w:rsidR="00445EFB">
        <w:rPr>
          <w:rFonts w:ascii="Calibri" w:hAnsi="Calibri" w:cs="Calibri"/>
        </w:rPr>
        <w:t xml:space="preserve"> successivo evento</w:t>
      </w:r>
      <w:r w:rsidR="00465182">
        <w:rPr>
          <w:rFonts w:ascii="Calibri" w:hAnsi="Calibri" w:cs="Calibri"/>
        </w:rPr>
        <w:t xml:space="preserve"> </w:t>
      </w:r>
      <w:r w:rsidR="00AC3A3F">
        <w:rPr>
          <w:rFonts w:ascii="Calibri" w:hAnsi="Calibri" w:cs="Calibri"/>
        </w:rPr>
        <w:t xml:space="preserve">“bonus di anzianità” </w:t>
      </w:r>
      <w:r w:rsidR="00840A25">
        <w:rPr>
          <w:rFonts w:ascii="Calibri" w:hAnsi="Calibri" w:cs="Calibri"/>
        </w:rPr>
        <w:t>verrà</w:t>
      </w:r>
      <w:r w:rsidR="00465182">
        <w:rPr>
          <w:rFonts w:ascii="Calibri" w:hAnsi="Calibri" w:cs="Calibri"/>
        </w:rPr>
        <w:t xml:space="preserve"> spostata di tre anni</w:t>
      </w:r>
      <w:r w:rsidR="00D66810">
        <w:rPr>
          <w:rFonts w:ascii="Calibri" w:hAnsi="Calibri" w:cs="Calibri"/>
        </w:rPr>
        <w:t xml:space="preserve"> </w:t>
      </w:r>
      <w:r w:rsidR="00840A25">
        <w:rPr>
          <w:rFonts w:ascii="Calibri" w:hAnsi="Calibri" w:cs="Calibri"/>
        </w:rPr>
        <w:t>in avanti</w:t>
      </w:r>
    </w:p>
    <w:p w:rsidR="003A0653" w:rsidP="00842DA3" w:rsidRDefault="00453FCB" w14:paraId="550C2D9C" w14:textId="0CE05911">
      <w:pPr>
        <w:pStyle w:val="ListParagraph"/>
        <w:numPr>
          <w:ilvl w:val="0"/>
          <w:numId w:val="45"/>
        </w:numPr>
        <w:spacing w:before="120" w:after="120"/>
        <w:jc w:val="both"/>
        <w:rPr>
          <w:rFonts w:ascii="Calibri" w:hAnsi="Calibri" w:cs="Calibri"/>
        </w:rPr>
      </w:pPr>
      <w:r>
        <w:rPr>
          <w:rFonts w:ascii="Calibri" w:hAnsi="Calibri" w:cs="Calibri"/>
        </w:rPr>
        <w:t>Il “bonus di anzianità” non è condizionato dal valore soglia di 15 punti che condiziona i Requisiti Aggiuntivi</w:t>
      </w:r>
    </w:p>
    <w:p w:rsidR="008668F2" w:rsidP="008668F2" w:rsidRDefault="008668F2" w14:paraId="56930580" w14:textId="0024B9E1">
      <w:pPr>
        <w:spacing w:before="120" w:after="120"/>
        <w:jc w:val="both"/>
        <w:rPr>
          <w:rFonts w:ascii="Calibri" w:hAnsi="Calibri" w:cs="Calibri"/>
        </w:rPr>
      </w:pPr>
      <w:r>
        <w:rPr>
          <w:rFonts w:ascii="Calibri" w:hAnsi="Calibri" w:cs="Calibri"/>
        </w:rPr>
        <w:t xml:space="preserve">A questo fine occorre definire un </w:t>
      </w:r>
      <w:r w:rsidR="00843724">
        <w:rPr>
          <w:rFonts w:ascii="Calibri" w:hAnsi="Calibri" w:cs="Calibri"/>
        </w:rPr>
        <w:t xml:space="preserve">Fatto Drools </w:t>
      </w:r>
      <w:r w:rsidR="0028016F">
        <w:rPr>
          <w:rFonts w:ascii="Calibri" w:hAnsi="Calibri" w:cs="Calibri"/>
        </w:rPr>
        <w:t xml:space="preserve">“Requisito Aggiuntivo” fittizio </w:t>
      </w:r>
      <w:r w:rsidR="00843724">
        <w:rPr>
          <w:rFonts w:ascii="Calibri" w:hAnsi="Calibri" w:cs="Calibri"/>
        </w:rPr>
        <w:t xml:space="preserve">corrispondente al </w:t>
      </w:r>
      <w:r w:rsidR="00571E03">
        <w:rPr>
          <w:rFonts w:ascii="Calibri" w:hAnsi="Calibri" w:cs="Calibri"/>
        </w:rPr>
        <w:t>bonus di anzianità</w:t>
      </w:r>
    </w:p>
    <w:p w:rsidR="00737F21" w:rsidP="008668F2" w:rsidRDefault="00737F21" w14:paraId="437A8605" w14:textId="15FC4D03">
      <w:pPr>
        <w:spacing w:before="120" w:after="120"/>
        <w:jc w:val="both"/>
        <w:rPr>
          <w:rFonts w:ascii="Calibri" w:hAnsi="Calibri" w:cs="Calibri"/>
        </w:rPr>
      </w:pPr>
      <w:r>
        <w:rPr>
          <w:rFonts w:ascii="Calibri" w:hAnsi="Calibri" w:cs="Calibri"/>
        </w:rPr>
        <w:t xml:space="preserve">Modifiche da apportare al </w:t>
      </w:r>
      <w:r w:rsidR="00A62B75">
        <w:rPr>
          <w:rFonts w:ascii="Calibri" w:hAnsi="Calibri" w:cs="Calibri"/>
        </w:rPr>
        <w:t xml:space="preserve">motore </w:t>
      </w:r>
      <w:r>
        <w:rPr>
          <w:rFonts w:ascii="Calibri" w:hAnsi="Calibri" w:cs="Calibri"/>
        </w:rPr>
        <w:t>le regole Drools</w:t>
      </w:r>
      <w:r w:rsidR="00AE183C">
        <w:rPr>
          <w:rFonts w:ascii="Calibri" w:hAnsi="Calibri" w:cs="Calibri"/>
        </w:rPr>
        <w:t xml:space="preserve"> e ad alla invocazione del motore</w:t>
      </w:r>
    </w:p>
    <w:p w:rsidR="008D5AB7" w:rsidP="00842DA3" w:rsidRDefault="00E812B2" w14:paraId="33EFDD1A" w14:textId="1A93236F">
      <w:pPr>
        <w:pStyle w:val="ListParagraph"/>
        <w:numPr>
          <w:ilvl w:val="0"/>
          <w:numId w:val="47"/>
        </w:numPr>
        <w:spacing w:before="120" w:after="120"/>
        <w:jc w:val="both"/>
        <w:rPr>
          <w:rFonts w:ascii="Calibri" w:hAnsi="Calibri" w:cs="Calibri"/>
        </w:rPr>
      </w:pPr>
      <w:r>
        <w:rPr>
          <w:rFonts w:ascii="Calibri" w:hAnsi="Calibri" w:cs="Calibri"/>
        </w:rPr>
        <w:t xml:space="preserve">Valorizzazioni dello oggetto </w:t>
      </w:r>
      <w:r w:rsidRPr="00E812B2">
        <w:rPr>
          <w:rFonts w:ascii="Calibri" w:hAnsi="Calibri" w:cs="Calibri"/>
          <w:i/>
          <w:iCs/>
        </w:rPr>
        <w:t>CompanyData</w:t>
      </w:r>
      <w:r w:rsidRPr="00E812B2">
        <w:rPr>
          <w:rFonts w:ascii="Calibri" w:hAnsi="Calibri" w:cs="Calibri"/>
        </w:rPr>
        <w:t xml:space="preserve"> </w:t>
      </w:r>
      <w:r w:rsidRPr="00C85600" w:rsidR="00152A7F">
        <w:rPr>
          <w:rFonts w:ascii="Calibri" w:hAnsi="Calibri" w:cs="Calibri"/>
        </w:rPr>
        <w:t xml:space="preserve"> </w:t>
      </w:r>
    </w:p>
    <w:p w:rsidR="00152A7F" w:rsidP="00842DA3" w:rsidRDefault="00E812B2" w14:paraId="599C3D7C" w14:textId="358612A5">
      <w:pPr>
        <w:pStyle w:val="ListParagraph"/>
        <w:numPr>
          <w:ilvl w:val="1"/>
          <w:numId w:val="47"/>
        </w:numPr>
        <w:spacing w:before="120" w:after="120"/>
        <w:jc w:val="both"/>
        <w:rPr>
          <w:rFonts w:ascii="Calibri" w:hAnsi="Calibri" w:cs="Calibri"/>
        </w:rPr>
      </w:pPr>
      <w:r w:rsidRPr="00E812B2">
        <w:rPr>
          <w:rFonts w:ascii="Calibri" w:hAnsi="Calibri" w:cs="Calibri"/>
          <w:i/>
          <w:iCs/>
        </w:rPr>
        <w:t>licenseCreationDate</w:t>
      </w:r>
      <w:r w:rsidRPr="00C85600" w:rsidR="00466FFD">
        <w:rPr>
          <w:rFonts w:ascii="Calibri" w:hAnsi="Calibri" w:cs="Calibri"/>
        </w:rPr>
        <w:t xml:space="preserve"> </w:t>
      </w:r>
      <w:r w:rsidRPr="00C85600" w:rsidR="00152A7F">
        <w:rPr>
          <w:rFonts w:ascii="Calibri" w:hAnsi="Calibri" w:cs="Calibri"/>
        </w:rPr>
        <w:t xml:space="preserve">di tipo </w:t>
      </w:r>
      <w:r w:rsidR="002E365E">
        <w:rPr>
          <w:rFonts w:ascii="Calibri" w:hAnsi="Calibri" w:cs="Calibri"/>
        </w:rPr>
        <w:t>Local</w:t>
      </w:r>
      <w:r w:rsidRPr="00C85600" w:rsidR="00152A7F">
        <w:rPr>
          <w:rFonts w:ascii="Calibri" w:hAnsi="Calibri" w:cs="Calibri"/>
        </w:rPr>
        <w:t>Date da inizializzare con la Data di</w:t>
      </w:r>
      <w:r w:rsidRPr="00C85600" w:rsidR="009F7744">
        <w:rPr>
          <w:rFonts w:ascii="Calibri" w:hAnsi="Calibri" w:cs="Calibri"/>
        </w:rPr>
        <w:t xml:space="preserve"> rilascio della PaC</w:t>
      </w:r>
      <w:r w:rsidRPr="00C85600" w:rsidR="00152A7F">
        <w:rPr>
          <w:rFonts w:ascii="Calibri" w:hAnsi="Calibri" w:cs="Calibri"/>
        </w:rPr>
        <w:t xml:space="preserve"> </w:t>
      </w:r>
    </w:p>
    <w:p w:rsidR="006E4E9C" w:rsidP="00842DA3" w:rsidRDefault="00A14215" w14:paraId="09D901CA" w14:textId="2EF7EE85">
      <w:pPr>
        <w:pStyle w:val="ListParagraph"/>
        <w:numPr>
          <w:ilvl w:val="0"/>
          <w:numId w:val="47"/>
        </w:numPr>
        <w:spacing w:before="120" w:after="120"/>
        <w:jc w:val="both"/>
        <w:rPr>
          <w:rFonts w:ascii="Calibri" w:hAnsi="Calibri" w:cs="Calibri"/>
        </w:rPr>
      </w:pPr>
      <w:r>
        <w:rPr>
          <w:rFonts w:ascii="Calibri" w:hAnsi="Calibri" w:cs="Calibri"/>
        </w:rPr>
        <w:t>Il</w:t>
      </w:r>
      <w:r w:rsidRPr="00C85600" w:rsidR="00737F21">
        <w:rPr>
          <w:rFonts w:ascii="Calibri" w:hAnsi="Calibri" w:cs="Calibri"/>
        </w:rPr>
        <w:t xml:space="preserve"> </w:t>
      </w:r>
      <w:r w:rsidR="00BE21B6">
        <w:rPr>
          <w:rFonts w:ascii="Calibri" w:hAnsi="Calibri" w:cs="Calibri"/>
        </w:rPr>
        <w:t>“bonus di anzianità</w:t>
      </w:r>
      <w:r w:rsidR="00975208">
        <w:rPr>
          <w:rFonts w:ascii="Calibri" w:hAnsi="Calibri" w:cs="Calibri"/>
        </w:rPr>
        <w:t xml:space="preserve"> PaC</w:t>
      </w:r>
      <w:r w:rsidR="00BE21B6">
        <w:rPr>
          <w:rFonts w:ascii="Calibri" w:hAnsi="Calibri" w:cs="Calibri"/>
        </w:rPr>
        <w:t>”</w:t>
      </w:r>
      <w:r w:rsidR="00021B6D">
        <w:rPr>
          <w:rFonts w:ascii="Calibri" w:hAnsi="Calibri" w:cs="Calibri"/>
        </w:rPr>
        <w:t xml:space="preserve"> sarà gestito come un ulteriore credito da requisito aggiuntivo </w:t>
      </w:r>
      <w:r w:rsidR="006E4E9C">
        <w:rPr>
          <w:rFonts w:ascii="Calibri" w:hAnsi="Calibri" w:cs="Calibri"/>
        </w:rPr>
        <w:t xml:space="preserve">dal valore di 1 punto </w:t>
      </w:r>
      <w:r w:rsidR="00021B6D">
        <w:rPr>
          <w:rFonts w:ascii="Calibri" w:hAnsi="Calibri" w:cs="Calibri"/>
        </w:rPr>
        <w:t>con</w:t>
      </w:r>
      <w:r w:rsidR="006E4E9C">
        <w:rPr>
          <w:rFonts w:ascii="Calibri" w:hAnsi="Calibri" w:cs="Calibri"/>
        </w:rPr>
        <w:t xml:space="preserve"> gli attributi cosi valorizzati</w:t>
      </w:r>
    </w:p>
    <w:p w:rsidR="006E4E9C" w:rsidP="00842DA3" w:rsidRDefault="00021B6D" w14:paraId="15009383" w14:textId="77777777">
      <w:pPr>
        <w:pStyle w:val="ListParagraph"/>
        <w:numPr>
          <w:ilvl w:val="1"/>
          <w:numId w:val="47"/>
        </w:numPr>
        <w:spacing w:before="120" w:after="120"/>
        <w:jc w:val="both"/>
        <w:rPr>
          <w:rFonts w:ascii="Calibri" w:hAnsi="Calibri" w:cs="Calibri"/>
        </w:rPr>
      </w:pPr>
      <w:r>
        <w:rPr>
          <w:rFonts w:ascii="Calibri" w:hAnsi="Calibri" w:cs="Calibri"/>
        </w:rPr>
        <w:t xml:space="preserve"> id </w:t>
      </w:r>
      <w:r w:rsidR="006E4E9C">
        <w:rPr>
          <w:rFonts w:ascii="Calibri" w:hAnsi="Calibri" w:cs="Calibri"/>
        </w:rPr>
        <w:tab/>
      </w:r>
      <w:r w:rsidR="00BE21B6">
        <w:rPr>
          <w:rFonts w:ascii="Calibri" w:hAnsi="Calibri" w:cs="Calibri"/>
        </w:rPr>
        <w:t>“</w:t>
      </w:r>
      <w:r w:rsidR="004F5118">
        <w:rPr>
          <w:rFonts w:ascii="Calibri" w:hAnsi="Calibri" w:cs="Calibri"/>
        </w:rPr>
        <w:t>l</w:t>
      </w:r>
      <w:r>
        <w:rPr>
          <w:rFonts w:ascii="Calibri" w:hAnsi="Calibri" w:cs="Calibri"/>
        </w:rPr>
        <w:t>icenseSeniorityBonus</w:t>
      </w:r>
      <w:r w:rsidR="00BE21B6">
        <w:rPr>
          <w:rFonts w:ascii="Calibri" w:hAnsi="Calibri" w:cs="Calibri"/>
        </w:rPr>
        <w:t>”</w:t>
      </w:r>
      <w:r w:rsidR="00967C92">
        <w:rPr>
          <w:rFonts w:ascii="Calibri" w:hAnsi="Calibri" w:cs="Calibri"/>
        </w:rPr>
        <w:t>,</w:t>
      </w:r>
      <w:r w:rsidR="00CC2BB5">
        <w:rPr>
          <w:rFonts w:ascii="Calibri" w:hAnsi="Calibri" w:cs="Calibri"/>
        </w:rPr>
        <w:t xml:space="preserve"> </w:t>
      </w:r>
    </w:p>
    <w:p w:rsidR="00737F21" w:rsidP="00842DA3" w:rsidRDefault="006E4E9C" w14:paraId="20BA1449" w14:textId="262CAD10">
      <w:pPr>
        <w:pStyle w:val="ListParagraph"/>
        <w:numPr>
          <w:ilvl w:val="1"/>
          <w:numId w:val="47"/>
        </w:numPr>
        <w:spacing w:before="120" w:after="120"/>
        <w:jc w:val="both"/>
        <w:rPr>
          <w:rFonts w:ascii="Calibri" w:hAnsi="Calibri" w:cs="Calibri"/>
        </w:rPr>
      </w:pPr>
      <w:r>
        <w:rPr>
          <w:rFonts w:ascii="Calibri" w:hAnsi="Calibri" w:cs="Calibri"/>
        </w:rPr>
        <w:t>from</w:t>
      </w:r>
      <w:r>
        <w:rPr>
          <w:rFonts w:ascii="Calibri" w:hAnsi="Calibri" w:cs="Calibri"/>
        </w:rPr>
        <w:tab/>
      </w:r>
      <w:r>
        <w:rPr>
          <w:rFonts w:ascii="Calibri" w:hAnsi="Calibri" w:cs="Calibri"/>
        </w:rPr>
        <w:t xml:space="preserve">prossima </w:t>
      </w:r>
      <w:r w:rsidR="00967C92">
        <w:rPr>
          <w:rFonts w:ascii="Calibri" w:hAnsi="Calibri" w:cs="Calibri"/>
        </w:rPr>
        <w:t xml:space="preserve">data </w:t>
      </w:r>
      <w:r>
        <w:rPr>
          <w:rFonts w:ascii="Calibri" w:hAnsi="Calibri" w:cs="Calibri"/>
        </w:rPr>
        <w:t>di maturazione</w:t>
      </w:r>
    </w:p>
    <w:p w:rsidR="00F97AA4" w:rsidP="00842DA3" w:rsidRDefault="00F97AA4" w14:paraId="3A96553B" w14:textId="5837D75D">
      <w:pPr>
        <w:pStyle w:val="ListParagraph"/>
        <w:numPr>
          <w:ilvl w:val="0"/>
          <w:numId w:val="47"/>
        </w:numPr>
        <w:spacing w:before="120" w:after="120"/>
        <w:jc w:val="both"/>
        <w:rPr>
          <w:rFonts w:ascii="Calibri" w:hAnsi="Calibri" w:cs="Calibri"/>
        </w:rPr>
      </w:pPr>
      <w:r>
        <w:rPr>
          <w:rFonts w:ascii="Calibri" w:hAnsi="Calibri" w:cs="Calibri"/>
        </w:rPr>
        <w:t>Regole che implementano il controllo</w:t>
      </w:r>
    </w:p>
    <w:p w:rsidRPr="00CC4ED8" w:rsidR="00705633" w:rsidP="00842DA3" w:rsidRDefault="00A46119" w14:paraId="14B74BCC" w14:textId="3F47FA6F">
      <w:pPr>
        <w:pStyle w:val="ListParagraph"/>
        <w:numPr>
          <w:ilvl w:val="0"/>
          <w:numId w:val="70"/>
        </w:numPr>
        <w:spacing w:before="120" w:after="120"/>
        <w:jc w:val="both"/>
        <w:rPr>
          <w:rFonts w:ascii="Calibri" w:hAnsi="Calibri" w:cs="Calibri"/>
        </w:rPr>
      </w:pPr>
      <w:r w:rsidRPr="0071035C">
        <w:rPr>
          <w:rFonts w:ascii="Calibri" w:hAnsi="Calibri" w:cs="Calibri"/>
          <w:i/>
          <w:iCs/>
        </w:rPr>
        <w:t>inserisciPrimoScattoAnzianita</w:t>
      </w:r>
      <w:r w:rsidR="000C79BB">
        <w:rPr>
          <w:rFonts w:ascii="Calibri" w:hAnsi="Calibri" w:cs="Calibri"/>
          <w:i/>
          <w:iCs/>
        </w:rPr>
        <w:t>PaC</w:t>
      </w:r>
      <w:r w:rsidRPr="00A46119">
        <w:rPr>
          <w:rFonts w:ascii="Calibri" w:hAnsi="Calibri" w:cs="Calibri"/>
        </w:rPr>
        <w:t xml:space="preserve"> </w:t>
      </w:r>
      <w:r w:rsidR="00705633">
        <w:rPr>
          <w:rFonts w:ascii="Calibri" w:hAnsi="Calibri" w:cs="Calibri"/>
        </w:rPr>
        <w:t>Nuova Regola</w:t>
      </w:r>
      <w:r w:rsidR="004D0755">
        <w:rPr>
          <w:rFonts w:ascii="Calibri" w:hAnsi="Calibri" w:cs="Calibri"/>
        </w:rPr>
        <w:t xml:space="preserve"> </w:t>
      </w:r>
      <w:r w:rsidR="0071035C">
        <w:rPr>
          <w:rFonts w:ascii="Calibri" w:hAnsi="Calibri" w:cs="Calibri"/>
        </w:rPr>
        <w:t xml:space="preserve">per inserire il primo scatto di anzianità basandosi sul </w:t>
      </w:r>
      <w:r w:rsidR="00A76E4A">
        <w:rPr>
          <w:rFonts w:ascii="Calibri" w:hAnsi="Calibri" w:cs="Calibri"/>
        </w:rPr>
        <w:t>F</w:t>
      </w:r>
      <w:r w:rsidR="009E7ED8">
        <w:rPr>
          <w:rFonts w:ascii="Calibri" w:hAnsi="Calibri" w:cs="Calibri"/>
        </w:rPr>
        <w:t>atto</w:t>
      </w:r>
      <w:r w:rsidR="0071035C">
        <w:rPr>
          <w:rFonts w:ascii="Calibri" w:hAnsi="Calibri" w:cs="Calibri"/>
        </w:rPr>
        <w:t xml:space="preserve"> </w:t>
      </w:r>
      <w:r w:rsidRPr="00E812B2" w:rsidR="00F96083">
        <w:rPr>
          <w:rFonts w:ascii="Calibri" w:hAnsi="Calibri" w:cs="Calibri"/>
          <w:i/>
          <w:iCs/>
        </w:rPr>
        <w:t>CompanyData</w:t>
      </w:r>
      <w:r w:rsidR="006338EF">
        <w:rPr>
          <w:rFonts w:ascii="Calibri" w:hAnsi="Calibri" w:cs="Calibri"/>
        </w:rPr>
        <w:t xml:space="preserve">, </w:t>
      </w:r>
      <w:r w:rsidR="00A765D4">
        <w:rPr>
          <w:rFonts w:ascii="Calibri" w:hAnsi="Calibri" w:cs="Calibri"/>
        </w:rPr>
        <w:t xml:space="preserve">calcola la </w:t>
      </w:r>
      <w:r w:rsidR="00555FEC">
        <w:rPr>
          <w:rFonts w:ascii="Calibri" w:hAnsi="Calibri" w:cs="Calibri"/>
        </w:rPr>
        <w:t xml:space="preserve">successiva data di maturazione </w:t>
      </w:r>
      <w:r w:rsidR="006338EF">
        <w:rPr>
          <w:rFonts w:ascii="Calibri" w:hAnsi="Calibri" w:cs="Calibri"/>
        </w:rPr>
        <w:t>somma</w:t>
      </w:r>
      <w:r w:rsidR="00555FEC">
        <w:rPr>
          <w:rFonts w:ascii="Calibri" w:hAnsi="Calibri" w:cs="Calibri"/>
        </w:rPr>
        <w:t>ndo</w:t>
      </w:r>
      <w:r w:rsidR="006338EF">
        <w:rPr>
          <w:rFonts w:ascii="Calibri" w:hAnsi="Calibri" w:cs="Calibri"/>
        </w:rPr>
        <w:t xml:space="preserve"> 2 anni alla </w:t>
      </w:r>
      <w:r w:rsidRPr="00E812B2" w:rsidR="00B2586A">
        <w:rPr>
          <w:rFonts w:ascii="Calibri" w:hAnsi="Calibri" w:cs="Calibri"/>
          <w:i/>
        </w:rPr>
        <w:t>licenseCreationDate</w:t>
      </w:r>
    </w:p>
    <w:p w:rsidR="00CC4ED8" w:rsidP="00842DA3" w:rsidRDefault="00436BE1" w14:paraId="134EE870" w14:textId="56317988">
      <w:pPr>
        <w:pStyle w:val="ListParagraph"/>
        <w:numPr>
          <w:ilvl w:val="0"/>
          <w:numId w:val="70"/>
        </w:numPr>
        <w:spacing w:before="120" w:after="120"/>
        <w:jc w:val="both"/>
        <w:rPr>
          <w:rFonts w:ascii="Calibri" w:hAnsi="Calibri" w:cs="Calibri"/>
        </w:rPr>
      </w:pPr>
      <w:r w:rsidRPr="00444098">
        <w:rPr>
          <w:rFonts w:ascii="Calibri" w:hAnsi="Calibri" w:cs="Calibri"/>
          <w:i/>
          <w:iCs/>
        </w:rPr>
        <w:t>scattoAnzianita</w:t>
      </w:r>
      <w:r w:rsidR="000C79BB">
        <w:rPr>
          <w:rFonts w:ascii="Calibri" w:hAnsi="Calibri" w:cs="Calibri"/>
          <w:i/>
          <w:iCs/>
        </w:rPr>
        <w:t>PaC</w:t>
      </w:r>
      <w:r w:rsidRPr="00444098">
        <w:rPr>
          <w:rFonts w:ascii="Calibri" w:hAnsi="Calibri" w:cs="Calibri"/>
        </w:rPr>
        <w:t xml:space="preserve"> </w:t>
      </w:r>
      <w:r>
        <w:rPr>
          <w:rFonts w:ascii="Calibri" w:hAnsi="Calibri" w:cs="Calibri"/>
        </w:rPr>
        <w:t xml:space="preserve">Nuova Regola per </w:t>
      </w:r>
      <w:r w:rsidR="00444098">
        <w:rPr>
          <w:rFonts w:ascii="Calibri" w:hAnsi="Calibri" w:cs="Calibri"/>
        </w:rPr>
        <w:t xml:space="preserve">conteggiare il “bonus di anzianità” maturato e predisporre il successivo </w:t>
      </w:r>
      <w:r w:rsidR="003417C6">
        <w:rPr>
          <w:rFonts w:ascii="Calibri" w:hAnsi="Calibri" w:cs="Calibri"/>
        </w:rPr>
        <w:t>con data di maturazione la data di maturazione del bonus processato aumentat</w:t>
      </w:r>
      <w:r w:rsidR="00444098">
        <w:rPr>
          <w:rFonts w:ascii="Calibri" w:hAnsi="Calibri" w:cs="Calibri"/>
        </w:rPr>
        <w:t>a</w:t>
      </w:r>
      <w:r w:rsidR="003417C6">
        <w:rPr>
          <w:rFonts w:ascii="Calibri" w:hAnsi="Calibri" w:cs="Calibri"/>
        </w:rPr>
        <w:t xml:space="preserve"> di</w:t>
      </w:r>
      <w:r w:rsidR="00444098">
        <w:rPr>
          <w:rFonts w:ascii="Calibri" w:hAnsi="Calibri" w:cs="Calibri"/>
        </w:rPr>
        <w:t xml:space="preserve"> 2 anni </w:t>
      </w:r>
    </w:p>
    <w:p w:rsidRPr="00E11047" w:rsidR="00BA134D" w:rsidP="00842DA3" w:rsidRDefault="00E11047" w14:paraId="09F72B1F" w14:textId="72A37121">
      <w:pPr>
        <w:pStyle w:val="ListParagraph"/>
        <w:numPr>
          <w:ilvl w:val="0"/>
          <w:numId w:val="70"/>
        </w:numPr>
        <w:spacing w:before="120" w:after="120"/>
        <w:jc w:val="both"/>
        <w:rPr>
          <w:rFonts w:ascii="Calibri" w:hAnsi="Calibri" w:cs="Calibri"/>
          <w:i/>
          <w:iCs/>
        </w:rPr>
      </w:pPr>
      <w:r w:rsidRPr="00E11047">
        <w:rPr>
          <w:rFonts w:ascii="Calibri" w:hAnsi="Calibri" w:cs="Calibri"/>
          <w:i/>
          <w:iCs/>
        </w:rPr>
        <w:t xml:space="preserve">decurtazione </w:t>
      </w:r>
      <w:r w:rsidRPr="00E11047">
        <w:rPr>
          <w:rFonts w:ascii="Calibri" w:hAnsi="Calibri" w:cs="Calibri"/>
        </w:rPr>
        <w:t>Nuova Regola per la</w:t>
      </w:r>
      <w:r>
        <w:rPr>
          <w:rFonts w:ascii="Calibri" w:hAnsi="Calibri" w:cs="Calibri"/>
        </w:rPr>
        <w:t xml:space="preserve"> gestione delle Decurtazioni, a</w:t>
      </w:r>
      <w:r w:rsidR="00A5715F">
        <w:rPr>
          <w:rFonts w:ascii="Calibri" w:hAnsi="Calibri" w:cs="Calibri"/>
        </w:rPr>
        <w:t>l processamento di un decurtazione</w:t>
      </w:r>
      <w:r w:rsidR="002C378A">
        <w:rPr>
          <w:rFonts w:ascii="Calibri" w:hAnsi="Calibri" w:cs="Calibri"/>
        </w:rPr>
        <w:t xml:space="preserve"> </w:t>
      </w:r>
      <w:r w:rsidR="008D5301">
        <w:rPr>
          <w:rFonts w:ascii="Calibri" w:hAnsi="Calibri" w:cs="Calibri"/>
        </w:rPr>
        <w:t xml:space="preserve">la data di maturazione del “bonus di anzianità” deve essere </w:t>
      </w:r>
      <w:r w:rsidR="00405289">
        <w:rPr>
          <w:rFonts w:ascii="Calibri" w:hAnsi="Calibri" w:cs="Calibri"/>
        </w:rPr>
        <w:t>aumentata</w:t>
      </w:r>
      <w:r w:rsidR="008D5301">
        <w:rPr>
          <w:rFonts w:ascii="Calibri" w:hAnsi="Calibri" w:cs="Calibri"/>
        </w:rPr>
        <w:t xml:space="preserve"> di tre anni, in caso di </w:t>
      </w:r>
      <w:r w:rsidR="00112D5A">
        <w:rPr>
          <w:rFonts w:ascii="Calibri" w:hAnsi="Calibri" w:cs="Calibri"/>
        </w:rPr>
        <w:t>più decurtazioni</w:t>
      </w:r>
      <w:r w:rsidR="00F30552">
        <w:rPr>
          <w:rFonts w:ascii="Calibri" w:hAnsi="Calibri" w:cs="Calibri"/>
        </w:rPr>
        <w:t xml:space="preserve"> la sospensione ha inizio con la prima decurtazione e termina tre anni dopo l’ultima decurtazione</w:t>
      </w:r>
    </w:p>
    <w:p w:rsidR="00BA6CB3" w:rsidP="00842DA3" w:rsidRDefault="00BA6CB3" w14:paraId="4DA413D4" w14:textId="6DDA8EA5">
      <w:pPr>
        <w:pStyle w:val="Heading4"/>
        <w:numPr>
          <w:ilvl w:val="3"/>
          <w:numId w:val="25"/>
        </w:numPr>
      </w:pPr>
      <w:bookmarkStart w:name="_Ref216190863" w:id="263"/>
      <w:bookmarkStart w:name="_Toc222417422" w:id="264"/>
      <w:r w:rsidRPr="00C3279E">
        <w:t>RF0</w:t>
      </w:r>
      <w:r>
        <w:t>7</w:t>
      </w:r>
      <w:r w:rsidRPr="00C3279E">
        <w:t>-0</w:t>
      </w:r>
      <w:r w:rsidR="00100ADB">
        <w:t>1</w:t>
      </w:r>
      <w:r>
        <w:t>-0</w:t>
      </w:r>
      <w:r w:rsidR="009A3D7C">
        <w:t>5</w:t>
      </w:r>
      <w:r w:rsidRPr="00C3279E">
        <w:t xml:space="preserve"> – </w:t>
      </w:r>
      <w:r w:rsidR="009A3D7C">
        <w:t>S</w:t>
      </w:r>
      <w:r>
        <w:t xml:space="preserve">catto anzianità </w:t>
      </w:r>
      <w:r w:rsidR="003121FB">
        <w:t>Data I</w:t>
      </w:r>
      <w:r w:rsidR="009A3D7C">
        <w:t>scrizione</w:t>
      </w:r>
      <w:bookmarkEnd w:id="263"/>
      <w:bookmarkEnd w:id="264"/>
    </w:p>
    <w:p w:rsidR="00BA6CB3" w:rsidP="00BA6CB3" w:rsidRDefault="00BA6CB3" w14:paraId="2A998389" w14:textId="02844E0F">
      <w:pPr>
        <w:spacing w:before="120" w:after="120"/>
        <w:jc w:val="both"/>
        <w:rPr>
          <w:rFonts w:ascii="Calibri" w:hAnsi="Calibri" w:cs="Calibri"/>
        </w:rPr>
      </w:pPr>
      <w:bookmarkStart w:name="_Ref215149164" w:id="265"/>
      <w:r>
        <w:rPr>
          <w:rFonts w:ascii="Calibri" w:hAnsi="Calibri" w:cs="Calibri"/>
        </w:rPr>
        <w:t xml:space="preserve">Il punteggio PaC viene incrementato </w:t>
      </w:r>
      <w:r w:rsidR="00BF3D7F">
        <w:rPr>
          <w:rFonts w:ascii="Calibri" w:hAnsi="Calibri" w:cs="Calibri"/>
        </w:rPr>
        <w:t>al</w:t>
      </w:r>
      <w:r w:rsidR="002E4CC1">
        <w:rPr>
          <w:rFonts w:ascii="Calibri" w:hAnsi="Calibri" w:cs="Calibri"/>
        </w:rPr>
        <w:t>l’ingresso</w:t>
      </w:r>
      <w:r w:rsidR="00BF3D7F">
        <w:rPr>
          <w:rFonts w:ascii="Calibri" w:hAnsi="Calibri" w:cs="Calibri"/>
        </w:rPr>
        <w:t xml:space="preserve"> </w:t>
      </w:r>
      <w:r w:rsidR="002E4CC1">
        <w:rPr>
          <w:rFonts w:ascii="Calibri" w:hAnsi="Calibri" w:cs="Calibri"/>
        </w:rPr>
        <w:t xml:space="preserve">della successivà fascia di Anzianità </w:t>
      </w:r>
      <w:r w:rsidR="00EE6AD1">
        <w:rPr>
          <w:rFonts w:ascii="Calibri" w:hAnsi="Calibri" w:cs="Calibri"/>
        </w:rPr>
        <w:t xml:space="preserve">in una misura uguale alla differenza di punti </w:t>
      </w:r>
      <w:r w:rsidR="00544747">
        <w:rPr>
          <w:rFonts w:ascii="Calibri" w:hAnsi="Calibri" w:cs="Calibri"/>
        </w:rPr>
        <w:t>riconosciuti tra la nuova fascia e la precedente.</w:t>
      </w:r>
    </w:p>
    <w:p w:rsidR="009462EB" w:rsidP="009462EB" w:rsidRDefault="009462EB" w14:paraId="0F0D9859" w14:textId="740A487E">
      <w:pPr>
        <w:spacing w:before="120" w:after="120"/>
        <w:jc w:val="both"/>
        <w:rPr>
          <w:rFonts w:ascii="Calibri" w:hAnsi="Calibri" w:cs="Calibri"/>
        </w:rPr>
      </w:pPr>
      <w:r>
        <w:rPr>
          <w:rFonts w:ascii="Calibri" w:hAnsi="Calibri" w:cs="Calibri"/>
        </w:rPr>
        <w:t>Al fine di implementare quest</w:t>
      </w:r>
      <w:r w:rsidR="002810FB">
        <w:rPr>
          <w:rFonts w:ascii="Calibri" w:hAnsi="Calibri" w:cs="Calibri"/>
        </w:rPr>
        <w:t>o</w:t>
      </w:r>
      <w:r>
        <w:rPr>
          <w:rFonts w:ascii="Calibri" w:hAnsi="Calibri" w:cs="Calibri"/>
        </w:rPr>
        <w:t xml:space="preserve"> controllo occorre</w:t>
      </w:r>
      <w:r w:rsidR="00D62776">
        <w:rPr>
          <w:rFonts w:ascii="Calibri" w:hAnsi="Calibri" w:cs="Calibri"/>
        </w:rPr>
        <w:t xml:space="preserve"> </w:t>
      </w:r>
      <w:r w:rsidR="00525572">
        <w:rPr>
          <w:rFonts w:ascii="Calibri" w:hAnsi="Calibri" w:cs="Calibri"/>
        </w:rPr>
        <w:t>utilizzare</w:t>
      </w:r>
      <w:r>
        <w:rPr>
          <w:rFonts w:ascii="Calibri" w:hAnsi="Calibri" w:cs="Calibri"/>
        </w:rPr>
        <w:t xml:space="preserve"> l’informazione relativa alla data di </w:t>
      </w:r>
      <w:r w:rsidR="00525572">
        <w:rPr>
          <w:rFonts w:ascii="Calibri" w:hAnsi="Calibri" w:cs="Calibri"/>
        </w:rPr>
        <w:t>iscrizione della azienda</w:t>
      </w:r>
      <w:r w:rsidR="001F7620">
        <w:rPr>
          <w:rFonts w:ascii="Calibri" w:hAnsi="Calibri" w:cs="Calibri"/>
        </w:rPr>
        <w:t xml:space="preserve"> </w:t>
      </w:r>
      <w:r w:rsidR="00525572">
        <w:rPr>
          <w:rFonts w:ascii="Calibri" w:hAnsi="Calibri" w:cs="Calibri"/>
        </w:rPr>
        <w:t xml:space="preserve">disponibile tramite </w:t>
      </w:r>
      <w:r>
        <w:rPr>
          <w:rFonts w:ascii="Calibri" w:hAnsi="Calibri" w:cs="Calibri"/>
        </w:rPr>
        <w:t xml:space="preserve">l’attributo </w:t>
      </w:r>
      <w:r w:rsidRPr="008D4DD1" w:rsidR="008D4DD1">
        <w:rPr>
          <w:rFonts w:ascii="Calibri" w:hAnsi="Calibri" w:cs="Calibri"/>
          <w:i/>
        </w:rPr>
        <w:t>ccRegistrationDate</w:t>
      </w:r>
      <w:r w:rsidRPr="00C5304B">
        <w:rPr>
          <w:rFonts w:ascii="Calibri" w:hAnsi="Calibri" w:cs="Calibri"/>
        </w:rPr>
        <w:t xml:space="preserve"> </w:t>
      </w:r>
      <w:r>
        <w:rPr>
          <w:rFonts w:ascii="Calibri" w:hAnsi="Calibri" w:cs="Calibri"/>
        </w:rPr>
        <w:t xml:space="preserve">dell’oggetto </w:t>
      </w:r>
      <w:r w:rsidRPr="00E812B2">
        <w:rPr>
          <w:rFonts w:ascii="Calibri" w:hAnsi="Calibri" w:cs="Calibri"/>
          <w:i/>
        </w:rPr>
        <w:t>CompanyData</w:t>
      </w:r>
      <w:r w:rsidR="00750E84">
        <w:rPr>
          <w:rFonts w:ascii="Calibri" w:hAnsi="Calibri" w:cs="Calibri"/>
        </w:rPr>
        <w:t xml:space="preserve">. </w:t>
      </w:r>
    </w:p>
    <w:p w:rsidR="003249D6" w:rsidP="003249D6" w:rsidRDefault="003249D6" w14:paraId="77730782" w14:textId="77777777">
      <w:pPr>
        <w:spacing w:before="120" w:after="120"/>
        <w:jc w:val="both"/>
        <w:rPr>
          <w:rFonts w:ascii="Calibri" w:hAnsi="Calibri" w:cs="Calibri"/>
        </w:rPr>
      </w:pPr>
      <w:r>
        <w:rPr>
          <w:rFonts w:ascii="Calibri" w:hAnsi="Calibri" w:cs="Calibri"/>
        </w:rPr>
        <w:t>Il calcolo deve essere effettuato rispettando le sequenze temporali in modo che una eventuale decurtazione agisca sul punteggio “effettivo” calcolato alla Data Decurtazione.</w:t>
      </w:r>
    </w:p>
    <w:p w:rsidR="00750E84" w:rsidP="009462EB" w:rsidRDefault="00750E84" w14:paraId="000E4322" w14:textId="691CEA58">
      <w:pPr>
        <w:spacing w:before="120" w:after="120"/>
        <w:jc w:val="both"/>
        <w:rPr>
          <w:rFonts w:ascii="Calibri" w:hAnsi="Calibri" w:cs="Calibri"/>
        </w:rPr>
      </w:pPr>
      <w:r>
        <w:rPr>
          <w:rFonts w:ascii="Calibri" w:hAnsi="Calibri" w:cs="Calibri"/>
        </w:rPr>
        <w:t xml:space="preserve">In analogia a quanto </w:t>
      </w:r>
      <w:r w:rsidR="003249D6">
        <w:rPr>
          <w:rFonts w:ascii="Calibri" w:hAnsi="Calibri" w:cs="Calibri"/>
        </w:rPr>
        <w:t xml:space="preserve">descritto nel paragrafo </w:t>
      </w:r>
      <w:r w:rsidR="00CB02CE">
        <w:rPr>
          <w:rFonts w:ascii="Calibri" w:hAnsi="Calibri" w:cs="Calibri"/>
        </w:rPr>
        <w:fldChar w:fldCharType="begin"/>
      </w:r>
      <w:r w:rsidR="00CB02CE">
        <w:rPr>
          <w:rFonts w:ascii="Calibri" w:hAnsi="Calibri" w:cs="Calibri"/>
        </w:rPr>
        <w:instrText xml:space="preserve"> REF _Ref215821908 \r \h </w:instrText>
      </w:r>
      <w:r w:rsidR="00CB02CE">
        <w:rPr>
          <w:rFonts w:ascii="Calibri" w:hAnsi="Calibri" w:cs="Calibri"/>
        </w:rPr>
      </w:r>
      <w:r w:rsidR="00CB02CE">
        <w:rPr>
          <w:rFonts w:ascii="Calibri" w:hAnsi="Calibri" w:cs="Calibri"/>
        </w:rPr>
        <w:fldChar w:fldCharType="separate"/>
      </w:r>
      <w:r w:rsidR="00CB02CE">
        <w:rPr>
          <w:rFonts w:ascii="Calibri" w:hAnsi="Calibri" w:cs="Calibri"/>
        </w:rPr>
        <w:t>9.7.1.4</w:t>
      </w:r>
      <w:r w:rsidR="00CB02CE">
        <w:rPr>
          <w:rFonts w:ascii="Calibri" w:hAnsi="Calibri" w:cs="Calibri"/>
        </w:rPr>
        <w:fldChar w:fldCharType="end"/>
      </w:r>
      <w:r w:rsidR="00CB02CE">
        <w:rPr>
          <w:rFonts w:ascii="Calibri" w:hAnsi="Calibri" w:cs="Calibri"/>
        </w:rPr>
        <w:t xml:space="preserve"> </w:t>
      </w:r>
      <w:r w:rsidR="00BC34C6">
        <w:rPr>
          <w:rFonts w:ascii="Calibri" w:hAnsi="Calibri" w:cs="Calibri"/>
        </w:rPr>
        <w:t xml:space="preserve">occorre </w:t>
      </w:r>
      <w:r w:rsidR="00BC225F">
        <w:rPr>
          <w:rFonts w:ascii="Calibri" w:hAnsi="Calibri" w:cs="Calibri"/>
        </w:rPr>
        <w:t>procedere come segue</w:t>
      </w:r>
    </w:p>
    <w:p w:rsidR="00BC34C6" w:rsidP="00842DA3" w:rsidRDefault="00BC34C6" w14:paraId="2522B035" w14:textId="1147995C">
      <w:pPr>
        <w:pStyle w:val="ListParagraph"/>
        <w:numPr>
          <w:ilvl w:val="0"/>
          <w:numId w:val="45"/>
        </w:numPr>
        <w:spacing w:before="120" w:after="120"/>
        <w:jc w:val="both"/>
        <w:rPr>
          <w:rFonts w:ascii="Calibri" w:hAnsi="Calibri" w:cs="Calibri"/>
        </w:rPr>
      </w:pPr>
      <w:r>
        <w:rPr>
          <w:rFonts w:ascii="Calibri" w:hAnsi="Calibri" w:cs="Calibri"/>
        </w:rPr>
        <w:t>A inizio elaborazione verr</w:t>
      </w:r>
      <w:r w:rsidR="00C34B2A">
        <w:rPr>
          <w:rFonts w:ascii="Calibri" w:hAnsi="Calibri" w:cs="Calibri"/>
        </w:rPr>
        <w:t>anno</w:t>
      </w:r>
      <w:r>
        <w:rPr>
          <w:rFonts w:ascii="Calibri" w:hAnsi="Calibri" w:cs="Calibri"/>
        </w:rPr>
        <w:t xml:space="preserve"> inserit</w:t>
      </w:r>
      <w:r w:rsidR="00C34B2A">
        <w:rPr>
          <w:rFonts w:ascii="Calibri" w:hAnsi="Calibri" w:cs="Calibri"/>
        </w:rPr>
        <w:t>i</w:t>
      </w:r>
      <w:r>
        <w:rPr>
          <w:rFonts w:ascii="Calibri" w:hAnsi="Calibri" w:cs="Calibri"/>
        </w:rPr>
        <w:t xml:space="preserve"> </w:t>
      </w:r>
      <w:r w:rsidR="00C34B2A">
        <w:rPr>
          <w:rFonts w:ascii="Calibri" w:hAnsi="Calibri" w:cs="Calibri"/>
        </w:rPr>
        <w:t>gli e</w:t>
      </w:r>
      <w:r>
        <w:rPr>
          <w:rFonts w:ascii="Calibri" w:hAnsi="Calibri" w:cs="Calibri"/>
        </w:rPr>
        <w:t>vent</w:t>
      </w:r>
      <w:r w:rsidR="00C34B2A">
        <w:rPr>
          <w:rFonts w:ascii="Calibri" w:hAnsi="Calibri" w:cs="Calibri"/>
        </w:rPr>
        <w:t>i</w:t>
      </w:r>
      <w:r>
        <w:rPr>
          <w:rFonts w:ascii="Calibri" w:hAnsi="Calibri" w:cs="Calibri"/>
        </w:rPr>
        <w:t xml:space="preserve"> “bonus di anzianità </w:t>
      </w:r>
      <w:r w:rsidR="00C92880">
        <w:rPr>
          <w:rFonts w:ascii="Calibri" w:hAnsi="Calibri" w:cs="Calibri"/>
        </w:rPr>
        <w:t>iscrizione</w:t>
      </w:r>
      <w:r>
        <w:rPr>
          <w:rFonts w:ascii="Calibri" w:hAnsi="Calibri" w:cs="Calibri"/>
        </w:rPr>
        <w:t xml:space="preserve">” </w:t>
      </w:r>
      <w:r w:rsidR="008460E0">
        <w:rPr>
          <w:rFonts w:ascii="Calibri" w:hAnsi="Calibri" w:cs="Calibri"/>
        </w:rPr>
        <w:t>corrispondenti ai successivi passaggi a</w:t>
      </w:r>
      <w:r w:rsidR="0039129F">
        <w:rPr>
          <w:rFonts w:ascii="Calibri" w:hAnsi="Calibri" w:cs="Calibri"/>
        </w:rPr>
        <w:t>lle diverse</w:t>
      </w:r>
      <w:r w:rsidR="008460E0">
        <w:rPr>
          <w:rFonts w:ascii="Calibri" w:hAnsi="Calibri" w:cs="Calibri"/>
        </w:rPr>
        <w:t xml:space="preserve"> fasce di et</w:t>
      </w:r>
      <w:r w:rsidR="007469A2">
        <w:rPr>
          <w:rFonts w:ascii="Calibri" w:hAnsi="Calibri" w:cs="Calibri"/>
        </w:rPr>
        <w:t>à</w:t>
      </w:r>
      <w:r w:rsidR="0039129F">
        <w:rPr>
          <w:rFonts w:ascii="Calibri" w:hAnsi="Calibri" w:cs="Calibri"/>
        </w:rPr>
        <w:t>:</w:t>
      </w:r>
    </w:p>
    <w:p w:rsidR="0039129F" w:rsidP="00842DA3" w:rsidRDefault="0039129F" w14:paraId="0E1399E1" w14:textId="285E80BD">
      <w:pPr>
        <w:pStyle w:val="ListParagraph"/>
        <w:numPr>
          <w:ilvl w:val="1"/>
          <w:numId w:val="45"/>
        </w:numPr>
        <w:spacing w:before="120" w:after="120"/>
        <w:jc w:val="both"/>
        <w:rPr>
          <w:rFonts w:ascii="Calibri" w:hAnsi="Calibri" w:cs="Calibri"/>
        </w:rPr>
      </w:pPr>
      <w:r>
        <w:rPr>
          <w:rFonts w:ascii="Calibri" w:hAnsi="Calibri" w:cs="Calibri"/>
        </w:rPr>
        <w:t xml:space="preserve">Se </w:t>
      </w:r>
      <w:r w:rsidRPr="00CB7677" w:rsidR="009B2BF3">
        <w:rPr>
          <w:rFonts w:ascii="Calibri" w:hAnsi="Calibri" w:cs="Calibri"/>
          <w:i/>
          <w:iCs/>
        </w:rPr>
        <w:t>ccRegistrationDate</w:t>
      </w:r>
      <w:r w:rsidRPr="00CA6F52" w:rsidR="009B2BF3">
        <w:rPr>
          <w:rFonts w:ascii="Calibri" w:hAnsi="Calibri" w:cs="Calibri"/>
        </w:rPr>
        <w:t xml:space="preserve"> &lt;</w:t>
      </w:r>
      <w:r w:rsidR="00247FCF">
        <w:rPr>
          <w:rFonts w:ascii="Calibri" w:hAnsi="Calibri" w:cs="Calibri"/>
        </w:rPr>
        <w:t xml:space="preserve"> </w:t>
      </w:r>
      <w:r w:rsidRPr="00E812B2" w:rsidR="00B2586A">
        <w:rPr>
          <w:rFonts w:ascii="Calibri" w:hAnsi="Calibri" w:cs="Calibri"/>
          <w:i/>
        </w:rPr>
        <w:t>licenseCreationDate</w:t>
      </w:r>
      <w:r w:rsidR="009B2BF3">
        <w:rPr>
          <w:rFonts w:ascii="Calibri" w:hAnsi="Calibri" w:cs="Calibri"/>
          <w:i/>
        </w:rPr>
        <w:t xml:space="preserve"> + </w:t>
      </w:r>
      <w:r w:rsidR="00EE4939">
        <w:rPr>
          <w:rFonts w:ascii="Calibri" w:hAnsi="Calibri" w:cs="Calibri"/>
          <w:i/>
        </w:rPr>
        <w:t>5</w:t>
      </w:r>
      <w:r w:rsidR="009B2BF3">
        <w:rPr>
          <w:rFonts w:ascii="Calibri" w:hAnsi="Calibri" w:cs="Calibri"/>
          <w:i/>
        </w:rPr>
        <w:t xml:space="preserve"> anni</w:t>
      </w:r>
      <w:r w:rsidRPr="00C5304B" w:rsidR="00B2586A">
        <w:rPr>
          <w:rFonts w:ascii="Calibri" w:hAnsi="Calibri" w:cs="Calibri"/>
        </w:rPr>
        <w:t xml:space="preserve"> </w:t>
      </w:r>
      <w:r w:rsidR="00CA6F52">
        <w:rPr>
          <w:rFonts w:ascii="Calibri" w:hAnsi="Calibri" w:cs="Calibri"/>
        </w:rPr>
        <w:t>aggiungere un evento</w:t>
      </w:r>
      <w:r w:rsidR="00156581">
        <w:rPr>
          <w:rFonts w:ascii="Calibri" w:hAnsi="Calibri" w:cs="Calibri"/>
        </w:rPr>
        <w:t xml:space="preserve"> </w:t>
      </w:r>
      <w:r w:rsidR="00CB7677">
        <w:rPr>
          <w:rFonts w:ascii="Calibri" w:hAnsi="Calibri" w:cs="Calibri"/>
        </w:rPr>
        <w:t xml:space="preserve">“bonus di anzianità iscrizione” con data </w:t>
      </w:r>
      <w:r w:rsidRPr="00CB7677" w:rsidR="00CB7677">
        <w:rPr>
          <w:rFonts w:ascii="Calibri" w:hAnsi="Calibri" w:cs="Calibri"/>
          <w:i/>
          <w:iCs/>
        </w:rPr>
        <w:t>from</w:t>
      </w:r>
      <w:r w:rsidR="00CB7677">
        <w:rPr>
          <w:rFonts w:ascii="Calibri" w:hAnsi="Calibri" w:cs="Calibri"/>
        </w:rPr>
        <w:t xml:space="preserve"> = (</w:t>
      </w:r>
      <w:r w:rsidRPr="00CB7677" w:rsidR="00CB7677">
        <w:rPr>
          <w:rFonts w:ascii="Calibri" w:hAnsi="Calibri" w:cs="Calibri"/>
          <w:i/>
          <w:iCs/>
        </w:rPr>
        <w:t>ccRegistrationDate</w:t>
      </w:r>
      <w:r w:rsidR="00CB7677">
        <w:rPr>
          <w:rFonts w:ascii="Calibri" w:hAnsi="Calibri" w:cs="Calibri"/>
          <w:i/>
          <w:iCs/>
        </w:rPr>
        <w:t xml:space="preserve"> + </w:t>
      </w:r>
      <w:r w:rsidR="00EE4939">
        <w:rPr>
          <w:rFonts w:ascii="Calibri" w:hAnsi="Calibri" w:cs="Calibri"/>
          <w:i/>
          <w:iCs/>
        </w:rPr>
        <w:t>5</w:t>
      </w:r>
      <w:r w:rsidR="00CB7677">
        <w:rPr>
          <w:rFonts w:ascii="Calibri" w:hAnsi="Calibri" w:cs="Calibri"/>
          <w:i/>
          <w:iCs/>
        </w:rPr>
        <w:t xml:space="preserve"> anni</w:t>
      </w:r>
      <w:r w:rsidR="00CB7677">
        <w:rPr>
          <w:rFonts w:ascii="Calibri" w:hAnsi="Calibri" w:cs="Calibri"/>
        </w:rPr>
        <w:t>)</w:t>
      </w:r>
      <w:r w:rsidR="001055E0">
        <w:rPr>
          <w:rFonts w:ascii="Calibri" w:hAnsi="Calibri" w:cs="Calibri"/>
        </w:rPr>
        <w:t xml:space="preserve"> per considerare il </w:t>
      </w:r>
      <w:r w:rsidR="005F4E99">
        <w:rPr>
          <w:rFonts w:ascii="Calibri" w:hAnsi="Calibri" w:cs="Calibri"/>
        </w:rPr>
        <w:t>passaggio alla fasci</w:t>
      </w:r>
      <w:r w:rsidR="00EE4939">
        <w:rPr>
          <w:rFonts w:ascii="Calibri" w:hAnsi="Calibri" w:cs="Calibri"/>
        </w:rPr>
        <w:t>a di Anzianità di iscrizione “</w:t>
      </w:r>
      <w:r w:rsidR="003C429E">
        <w:rPr>
          <w:rFonts w:ascii="Calibri" w:hAnsi="Calibri" w:cs="Calibri"/>
        </w:rPr>
        <w:t>da 5 a 10 anni</w:t>
      </w:r>
      <w:r w:rsidR="00EE4939">
        <w:rPr>
          <w:rFonts w:ascii="Calibri" w:hAnsi="Calibri" w:cs="Calibri"/>
        </w:rPr>
        <w:t>”</w:t>
      </w:r>
    </w:p>
    <w:p w:rsidR="00C8699B" w:rsidP="00842DA3" w:rsidRDefault="00C8699B" w14:paraId="3BF58EDD" w14:textId="7B918687">
      <w:pPr>
        <w:pStyle w:val="ListParagraph"/>
        <w:numPr>
          <w:ilvl w:val="1"/>
          <w:numId w:val="45"/>
        </w:numPr>
        <w:spacing w:before="120" w:after="120"/>
        <w:jc w:val="both"/>
        <w:rPr>
          <w:rFonts w:ascii="Calibri" w:hAnsi="Calibri" w:cs="Calibri"/>
        </w:rPr>
      </w:pPr>
      <w:r>
        <w:rPr>
          <w:rFonts w:ascii="Calibri" w:hAnsi="Calibri" w:cs="Calibri"/>
        </w:rPr>
        <w:t xml:space="preserve">Se </w:t>
      </w:r>
      <w:r w:rsidRPr="00CB7677">
        <w:rPr>
          <w:rFonts w:ascii="Calibri" w:hAnsi="Calibri" w:cs="Calibri"/>
          <w:i/>
          <w:iCs/>
        </w:rPr>
        <w:t>ccRegistrationDate</w:t>
      </w:r>
      <w:r w:rsidRPr="00CA6F52">
        <w:rPr>
          <w:rFonts w:ascii="Calibri" w:hAnsi="Calibri" w:cs="Calibri"/>
        </w:rPr>
        <w:t xml:space="preserve"> &lt;</w:t>
      </w:r>
      <w:r>
        <w:rPr>
          <w:rFonts w:ascii="Calibri" w:hAnsi="Calibri" w:cs="Calibri"/>
        </w:rPr>
        <w:t xml:space="preserve"> </w:t>
      </w:r>
      <w:r w:rsidRPr="00E812B2">
        <w:rPr>
          <w:rFonts w:ascii="Calibri" w:hAnsi="Calibri" w:cs="Calibri"/>
          <w:i/>
        </w:rPr>
        <w:t>licenseCreationDate</w:t>
      </w:r>
      <w:r>
        <w:rPr>
          <w:rFonts w:ascii="Calibri" w:hAnsi="Calibri" w:cs="Calibri"/>
          <w:i/>
        </w:rPr>
        <w:t xml:space="preserve"> + 11 anni</w:t>
      </w:r>
      <w:r w:rsidRPr="00C5304B">
        <w:rPr>
          <w:rFonts w:ascii="Calibri" w:hAnsi="Calibri" w:cs="Calibri"/>
        </w:rPr>
        <w:t xml:space="preserve"> </w:t>
      </w:r>
      <w:r>
        <w:rPr>
          <w:rFonts w:ascii="Calibri" w:hAnsi="Calibri" w:cs="Calibri"/>
        </w:rPr>
        <w:t xml:space="preserve">aggiungere un evento “bonus di anzianità iscrizione” con data </w:t>
      </w:r>
      <w:r w:rsidRPr="00CB7677">
        <w:rPr>
          <w:rFonts w:ascii="Calibri" w:hAnsi="Calibri" w:cs="Calibri"/>
          <w:i/>
          <w:iCs/>
        </w:rPr>
        <w:t>from</w:t>
      </w:r>
      <w:r>
        <w:rPr>
          <w:rFonts w:ascii="Calibri" w:hAnsi="Calibri" w:cs="Calibri"/>
        </w:rPr>
        <w:t xml:space="preserve"> = (</w:t>
      </w:r>
      <w:r w:rsidRPr="00CB7677">
        <w:rPr>
          <w:rFonts w:ascii="Calibri" w:hAnsi="Calibri" w:cs="Calibri"/>
          <w:i/>
          <w:iCs/>
        </w:rPr>
        <w:t>ccRegistrationDate</w:t>
      </w:r>
      <w:r>
        <w:rPr>
          <w:rFonts w:ascii="Calibri" w:hAnsi="Calibri" w:cs="Calibri"/>
          <w:i/>
          <w:iCs/>
        </w:rPr>
        <w:t xml:space="preserve"> + </w:t>
      </w:r>
      <w:r w:rsidR="00E73F04">
        <w:rPr>
          <w:rFonts w:ascii="Calibri" w:hAnsi="Calibri" w:cs="Calibri"/>
          <w:i/>
          <w:iCs/>
        </w:rPr>
        <w:t>11</w:t>
      </w:r>
      <w:r>
        <w:rPr>
          <w:rFonts w:ascii="Calibri" w:hAnsi="Calibri" w:cs="Calibri"/>
          <w:i/>
          <w:iCs/>
        </w:rPr>
        <w:t xml:space="preserve"> anni</w:t>
      </w:r>
      <w:r>
        <w:rPr>
          <w:rFonts w:ascii="Calibri" w:hAnsi="Calibri" w:cs="Calibri"/>
        </w:rPr>
        <w:t>)</w:t>
      </w:r>
      <w:r w:rsidRPr="007C0813" w:rsidR="007C0813">
        <w:rPr>
          <w:rFonts w:ascii="Calibri" w:hAnsi="Calibri" w:cs="Calibri"/>
        </w:rPr>
        <w:t xml:space="preserve"> </w:t>
      </w:r>
      <w:r w:rsidR="007C0813">
        <w:rPr>
          <w:rFonts w:ascii="Calibri" w:hAnsi="Calibri" w:cs="Calibri"/>
        </w:rPr>
        <w:t>per considerare il passaggio alla fascia di Anzianità di iscrizione “da 1</w:t>
      </w:r>
      <w:r w:rsidR="00E24946">
        <w:rPr>
          <w:rFonts w:ascii="Calibri" w:hAnsi="Calibri" w:cs="Calibri"/>
        </w:rPr>
        <w:t>1</w:t>
      </w:r>
      <w:r w:rsidR="007C0813">
        <w:rPr>
          <w:rFonts w:ascii="Calibri" w:hAnsi="Calibri" w:cs="Calibri"/>
        </w:rPr>
        <w:t xml:space="preserve"> a 1</w:t>
      </w:r>
      <w:r w:rsidR="00E24946">
        <w:rPr>
          <w:rFonts w:ascii="Calibri" w:hAnsi="Calibri" w:cs="Calibri"/>
        </w:rPr>
        <w:t>5</w:t>
      </w:r>
      <w:r w:rsidR="007C0813">
        <w:rPr>
          <w:rFonts w:ascii="Calibri" w:hAnsi="Calibri" w:cs="Calibri"/>
        </w:rPr>
        <w:t xml:space="preserve"> anni”</w:t>
      </w:r>
    </w:p>
    <w:p w:rsidR="00E24946" w:rsidP="00842DA3" w:rsidRDefault="00E24946" w14:paraId="5C42B76E" w14:textId="4F0EE470">
      <w:pPr>
        <w:pStyle w:val="ListParagraph"/>
        <w:numPr>
          <w:ilvl w:val="1"/>
          <w:numId w:val="45"/>
        </w:numPr>
        <w:spacing w:before="120" w:after="120"/>
        <w:jc w:val="both"/>
        <w:rPr>
          <w:rFonts w:ascii="Calibri" w:hAnsi="Calibri" w:cs="Calibri"/>
        </w:rPr>
      </w:pPr>
      <w:r>
        <w:rPr>
          <w:rFonts w:ascii="Calibri" w:hAnsi="Calibri" w:cs="Calibri"/>
        </w:rPr>
        <w:t xml:space="preserve">Se </w:t>
      </w:r>
      <w:r w:rsidRPr="00CB7677">
        <w:rPr>
          <w:rFonts w:ascii="Calibri" w:hAnsi="Calibri" w:cs="Calibri"/>
          <w:i/>
          <w:iCs/>
        </w:rPr>
        <w:t>ccRegistrationDate</w:t>
      </w:r>
      <w:r w:rsidRPr="00CA6F52">
        <w:rPr>
          <w:rFonts w:ascii="Calibri" w:hAnsi="Calibri" w:cs="Calibri"/>
        </w:rPr>
        <w:t xml:space="preserve"> &lt;</w:t>
      </w:r>
      <w:r>
        <w:rPr>
          <w:rFonts w:ascii="Calibri" w:hAnsi="Calibri" w:cs="Calibri"/>
        </w:rPr>
        <w:t xml:space="preserve"> </w:t>
      </w:r>
      <w:r w:rsidRPr="00E812B2">
        <w:rPr>
          <w:rFonts w:ascii="Calibri" w:hAnsi="Calibri" w:cs="Calibri"/>
          <w:i/>
        </w:rPr>
        <w:t>licenseCreationDate</w:t>
      </w:r>
      <w:r>
        <w:rPr>
          <w:rFonts w:ascii="Calibri" w:hAnsi="Calibri" w:cs="Calibri"/>
          <w:i/>
        </w:rPr>
        <w:t xml:space="preserve"> + 1</w:t>
      </w:r>
      <w:r w:rsidR="00C32AF9">
        <w:rPr>
          <w:rFonts w:ascii="Calibri" w:hAnsi="Calibri" w:cs="Calibri"/>
          <w:i/>
        </w:rPr>
        <w:t>6</w:t>
      </w:r>
      <w:r>
        <w:rPr>
          <w:rFonts w:ascii="Calibri" w:hAnsi="Calibri" w:cs="Calibri"/>
          <w:i/>
        </w:rPr>
        <w:t xml:space="preserve"> anni</w:t>
      </w:r>
      <w:r w:rsidRPr="00C5304B">
        <w:rPr>
          <w:rFonts w:ascii="Calibri" w:hAnsi="Calibri" w:cs="Calibri"/>
        </w:rPr>
        <w:t xml:space="preserve"> </w:t>
      </w:r>
      <w:r>
        <w:rPr>
          <w:rFonts w:ascii="Calibri" w:hAnsi="Calibri" w:cs="Calibri"/>
        </w:rPr>
        <w:t xml:space="preserve">aggiungere un evento “bonus di anzianità iscrizione” con data </w:t>
      </w:r>
      <w:r w:rsidRPr="00CB7677">
        <w:rPr>
          <w:rFonts w:ascii="Calibri" w:hAnsi="Calibri" w:cs="Calibri"/>
          <w:i/>
          <w:iCs/>
        </w:rPr>
        <w:t>from</w:t>
      </w:r>
      <w:r>
        <w:rPr>
          <w:rFonts w:ascii="Calibri" w:hAnsi="Calibri" w:cs="Calibri"/>
        </w:rPr>
        <w:t xml:space="preserve"> = (</w:t>
      </w:r>
      <w:r w:rsidRPr="00CB7677">
        <w:rPr>
          <w:rFonts w:ascii="Calibri" w:hAnsi="Calibri" w:cs="Calibri"/>
          <w:i/>
          <w:iCs/>
        </w:rPr>
        <w:t>ccRegistrationDate</w:t>
      </w:r>
      <w:r>
        <w:rPr>
          <w:rFonts w:ascii="Calibri" w:hAnsi="Calibri" w:cs="Calibri"/>
          <w:i/>
          <w:iCs/>
        </w:rPr>
        <w:t xml:space="preserve"> + 1</w:t>
      </w:r>
      <w:r w:rsidR="00C32AF9">
        <w:rPr>
          <w:rFonts w:ascii="Calibri" w:hAnsi="Calibri" w:cs="Calibri"/>
          <w:i/>
          <w:iCs/>
        </w:rPr>
        <w:t>6</w:t>
      </w:r>
      <w:r>
        <w:rPr>
          <w:rFonts w:ascii="Calibri" w:hAnsi="Calibri" w:cs="Calibri"/>
          <w:i/>
          <w:iCs/>
        </w:rPr>
        <w:t xml:space="preserve"> anni</w:t>
      </w:r>
      <w:r>
        <w:rPr>
          <w:rFonts w:ascii="Calibri" w:hAnsi="Calibri" w:cs="Calibri"/>
        </w:rPr>
        <w:t>)</w:t>
      </w:r>
      <w:r w:rsidRPr="007C0813">
        <w:rPr>
          <w:rFonts w:ascii="Calibri" w:hAnsi="Calibri" w:cs="Calibri"/>
        </w:rPr>
        <w:t xml:space="preserve"> </w:t>
      </w:r>
      <w:r>
        <w:rPr>
          <w:rFonts w:ascii="Calibri" w:hAnsi="Calibri" w:cs="Calibri"/>
        </w:rPr>
        <w:t>per considerare il passaggio alla fascia di Anzianità di iscrizione “da 1</w:t>
      </w:r>
      <w:r w:rsidR="00C32AF9">
        <w:rPr>
          <w:rFonts w:ascii="Calibri" w:hAnsi="Calibri" w:cs="Calibri"/>
        </w:rPr>
        <w:t>6</w:t>
      </w:r>
      <w:r>
        <w:rPr>
          <w:rFonts w:ascii="Calibri" w:hAnsi="Calibri" w:cs="Calibri"/>
        </w:rPr>
        <w:t xml:space="preserve"> a </w:t>
      </w:r>
      <w:r w:rsidR="00C32AF9">
        <w:rPr>
          <w:rFonts w:ascii="Calibri" w:hAnsi="Calibri" w:cs="Calibri"/>
        </w:rPr>
        <w:t>20</w:t>
      </w:r>
      <w:r>
        <w:rPr>
          <w:rFonts w:ascii="Calibri" w:hAnsi="Calibri" w:cs="Calibri"/>
        </w:rPr>
        <w:t xml:space="preserve"> anni”</w:t>
      </w:r>
    </w:p>
    <w:p w:rsidR="00C32AF9" w:rsidP="00842DA3" w:rsidRDefault="00C32AF9" w14:paraId="095E6D2A" w14:textId="110802BE">
      <w:pPr>
        <w:pStyle w:val="ListParagraph"/>
        <w:numPr>
          <w:ilvl w:val="1"/>
          <w:numId w:val="45"/>
        </w:numPr>
        <w:spacing w:before="120" w:after="120"/>
        <w:jc w:val="both"/>
        <w:rPr>
          <w:rFonts w:ascii="Calibri" w:hAnsi="Calibri" w:cs="Calibri"/>
        </w:rPr>
      </w:pPr>
      <w:r>
        <w:rPr>
          <w:rFonts w:ascii="Calibri" w:hAnsi="Calibri" w:cs="Calibri"/>
        </w:rPr>
        <w:t xml:space="preserve">Se </w:t>
      </w:r>
      <w:r w:rsidRPr="00CB7677">
        <w:rPr>
          <w:rFonts w:ascii="Calibri" w:hAnsi="Calibri" w:cs="Calibri"/>
          <w:i/>
          <w:iCs/>
        </w:rPr>
        <w:t>ccRegistrationDate</w:t>
      </w:r>
      <w:r w:rsidRPr="00CA6F52">
        <w:rPr>
          <w:rFonts w:ascii="Calibri" w:hAnsi="Calibri" w:cs="Calibri"/>
        </w:rPr>
        <w:t xml:space="preserve"> &lt;</w:t>
      </w:r>
      <w:r>
        <w:rPr>
          <w:rFonts w:ascii="Calibri" w:hAnsi="Calibri" w:cs="Calibri"/>
        </w:rPr>
        <w:t xml:space="preserve"> </w:t>
      </w:r>
      <w:r w:rsidRPr="00E812B2">
        <w:rPr>
          <w:rFonts w:ascii="Calibri" w:hAnsi="Calibri" w:cs="Calibri"/>
          <w:i/>
        </w:rPr>
        <w:t>licenseCreationDate</w:t>
      </w:r>
      <w:r>
        <w:rPr>
          <w:rFonts w:ascii="Calibri" w:hAnsi="Calibri" w:cs="Calibri"/>
          <w:i/>
        </w:rPr>
        <w:t xml:space="preserve"> + </w:t>
      </w:r>
      <w:r w:rsidR="008970D1">
        <w:rPr>
          <w:rFonts w:ascii="Calibri" w:hAnsi="Calibri" w:cs="Calibri"/>
          <w:i/>
        </w:rPr>
        <w:t>2</w:t>
      </w:r>
      <w:r>
        <w:rPr>
          <w:rFonts w:ascii="Calibri" w:hAnsi="Calibri" w:cs="Calibri"/>
          <w:i/>
        </w:rPr>
        <w:t>1 anni</w:t>
      </w:r>
      <w:r w:rsidRPr="00C5304B">
        <w:rPr>
          <w:rFonts w:ascii="Calibri" w:hAnsi="Calibri" w:cs="Calibri"/>
        </w:rPr>
        <w:t xml:space="preserve"> </w:t>
      </w:r>
      <w:r>
        <w:rPr>
          <w:rFonts w:ascii="Calibri" w:hAnsi="Calibri" w:cs="Calibri"/>
        </w:rPr>
        <w:t xml:space="preserve">aggiungere un evento “bonus di anzianità iscrizione” con data </w:t>
      </w:r>
      <w:r w:rsidRPr="00CB7677">
        <w:rPr>
          <w:rFonts w:ascii="Calibri" w:hAnsi="Calibri" w:cs="Calibri"/>
          <w:i/>
          <w:iCs/>
        </w:rPr>
        <w:t>from</w:t>
      </w:r>
      <w:r>
        <w:rPr>
          <w:rFonts w:ascii="Calibri" w:hAnsi="Calibri" w:cs="Calibri"/>
        </w:rPr>
        <w:t xml:space="preserve"> = (</w:t>
      </w:r>
      <w:r w:rsidRPr="00CB7677">
        <w:rPr>
          <w:rFonts w:ascii="Calibri" w:hAnsi="Calibri" w:cs="Calibri"/>
          <w:i/>
          <w:iCs/>
        </w:rPr>
        <w:t>ccRegistrationDate</w:t>
      </w:r>
      <w:r>
        <w:rPr>
          <w:rFonts w:ascii="Calibri" w:hAnsi="Calibri" w:cs="Calibri"/>
          <w:i/>
          <w:iCs/>
        </w:rPr>
        <w:t xml:space="preserve"> + </w:t>
      </w:r>
      <w:r w:rsidR="008970D1">
        <w:rPr>
          <w:rFonts w:ascii="Calibri" w:hAnsi="Calibri" w:cs="Calibri"/>
          <w:i/>
          <w:iCs/>
        </w:rPr>
        <w:t>2</w:t>
      </w:r>
      <w:r>
        <w:rPr>
          <w:rFonts w:ascii="Calibri" w:hAnsi="Calibri" w:cs="Calibri"/>
          <w:i/>
          <w:iCs/>
        </w:rPr>
        <w:t>1 anni</w:t>
      </w:r>
      <w:r>
        <w:rPr>
          <w:rFonts w:ascii="Calibri" w:hAnsi="Calibri" w:cs="Calibri"/>
        </w:rPr>
        <w:t>)</w:t>
      </w:r>
      <w:r w:rsidRPr="007C0813">
        <w:rPr>
          <w:rFonts w:ascii="Calibri" w:hAnsi="Calibri" w:cs="Calibri"/>
        </w:rPr>
        <w:t xml:space="preserve"> </w:t>
      </w:r>
      <w:r>
        <w:rPr>
          <w:rFonts w:ascii="Calibri" w:hAnsi="Calibri" w:cs="Calibri"/>
        </w:rPr>
        <w:t>per considerare il passaggio alla fascia di Anzianità di iscrizione “</w:t>
      </w:r>
      <w:r w:rsidR="008970D1">
        <w:rPr>
          <w:rFonts w:ascii="Calibri" w:hAnsi="Calibri" w:cs="Calibri"/>
        </w:rPr>
        <w:t>oltre 20</w:t>
      </w:r>
      <w:r>
        <w:rPr>
          <w:rFonts w:ascii="Calibri" w:hAnsi="Calibri" w:cs="Calibri"/>
        </w:rPr>
        <w:t xml:space="preserve"> anni”</w:t>
      </w:r>
    </w:p>
    <w:p w:rsidR="00BC34C6" w:rsidP="00842DA3" w:rsidRDefault="00BC34C6" w14:paraId="3ECE9C5F" w14:textId="50EB4E43">
      <w:pPr>
        <w:pStyle w:val="ListParagraph"/>
        <w:numPr>
          <w:ilvl w:val="0"/>
          <w:numId w:val="45"/>
        </w:numPr>
        <w:spacing w:before="120" w:after="120"/>
        <w:jc w:val="both"/>
        <w:rPr>
          <w:rFonts w:ascii="Calibri" w:hAnsi="Calibri" w:cs="Calibri"/>
        </w:rPr>
      </w:pPr>
      <w:r>
        <w:rPr>
          <w:rFonts w:ascii="Calibri" w:hAnsi="Calibri" w:cs="Calibri"/>
        </w:rPr>
        <w:t>Allo scadere della data di decorrenza del Bonus (</w:t>
      </w:r>
      <w:r w:rsidR="008F0397">
        <w:rPr>
          <w:rFonts w:ascii="Calibri" w:hAnsi="Calibri" w:cs="Calibri"/>
        </w:rPr>
        <w:t>from</w:t>
      </w:r>
      <w:r>
        <w:rPr>
          <w:rFonts w:ascii="Calibri" w:hAnsi="Calibri" w:cs="Calibri"/>
        </w:rPr>
        <w:t xml:space="preserve">, minore della data corrente) il punteggio verrà incrementato </w:t>
      </w:r>
      <w:r w:rsidR="003B4392">
        <w:rPr>
          <w:rFonts w:ascii="Calibri" w:hAnsi="Calibri" w:cs="Calibri"/>
        </w:rPr>
        <w:t>dei seguenti valori</w:t>
      </w:r>
    </w:p>
    <w:p w:rsidRPr="008B27C0" w:rsidR="003B4392" w:rsidP="00842DA3" w:rsidRDefault="001964DD" w14:paraId="4F589CEE" w14:textId="7D751203">
      <w:pPr>
        <w:pStyle w:val="ListParagraph"/>
        <w:numPr>
          <w:ilvl w:val="1"/>
          <w:numId w:val="45"/>
        </w:numPr>
        <w:spacing w:before="120" w:after="120"/>
        <w:jc w:val="both"/>
        <w:rPr>
          <w:rFonts w:ascii="Calibri" w:hAnsi="Calibri" w:cs="Calibri"/>
        </w:rPr>
      </w:pPr>
      <w:r>
        <w:rPr>
          <w:rFonts w:ascii="Calibri" w:hAnsi="Calibri" w:cs="Calibri"/>
          <w:i/>
          <w:iCs/>
        </w:rPr>
        <w:t xml:space="preserve">Se </w:t>
      </w:r>
      <w:r w:rsidRPr="00CB7677" w:rsidR="00FD4290">
        <w:rPr>
          <w:rFonts w:ascii="Calibri" w:hAnsi="Calibri" w:cs="Calibri"/>
          <w:i/>
          <w:iCs/>
        </w:rPr>
        <w:t>ccRegistrationDate</w:t>
      </w:r>
      <w:r w:rsidR="009129A0">
        <w:rPr>
          <w:rFonts w:ascii="Calibri" w:hAnsi="Calibri" w:cs="Calibri"/>
          <w:i/>
        </w:rPr>
        <w:t xml:space="preserve"> + 5 anni</w:t>
      </w:r>
      <w:r w:rsidRPr="00CA6F52" w:rsidR="00FD4290">
        <w:rPr>
          <w:rFonts w:ascii="Calibri" w:hAnsi="Calibri" w:cs="Calibri"/>
        </w:rPr>
        <w:t xml:space="preserve"> &lt;</w:t>
      </w:r>
      <w:r w:rsidR="00FD4290">
        <w:rPr>
          <w:rFonts w:ascii="Calibri" w:hAnsi="Calibri" w:cs="Calibri"/>
        </w:rPr>
        <w:t xml:space="preserve"> </w:t>
      </w:r>
      <w:r w:rsidR="009129A0">
        <w:rPr>
          <w:rFonts w:ascii="Calibri" w:hAnsi="Calibri" w:cs="Calibri"/>
          <w:i/>
        </w:rPr>
        <w:t xml:space="preserve">now </w:t>
      </w:r>
      <w:r w:rsidR="009129A0">
        <w:rPr>
          <w:rFonts w:ascii="Calibri" w:hAnsi="Calibri" w:cs="Calibri"/>
          <w:iCs/>
        </w:rPr>
        <w:t xml:space="preserve"> </w:t>
      </w:r>
      <w:r w:rsidR="0074578E">
        <w:rPr>
          <w:rFonts w:ascii="Calibri" w:hAnsi="Calibri" w:cs="Calibri"/>
          <w:iCs/>
        </w:rPr>
        <w:t>di 3 punti (</w:t>
      </w:r>
      <w:r w:rsidR="008127F0">
        <w:rPr>
          <w:rFonts w:ascii="Calibri" w:hAnsi="Calibri" w:cs="Calibri"/>
          <w:iCs/>
        </w:rPr>
        <w:t xml:space="preserve">incremento rispetto al punteggio inziale per il </w:t>
      </w:r>
      <w:r w:rsidR="0074578E">
        <w:rPr>
          <w:rFonts w:ascii="Calibri" w:hAnsi="Calibri" w:cs="Calibri"/>
          <w:iCs/>
        </w:rPr>
        <w:t xml:space="preserve">passaggio </w:t>
      </w:r>
      <w:r w:rsidR="008127F0">
        <w:rPr>
          <w:rFonts w:ascii="Calibri" w:hAnsi="Calibri" w:cs="Calibri"/>
          <w:iCs/>
        </w:rPr>
        <w:t xml:space="preserve">alla fascia </w:t>
      </w:r>
      <w:r w:rsidR="008127F0">
        <w:rPr>
          <w:rFonts w:ascii="Calibri" w:hAnsi="Calibri" w:cs="Calibri"/>
        </w:rPr>
        <w:t>“da 5 a 10 anni”</w:t>
      </w:r>
      <w:r w:rsidR="0074578E">
        <w:rPr>
          <w:rFonts w:ascii="Calibri" w:hAnsi="Calibri" w:cs="Calibri"/>
          <w:iCs/>
        </w:rPr>
        <w:t>)</w:t>
      </w:r>
    </w:p>
    <w:p w:rsidR="008B27C0" w:rsidP="00842DA3" w:rsidRDefault="008B27C0" w14:paraId="39F608AE" w14:textId="0FDC0B0E">
      <w:pPr>
        <w:pStyle w:val="ListParagraph"/>
        <w:numPr>
          <w:ilvl w:val="1"/>
          <w:numId w:val="45"/>
        </w:numPr>
        <w:spacing w:before="120" w:after="120"/>
        <w:jc w:val="both"/>
        <w:rPr>
          <w:rFonts w:ascii="Calibri" w:hAnsi="Calibri" w:cs="Calibri"/>
        </w:rPr>
      </w:pPr>
      <w:r>
        <w:rPr>
          <w:rFonts w:ascii="Calibri" w:hAnsi="Calibri" w:cs="Calibri"/>
          <w:i/>
          <w:iCs/>
        </w:rPr>
        <w:t xml:space="preserve">Se </w:t>
      </w:r>
      <w:r w:rsidRPr="00CB7677">
        <w:rPr>
          <w:rFonts w:ascii="Calibri" w:hAnsi="Calibri" w:cs="Calibri"/>
          <w:i/>
          <w:iCs/>
        </w:rPr>
        <w:t>ccRegistrationDate</w:t>
      </w:r>
      <w:r>
        <w:rPr>
          <w:rFonts w:ascii="Calibri" w:hAnsi="Calibri" w:cs="Calibri"/>
          <w:i/>
        </w:rPr>
        <w:t xml:space="preserve"> + </w:t>
      </w:r>
      <w:r w:rsidR="00DE636A">
        <w:rPr>
          <w:rFonts w:ascii="Calibri" w:hAnsi="Calibri" w:cs="Calibri"/>
          <w:i/>
        </w:rPr>
        <w:t>11</w:t>
      </w:r>
      <w:r>
        <w:rPr>
          <w:rFonts w:ascii="Calibri" w:hAnsi="Calibri" w:cs="Calibri"/>
          <w:i/>
        </w:rPr>
        <w:t xml:space="preserve"> anni</w:t>
      </w:r>
      <w:r w:rsidRPr="00CA6F52">
        <w:rPr>
          <w:rFonts w:ascii="Calibri" w:hAnsi="Calibri" w:cs="Calibri"/>
        </w:rPr>
        <w:t xml:space="preserve"> &lt;</w:t>
      </w:r>
      <w:r>
        <w:rPr>
          <w:rFonts w:ascii="Calibri" w:hAnsi="Calibri" w:cs="Calibri"/>
        </w:rPr>
        <w:t xml:space="preserve"> </w:t>
      </w:r>
      <w:r>
        <w:rPr>
          <w:rFonts w:ascii="Calibri" w:hAnsi="Calibri" w:cs="Calibri"/>
          <w:i/>
        </w:rPr>
        <w:t xml:space="preserve">now </w:t>
      </w:r>
      <w:r>
        <w:rPr>
          <w:rFonts w:ascii="Calibri" w:hAnsi="Calibri" w:cs="Calibri"/>
          <w:iCs/>
        </w:rPr>
        <w:t xml:space="preserve"> di </w:t>
      </w:r>
      <w:r w:rsidR="00550418">
        <w:rPr>
          <w:rFonts w:ascii="Calibri" w:hAnsi="Calibri" w:cs="Calibri"/>
          <w:iCs/>
        </w:rPr>
        <w:t>2</w:t>
      </w:r>
      <w:r>
        <w:rPr>
          <w:rFonts w:ascii="Calibri" w:hAnsi="Calibri" w:cs="Calibri"/>
          <w:iCs/>
        </w:rPr>
        <w:t xml:space="preserve"> punti (incremento rispetto al punteggio </w:t>
      </w:r>
      <w:r w:rsidR="000C4745">
        <w:rPr>
          <w:rFonts w:ascii="Calibri" w:hAnsi="Calibri" w:cs="Calibri"/>
          <w:iCs/>
        </w:rPr>
        <w:t>precedente</w:t>
      </w:r>
      <w:r>
        <w:rPr>
          <w:rFonts w:ascii="Calibri" w:hAnsi="Calibri" w:cs="Calibri"/>
          <w:iCs/>
        </w:rPr>
        <w:t xml:space="preserve"> per il passaggio alla fascia </w:t>
      </w:r>
      <w:r w:rsidR="00550418">
        <w:rPr>
          <w:rFonts w:ascii="Calibri" w:hAnsi="Calibri" w:cs="Calibri"/>
        </w:rPr>
        <w:t>“da 11 a 15 anni”</w:t>
      </w:r>
      <w:r>
        <w:rPr>
          <w:rFonts w:ascii="Calibri" w:hAnsi="Calibri" w:cs="Calibri"/>
          <w:iCs/>
        </w:rPr>
        <w:t>)</w:t>
      </w:r>
    </w:p>
    <w:p w:rsidR="00314350" w:rsidP="00842DA3" w:rsidRDefault="00314350" w14:paraId="5F8D7F8D" w14:textId="20E7AE15">
      <w:pPr>
        <w:pStyle w:val="ListParagraph"/>
        <w:numPr>
          <w:ilvl w:val="1"/>
          <w:numId w:val="45"/>
        </w:numPr>
        <w:spacing w:before="120" w:after="120"/>
        <w:jc w:val="both"/>
        <w:rPr>
          <w:rFonts w:ascii="Calibri" w:hAnsi="Calibri" w:cs="Calibri"/>
        </w:rPr>
      </w:pPr>
      <w:r>
        <w:rPr>
          <w:rFonts w:ascii="Calibri" w:hAnsi="Calibri" w:cs="Calibri"/>
          <w:i/>
          <w:iCs/>
        </w:rPr>
        <w:t xml:space="preserve">Se </w:t>
      </w:r>
      <w:r w:rsidRPr="00CB7677">
        <w:rPr>
          <w:rFonts w:ascii="Calibri" w:hAnsi="Calibri" w:cs="Calibri"/>
          <w:i/>
          <w:iCs/>
        </w:rPr>
        <w:t>ccRegistrationDate</w:t>
      </w:r>
      <w:r>
        <w:rPr>
          <w:rFonts w:ascii="Calibri" w:hAnsi="Calibri" w:cs="Calibri"/>
          <w:i/>
        </w:rPr>
        <w:t xml:space="preserve"> + 1</w:t>
      </w:r>
      <w:r w:rsidR="00701BB7">
        <w:rPr>
          <w:rFonts w:ascii="Calibri" w:hAnsi="Calibri" w:cs="Calibri"/>
          <w:i/>
        </w:rPr>
        <w:t>6</w:t>
      </w:r>
      <w:r>
        <w:rPr>
          <w:rFonts w:ascii="Calibri" w:hAnsi="Calibri" w:cs="Calibri"/>
          <w:i/>
        </w:rPr>
        <w:t xml:space="preserve"> anni</w:t>
      </w:r>
      <w:r w:rsidRPr="00CA6F52">
        <w:rPr>
          <w:rFonts w:ascii="Calibri" w:hAnsi="Calibri" w:cs="Calibri"/>
        </w:rPr>
        <w:t xml:space="preserve"> &lt;</w:t>
      </w:r>
      <w:r>
        <w:rPr>
          <w:rFonts w:ascii="Calibri" w:hAnsi="Calibri" w:cs="Calibri"/>
        </w:rPr>
        <w:t xml:space="preserve"> </w:t>
      </w:r>
      <w:r>
        <w:rPr>
          <w:rFonts w:ascii="Calibri" w:hAnsi="Calibri" w:cs="Calibri"/>
          <w:i/>
        </w:rPr>
        <w:t xml:space="preserve">now </w:t>
      </w:r>
      <w:r>
        <w:rPr>
          <w:rFonts w:ascii="Calibri" w:hAnsi="Calibri" w:cs="Calibri"/>
          <w:iCs/>
        </w:rPr>
        <w:t xml:space="preserve"> di </w:t>
      </w:r>
      <w:r w:rsidR="00701BB7">
        <w:rPr>
          <w:rFonts w:ascii="Calibri" w:hAnsi="Calibri" w:cs="Calibri"/>
          <w:iCs/>
        </w:rPr>
        <w:t>3</w:t>
      </w:r>
      <w:r>
        <w:rPr>
          <w:rFonts w:ascii="Calibri" w:hAnsi="Calibri" w:cs="Calibri"/>
          <w:iCs/>
        </w:rPr>
        <w:t xml:space="preserve"> punti (incremento rispetto al punteggio precedente per il passaggio alla fascia </w:t>
      </w:r>
      <w:r>
        <w:rPr>
          <w:rFonts w:ascii="Calibri" w:hAnsi="Calibri" w:cs="Calibri"/>
        </w:rPr>
        <w:t>“da 1</w:t>
      </w:r>
      <w:r w:rsidR="00EB4CD8">
        <w:rPr>
          <w:rFonts w:ascii="Calibri" w:hAnsi="Calibri" w:cs="Calibri"/>
        </w:rPr>
        <w:t>6</w:t>
      </w:r>
      <w:r>
        <w:rPr>
          <w:rFonts w:ascii="Calibri" w:hAnsi="Calibri" w:cs="Calibri"/>
        </w:rPr>
        <w:t xml:space="preserve"> a </w:t>
      </w:r>
      <w:r w:rsidR="00EB4CD8">
        <w:rPr>
          <w:rFonts w:ascii="Calibri" w:hAnsi="Calibri" w:cs="Calibri"/>
        </w:rPr>
        <w:t>20</w:t>
      </w:r>
      <w:r>
        <w:rPr>
          <w:rFonts w:ascii="Calibri" w:hAnsi="Calibri" w:cs="Calibri"/>
        </w:rPr>
        <w:t xml:space="preserve"> anni”</w:t>
      </w:r>
      <w:r>
        <w:rPr>
          <w:rFonts w:ascii="Calibri" w:hAnsi="Calibri" w:cs="Calibri"/>
          <w:iCs/>
        </w:rPr>
        <w:t>)</w:t>
      </w:r>
    </w:p>
    <w:p w:rsidRPr="00101097" w:rsidR="008B27C0" w:rsidP="00842DA3" w:rsidRDefault="00EB4CD8" w14:paraId="468A128A" w14:textId="09ED169F">
      <w:pPr>
        <w:pStyle w:val="ListParagraph"/>
        <w:numPr>
          <w:ilvl w:val="1"/>
          <w:numId w:val="45"/>
        </w:numPr>
        <w:spacing w:before="120" w:after="120"/>
        <w:jc w:val="both"/>
        <w:rPr>
          <w:rFonts w:ascii="Calibri" w:hAnsi="Calibri" w:cs="Calibri"/>
        </w:rPr>
      </w:pPr>
      <w:r>
        <w:rPr>
          <w:rFonts w:ascii="Calibri" w:hAnsi="Calibri" w:cs="Calibri"/>
          <w:i/>
          <w:iCs/>
        </w:rPr>
        <w:t xml:space="preserve">Se </w:t>
      </w:r>
      <w:r w:rsidRPr="00CB7677">
        <w:rPr>
          <w:rFonts w:ascii="Calibri" w:hAnsi="Calibri" w:cs="Calibri"/>
          <w:i/>
          <w:iCs/>
        </w:rPr>
        <w:t>ccRegistrationDate</w:t>
      </w:r>
      <w:r>
        <w:rPr>
          <w:rFonts w:ascii="Calibri" w:hAnsi="Calibri" w:cs="Calibri"/>
          <w:i/>
        </w:rPr>
        <w:t xml:space="preserve"> + 21 anni</w:t>
      </w:r>
      <w:r w:rsidRPr="00CA6F52">
        <w:rPr>
          <w:rFonts w:ascii="Calibri" w:hAnsi="Calibri" w:cs="Calibri"/>
        </w:rPr>
        <w:t xml:space="preserve"> &lt;</w:t>
      </w:r>
      <w:r>
        <w:rPr>
          <w:rFonts w:ascii="Calibri" w:hAnsi="Calibri" w:cs="Calibri"/>
        </w:rPr>
        <w:t xml:space="preserve"> </w:t>
      </w:r>
      <w:r>
        <w:rPr>
          <w:rFonts w:ascii="Calibri" w:hAnsi="Calibri" w:cs="Calibri"/>
          <w:i/>
        </w:rPr>
        <w:t xml:space="preserve">now </w:t>
      </w:r>
      <w:r>
        <w:rPr>
          <w:rFonts w:ascii="Calibri" w:hAnsi="Calibri" w:cs="Calibri"/>
          <w:iCs/>
        </w:rPr>
        <w:t xml:space="preserve"> di 2 punti (incremento rispetto al punteggio precedente per il passaggio alla fascia </w:t>
      </w:r>
      <w:r>
        <w:rPr>
          <w:rFonts w:ascii="Calibri" w:hAnsi="Calibri" w:cs="Calibri"/>
        </w:rPr>
        <w:t>“</w:t>
      </w:r>
      <w:r w:rsidR="00101097">
        <w:rPr>
          <w:rFonts w:ascii="Calibri" w:hAnsi="Calibri" w:cs="Calibri"/>
        </w:rPr>
        <w:t>oltre 20</w:t>
      </w:r>
      <w:r>
        <w:rPr>
          <w:rFonts w:ascii="Calibri" w:hAnsi="Calibri" w:cs="Calibri"/>
        </w:rPr>
        <w:t xml:space="preserve"> anni”</w:t>
      </w:r>
      <w:r>
        <w:rPr>
          <w:rFonts w:ascii="Calibri" w:hAnsi="Calibri" w:cs="Calibri"/>
          <w:iCs/>
        </w:rPr>
        <w:t>)</w:t>
      </w:r>
    </w:p>
    <w:p w:rsidR="009462EB" w:rsidP="00BC34C6" w:rsidRDefault="00BC34C6" w14:paraId="022636B6" w14:textId="3868938C">
      <w:pPr>
        <w:spacing w:before="120" w:after="120"/>
        <w:jc w:val="both"/>
        <w:rPr>
          <w:rFonts w:ascii="Calibri" w:hAnsi="Calibri" w:cs="Calibri"/>
        </w:rPr>
      </w:pPr>
      <w:r>
        <w:rPr>
          <w:rFonts w:ascii="Calibri" w:hAnsi="Calibri" w:cs="Calibri"/>
        </w:rPr>
        <w:t>Il “bonus di anzianità” non è condizionato dal valore soglia di 15 punti che condiziona i Requisiti Aggiuntivi</w:t>
      </w:r>
    </w:p>
    <w:p w:rsidR="008C6B41" w:rsidP="008C6B41" w:rsidRDefault="008C6B41" w14:paraId="08A501B4" w14:textId="77777777">
      <w:pPr>
        <w:spacing w:before="120" w:after="120"/>
        <w:jc w:val="both"/>
        <w:rPr>
          <w:rFonts w:ascii="Calibri" w:hAnsi="Calibri" w:cs="Calibri"/>
        </w:rPr>
      </w:pPr>
      <w:r>
        <w:rPr>
          <w:rFonts w:ascii="Calibri" w:hAnsi="Calibri" w:cs="Calibri"/>
        </w:rPr>
        <w:t>Modifiche da apportare al motore le regole Drools e ad alla invocazione del motore</w:t>
      </w:r>
    </w:p>
    <w:p w:rsidR="008C6B41" w:rsidP="00842DA3" w:rsidRDefault="008C6B41" w14:paraId="2F8E6FE8" w14:textId="1807985A">
      <w:pPr>
        <w:pStyle w:val="ListParagraph"/>
        <w:numPr>
          <w:ilvl w:val="0"/>
          <w:numId w:val="47"/>
        </w:numPr>
        <w:spacing w:before="120" w:after="120"/>
        <w:jc w:val="both"/>
        <w:rPr>
          <w:rFonts w:ascii="Calibri" w:hAnsi="Calibri" w:cs="Calibri"/>
        </w:rPr>
      </w:pPr>
      <w:r>
        <w:rPr>
          <w:rFonts w:ascii="Calibri" w:hAnsi="Calibri" w:cs="Calibri"/>
        </w:rPr>
        <w:t>Il</w:t>
      </w:r>
      <w:r w:rsidRPr="00C85600">
        <w:rPr>
          <w:rFonts w:ascii="Calibri" w:hAnsi="Calibri" w:cs="Calibri"/>
        </w:rPr>
        <w:t xml:space="preserve"> </w:t>
      </w:r>
      <w:r>
        <w:rPr>
          <w:rFonts w:ascii="Calibri" w:hAnsi="Calibri" w:cs="Calibri"/>
        </w:rPr>
        <w:t>“bonus di anzianità</w:t>
      </w:r>
      <w:r w:rsidR="00975208">
        <w:rPr>
          <w:rFonts w:ascii="Calibri" w:hAnsi="Calibri" w:cs="Calibri"/>
        </w:rPr>
        <w:t xml:space="preserve"> iscrizione</w:t>
      </w:r>
      <w:r>
        <w:rPr>
          <w:rFonts w:ascii="Calibri" w:hAnsi="Calibri" w:cs="Calibri"/>
        </w:rPr>
        <w:t xml:space="preserve">” sarà gestito come un ulteriore credito da requisito aggiuntivo dal valore </w:t>
      </w:r>
      <w:r w:rsidR="00BC225F">
        <w:rPr>
          <w:rFonts w:ascii="Calibri" w:hAnsi="Calibri" w:cs="Calibri"/>
        </w:rPr>
        <w:t>variabile</w:t>
      </w:r>
      <w:r>
        <w:rPr>
          <w:rFonts w:ascii="Calibri" w:hAnsi="Calibri" w:cs="Calibri"/>
        </w:rPr>
        <w:t xml:space="preserve"> con gli attributi cosi valorizzati</w:t>
      </w:r>
    </w:p>
    <w:p w:rsidR="008C6B41" w:rsidP="00842DA3" w:rsidRDefault="008C6B41" w14:paraId="0667E0F1" w14:textId="35225FB3">
      <w:pPr>
        <w:pStyle w:val="ListParagraph"/>
        <w:numPr>
          <w:ilvl w:val="1"/>
          <w:numId w:val="47"/>
        </w:numPr>
        <w:spacing w:before="120" w:after="120"/>
        <w:jc w:val="both"/>
        <w:rPr>
          <w:rFonts w:ascii="Calibri" w:hAnsi="Calibri" w:cs="Calibri"/>
        </w:rPr>
      </w:pPr>
      <w:r>
        <w:rPr>
          <w:rFonts w:ascii="Calibri" w:hAnsi="Calibri" w:cs="Calibri"/>
        </w:rPr>
        <w:t xml:space="preserve"> id </w:t>
      </w:r>
      <w:r>
        <w:rPr>
          <w:rFonts w:ascii="Calibri" w:hAnsi="Calibri" w:cs="Calibri"/>
        </w:rPr>
        <w:tab/>
      </w:r>
      <w:r>
        <w:rPr>
          <w:rFonts w:ascii="Calibri" w:hAnsi="Calibri" w:cs="Calibri"/>
        </w:rPr>
        <w:t>“</w:t>
      </w:r>
      <w:r w:rsidR="00D41A60">
        <w:rPr>
          <w:rFonts w:ascii="Calibri" w:hAnsi="Calibri" w:cs="Calibri"/>
        </w:rPr>
        <w:t>registration</w:t>
      </w:r>
      <w:r>
        <w:rPr>
          <w:rFonts w:ascii="Calibri" w:hAnsi="Calibri" w:cs="Calibri"/>
        </w:rPr>
        <w:t xml:space="preserve">SeniorityBonus”, </w:t>
      </w:r>
    </w:p>
    <w:p w:rsidR="008C6B41" w:rsidP="00842DA3" w:rsidRDefault="008C6B41" w14:paraId="5A2D1FDE" w14:textId="77777777">
      <w:pPr>
        <w:pStyle w:val="ListParagraph"/>
        <w:numPr>
          <w:ilvl w:val="1"/>
          <w:numId w:val="47"/>
        </w:numPr>
        <w:spacing w:before="120" w:after="120"/>
        <w:jc w:val="both"/>
        <w:rPr>
          <w:rFonts w:ascii="Calibri" w:hAnsi="Calibri" w:cs="Calibri"/>
        </w:rPr>
      </w:pPr>
      <w:r>
        <w:rPr>
          <w:rFonts w:ascii="Calibri" w:hAnsi="Calibri" w:cs="Calibri"/>
        </w:rPr>
        <w:t>from</w:t>
      </w:r>
      <w:r>
        <w:rPr>
          <w:rFonts w:ascii="Calibri" w:hAnsi="Calibri" w:cs="Calibri"/>
        </w:rPr>
        <w:tab/>
      </w:r>
      <w:r>
        <w:rPr>
          <w:rFonts w:ascii="Calibri" w:hAnsi="Calibri" w:cs="Calibri"/>
        </w:rPr>
        <w:t>prossima data di maturazione</w:t>
      </w:r>
    </w:p>
    <w:p w:rsidR="006A4050" w:rsidP="00842DA3" w:rsidRDefault="006A4050" w14:paraId="602417D2" w14:textId="082EBA5F">
      <w:pPr>
        <w:pStyle w:val="ListParagraph"/>
        <w:numPr>
          <w:ilvl w:val="1"/>
          <w:numId w:val="47"/>
        </w:numPr>
        <w:spacing w:before="120" w:after="120"/>
        <w:jc w:val="both"/>
        <w:rPr>
          <w:rFonts w:ascii="Calibri" w:hAnsi="Calibri" w:cs="Calibri"/>
        </w:rPr>
      </w:pPr>
      <w:r>
        <w:rPr>
          <w:rFonts w:ascii="Calibri" w:hAnsi="Calibri" w:cs="Calibri"/>
        </w:rPr>
        <w:t>value</w:t>
      </w:r>
      <w:r>
        <w:rPr>
          <w:rFonts w:ascii="Calibri" w:hAnsi="Calibri" w:cs="Calibri"/>
        </w:rPr>
        <w:tab/>
      </w:r>
      <w:r>
        <w:rPr>
          <w:rFonts w:ascii="Calibri" w:hAnsi="Calibri" w:cs="Calibri"/>
        </w:rPr>
        <w:t>il valore dello incremento previsto</w:t>
      </w:r>
    </w:p>
    <w:p w:rsidR="008C6B41" w:rsidP="00842DA3" w:rsidRDefault="008C6B41" w14:paraId="102C68D5" w14:textId="77777777">
      <w:pPr>
        <w:pStyle w:val="ListParagraph"/>
        <w:numPr>
          <w:ilvl w:val="0"/>
          <w:numId w:val="47"/>
        </w:numPr>
        <w:spacing w:before="120" w:after="120"/>
        <w:jc w:val="both"/>
        <w:rPr>
          <w:rFonts w:ascii="Calibri" w:hAnsi="Calibri" w:cs="Calibri"/>
        </w:rPr>
      </w:pPr>
      <w:r>
        <w:rPr>
          <w:rFonts w:ascii="Calibri" w:hAnsi="Calibri" w:cs="Calibri"/>
        </w:rPr>
        <w:t>Regole che implementano il controllo</w:t>
      </w:r>
    </w:p>
    <w:p w:rsidRPr="00CC4ED8" w:rsidR="008C6B41" w:rsidP="00842DA3" w:rsidRDefault="008C6B41" w14:paraId="12BE7D69" w14:textId="728DBA71">
      <w:pPr>
        <w:pStyle w:val="ListParagraph"/>
        <w:numPr>
          <w:ilvl w:val="0"/>
          <w:numId w:val="70"/>
        </w:numPr>
        <w:spacing w:before="120" w:after="120"/>
        <w:jc w:val="both"/>
        <w:rPr>
          <w:rFonts w:ascii="Calibri" w:hAnsi="Calibri" w:cs="Calibri"/>
        </w:rPr>
      </w:pPr>
      <w:r w:rsidRPr="0071035C">
        <w:rPr>
          <w:rFonts w:ascii="Calibri" w:hAnsi="Calibri" w:cs="Calibri"/>
          <w:i/>
          <w:iCs/>
        </w:rPr>
        <w:t>inserisci</w:t>
      </w:r>
      <w:r w:rsidR="009E25BF">
        <w:rPr>
          <w:rFonts w:ascii="Calibri" w:hAnsi="Calibri" w:cs="Calibri"/>
          <w:i/>
          <w:iCs/>
        </w:rPr>
        <w:t>Scatti</w:t>
      </w:r>
      <w:r w:rsidRPr="0071035C">
        <w:rPr>
          <w:rFonts w:ascii="Calibri" w:hAnsi="Calibri" w:cs="Calibri"/>
          <w:i/>
          <w:iCs/>
        </w:rPr>
        <w:t>Anzianita</w:t>
      </w:r>
      <w:r w:rsidR="00F96083">
        <w:rPr>
          <w:rFonts w:ascii="Calibri" w:hAnsi="Calibri" w:cs="Calibri"/>
          <w:i/>
          <w:iCs/>
        </w:rPr>
        <w:t>Regi</w:t>
      </w:r>
      <w:r w:rsidR="00806FD8">
        <w:rPr>
          <w:rFonts w:ascii="Calibri" w:hAnsi="Calibri" w:cs="Calibri"/>
          <w:i/>
          <w:iCs/>
        </w:rPr>
        <w:t>s</w:t>
      </w:r>
      <w:r w:rsidR="00F96083">
        <w:rPr>
          <w:rFonts w:ascii="Calibri" w:hAnsi="Calibri" w:cs="Calibri"/>
          <w:i/>
          <w:iCs/>
        </w:rPr>
        <w:t>trazione</w:t>
      </w:r>
      <w:r w:rsidRPr="00A46119">
        <w:rPr>
          <w:rFonts w:ascii="Calibri" w:hAnsi="Calibri" w:cs="Calibri"/>
        </w:rPr>
        <w:t xml:space="preserve"> </w:t>
      </w:r>
      <w:r>
        <w:rPr>
          <w:rFonts w:ascii="Calibri" w:hAnsi="Calibri" w:cs="Calibri"/>
        </w:rPr>
        <w:t xml:space="preserve">Nuova Regola per inserire il primo scatto di anzianità basandosi sul Fatto </w:t>
      </w:r>
      <w:r w:rsidRPr="00E812B2" w:rsidR="00FF5DF1">
        <w:rPr>
          <w:rFonts w:ascii="Calibri" w:hAnsi="Calibri" w:cs="Calibri"/>
          <w:i/>
          <w:iCs/>
        </w:rPr>
        <w:t>CompanyData</w:t>
      </w:r>
      <w:r>
        <w:rPr>
          <w:rFonts w:ascii="Calibri" w:hAnsi="Calibri" w:cs="Calibri"/>
        </w:rPr>
        <w:t>, calcola l</w:t>
      </w:r>
      <w:r w:rsidR="00FF5DF1">
        <w:rPr>
          <w:rFonts w:ascii="Calibri" w:hAnsi="Calibri" w:cs="Calibri"/>
        </w:rPr>
        <w:t>e</w:t>
      </w:r>
      <w:r>
        <w:rPr>
          <w:rFonts w:ascii="Calibri" w:hAnsi="Calibri" w:cs="Calibri"/>
        </w:rPr>
        <w:t xml:space="preserve"> successiv</w:t>
      </w:r>
      <w:r w:rsidR="00FF5DF1">
        <w:rPr>
          <w:rFonts w:ascii="Calibri" w:hAnsi="Calibri" w:cs="Calibri"/>
        </w:rPr>
        <w:t>e</w:t>
      </w:r>
      <w:r>
        <w:rPr>
          <w:rFonts w:ascii="Calibri" w:hAnsi="Calibri" w:cs="Calibri"/>
        </w:rPr>
        <w:t xml:space="preserve"> dat</w:t>
      </w:r>
      <w:r w:rsidR="00FF5DF1">
        <w:rPr>
          <w:rFonts w:ascii="Calibri" w:hAnsi="Calibri" w:cs="Calibri"/>
        </w:rPr>
        <w:t>e</w:t>
      </w:r>
      <w:r>
        <w:rPr>
          <w:rFonts w:ascii="Calibri" w:hAnsi="Calibri" w:cs="Calibri"/>
        </w:rPr>
        <w:t xml:space="preserve"> di maturazione </w:t>
      </w:r>
      <w:r w:rsidR="00FF5DF1">
        <w:rPr>
          <w:rFonts w:ascii="Calibri" w:hAnsi="Calibri" w:cs="Calibri"/>
        </w:rPr>
        <w:t>per le Fasce di anzianità e crea</w:t>
      </w:r>
      <w:r w:rsidR="000C79BB">
        <w:rPr>
          <w:rFonts w:ascii="Calibri" w:hAnsi="Calibri" w:cs="Calibri"/>
        </w:rPr>
        <w:t xml:space="preserve"> i relativi fatti “bonus di anzianità iscrizione”</w:t>
      </w:r>
    </w:p>
    <w:p w:rsidR="008C6B41" w:rsidP="00842DA3" w:rsidRDefault="008C6B41" w14:paraId="30DDEA4E" w14:textId="7D2342A0">
      <w:pPr>
        <w:pStyle w:val="ListParagraph"/>
        <w:numPr>
          <w:ilvl w:val="0"/>
          <w:numId w:val="70"/>
        </w:numPr>
        <w:spacing w:before="120" w:after="120"/>
        <w:jc w:val="both"/>
        <w:rPr>
          <w:rFonts w:ascii="Calibri" w:hAnsi="Calibri" w:cs="Calibri"/>
        </w:rPr>
      </w:pPr>
      <w:r w:rsidRPr="00444098">
        <w:rPr>
          <w:rFonts w:ascii="Calibri" w:hAnsi="Calibri" w:cs="Calibri"/>
          <w:i/>
          <w:iCs/>
        </w:rPr>
        <w:t>scattoAnzianita</w:t>
      </w:r>
      <w:r w:rsidR="00A951AB">
        <w:rPr>
          <w:rFonts w:ascii="Calibri" w:hAnsi="Calibri" w:cs="Calibri"/>
          <w:i/>
          <w:iCs/>
        </w:rPr>
        <w:t>Iscrizione</w:t>
      </w:r>
      <w:r w:rsidRPr="00444098">
        <w:rPr>
          <w:rFonts w:ascii="Calibri" w:hAnsi="Calibri" w:cs="Calibri"/>
        </w:rPr>
        <w:t xml:space="preserve"> </w:t>
      </w:r>
      <w:r>
        <w:rPr>
          <w:rFonts w:ascii="Calibri" w:hAnsi="Calibri" w:cs="Calibri"/>
        </w:rPr>
        <w:t>Nuova Regola per conteggiare il “bonus di anzianità” maturato</w:t>
      </w:r>
      <w:r w:rsidR="00A951AB">
        <w:rPr>
          <w:rFonts w:ascii="Calibri" w:hAnsi="Calibri" w:cs="Calibri"/>
        </w:rPr>
        <w:t>, allo scadere della data di maturazione (from &lt;</w:t>
      </w:r>
      <w:r w:rsidR="008437CB">
        <w:rPr>
          <w:rFonts w:ascii="Calibri" w:hAnsi="Calibri" w:cs="Calibri"/>
        </w:rPr>
        <w:t xml:space="preserve"> now</w:t>
      </w:r>
      <w:r w:rsidR="00A951AB">
        <w:rPr>
          <w:rFonts w:ascii="Calibri" w:hAnsi="Calibri" w:cs="Calibri"/>
        </w:rPr>
        <w:t>)</w:t>
      </w:r>
      <w:r w:rsidR="008437CB">
        <w:rPr>
          <w:rFonts w:ascii="Calibri" w:hAnsi="Calibri" w:cs="Calibri"/>
        </w:rPr>
        <w:t xml:space="preserve"> viene accreditato il numero di punti </w:t>
      </w:r>
      <w:r w:rsidR="00EF5F80">
        <w:rPr>
          <w:rFonts w:ascii="Calibri" w:hAnsi="Calibri" w:cs="Calibri"/>
        </w:rPr>
        <w:t xml:space="preserve">previsti nel valore value </w:t>
      </w:r>
    </w:p>
    <w:p w:rsidRPr="00314D41" w:rsidR="002112E1" w:rsidP="002112E1" w:rsidRDefault="002112E1" w14:paraId="7ABF6FAD" w14:textId="0519815E">
      <w:pPr>
        <w:spacing w:before="120" w:after="120"/>
        <w:ind w:left="1494"/>
        <w:jc w:val="both"/>
        <w:rPr>
          <w:rFonts w:ascii="Calibri" w:hAnsi="Calibri" w:cs="Calibri"/>
          <w:color w:val="EE0000"/>
        </w:rPr>
      </w:pPr>
      <w:r w:rsidRPr="00314D41">
        <w:rPr>
          <w:rFonts w:ascii="Calibri" w:hAnsi="Calibri" w:cs="Calibri"/>
          <w:color w:val="EE0000"/>
        </w:rPr>
        <w:t>ATTENZIONE: il campo value è attualmente String, se si mantiene invariato occorre gestire il cast, in alternativa valutare la sua trasformazione in Object (viene attualm</w:t>
      </w:r>
      <w:r w:rsidRPr="00314D41" w:rsidR="00314D41">
        <w:rPr>
          <w:rFonts w:ascii="Calibri" w:hAnsi="Calibri" w:cs="Calibri"/>
          <w:color w:val="EE0000"/>
        </w:rPr>
        <w:t>e</w:t>
      </w:r>
      <w:r w:rsidRPr="00314D41">
        <w:rPr>
          <w:rFonts w:ascii="Calibri" w:hAnsi="Calibri" w:cs="Calibri"/>
          <w:color w:val="EE0000"/>
        </w:rPr>
        <w:t>n</w:t>
      </w:r>
      <w:r w:rsidRPr="00314D41" w:rsidR="00314D41">
        <w:rPr>
          <w:rFonts w:ascii="Calibri" w:hAnsi="Calibri" w:cs="Calibri"/>
          <w:color w:val="EE0000"/>
        </w:rPr>
        <w:t>t</w:t>
      </w:r>
      <w:r w:rsidRPr="00314D41">
        <w:rPr>
          <w:rFonts w:ascii="Calibri" w:hAnsi="Calibri" w:cs="Calibri"/>
          <w:color w:val="EE0000"/>
        </w:rPr>
        <w:t>e utilizzato?)</w:t>
      </w:r>
    </w:p>
    <w:p w:rsidR="00874C3D" w:rsidP="0055399E" w:rsidRDefault="00874C3D" w14:paraId="545601C8" w14:textId="50107BD7">
      <w:pPr>
        <w:pStyle w:val="Heading4"/>
      </w:pPr>
      <w:bookmarkStart w:name="_Toc222417423" w:id="266"/>
      <w:r>
        <w:t>RF07-0</w:t>
      </w:r>
      <w:r w:rsidR="00100ADB">
        <w:t>1</w:t>
      </w:r>
      <w:r>
        <w:t>-0</w:t>
      </w:r>
      <w:r w:rsidR="00FF2C09">
        <w:t>6</w:t>
      </w:r>
      <w:r w:rsidRPr="00246BFE">
        <w:t xml:space="preserve"> </w:t>
      </w:r>
      <w:r>
        <w:t xml:space="preserve"> – I requisiti aggiuntivi possono essere considerati solo se </w:t>
      </w:r>
      <w:r w:rsidR="00C67DB0">
        <w:t>il punteggio del</w:t>
      </w:r>
      <w:r w:rsidR="00A42097">
        <w:t xml:space="preserve">la patente </w:t>
      </w:r>
      <w:r w:rsidR="003E0E83">
        <w:t>è non minore di 15 al momento</w:t>
      </w:r>
      <w:bookmarkEnd w:id="265"/>
      <w:bookmarkEnd w:id="266"/>
    </w:p>
    <w:p w:rsidR="008E0BD4" w:rsidP="00664559" w:rsidRDefault="00664559" w14:paraId="2F624CE0" w14:textId="4A5CBC3C">
      <w:pPr>
        <w:spacing w:before="120" w:after="120"/>
        <w:jc w:val="both"/>
        <w:rPr>
          <w:rFonts w:ascii="Calibri" w:hAnsi="Calibri" w:cs="Calibri"/>
        </w:rPr>
      </w:pPr>
      <w:r>
        <w:rPr>
          <w:rFonts w:ascii="Calibri" w:hAnsi="Calibri" w:cs="Calibri"/>
        </w:rPr>
        <w:t>Se al mo</w:t>
      </w:r>
      <w:r w:rsidR="00394260">
        <w:rPr>
          <w:rFonts w:ascii="Calibri" w:hAnsi="Calibri" w:cs="Calibri"/>
        </w:rPr>
        <w:t>m</w:t>
      </w:r>
      <w:r>
        <w:rPr>
          <w:rFonts w:ascii="Calibri" w:hAnsi="Calibri" w:cs="Calibri"/>
        </w:rPr>
        <w:t>ento della valutazione d</w:t>
      </w:r>
      <w:r w:rsidR="00394260">
        <w:rPr>
          <w:rFonts w:ascii="Calibri" w:hAnsi="Calibri" w:cs="Calibri"/>
        </w:rPr>
        <w:t>i un</w:t>
      </w:r>
      <w:r>
        <w:rPr>
          <w:rFonts w:ascii="Calibri" w:hAnsi="Calibri" w:cs="Calibri"/>
        </w:rPr>
        <w:t xml:space="preserve"> Requisito Aggiuntivo </w:t>
      </w:r>
      <w:r w:rsidR="00394260">
        <w:rPr>
          <w:rFonts w:ascii="Calibri" w:hAnsi="Calibri" w:cs="Calibri"/>
        </w:rPr>
        <w:t>il punteggio della PaC è g</w:t>
      </w:r>
      <w:r w:rsidR="00146CAB">
        <w:rPr>
          <w:rFonts w:ascii="Calibri" w:hAnsi="Calibri" w:cs="Calibri"/>
        </w:rPr>
        <w:t xml:space="preserve">ià sceso sotto i 15 punti, il requisito non può essere considerato </w:t>
      </w:r>
      <w:r w:rsidR="008E0BD4">
        <w:rPr>
          <w:rFonts w:ascii="Calibri" w:hAnsi="Calibri" w:cs="Calibri"/>
        </w:rPr>
        <w:t>nella somma</w:t>
      </w:r>
      <w:r w:rsidR="0010558F">
        <w:rPr>
          <w:rFonts w:ascii="Calibri" w:hAnsi="Calibri" w:cs="Calibri"/>
        </w:rPr>
        <w:t xml:space="preserve"> ma dovrà essere preso in considerazione nel momento</w:t>
      </w:r>
      <w:r w:rsidR="00E75E49">
        <w:rPr>
          <w:rFonts w:ascii="Calibri" w:hAnsi="Calibri" w:cs="Calibri"/>
        </w:rPr>
        <w:t xml:space="preserve"> in cui il punteggio della PaC dovesse tornare </w:t>
      </w:r>
      <w:r w:rsidR="004A2636">
        <w:rPr>
          <w:rFonts w:ascii="Calibri" w:hAnsi="Calibri" w:cs="Calibri"/>
        </w:rPr>
        <w:t>a 15 o più punti</w:t>
      </w:r>
    </w:p>
    <w:p w:rsidR="00D0746E" w:rsidP="00D0746E" w:rsidRDefault="00D0746E" w14:paraId="4D9CCDF9" w14:textId="54AB6F54">
      <w:pPr>
        <w:spacing w:before="120" w:after="120"/>
        <w:jc w:val="both"/>
        <w:rPr>
          <w:rFonts w:ascii="Calibri" w:hAnsi="Calibri" w:cs="Calibri"/>
        </w:rPr>
      </w:pPr>
      <w:r>
        <w:rPr>
          <w:rFonts w:ascii="Calibri" w:hAnsi="Calibri" w:cs="Calibri"/>
        </w:rPr>
        <w:t>Modifiche da apportare al motore</w:t>
      </w:r>
    </w:p>
    <w:p w:rsidR="005B760B" w:rsidP="00842DA3" w:rsidRDefault="004D4647" w14:paraId="65332A8E" w14:textId="559017AC">
      <w:pPr>
        <w:pStyle w:val="ListParagraph"/>
        <w:numPr>
          <w:ilvl w:val="0"/>
          <w:numId w:val="49"/>
        </w:numPr>
        <w:spacing w:before="120" w:after="120"/>
        <w:jc w:val="both"/>
        <w:rPr>
          <w:rFonts w:ascii="Calibri" w:hAnsi="Calibri" w:cs="Calibri"/>
        </w:rPr>
      </w:pPr>
      <w:r w:rsidRPr="004D4647">
        <w:rPr>
          <w:rFonts w:ascii="Calibri" w:hAnsi="Calibri" w:cs="Calibri"/>
        </w:rPr>
        <w:t>L’oggetto Credit attualmente solo v</w:t>
      </w:r>
      <w:r>
        <w:rPr>
          <w:rFonts w:ascii="Calibri" w:hAnsi="Calibri" w:cs="Calibri"/>
        </w:rPr>
        <w:t xml:space="preserve">ariabile globale deve essere anche gestito come fatto </w:t>
      </w:r>
      <w:r w:rsidR="00BA2D2F">
        <w:rPr>
          <w:rFonts w:ascii="Calibri" w:hAnsi="Calibri" w:cs="Calibri"/>
        </w:rPr>
        <w:t xml:space="preserve">in modo da </w:t>
      </w:r>
      <w:r w:rsidR="006A24C6">
        <w:rPr>
          <w:rFonts w:ascii="Calibri" w:hAnsi="Calibri" w:cs="Calibri"/>
        </w:rPr>
        <w:t>poterne intercettare la variazione</w:t>
      </w:r>
    </w:p>
    <w:p w:rsidR="00CE77AD" w:rsidP="00842DA3" w:rsidRDefault="00CE77AD" w14:paraId="19DBE4A4" w14:textId="1FE9BE38">
      <w:pPr>
        <w:pStyle w:val="ListParagraph"/>
        <w:numPr>
          <w:ilvl w:val="0"/>
          <w:numId w:val="49"/>
        </w:numPr>
        <w:spacing w:before="120" w:after="120"/>
        <w:jc w:val="both"/>
        <w:rPr>
          <w:rFonts w:ascii="Calibri" w:hAnsi="Calibri" w:cs="Calibri"/>
        </w:rPr>
      </w:pPr>
      <w:r>
        <w:rPr>
          <w:rFonts w:ascii="Calibri" w:hAnsi="Calibri" w:cs="Calibri"/>
        </w:rPr>
        <w:t xml:space="preserve">Nuova classe di Fatti Drools </w:t>
      </w:r>
      <w:r w:rsidRPr="009637EB" w:rsidR="009637EB">
        <w:rPr>
          <w:rFonts w:ascii="Calibri" w:hAnsi="Calibri" w:cs="Calibri"/>
          <w:i/>
          <w:iCs/>
        </w:rPr>
        <w:t>GenericFact</w:t>
      </w:r>
      <w:r w:rsidR="009637EB">
        <w:rPr>
          <w:rFonts w:ascii="Calibri" w:hAnsi="Calibri" w:cs="Calibri"/>
          <w:i/>
          <w:iCs/>
        </w:rPr>
        <w:t xml:space="preserve"> </w:t>
      </w:r>
      <w:r w:rsidR="009637EB">
        <w:rPr>
          <w:rFonts w:ascii="Calibri" w:hAnsi="Calibri" w:cs="Calibri"/>
        </w:rPr>
        <w:t xml:space="preserve">con due attibuti </w:t>
      </w:r>
      <w:r w:rsidR="002E5766">
        <w:rPr>
          <w:rFonts w:ascii="Calibri" w:hAnsi="Calibri" w:cs="Calibri"/>
        </w:rPr>
        <w:t>(definibile direttamente nel template velocity delle regole Drools)</w:t>
      </w:r>
    </w:p>
    <w:p w:rsidR="009637EB" w:rsidP="00842DA3" w:rsidRDefault="00920B86" w14:paraId="1C4DC11B" w14:textId="29B07644">
      <w:pPr>
        <w:pStyle w:val="ListParagraph"/>
        <w:numPr>
          <w:ilvl w:val="1"/>
          <w:numId w:val="49"/>
        </w:numPr>
        <w:spacing w:before="120" w:after="120"/>
        <w:jc w:val="both"/>
        <w:rPr>
          <w:rFonts w:ascii="Calibri" w:hAnsi="Calibri" w:cs="Calibri"/>
        </w:rPr>
      </w:pPr>
      <w:r>
        <w:rPr>
          <w:rFonts w:ascii="Calibri" w:hAnsi="Calibri" w:cs="Calibri"/>
        </w:rPr>
        <w:t>i</w:t>
      </w:r>
      <w:r w:rsidR="009637EB">
        <w:rPr>
          <w:rFonts w:ascii="Calibri" w:hAnsi="Calibri" w:cs="Calibri"/>
        </w:rPr>
        <w:t>d</w:t>
      </w:r>
      <w:r w:rsidR="000B0985">
        <w:rPr>
          <w:rFonts w:ascii="Calibri" w:hAnsi="Calibri" w:cs="Calibri"/>
        </w:rPr>
        <w:tab/>
      </w:r>
      <w:r>
        <w:rPr>
          <w:rFonts w:ascii="Calibri" w:hAnsi="Calibri" w:cs="Calibri"/>
        </w:rPr>
        <w:t>d</w:t>
      </w:r>
      <w:r w:rsidR="00BE2445">
        <w:rPr>
          <w:rFonts w:ascii="Calibri" w:hAnsi="Calibri" w:cs="Calibri"/>
        </w:rPr>
        <w:t xml:space="preserve">i tipo String </w:t>
      </w:r>
      <w:r w:rsidR="000B0985">
        <w:rPr>
          <w:rFonts w:ascii="Calibri" w:hAnsi="Calibri" w:cs="Calibri"/>
        </w:rPr>
        <w:t>per identificare la tipologia di fatto</w:t>
      </w:r>
    </w:p>
    <w:p w:rsidR="00BE2445" w:rsidP="00842DA3" w:rsidRDefault="00920B86" w14:paraId="1BE9C2B4" w14:textId="769571FC">
      <w:pPr>
        <w:pStyle w:val="ListParagraph"/>
        <w:numPr>
          <w:ilvl w:val="1"/>
          <w:numId w:val="49"/>
        </w:numPr>
        <w:spacing w:before="120" w:after="120"/>
        <w:jc w:val="both"/>
        <w:rPr>
          <w:rFonts w:ascii="Calibri" w:hAnsi="Calibri" w:cs="Calibri"/>
        </w:rPr>
      </w:pPr>
      <w:r>
        <w:rPr>
          <w:rFonts w:ascii="Calibri" w:hAnsi="Calibri" w:cs="Calibri"/>
        </w:rPr>
        <w:t>v</w:t>
      </w:r>
      <w:r w:rsidR="00BE2445">
        <w:rPr>
          <w:rFonts w:ascii="Calibri" w:hAnsi="Calibri" w:cs="Calibri"/>
        </w:rPr>
        <w:t>alue</w:t>
      </w:r>
      <w:r>
        <w:rPr>
          <w:rFonts w:ascii="Calibri" w:hAnsi="Calibri" w:cs="Calibri"/>
        </w:rPr>
        <w:tab/>
      </w:r>
      <w:r w:rsidR="001F5CF6">
        <w:rPr>
          <w:rFonts w:ascii="Calibri" w:hAnsi="Calibri" w:cs="Calibri"/>
        </w:rPr>
        <w:t xml:space="preserve">di tipo </w:t>
      </w:r>
      <w:r w:rsidRPr="001F5CF6" w:rsidR="001F5CF6">
        <w:rPr>
          <w:rFonts w:ascii="Calibri" w:hAnsi="Calibri" w:cs="Calibri"/>
        </w:rPr>
        <w:t>Object</w:t>
      </w:r>
      <w:r w:rsidR="001F5CF6">
        <w:rPr>
          <w:rFonts w:ascii="Calibri" w:hAnsi="Calibri" w:cs="Calibri"/>
        </w:rPr>
        <w:t xml:space="preserve"> </w:t>
      </w:r>
      <w:r w:rsidR="00221D05">
        <w:rPr>
          <w:rFonts w:ascii="Calibri" w:hAnsi="Calibri" w:cs="Calibri"/>
        </w:rPr>
        <w:t>come “contenitore”</w:t>
      </w:r>
      <w:r w:rsidR="00A4477E">
        <w:rPr>
          <w:rFonts w:ascii="Calibri" w:hAnsi="Calibri" w:cs="Calibri"/>
        </w:rPr>
        <w:t xml:space="preserve"> </w:t>
      </w:r>
      <w:r w:rsidR="00221D05">
        <w:rPr>
          <w:rFonts w:ascii="Calibri" w:hAnsi="Calibri" w:cs="Calibri"/>
        </w:rPr>
        <w:t xml:space="preserve">per </w:t>
      </w:r>
      <w:r w:rsidR="00A4477E">
        <w:rPr>
          <w:rFonts w:ascii="Calibri" w:hAnsi="Calibri" w:cs="Calibri"/>
        </w:rPr>
        <w:t xml:space="preserve">eventuali valori </w:t>
      </w:r>
      <w:r w:rsidR="00221D05">
        <w:rPr>
          <w:rFonts w:ascii="Calibri" w:hAnsi="Calibri" w:cs="Calibri"/>
        </w:rPr>
        <w:t xml:space="preserve">da gestire </w:t>
      </w:r>
      <w:r w:rsidR="00CD72FB">
        <w:rPr>
          <w:rFonts w:ascii="Calibri" w:hAnsi="Calibri" w:cs="Calibri"/>
        </w:rPr>
        <w:t>specificatamente nelle regole</w:t>
      </w:r>
    </w:p>
    <w:p w:rsidR="00A966A9" w:rsidP="00842DA3" w:rsidRDefault="00A966A9" w14:paraId="4064AB55" w14:textId="2E309BF5">
      <w:pPr>
        <w:pStyle w:val="ListParagraph"/>
        <w:numPr>
          <w:ilvl w:val="0"/>
          <w:numId w:val="49"/>
        </w:numPr>
        <w:spacing w:before="120" w:after="120"/>
        <w:jc w:val="both"/>
        <w:rPr>
          <w:rFonts w:ascii="Calibri" w:hAnsi="Calibri" w:cs="Calibri"/>
        </w:rPr>
      </w:pPr>
      <w:r>
        <w:rPr>
          <w:rFonts w:ascii="Calibri" w:hAnsi="Calibri" w:cs="Calibri"/>
        </w:rPr>
        <w:t>Regol</w:t>
      </w:r>
      <w:r w:rsidR="001E738B">
        <w:rPr>
          <w:rFonts w:ascii="Calibri" w:hAnsi="Calibri" w:cs="Calibri"/>
        </w:rPr>
        <w:t>e</w:t>
      </w:r>
      <w:r>
        <w:rPr>
          <w:rFonts w:ascii="Calibri" w:hAnsi="Calibri" w:cs="Calibri"/>
        </w:rPr>
        <w:t xml:space="preserve"> che implement</w:t>
      </w:r>
      <w:r w:rsidR="00606622">
        <w:rPr>
          <w:rFonts w:ascii="Calibri" w:hAnsi="Calibri" w:cs="Calibri"/>
        </w:rPr>
        <w:t>eranno il controllo</w:t>
      </w:r>
    </w:p>
    <w:p w:rsidR="00DB4CC5" w:rsidP="00842DA3" w:rsidRDefault="00DB4CC5" w14:paraId="28841B53" w14:textId="5238CFBC">
      <w:pPr>
        <w:pStyle w:val="ListParagraph"/>
        <w:numPr>
          <w:ilvl w:val="1"/>
          <w:numId w:val="49"/>
        </w:numPr>
        <w:spacing w:before="120" w:after="120"/>
        <w:jc w:val="both"/>
        <w:rPr>
          <w:rFonts w:ascii="Calibri" w:hAnsi="Calibri" w:cs="Calibri"/>
        </w:rPr>
      </w:pPr>
      <w:r w:rsidRPr="002A3583">
        <w:rPr>
          <w:rFonts w:ascii="Calibri" w:hAnsi="Calibri" w:cs="Calibri"/>
          <w:i/>
          <w:iCs/>
        </w:rPr>
        <w:t>add_req_5_2</w:t>
      </w:r>
      <w:r w:rsidR="000B0985">
        <w:rPr>
          <w:rFonts w:ascii="Calibri" w:hAnsi="Calibri" w:cs="Calibri"/>
          <w:i/>
          <w:iCs/>
        </w:rPr>
        <w:t xml:space="preserve"> </w:t>
      </w:r>
      <w:r w:rsidR="00B66F52">
        <w:rPr>
          <w:rFonts w:ascii="Calibri" w:hAnsi="Calibri" w:cs="Calibri"/>
        </w:rPr>
        <w:t>Regola</w:t>
      </w:r>
      <w:r w:rsidR="0010225C">
        <w:rPr>
          <w:rFonts w:ascii="Calibri" w:hAnsi="Calibri" w:cs="Calibri"/>
        </w:rPr>
        <w:t xml:space="preserve"> </w:t>
      </w:r>
      <w:r w:rsidR="00B90989">
        <w:rPr>
          <w:rFonts w:ascii="Calibri" w:hAnsi="Calibri" w:cs="Calibri"/>
        </w:rPr>
        <w:t>per il calcolo del punteggio corrente associato a Requisito 5</w:t>
      </w:r>
    </w:p>
    <w:p w:rsidR="00DB4CC5" w:rsidP="00842DA3" w:rsidRDefault="00210581" w14:paraId="598404AB" w14:textId="639E287E">
      <w:pPr>
        <w:pStyle w:val="ListParagraph"/>
        <w:numPr>
          <w:ilvl w:val="1"/>
          <w:numId w:val="49"/>
        </w:numPr>
        <w:spacing w:before="120" w:after="120"/>
        <w:jc w:val="both"/>
        <w:rPr>
          <w:rFonts w:ascii="Calibri" w:hAnsi="Calibri" w:cs="Calibri"/>
        </w:rPr>
      </w:pPr>
      <w:r w:rsidRPr="002A3583">
        <w:rPr>
          <w:rFonts w:ascii="Calibri" w:hAnsi="Calibri" w:cs="Calibri"/>
          <w:i/>
          <w:iCs/>
        </w:rPr>
        <w:t>add_req_6_2</w:t>
      </w:r>
      <w:r w:rsidR="00B90989">
        <w:rPr>
          <w:rFonts w:ascii="Calibri" w:hAnsi="Calibri" w:cs="Calibri"/>
        </w:rPr>
        <w:t xml:space="preserve"> </w:t>
      </w:r>
      <w:r w:rsidR="00B66F52">
        <w:rPr>
          <w:rFonts w:ascii="Calibri" w:hAnsi="Calibri" w:cs="Calibri"/>
        </w:rPr>
        <w:t xml:space="preserve">Regola </w:t>
      </w:r>
      <w:r w:rsidR="00B90989">
        <w:rPr>
          <w:rFonts w:ascii="Calibri" w:hAnsi="Calibri" w:cs="Calibri"/>
        </w:rPr>
        <w:t>per il calcolo del punteggio corrente associato a Requisito 6</w:t>
      </w:r>
    </w:p>
    <w:p w:rsidRPr="009603BE" w:rsidR="00210581" w:rsidP="00842DA3" w:rsidRDefault="00210581" w14:paraId="17996BD8" w14:textId="7FC93CB1">
      <w:pPr>
        <w:pStyle w:val="ListParagraph"/>
        <w:numPr>
          <w:ilvl w:val="1"/>
          <w:numId w:val="49"/>
        </w:numPr>
        <w:spacing w:before="120" w:after="120"/>
        <w:jc w:val="both"/>
        <w:rPr>
          <w:rFonts w:ascii="Calibri" w:hAnsi="Calibri" w:cs="Calibri"/>
        </w:rPr>
      </w:pPr>
      <w:r w:rsidRPr="002A3583">
        <w:rPr>
          <w:rFonts w:ascii="Calibri" w:hAnsi="Calibri" w:cs="Calibri"/>
          <w:i/>
          <w:iCs/>
        </w:rPr>
        <w:t>add_req_17_2</w:t>
      </w:r>
      <w:r w:rsidR="00B90989">
        <w:rPr>
          <w:rFonts w:ascii="Calibri" w:hAnsi="Calibri" w:cs="Calibri"/>
        </w:rPr>
        <w:t xml:space="preserve"> </w:t>
      </w:r>
      <w:r w:rsidR="00B66F52">
        <w:rPr>
          <w:rFonts w:ascii="Calibri" w:hAnsi="Calibri" w:cs="Calibri"/>
        </w:rPr>
        <w:t xml:space="preserve">Regola </w:t>
      </w:r>
      <w:r w:rsidR="00B90989">
        <w:rPr>
          <w:rFonts w:ascii="Calibri" w:hAnsi="Calibri" w:cs="Calibri"/>
        </w:rPr>
        <w:t>per il calcolo del punteggio corrente associato a Requisito 17</w:t>
      </w:r>
    </w:p>
    <w:p w:rsidRPr="00A85B26" w:rsidR="00210581" w:rsidP="00842DA3" w:rsidRDefault="00A85B26" w14:paraId="685AD786" w14:textId="01CE437A">
      <w:pPr>
        <w:pStyle w:val="ListParagraph"/>
        <w:numPr>
          <w:ilvl w:val="1"/>
          <w:numId w:val="49"/>
        </w:numPr>
        <w:spacing w:before="120" w:after="120"/>
        <w:jc w:val="both"/>
        <w:rPr>
          <w:rFonts w:ascii="Calibri" w:hAnsi="Calibri" w:cs="Calibri"/>
        </w:rPr>
      </w:pPr>
      <w:r w:rsidRPr="002A3583">
        <w:rPr>
          <w:rFonts w:ascii="Calibri" w:hAnsi="Calibri" w:cs="Calibri"/>
          <w:i/>
          <w:iCs/>
        </w:rPr>
        <w:t>add_req_18_2</w:t>
      </w:r>
      <w:r w:rsidR="00B90989">
        <w:rPr>
          <w:rFonts w:ascii="Calibri" w:hAnsi="Calibri" w:cs="Calibri"/>
        </w:rPr>
        <w:t xml:space="preserve"> </w:t>
      </w:r>
      <w:r w:rsidR="00B66F52">
        <w:rPr>
          <w:rFonts w:ascii="Calibri" w:hAnsi="Calibri" w:cs="Calibri"/>
        </w:rPr>
        <w:t xml:space="preserve">Regola </w:t>
      </w:r>
      <w:r w:rsidR="00B90989">
        <w:rPr>
          <w:rFonts w:ascii="Calibri" w:hAnsi="Calibri" w:cs="Calibri"/>
        </w:rPr>
        <w:t>per il calcolo del punteggio corrente associato a Requisito 18</w:t>
      </w:r>
    </w:p>
    <w:p w:rsidRPr="009603BE" w:rsidR="00A85B26" w:rsidP="00842DA3" w:rsidRDefault="00A85B26" w14:paraId="06F74D8B" w14:textId="3EE4449A">
      <w:pPr>
        <w:pStyle w:val="ListParagraph"/>
        <w:numPr>
          <w:ilvl w:val="1"/>
          <w:numId w:val="49"/>
        </w:numPr>
        <w:spacing w:before="120" w:after="120"/>
        <w:jc w:val="both"/>
        <w:rPr>
          <w:rFonts w:ascii="Calibri" w:hAnsi="Calibri" w:cs="Calibri"/>
        </w:rPr>
      </w:pPr>
      <w:r w:rsidRPr="002A3583">
        <w:rPr>
          <w:rFonts w:ascii="Calibri" w:hAnsi="Calibri" w:cs="Calibri"/>
          <w:i/>
          <w:iCs/>
        </w:rPr>
        <w:t>add_req_19_2</w:t>
      </w:r>
      <w:r w:rsidR="00B90989">
        <w:rPr>
          <w:rFonts w:ascii="Calibri" w:hAnsi="Calibri" w:cs="Calibri"/>
        </w:rPr>
        <w:t xml:space="preserve"> </w:t>
      </w:r>
      <w:r w:rsidR="00B66F52">
        <w:rPr>
          <w:rFonts w:ascii="Calibri" w:hAnsi="Calibri" w:cs="Calibri"/>
        </w:rPr>
        <w:t xml:space="preserve">Regola </w:t>
      </w:r>
      <w:r w:rsidR="00B90989">
        <w:rPr>
          <w:rFonts w:ascii="Calibri" w:hAnsi="Calibri" w:cs="Calibri"/>
        </w:rPr>
        <w:t>per il calcolo del punteggio corrente associato a Requisito 19</w:t>
      </w:r>
    </w:p>
    <w:p w:rsidR="009603BE" w:rsidP="00842DA3" w:rsidRDefault="009603BE" w14:paraId="5E8D74E3" w14:textId="6F99F046">
      <w:pPr>
        <w:pStyle w:val="ListParagraph"/>
        <w:numPr>
          <w:ilvl w:val="1"/>
          <w:numId w:val="49"/>
        </w:numPr>
        <w:spacing w:before="120" w:after="120"/>
        <w:jc w:val="both"/>
        <w:rPr>
          <w:rFonts w:ascii="Calibri" w:hAnsi="Calibri" w:cs="Calibri"/>
        </w:rPr>
      </w:pPr>
      <w:r w:rsidRPr="002A3583">
        <w:rPr>
          <w:rFonts w:ascii="Calibri" w:hAnsi="Calibri" w:cs="Calibri"/>
          <w:i/>
          <w:iCs/>
        </w:rPr>
        <w:t>add_req_21_2</w:t>
      </w:r>
      <w:r w:rsidR="00B90989">
        <w:rPr>
          <w:rFonts w:ascii="Calibri" w:hAnsi="Calibri" w:cs="Calibri"/>
        </w:rPr>
        <w:t xml:space="preserve"> </w:t>
      </w:r>
      <w:r w:rsidR="00B66F52">
        <w:rPr>
          <w:rFonts w:ascii="Calibri" w:hAnsi="Calibri" w:cs="Calibri"/>
        </w:rPr>
        <w:t xml:space="preserve">Regola </w:t>
      </w:r>
      <w:r w:rsidR="00B90989">
        <w:rPr>
          <w:rFonts w:ascii="Calibri" w:hAnsi="Calibri" w:cs="Calibri"/>
        </w:rPr>
        <w:t>per il calcolo del punteggio corrente associato a Requisito</w:t>
      </w:r>
      <w:r w:rsidR="00B66F52">
        <w:rPr>
          <w:rFonts w:ascii="Calibri" w:hAnsi="Calibri" w:cs="Calibri"/>
        </w:rPr>
        <w:t xml:space="preserve"> 21</w:t>
      </w:r>
    </w:p>
    <w:p w:rsidRPr="002E39B1" w:rsidR="00405E09" w:rsidP="00842DA3" w:rsidRDefault="00012061" w14:paraId="5F583904" w14:textId="70231B55">
      <w:pPr>
        <w:pStyle w:val="ListParagraph"/>
        <w:numPr>
          <w:ilvl w:val="1"/>
          <w:numId w:val="49"/>
        </w:numPr>
        <w:spacing w:before="120" w:after="120"/>
        <w:jc w:val="both"/>
        <w:rPr>
          <w:rFonts w:ascii="Calibri" w:hAnsi="Calibri" w:cs="Calibri"/>
          <w:i/>
          <w:iCs/>
        </w:rPr>
      </w:pPr>
      <w:r w:rsidRPr="008C6450">
        <w:rPr>
          <w:rFonts w:ascii="Calibri" w:hAnsi="Calibri" w:cs="Calibri"/>
          <w:i/>
          <w:iCs/>
        </w:rPr>
        <w:t>accantonaRequisiti</w:t>
      </w:r>
      <w:r w:rsidRPr="008C6450" w:rsidR="00EE00EC">
        <w:rPr>
          <w:rFonts w:ascii="Calibri" w:hAnsi="Calibri" w:cs="Calibri"/>
          <w:i/>
          <w:iCs/>
        </w:rPr>
        <w:t>Aggiuntivi</w:t>
      </w:r>
      <w:r w:rsidRPr="008C6450" w:rsidR="008C6450">
        <w:rPr>
          <w:rFonts w:ascii="Calibri" w:hAnsi="Calibri" w:cs="Calibri"/>
          <w:i/>
          <w:iCs/>
        </w:rPr>
        <w:t xml:space="preserve"> </w:t>
      </w:r>
      <w:r w:rsidRPr="008C6450" w:rsidR="008C6450">
        <w:rPr>
          <w:rFonts w:ascii="Calibri" w:hAnsi="Calibri" w:cs="Calibri"/>
        </w:rPr>
        <w:t>Regola per accantonare t</w:t>
      </w:r>
      <w:r w:rsidR="008C6450">
        <w:rPr>
          <w:rFonts w:ascii="Calibri" w:hAnsi="Calibri" w:cs="Calibri"/>
        </w:rPr>
        <w:t xml:space="preserve">emporaneamente i Requisiti Aggiuntivi validi </w:t>
      </w:r>
      <w:r w:rsidR="00AF67F5">
        <w:rPr>
          <w:rFonts w:ascii="Calibri" w:hAnsi="Calibri" w:cs="Calibri"/>
        </w:rPr>
        <w:t>ma non considerati per via della soglia dei 15 punti</w:t>
      </w:r>
      <w:r w:rsidR="00D22063">
        <w:rPr>
          <w:rFonts w:ascii="Calibri" w:hAnsi="Calibri" w:cs="Calibri"/>
        </w:rPr>
        <w:t xml:space="preserve">; viene creato </w:t>
      </w:r>
      <w:r w:rsidR="00FC2E2E">
        <w:rPr>
          <w:rFonts w:ascii="Calibri" w:hAnsi="Calibri" w:cs="Calibri"/>
        </w:rPr>
        <w:t xml:space="preserve">un </w:t>
      </w:r>
      <w:r w:rsidRPr="009637EB" w:rsidR="00FC2E2E">
        <w:rPr>
          <w:rFonts w:ascii="Calibri" w:hAnsi="Calibri" w:cs="Calibri"/>
          <w:i/>
          <w:iCs/>
        </w:rPr>
        <w:t>GenericFact</w:t>
      </w:r>
      <w:r w:rsidRPr="002E39B1" w:rsidR="00FC2E2E">
        <w:rPr>
          <w:rFonts w:ascii="Calibri" w:hAnsi="Calibri" w:cs="Calibri"/>
        </w:rPr>
        <w:t xml:space="preserve"> </w:t>
      </w:r>
      <w:r w:rsidRPr="002E39B1" w:rsidR="002E39B1">
        <w:rPr>
          <w:rFonts w:ascii="Calibri" w:hAnsi="Calibri" w:cs="Calibri"/>
        </w:rPr>
        <w:t>con</w:t>
      </w:r>
    </w:p>
    <w:p w:rsidRPr="00DD28AF" w:rsidR="002E39B1" w:rsidP="00842DA3" w:rsidRDefault="00DD28AF" w14:paraId="5F47A6C6" w14:textId="09D812DD">
      <w:pPr>
        <w:pStyle w:val="ListParagraph"/>
        <w:numPr>
          <w:ilvl w:val="2"/>
          <w:numId w:val="49"/>
        </w:numPr>
        <w:spacing w:before="120" w:after="120"/>
        <w:jc w:val="both"/>
        <w:rPr>
          <w:rFonts w:ascii="Calibri" w:hAnsi="Calibri" w:cs="Calibri"/>
          <w:i/>
          <w:iCs/>
        </w:rPr>
      </w:pPr>
      <w:r>
        <w:rPr>
          <w:rFonts w:ascii="Calibri" w:hAnsi="Calibri" w:cs="Calibri"/>
          <w:i/>
          <w:iCs/>
        </w:rPr>
        <w:t xml:space="preserve">id </w:t>
      </w:r>
      <w:r>
        <w:rPr>
          <w:rFonts w:ascii="Calibri" w:hAnsi="Calibri" w:cs="Calibri"/>
          <w:i/>
          <w:iCs/>
        </w:rPr>
        <w:tab/>
      </w:r>
      <w:r>
        <w:rPr>
          <w:rFonts w:ascii="Calibri" w:hAnsi="Calibri" w:cs="Calibri"/>
          <w:i/>
          <w:iCs/>
        </w:rPr>
        <w:t>“</w:t>
      </w:r>
      <w:r w:rsidRPr="00DD28AF">
        <w:rPr>
          <w:rFonts w:ascii="Calibri" w:hAnsi="Calibri" w:cs="Calibri"/>
          <w:i/>
          <w:iCs/>
          <w:lang w:val="en-US"/>
        </w:rPr>
        <w:t>unaccountedAdditionalRequirement</w:t>
      </w:r>
      <w:r>
        <w:rPr>
          <w:rFonts w:ascii="Calibri" w:hAnsi="Calibri" w:cs="Calibri"/>
          <w:i/>
          <w:iCs/>
          <w:lang w:val="en-US"/>
        </w:rPr>
        <w:t>”</w:t>
      </w:r>
    </w:p>
    <w:p w:rsidR="00DD28AF" w:rsidP="00842DA3" w:rsidRDefault="00DD28AF" w14:paraId="0F5C6DB9" w14:textId="34120FCE">
      <w:pPr>
        <w:pStyle w:val="ListParagraph"/>
        <w:numPr>
          <w:ilvl w:val="2"/>
          <w:numId w:val="49"/>
        </w:numPr>
        <w:spacing w:before="120" w:after="120"/>
        <w:jc w:val="both"/>
        <w:rPr>
          <w:rFonts w:ascii="Calibri" w:hAnsi="Calibri" w:cs="Calibri"/>
          <w:i/>
          <w:iCs/>
        </w:rPr>
      </w:pPr>
      <w:r w:rsidRPr="008D5AB7">
        <w:rPr>
          <w:rFonts w:ascii="Calibri" w:hAnsi="Calibri" w:cs="Calibri"/>
          <w:i/>
          <w:iCs/>
        </w:rPr>
        <w:t>value</w:t>
      </w:r>
      <w:r w:rsidRPr="008D5AB7">
        <w:rPr>
          <w:rFonts w:ascii="Calibri" w:hAnsi="Calibri" w:cs="Calibri"/>
          <w:i/>
          <w:iCs/>
        </w:rPr>
        <w:tab/>
      </w:r>
      <w:r w:rsidR="003A107C">
        <w:rPr>
          <w:rFonts w:ascii="Calibri" w:hAnsi="Calibri" w:cs="Calibri"/>
          <w:i/>
          <w:iCs/>
        </w:rPr>
        <w:t>un oggetto contenente i dati de</w:t>
      </w:r>
      <w:r w:rsidRPr="008D5AB7" w:rsidR="008D5AB7">
        <w:rPr>
          <w:rFonts w:ascii="Calibri" w:hAnsi="Calibri" w:cs="Calibri"/>
          <w:i/>
          <w:iCs/>
        </w:rPr>
        <w:t xml:space="preserve">l Requisito Aggiuntivo </w:t>
      </w:r>
      <w:r w:rsidR="008D5AB7">
        <w:rPr>
          <w:rFonts w:ascii="Calibri" w:hAnsi="Calibri" w:cs="Calibri"/>
          <w:i/>
          <w:iCs/>
        </w:rPr>
        <w:t>accantonato</w:t>
      </w:r>
    </w:p>
    <w:p w:rsidRPr="00CD72FB" w:rsidR="00314EE1" w:rsidP="00842DA3" w:rsidRDefault="004D4647" w14:paraId="1CB1786E" w14:textId="7E5D0330">
      <w:pPr>
        <w:pStyle w:val="ListParagraph"/>
        <w:numPr>
          <w:ilvl w:val="1"/>
          <w:numId w:val="49"/>
        </w:numPr>
        <w:spacing w:before="120" w:after="120"/>
        <w:jc w:val="both"/>
        <w:rPr>
          <w:rFonts w:ascii="Calibri" w:hAnsi="Calibri" w:cs="Calibri"/>
          <w:i/>
          <w:iCs/>
        </w:rPr>
      </w:pPr>
      <w:r w:rsidRPr="004D4647">
        <w:rPr>
          <w:rFonts w:ascii="Calibri" w:hAnsi="Calibri" w:cs="Calibri"/>
          <w:i/>
          <w:iCs/>
        </w:rPr>
        <w:t xml:space="preserve">rivalutaRequisitiAggiuntiviAccantonati </w:t>
      </w:r>
      <w:r w:rsidRPr="008C6450" w:rsidR="00314EE1">
        <w:rPr>
          <w:rFonts w:ascii="Calibri" w:hAnsi="Calibri" w:cs="Calibri"/>
        </w:rPr>
        <w:t xml:space="preserve">Regola </w:t>
      </w:r>
      <w:r w:rsidR="006A24C6">
        <w:rPr>
          <w:rFonts w:ascii="Calibri" w:hAnsi="Calibri" w:cs="Calibri"/>
        </w:rPr>
        <w:t xml:space="preserve">che al ritorno del punteggio PaC oltre la soglia dei 15 punti </w:t>
      </w:r>
      <w:r w:rsidR="002053DF">
        <w:rPr>
          <w:rFonts w:ascii="Calibri" w:hAnsi="Calibri" w:cs="Calibri"/>
        </w:rPr>
        <w:t xml:space="preserve">inserisce </w:t>
      </w:r>
      <w:r w:rsidR="00AF707D">
        <w:rPr>
          <w:rFonts w:ascii="Calibri" w:hAnsi="Calibri" w:cs="Calibri"/>
        </w:rPr>
        <w:t xml:space="preserve">i fatti </w:t>
      </w:r>
      <w:r w:rsidRPr="008D5AB7" w:rsidR="003A107C">
        <w:rPr>
          <w:rFonts w:ascii="Calibri" w:hAnsi="Calibri" w:cs="Calibri"/>
          <w:i/>
          <w:iCs/>
        </w:rPr>
        <w:t xml:space="preserve">Requisito Aggiuntivo </w:t>
      </w:r>
      <w:r w:rsidR="00093DB7">
        <w:rPr>
          <w:rFonts w:ascii="Calibri" w:hAnsi="Calibri" w:cs="Calibri"/>
        </w:rPr>
        <w:t>precedentemene “accantonati”</w:t>
      </w:r>
      <w:r w:rsidR="003A107C">
        <w:rPr>
          <w:rFonts w:ascii="Calibri" w:hAnsi="Calibri" w:cs="Calibri"/>
        </w:rPr>
        <w:t xml:space="preserve"> per il non raggiungimento della soglia dei 15 punti</w:t>
      </w:r>
      <w:r w:rsidR="00BD1E37">
        <w:rPr>
          <w:rFonts w:ascii="Calibri" w:hAnsi="Calibri" w:cs="Calibri"/>
        </w:rPr>
        <w:t xml:space="preserve">, questi verranno immediamente processati nell’ordine (per via del campo </w:t>
      </w:r>
      <w:r w:rsidRPr="009A69B2" w:rsidR="009A69B2">
        <w:rPr>
          <w:rFonts w:ascii="Calibri" w:hAnsi="Calibri" w:cs="Calibri"/>
          <w:i/>
          <w:iCs/>
        </w:rPr>
        <w:t>from</w:t>
      </w:r>
      <w:r w:rsidR="00BD1E37">
        <w:rPr>
          <w:rFonts w:ascii="Calibri" w:hAnsi="Calibri" w:cs="Calibri"/>
        </w:rPr>
        <w:t>)</w:t>
      </w:r>
      <w:r w:rsidR="00E17B21">
        <w:rPr>
          <w:rFonts w:ascii="Calibri" w:hAnsi="Calibri" w:cs="Calibri"/>
        </w:rPr>
        <w:t xml:space="preserve"> con le regole</w:t>
      </w:r>
      <w:r w:rsidR="00F30F12">
        <w:rPr>
          <w:rFonts w:ascii="Calibri" w:hAnsi="Calibri" w:cs="Calibri"/>
        </w:rPr>
        <w:t xml:space="preserve"> definite.</w:t>
      </w:r>
    </w:p>
    <w:p w:rsidR="008D2590" w:rsidP="0055399E" w:rsidRDefault="008D2590" w14:paraId="5C979D32" w14:textId="149CC24A">
      <w:pPr>
        <w:pStyle w:val="Heading4"/>
      </w:pPr>
      <w:bookmarkStart w:name="_Toc222417424" w:id="267"/>
      <w:r>
        <w:t>RF07-0</w:t>
      </w:r>
      <w:r w:rsidR="00100ADB">
        <w:t>1</w:t>
      </w:r>
      <w:r>
        <w:t>-</w:t>
      </w:r>
      <w:r w:rsidR="00807B9E">
        <w:t>0</w:t>
      </w:r>
      <w:r w:rsidR="007945F1">
        <w:t>7</w:t>
      </w:r>
      <w:r w:rsidRPr="00246BFE" w:rsidR="00246BFE">
        <w:t xml:space="preserve"> </w:t>
      </w:r>
      <w:r w:rsidR="00246BFE">
        <w:t xml:space="preserve"> – </w:t>
      </w:r>
      <w:r w:rsidR="00CA77E5">
        <w:t>Valutazione dei Recuperi</w:t>
      </w:r>
      <w:bookmarkEnd w:id="267"/>
    </w:p>
    <w:p w:rsidR="005547DB" w:rsidP="00203EAF" w:rsidRDefault="00850ADA" w14:paraId="6885F04F" w14:textId="3D3E92A0">
      <w:pPr>
        <w:jc w:val="both"/>
        <w:rPr>
          <w:rFonts w:ascii="Calibri" w:hAnsi="Calibri" w:cs="Calibri"/>
        </w:rPr>
      </w:pPr>
      <w:r>
        <w:rPr>
          <w:rFonts w:ascii="Calibri" w:hAnsi="Calibri" w:cs="Calibri"/>
        </w:rPr>
        <w:t xml:space="preserve">I punti PaC ottenuti da un recupero sono conteggiati </w:t>
      </w:r>
      <w:r w:rsidR="00971B7C">
        <w:rPr>
          <w:rFonts w:ascii="Calibri" w:hAnsi="Calibri" w:cs="Calibri"/>
        </w:rPr>
        <w:t xml:space="preserve">sempre se il recupero non </w:t>
      </w:r>
      <w:r w:rsidR="00BF6EFD">
        <w:rPr>
          <w:rFonts w:ascii="Calibri" w:hAnsi="Calibri" w:cs="Calibri"/>
        </w:rPr>
        <w:t>è annullato</w:t>
      </w:r>
    </w:p>
    <w:p w:rsidR="00203EAF" w:rsidP="00203EAF" w:rsidRDefault="005547DB" w14:paraId="7FB02167" w14:textId="77777777">
      <w:pPr>
        <w:jc w:val="both"/>
        <w:rPr>
          <w:rFonts w:ascii="Calibri" w:hAnsi="Calibri" w:cs="Calibri"/>
        </w:rPr>
      </w:pPr>
      <w:r>
        <w:rPr>
          <w:rFonts w:ascii="Calibri" w:hAnsi="Calibri" w:cs="Calibri"/>
        </w:rPr>
        <w:t>E</w:t>
      </w:r>
      <w:r w:rsidR="00F94634">
        <w:rPr>
          <w:rFonts w:ascii="Calibri" w:hAnsi="Calibri" w:cs="Calibri"/>
        </w:rPr>
        <w:t>sempio</w:t>
      </w:r>
    </w:p>
    <w:tbl>
      <w:tblPr>
        <w:tblW w:w="7020" w:type="dxa"/>
        <w:tblInd w:w="1016" w:type="dxa"/>
        <w:tblLook w:val="04A0" w:firstRow="1" w:lastRow="0" w:firstColumn="1" w:lastColumn="0" w:noHBand="0" w:noVBand="1"/>
      </w:tblPr>
      <w:tblGrid>
        <w:gridCol w:w="1314"/>
        <w:gridCol w:w="2346"/>
        <w:gridCol w:w="1020"/>
        <w:gridCol w:w="2340"/>
      </w:tblGrid>
      <w:tr w:rsidR="00F048C7" w:rsidTr="00CA77E5" w14:paraId="7DFEBFC7" w14:textId="77777777">
        <w:trPr>
          <w:trHeight w:val="285"/>
        </w:trPr>
        <w:tc>
          <w:tcPr>
            <w:tcW w:w="1314" w:type="dxa"/>
            <w:tcBorders>
              <w:top w:val="single" w:color="61CBF3" w:sz="8" w:space="0"/>
              <w:left w:val="single" w:color="61CBF3" w:sz="8" w:space="0"/>
              <w:bottom w:val="single" w:color="9BC2E6" w:sz="4" w:space="0"/>
              <w:right w:val="nil"/>
            </w:tcBorders>
            <w:shd w:val="clear" w:color="5B9BD5" w:fill="5B9BD5"/>
            <w:noWrap/>
            <w:vAlign w:val="bottom"/>
            <w:hideMark/>
          </w:tcPr>
          <w:p w:rsidR="007E6C1E" w:rsidRDefault="007E6C1E" w14:paraId="7541458A" w14:textId="77777777">
            <w:pPr>
              <w:rPr>
                <w:rFonts w:ascii="Calibri" w:hAnsi="Calibri" w:cs="Calibri"/>
                <w:b/>
                <w:bCs/>
                <w:color w:val="FFFFFF"/>
                <w:sz w:val="22"/>
                <w:szCs w:val="22"/>
              </w:rPr>
            </w:pPr>
            <w:r>
              <w:rPr>
                <w:rFonts w:ascii="Calibri" w:hAnsi="Calibri" w:cs="Calibri"/>
                <w:b/>
                <w:bCs/>
                <w:color w:val="FFFFFF"/>
                <w:sz w:val="22"/>
                <w:szCs w:val="22"/>
              </w:rPr>
              <w:t>Data</w:t>
            </w:r>
          </w:p>
        </w:tc>
        <w:tc>
          <w:tcPr>
            <w:tcW w:w="2346" w:type="dxa"/>
            <w:tcBorders>
              <w:top w:val="single" w:color="61CBF3" w:sz="8" w:space="0"/>
              <w:left w:val="nil"/>
              <w:bottom w:val="single" w:color="9BC2E6" w:sz="4" w:space="0"/>
              <w:right w:val="nil"/>
            </w:tcBorders>
            <w:shd w:val="clear" w:color="5B9BD5" w:fill="5B9BD5"/>
            <w:noWrap/>
            <w:vAlign w:val="bottom"/>
            <w:hideMark/>
          </w:tcPr>
          <w:p w:rsidR="007E6C1E" w:rsidRDefault="007E6C1E" w14:paraId="6415C21B" w14:textId="77777777">
            <w:pPr>
              <w:rPr>
                <w:rFonts w:ascii="Calibri" w:hAnsi="Calibri" w:cs="Calibri"/>
                <w:b/>
                <w:bCs/>
                <w:color w:val="FFFFFF"/>
                <w:sz w:val="22"/>
                <w:szCs w:val="22"/>
              </w:rPr>
            </w:pPr>
            <w:r>
              <w:rPr>
                <w:rFonts w:ascii="Calibri" w:hAnsi="Calibri" w:cs="Calibri"/>
                <w:b/>
                <w:bCs/>
                <w:color w:val="FFFFFF"/>
                <w:sz w:val="22"/>
                <w:szCs w:val="22"/>
              </w:rPr>
              <w:t>Evento</w:t>
            </w:r>
          </w:p>
        </w:tc>
        <w:tc>
          <w:tcPr>
            <w:tcW w:w="1020" w:type="dxa"/>
            <w:tcBorders>
              <w:top w:val="single" w:color="61CBF3" w:sz="8" w:space="0"/>
              <w:left w:val="nil"/>
              <w:bottom w:val="single" w:color="9BC2E6" w:sz="4" w:space="0"/>
              <w:right w:val="nil"/>
            </w:tcBorders>
            <w:shd w:val="clear" w:color="5B9BD5" w:fill="5B9BD5"/>
            <w:noWrap/>
            <w:vAlign w:val="bottom"/>
            <w:hideMark/>
          </w:tcPr>
          <w:p w:rsidR="007E6C1E" w:rsidRDefault="007E6C1E" w14:paraId="31C47321" w14:textId="77777777">
            <w:pPr>
              <w:rPr>
                <w:rFonts w:ascii="Calibri" w:hAnsi="Calibri" w:cs="Calibri"/>
                <w:b/>
                <w:bCs/>
                <w:color w:val="FFFFFF"/>
                <w:sz w:val="22"/>
                <w:szCs w:val="22"/>
              </w:rPr>
            </w:pPr>
            <w:r>
              <w:rPr>
                <w:rFonts w:ascii="Calibri" w:hAnsi="Calibri" w:cs="Calibri"/>
                <w:b/>
                <w:bCs/>
                <w:color w:val="FFFFFF"/>
                <w:sz w:val="22"/>
                <w:szCs w:val="22"/>
              </w:rPr>
              <w:t>Punti</w:t>
            </w:r>
          </w:p>
        </w:tc>
        <w:tc>
          <w:tcPr>
            <w:tcW w:w="2340" w:type="dxa"/>
            <w:tcBorders>
              <w:top w:val="single" w:color="61CBF3" w:sz="8" w:space="0"/>
              <w:left w:val="nil"/>
              <w:bottom w:val="single" w:color="9BC2E6" w:sz="4" w:space="0"/>
              <w:right w:val="single" w:color="61CBF3" w:sz="8" w:space="0"/>
            </w:tcBorders>
            <w:shd w:val="clear" w:color="5B9BD5" w:fill="5B9BD5"/>
            <w:noWrap/>
            <w:vAlign w:val="bottom"/>
            <w:hideMark/>
          </w:tcPr>
          <w:p w:rsidR="007E6C1E" w:rsidRDefault="007E6C1E" w14:paraId="5881935A" w14:textId="77777777">
            <w:pPr>
              <w:rPr>
                <w:rFonts w:ascii="Calibri" w:hAnsi="Calibri" w:cs="Calibri"/>
                <w:b/>
                <w:bCs/>
                <w:color w:val="FFFFFF"/>
                <w:sz w:val="22"/>
                <w:szCs w:val="22"/>
              </w:rPr>
            </w:pPr>
            <w:r>
              <w:rPr>
                <w:rFonts w:ascii="Calibri" w:hAnsi="Calibri" w:cs="Calibri"/>
                <w:b/>
                <w:bCs/>
                <w:color w:val="FFFFFF"/>
                <w:sz w:val="22"/>
                <w:szCs w:val="22"/>
              </w:rPr>
              <w:t>Punteggio complessivo</w:t>
            </w:r>
          </w:p>
        </w:tc>
      </w:tr>
      <w:tr w:rsidR="00F048C7" w:rsidTr="00CA77E5" w14:paraId="2D7BE008" w14:textId="77777777">
        <w:trPr>
          <w:trHeight w:val="285"/>
        </w:trPr>
        <w:tc>
          <w:tcPr>
            <w:tcW w:w="1314" w:type="dxa"/>
            <w:tcBorders>
              <w:top w:val="single" w:color="9BC2E6" w:sz="4" w:space="0"/>
              <w:left w:val="single" w:color="61CBF3" w:sz="8" w:space="0"/>
              <w:bottom w:val="single" w:color="9BC2E6" w:sz="4" w:space="0"/>
              <w:right w:val="nil"/>
            </w:tcBorders>
            <w:shd w:val="clear" w:color="DDEBF7" w:fill="DDEBF7"/>
            <w:noWrap/>
            <w:vAlign w:val="bottom"/>
            <w:hideMark/>
          </w:tcPr>
          <w:p w:rsidR="007E6C1E" w:rsidRDefault="007E6C1E" w14:paraId="31103E90" w14:textId="77777777">
            <w:pPr>
              <w:jc w:val="right"/>
              <w:rPr>
                <w:rFonts w:ascii="Calibri" w:hAnsi="Calibri" w:cs="Calibri"/>
                <w:color w:val="000000"/>
                <w:sz w:val="22"/>
                <w:szCs w:val="22"/>
              </w:rPr>
            </w:pPr>
            <w:r>
              <w:rPr>
                <w:rFonts w:ascii="Calibri" w:hAnsi="Calibri" w:cs="Calibri"/>
                <w:color w:val="000000"/>
                <w:sz w:val="22"/>
                <w:szCs w:val="22"/>
              </w:rPr>
              <w:t>2025-01-01</w:t>
            </w:r>
          </w:p>
        </w:tc>
        <w:tc>
          <w:tcPr>
            <w:tcW w:w="2346" w:type="dxa"/>
            <w:tcBorders>
              <w:top w:val="single" w:color="9BC2E6" w:sz="4" w:space="0"/>
              <w:left w:val="nil"/>
              <w:bottom w:val="single" w:color="9BC2E6" w:sz="4" w:space="0"/>
              <w:right w:val="nil"/>
            </w:tcBorders>
            <w:shd w:val="clear" w:color="DDEBF7" w:fill="DDEBF7"/>
            <w:noWrap/>
            <w:vAlign w:val="bottom"/>
            <w:hideMark/>
          </w:tcPr>
          <w:p w:rsidR="007E6C1E" w:rsidRDefault="007E6C1E" w14:paraId="573CEB29" w14:textId="77777777">
            <w:pPr>
              <w:rPr>
                <w:rFonts w:ascii="Calibri" w:hAnsi="Calibri" w:cs="Calibri"/>
                <w:color w:val="000000"/>
                <w:sz w:val="22"/>
                <w:szCs w:val="22"/>
              </w:rPr>
            </w:pPr>
            <w:r>
              <w:rPr>
                <w:rFonts w:ascii="Calibri" w:hAnsi="Calibri" w:cs="Calibri"/>
                <w:color w:val="000000"/>
                <w:sz w:val="22"/>
                <w:szCs w:val="22"/>
              </w:rPr>
              <w:t>Rilascio</w:t>
            </w:r>
          </w:p>
        </w:tc>
        <w:tc>
          <w:tcPr>
            <w:tcW w:w="1020" w:type="dxa"/>
            <w:tcBorders>
              <w:top w:val="single" w:color="9BC2E6" w:sz="4" w:space="0"/>
              <w:left w:val="nil"/>
              <w:bottom w:val="single" w:color="9BC2E6" w:sz="4" w:space="0"/>
              <w:right w:val="nil"/>
            </w:tcBorders>
            <w:shd w:val="clear" w:color="DDEBF7" w:fill="DDEBF7"/>
            <w:noWrap/>
            <w:vAlign w:val="bottom"/>
            <w:hideMark/>
          </w:tcPr>
          <w:p w:rsidR="007E6C1E" w:rsidRDefault="007E6C1E" w14:paraId="57165D5C" w14:textId="77777777">
            <w:pPr>
              <w:rPr>
                <w:rFonts w:ascii="Calibri" w:hAnsi="Calibri" w:cs="Calibri"/>
                <w:color w:val="000000"/>
                <w:sz w:val="22"/>
                <w:szCs w:val="22"/>
              </w:rPr>
            </w:pPr>
          </w:p>
        </w:tc>
        <w:tc>
          <w:tcPr>
            <w:tcW w:w="2340" w:type="dxa"/>
            <w:tcBorders>
              <w:top w:val="single" w:color="9BC2E6" w:sz="4" w:space="0"/>
              <w:left w:val="nil"/>
              <w:bottom w:val="single" w:color="9BC2E6" w:sz="4" w:space="0"/>
              <w:right w:val="single" w:color="61CBF3" w:sz="8" w:space="0"/>
            </w:tcBorders>
            <w:shd w:val="clear" w:color="DDEBF7" w:fill="DDEBF7"/>
            <w:noWrap/>
            <w:vAlign w:val="bottom"/>
            <w:hideMark/>
          </w:tcPr>
          <w:p w:rsidR="007E6C1E" w:rsidRDefault="007E6C1E" w14:paraId="1008679E" w14:textId="77777777">
            <w:pPr>
              <w:jc w:val="right"/>
              <w:rPr>
                <w:rFonts w:ascii="Calibri" w:hAnsi="Calibri" w:cs="Calibri"/>
                <w:color w:val="000000"/>
                <w:sz w:val="22"/>
                <w:szCs w:val="22"/>
              </w:rPr>
            </w:pPr>
            <w:r>
              <w:rPr>
                <w:rFonts w:ascii="Calibri" w:hAnsi="Calibri" w:cs="Calibri"/>
                <w:color w:val="000000"/>
                <w:sz w:val="22"/>
                <w:szCs w:val="22"/>
              </w:rPr>
              <w:t>30</w:t>
            </w:r>
          </w:p>
        </w:tc>
      </w:tr>
      <w:tr w:rsidR="00F048C7" w:rsidTr="00CA77E5" w14:paraId="68648136" w14:textId="77777777">
        <w:trPr>
          <w:trHeight w:val="285"/>
        </w:trPr>
        <w:tc>
          <w:tcPr>
            <w:tcW w:w="1314" w:type="dxa"/>
            <w:tcBorders>
              <w:top w:val="single" w:color="9BC2E6" w:sz="4" w:space="0"/>
              <w:left w:val="single" w:color="61CBF3" w:sz="8" w:space="0"/>
              <w:bottom w:val="single" w:color="9BC2E6" w:sz="4" w:space="0"/>
              <w:right w:val="nil"/>
            </w:tcBorders>
            <w:noWrap/>
            <w:vAlign w:val="bottom"/>
            <w:hideMark/>
          </w:tcPr>
          <w:p w:rsidR="007E6C1E" w:rsidRDefault="007E6C1E" w14:paraId="044E5F43" w14:textId="77777777">
            <w:pPr>
              <w:jc w:val="right"/>
              <w:rPr>
                <w:rFonts w:ascii="Calibri" w:hAnsi="Calibri" w:cs="Calibri"/>
                <w:color w:val="000000"/>
                <w:sz w:val="22"/>
                <w:szCs w:val="22"/>
              </w:rPr>
            </w:pPr>
            <w:r>
              <w:rPr>
                <w:rFonts w:ascii="Calibri" w:hAnsi="Calibri" w:cs="Calibri"/>
                <w:color w:val="000000"/>
                <w:sz w:val="22"/>
                <w:szCs w:val="22"/>
              </w:rPr>
              <w:t>2025-02-04</w:t>
            </w:r>
          </w:p>
        </w:tc>
        <w:tc>
          <w:tcPr>
            <w:tcW w:w="2346" w:type="dxa"/>
            <w:tcBorders>
              <w:top w:val="single" w:color="9BC2E6" w:sz="4" w:space="0"/>
              <w:left w:val="nil"/>
              <w:bottom w:val="single" w:color="9BC2E6" w:sz="4" w:space="0"/>
              <w:right w:val="nil"/>
            </w:tcBorders>
            <w:noWrap/>
            <w:vAlign w:val="bottom"/>
            <w:hideMark/>
          </w:tcPr>
          <w:p w:rsidR="007E6C1E" w:rsidRDefault="007E6C1E" w14:paraId="4DA94456" w14:textId="77777777">
            <w:pPr>
              <w:rPr>
                <w:rFonts w:ascii="Calibri" w:hAnsi="Calibri" w:cs="Calibri"/>
                <w:color w:val="000000"/>
                <w:sz w:val="22"/>
                <w:szCs w:val="22"/>
              </w:rPr>
            </w:pPr>
            <w:r>
              <w:rPr>
                <w:rFonts w:ascii="Calibri" w:hAnsi="Calibri" w:cs="Calibri"/>
                <w:color w:val="000000"/>
                <w:sz w:val="22"/>
                <w:szCs w:val="22"/>
              </w:rPr>
              <w:t>Req. Agg.</w:t>
            </w:r>
          </w:p>
        </w:tc>
        <w:tc>
          <w:tcPr>
            <w:tcW w:w="1020" w:type="dxa"/>
            <w:tcBorders>
              <w:top w:val="single" w:color="9BC2E6" w:sz="4" w:space="0"/>
              <w:left w:val="nil"/>
              <w:bottom w:val="single" w:color="9BC2E6" w:sz="4" w:space="0"/>
              <w:right w:val="nil"/>
            </w:tcBorders>
            <w:noWrap/>
            <w:vAlign w:val="bottom"/>
            <w:hideMark/>
          </w:tcPr>
          <w:p w:rsidR="007E6C1E" w:rsidRDefault="007E6C1E" w14:paraId="71AF7D84" w14:textId="77777777">
            <w:pPr>
              <w:jc w:val="right"/>
              <w:rPr>
                <w:rFonts w:ascii="Calibri" w:hAnsi="Calibri" w:cs="Calibri"/>
                <w:color w:val="000000"/>
                <w:sz w:val="22"/>
                <w:szCs w:val="22"/>
              </w:rPr>
            </w:pPr>
            <w:r>
              <w:rPr>
                <w:rFonts w:ascii="Calibri" w:hAnsi="Calibri" w:cs="Calibri"/>
                <w:color w:val="000000"/>
                <w:sz w:val="22"/>
                <w:szCs w:val="22"/>
              </w:rPr>
              <w:t>10</w:t>
            </w:r>
          </w:p>
        </w:tc>
        <w:tc>
          <w:tcPr>
            <w:tcW w:w="2340" w:type="dxa"/>
            <w:tcBorders>
              <w:top w:val="single" w:color="9BC2E6" w:sz="4" w:space="0"/>
              <w:left w:val="nil"/>
              <w:bottom w:val="single" w:color="9BC2E6" w:sz="4" w:space="0"/>
              <w:right w:val="single" w:color="61CBF3" w:sz="8" w:space="0"/>
            </w:tcBorders>
            <w:noWrap/>
            <w:vAlign w:val="bottom"/>
            <w:hideMark/>
          </w:tcPr>
          <w:p w:rsidR="007E6C1E" w:rsidRDefault="007E6C1E" w14:paraId="746F2ED4" w14:textId="77777777">
            <w:pPr>
              <w:jc w:val="right"/>
              <w:rPr>
                <w:rFonts w:ascii="Calibri" w:hAnsi="Calibri" w:cs="Calibri"/>
                <w:color w:val="000000"/>
                <w:sz w:val="22"/>
                <w:szCs w:val="22"/>
              </w:rPr>
            </w:pPr>
            <w:r>
              <w:rPr>
                <w:rFonts w:ascii="Calibri" w:hAnsi="Calibri" w:cs="Calibri"/>
                <w:color w:val="000000"/>
                <w:sz w:val="22"/>
                <w:szCs w:val="22"/>
              </w:rPr>
              <w:t>40</w:t>
            </w:r>
          </w:p>
        </w:tc>
      </w:tr>
      <w:tr w:rsidR="00F048C7" w:rsidTr="00CA77E5" w14:paraId="48149B62" w14:textId="77777777">
        <w:trPr>
          <w:trHeight w:val="285"/>
        </w:trPr>
        <w:tc>
          <w:tcPr>
            <w:tcW w:w="1314" w:type="dxa"/>
            <w:tcBorders>
              <w:top w:val="single" w:color="9BC2E6" w:sz="4" w:space="0"/>
              <w:left w:val="single" w:color="61CBF3" w:sz="8" w:space="0"/>
              <w:bottom w:val="single" w:color="9BC2E6" w:sz="4" w:space="0"/>
              <w:right w:val="nil"/>
            </w:tcBorders>
            <w:shd w:val="clear" w:color="DDEBF7" w:fill="DDEBF7"/>
            <w:noWrap/>
            <w:vAlign w:val="bottom"/>
            <w:hideMark/>
          </w:tcPr>
          <w:p w:rsidR="007E6C1E" w:rsidRDefault="007E6C1E" w14:paraId="72BDDABE" w14:textId="77777777">
            <w:pPr>
              <w:jc w:val="right"/>
              <w:rPr>
                <w:rFonts w:ascii="Calibri" w:hAnsi="Calibri" w:cs="Calibri"/>
                <w:color w:val="000000"/>
                <w:sz w:val="22"/>
                <w:szCs w:val="22"/>
              </w:rPr>
            </w:pPr>
            <w:r>
              <w:rPr>
                <w:rFonts w:ascii="Calibri" w:hAnsi="Calibri" w:cs="Calibri"/>
                <w:color w:val="000000"/>
                <w:sz w:val="22"/>
                <w:szCs w:val="22"/>
              </w:rPr>
              <w:t>2025-10-08</w:t>
            </w:r>
          </w:p>
        </w:tc>
        <w:tc>
          <w:tcPr>
            <w:tcW w:w="2346" w:type="dxa"/>
            <w:tcBorders>
              <w:top w:val="single" w:color="9BC2E6" w:sz="4" w:space="0"/>
              <w:left w:val="nil"/>
              <w:bottom w:val="single" w:color="9BC2E6" w:sz="4" w:space="0"/>
              <w:right w:val="nil"/>
            </w:tcBorders>
            <w:shd w:val="clear" w:color="DDEBF7" w:fill="DDEBF7"/>
            <w:noWrap/>
            <w:vAlign w:val="bottom"/>
            <w:hideMark/>
          </w:tcPr>
          <w:p w:rsidR="007E6C1E" w:rsidRDefault="007E6C1E" w14:paraId="787D9AF7" w14:textId="77777777">
            <w:pPr>
              <w:rPr>
                <w:rFonts w:ascii="Calibri" w:hAnsi="Calibri" w:cs="Calibri"/>
                <w:color w:val="000000"/>
                <w:sz w:val="22"/>
                <w:szCs w:val="22"/>
              </w:rPr>
            </w:pPr>
            <w:r>
              <w:rPr>
                <w:rFonts w:ascii="Calibri" w:hAnsi="Calibri" w:cs="Calibri"/>
                <w:color w:val="000000"/>
                <w:sz w:val="22"/>
                <w:szCs w:val="22"/>
              </w:rPr>
              <w:t>Decurtazione</w:t>
            </w:r>
          </w:p>
        </w:tc>
        <w:tc>
          <w:tcPr>
            <w:tcW w:w="1020" w:type="dxa"/>
            <w:tcBorders>
              <w:top w:val="single" w:color="9BC2E6" w:sz="4" w:space="0"/>
              <w:left w:val="nil"/>
              <w:bottom w:val="single" w:color="9BC2E6" w:sz="4" w:space="0"/>
              <w:right w:val="nil"/>
            </w:tcBorders>
            <w:shd w:val="clear" w:color="DDEBF7" w:fill="DDEBF7"/>
            <w:noWrap/>
            <w:vAlign w:val="bottom"/>
            <w:hideMark/>
          </w:tcPr>
          <w:p w:rsidR="007E6C1E" w:rsidRDefault="007E6C1E" w14:paraId="05AEDDF6" w14:textId="77777777">
            <w:pPr>
              <w:jc w:val="right"/>
              <w:rPr>
                <w:rFonts w:ascii="Calibri" w:hAnsi="Calibri" w:cs="Calibri"/>
                <w:color w:val="000000"/>
                <w:sz w:val="22"/>
                <w:szCs w:val="22"/>
              </w:rPr>
            </w:pPr>
            <w:r>
              <w:rPr>
                <w:rFonts w:ascii="Calibri" w:hAnsi="Calibri" w:cs="Calibri"/>
                <w:color w:val="000000"/>
                <w:sz w:val="22"/>
                <w:szCs w:val="22"/>
              </w:rPr>
              <w:t>30</w:t>
            </w:r>
          </w:p>
        </w:tc>
        <w:tc>
          <w:tcPr>
            <w:tcW w:w="2340" w:type="dxa"/>
            <w:tcBorders>
              <w:top w:val="single" w:color="9BC2E6" w:sz="4" w:space="0"/>
              <w:left w:val="nil"/>
              <w:bottom w:val="single" w:color="9BC2E6" w:sz="4" w:space="0"/>
              <w:right w:val="single" w:color="61CBF3" w:sz="8" w:space="0"/>
            </w:tcBorders>
            <w:shd w:val="clear" w:color="DDEBF7" w:fill="DDEBF7"/>
            <w:noWrap/>
            <w:vAlign w:val="bottom"/>
            <w:hideMark/>
          </w:tcPr>
          <w:p w:rsidR="007E6C1E" w:rsidRDefault="007E6C1E" w14:paraId="2085CCF5" w14:textId="77777777">
            <w:pPr>
              <w:jc w:val="right"/>
              <w:rPr>
                <w:rFonts w:ascii="Calibri" w:hAnsi="Calibri" w:cs="Calibri"/>
                <w:color w:val="000000"/>
                <w:sz w:val="22"/>
                <w:szCs w:val="22"/>
              </w:rPr>
            </w:pPr>
            <w:r>
              <w:rPr>
                <w:rFonts w:ascii="Calibri" w:hAnsi="Calibri" w:cs="Calibri"/>
                <w:color w:val="000000"/>
                <w:sz w:val="22"/>
                <w:szCs w:val="22"/>
              </w:rPr>
              <w:t>10</w:t>
            </w:r>
          </w:p>
        </w:tc>
      </w:tr>
      <w:tr w:rsidR="00F048C7" w:rsidTr="00CA77E5" w14:paraId="352BBF50" w14:textId="77777777">
        <w:trPr>
          <w:trHeight w:val="285"/>
        </w:trPr>
        <w:tc>
          <w:tcPr>
            <w:tcW w:w="1314" w:type="dxa"/>
            <w:tcBorders>
              <w:top w:val="single" w:color="9BC2E6" w:sz="4" w:space="0"/>
              <w:left w:val="single" w:color="61CBF3" w:sz="8" w:space="0"/>
              <w:bottom w:val="single" w:color="9BC2E6" w:sz="4" w:space="0"/>
              <w:right w:val="nil"/>
            </w:tcBorders>
            <w:noWrap/>
            <w:vAlign w:val="bottom"/>
            <w:hideMark/>
          </w:tcPr>
          <w:p w:rsidR="007E6C1E" w:rsidRDefault="007E6C1E" w14:paraId="5999EA46" w14:textId="77777777">
            <w:pPr>
              <w:jc w:val="right"/>
              <w:rPr>
                <w:rFonts w:ascii="Calibri" w:hAnsi="Calibri" w:cs="Calibri"/>
                <w:color w:val="000000"/>
                <w:sz w:val="22"/>
                <w:szCs w:val="22"/>
              </w:rPr>
            </w:pPr>
            <w:r>
              <w:rPr>
                <w:rFonts w:ascii="Calibri" w:hAnsi="Calibri" w:cs="Calibri"/>
                <w:color w:val="000000"/>
                <w:sz w:val="22"/>
                <w:szCs w:val="22"/>
              </w:rPr>
              <w:t>2025-10-09</w:t>
            </w:r>
          </w:p>
        </w:tc>
        <w:tc>
          <w:tcPr>
            <w:tcW w:w="2346" w:type="dxa"/>
            <w:tcBorders>
              <w:top w:val="single" w:color="9BC2E6" w:sz="4" w:space="0"/>
              <w:left w:val="nil"/>
              <w:bottom w:val="single" w:color="9BC2E6" w:sz="4" w:space="0"/>
              <w:right w:val="nil"/>
            </w:tcBorders>
            <w:noWrap/>
            <w:vAlign w:val="bottom"/>
            <w:hideMark/>
          </w:tcPr>
          <w:p w:rsidR="007E6C1E" w:rsidRDefault="007E6C1E" w14:paraId="00BD59F2" w14:textId="77777777">
            <w:pPr>
              <w:rPr>
                <w:rFonts w:ascii="Calibri" w:hAnsi="Calibri" w:cs="Calibri"/>
                <w:color w:val="000000"/>
                <w:sz w:val="22"/>
                <w:szCs w:val="22"/>
              </w:rPr>
            </w:pPr>
            <w:r>
              <w:rPr>
                <w:rFonts w:ascii="Calibri" w:hAnsi="Calibri" w:cs="Calibri"/>
                <w:color w:val="000000"/>
                <w:sz w:val="22"/>
                <w:szCs w:val="22"/>
              </w:rPr>
              <w:t>Recupero</w:t>
            </w:r>
          </w:p>
        </w:tc>
        <w:tc>
          <w:tcPr>
            <w:tcW w:w="1020" w:type="dxa"/>
            <w:tcBorders>
              <w:top w:val="single" w:color="9BC2E6" w:sz="4" w:space="0"/>
              <w:left w:val="nil"/>
              <w:bottom w:val="single" w:color="9BC2E6" w:sz="4" w:space="0"/>
              <w:right w:val="nil"/>
            </w:tcBorders>
            <w:noWrap/>
            <w:vAlign w:val="bottom"/>
            <w:hideMark/>
          </w:tcPr>
          <w:p w:rsidR="007E6C1E" w:rsidRDefault="007E6C1E" w14:paraId="7B305C92" w14:textId="77777777">
            <w:pPr>
              <w:jc w:val="right"/>
              <w:rPr>
                <w:rFonts w:ascii="Calibri" w:hAnsi="Calibri" w:cs="Calibri"/>
                <w:color w:val="000000"/>
                <w:sz w:val="22"/>
                <w:szCs w:val="22"/>
              </w:rPr>
            </w:pPr>
            <w:r>
              <w:rPr>
                <w:rFonts w:ascii="Calibri" w:hAnsi="Calibri" w:cs="Calibri"/>
                <w:color w:val="000000"/>
                <w:sz w:val="22"/>
                <w:szCs w:val="22"/>
              </w:rPr>
              <w:t>10</w:t>
            </w:r>
          </w:p>
        </w:tc>
        <w:tc>
          <w:tcPr>
            <w:tcW w:w="2340" w:type="dxa"/>
            <w:tcBorders>
              <w:top w:val="single" w:color="9BC2E6" w:sz="4" w:space="0"/>
              <w:left w:val="nil"/>
              <w:bottom w:val="single" w:color="9BC2E6" w:sz="4" w:space="0"/>
              <w:right w:val="single" w:color="61CBF3" w:sz="8" w:space="0"/>
            </w:tcBorders>
            <w:noWrap/>
            <w:vAlign w:val="bottom"/>
            <w:hideMark/>
          </w:tcPr>
          <w:p w:rsidR="007E6C1E" w:rsidRDefault="007E6C1E" w14:paraId="095C4E12" w14:textId="77777777">
            <w:pPr>
              <w:jc w:val="right"/>
              <w:rPr>
                <w:rFonts w:ascii="Calibri" w:hAnsi="Calibri" w:cs="Calibri"/>
                <w:color w:val="000000"/>
                <w:sz w:val="22"/>
                <w:szCs w:val="22"/>
              </w:rPr>
            </w:pPr>
            <w:r>
              <w:rPr>
                <w:rFonts w:ascii="Calibri" w:hAnsi="Calibri" w:cs="Calibri"/>
                <w:color w:val="000000"/>
                <w:sz w:val="22"/>
                <w:szCs w:val="22"/>
              </w:rPr>
              <w:t>20</w:t>
            </w:r>
          </w:p>
        </w:tc>
      </w:tr>
      <w:tr w:rsidR="00F048C7" w:rsidTr="00CA77E5" w14:paraId="75377497" w14:textId="77777777">
        <w:trPr>
          <w:trHeight w:val="285"/>
        </w:trPr>
        <w:tc>
          <w:tcPr>
            <w:tcW w:w="1314" w:type="dxa"/>
            <w:tcBorders>
              <w:top w:val="single" w:color="9BC2E6" w:sz="4" w:space="0"/>
              <w:left w:val="single" w:color="61CBF3" w:sz="8" w:space="0"/>
              <w:bottom w:val="single" w:color="9BC2E6" w:sz="4" w:space="0"/>
              <w:right w:val="nil"/>
            </w:tcBorders>
            <w:shd w:val="clear" w:color="DDEBF7" w:fill="DDEBF7"/>
            <w:noWrap/>
            <w:vAlign w:val="bottom"/>
            <w:hideMark/>
          </w:tcPr>
          <w:p w:rsidR="007E6C1E" w:rsidRDefault="007E6C1E" w14:paraId="6A57316F" w14:textId="77777777">
            <w:pPr>
              <w:jc w:val="right"/>
              <w:rPr>
                <w:rFonts w:ascii="Calibri" w:hAnsi="Calibri" w:cs="Calibri"/>
                <w:color w:val="000000"/>
                <w:sz w:val="22"/>
                <w:szCs w:val="22"/>
              </w:rPr>
            </w:pPr>
            <w:r>
              <w:rPr>
                <w:rFonts w:ascii="Calibri" w:hAnsi="Calibri" w:cs="Calibri"/>
                <w:color w:val="000000"/>
                <w:sz w:val="22"/>
                <w:szCs w:val="22"/>
              </w:rPr>
              <w:t>2025-12-25</w:t>
            </w:r>
          </w:p>
        </w:tc>
        <w:tc>
          <w:tcPr>
            <w:tcW w:w="2346" w:type="dxa"/>
            <w:tcBorders>
              <w:top w:val="single" w:color="9BC2E6" w:sz="4" w:space="0"/>
              <w:left w:val="nil"/>
              <w:bottom w:val="single" w:color="9BC2E6" w:sz="4" w:space="0"/>
              <w:right w:val="nil"/>
            </w:tcBorders>
            <w:shd w:val="clear" w:color="DDEBF7" w:fill="DDEBF7"/>
            <w:noWrap/>
            <w:vAlign w:val="bottom"/>
            <w:hideMark/>
          </w:tcPr>
          <w:p w:rsidR="007E6C1E" w:rsidRDefault="007E6C1E" w14:paraId="2E105334" w14:textId="77777777">
            <w:pPr>
              <w:rPr>
                <w:rFonts w:ascii="Calibri" w:hAnsi="Calibri" w:cs="Calibri"/>
                <w:color w:val="000000"/>
                <w:sz w:val="22"/>
                <w:szCs w:val="22"/>
              </w:rPr>
            </w:pPr>
            <w:r>
              <w:rPr>
                <w:rFonts w:ascii="Calibri" w:hAnsi="Calibri" w:cs="Calibri"/>
                <w:color w:val="000000"/>
                <w:sz w:val="22"/>
                <w:szCs w:val="22"/>
              </w:rPr>
              <w:t>Annullamento Decurtazione</w:t>
            </w:r>
          </w:p>
        </w:tc>
        <w:tc>
          <w:tcPr>
            <w:tcW w:w="1020" w:type="dxa"/>
            <w:tcBorders>
              <w:top w:val="single" w:color="9BC2E6" w:sz="4" w:space="0"/>
              <w:left w:val="nil"/>
              <w:bottom w:val="single" w:color="9BC2E6" w:sz="4" w:space="0"/>
              <w:right w:val="nil"/>
            </w:tcBorders>
            <w:shd w:val="clear" w:color="DDEBF7" w:fill="DDEBF7"/>
            <w:noWrap/>
            <w:vAlign w:val="bottom"/>
            <w:hideMark/>
          </w:tcPr>
          <w:p w:rsidR="007E6C1E" w:rsidRDefault="007E6C1E" w14:paraId="4354D09A" w14:textId="77777777">
            <w:pPr>
              <w:rPr>
                <w:rFonts w:ascii="Calibri" w:hAnsi="Calibri" w:cs="Calibri"/>
                <w:color w:val="000000"/>
                <w:sz w:val="22"/>
                <w:szCs w:val="22"/>
              </w:rPr>
            </w:pPr>
          </w:p>
        </w:tc>
        <w:tc>
          <w:tcPr>
            <w:tcW w:w="2340" w:type="dxa"/>
            <w:tcBorders>
              <w:top w:val="single" w:color="9BC2E6" w:sz="4" w:space="0"/>
              <w:left w:val="nil"/>
              <w:bottom w:val="single" w:color="9BC2E6" w:sz="4" w:space="0"/>
              <w:right w:val="single" w:color="61CBF3" w:sz="8" w:space="0"/>
            </w:tcBorders>
            <w:shd w:val="clear" w:color="DDEBF7" w:fill="DDEBF7"/>
            <w:noWrap/>
            <w:vAlign w:val="bottom"/>
            <w:hideMark/>
          </w:tcPr>
          <w:p w:rsidR="007E6C1E" w:rsidRDefault="007E6C1E" w14:paraId="27D36E33" w14:textId="77777777">
            <w:pPr>
              <w:jc w:val="right"/>
              <w:rPr>
                <w:rFonts w:ascii="Calibri" w:hAnsi="Calibri" w:cs="Calibri"/>
                <w:color w:val="000000"/>
                <w:sz w:val="22"/>
                <w:szCs w:val="22"/>
              </w:rPr>
            </w:pPr>
            <w:r>
              <w:rPr>
                <w:rFonts w:ascii="Calibri" w:hAnsi="Calibri" w:cs="Calibri"/>
                <w:color w:val="000000"/>
                <w:sz w:val="22"/>
                <w:szCs w:val="22"/>
              </w:rPr>
              <w:t>50</w:t>
            </w:r>
          </w:p>
        </w:tc>
      </w:tr>
      <w:tr w:rsidR="00F048C7" w:rsidTr="00CA77E5" w14:paraId="5BD13AD7" w14:textId="77777777">
        <w:trPr>
          <w:trHeight w:val="285"/>
        </w:trPr>
        <w:tc>
          <w:tcPr>
            <w:tcW w:w="1314" w:type="dxa"/>
            <w:tcBorders>
              <w:top w:val="single" w:color="9BC2E6" w:sz="4" w:space="0"/>
              <w:left w:val="single" w:color="61CBF3" w:sz="8" w:space="0"/>
              <w:bottom w:val="single" w:color="9BC2E6" w:sz="4" w:space="0"/>
              <w:right w:val="nil"/>
            </w:tcBorders>
            <w:noWrap/>
            <w:vAlign w:val="bottom"/>
            <w:hideMark/>
          </w:tcPr>
          <w:p w:rsidR="007E6C1E" w:rsidRDefault="007E6C1E" w14:paraId="6B80AB6E" w14:textId="77777777">
            <w:pPr>
              <w:jc w:val="right"/>
              <w:rPr>
                <w:rFonts w:ascii="Calibri" w:hAnsi="Calibri" w:cs="Calibri"/>
                <w:color w:val="000000"/>
                <w:sz w:val="22"/>
                <w:szCs w:val="22"/>
              </w:rPr>
            </w:pPr>
            <w:r>
              <w:rPr>
                <w:rFonts w:ascii="Calibri" w:hAnsi="Calibri" w:cs="Calibri"/>
                <w:color w:val="000000"/>
                <w:sz w:val="22"/>
                <w:szCs w:val="22"/>
              </w:rPr>
              <w:t>2026-10-02</w:t>
            </w:r>
          </w:p>
        </w:tc>
        <w:tc>
          <w:tcPr>
            <w:tcW w:w="2346" w:type="dxa"/>
            <w:tcBorders>
              <w:top w:val="single" w:color="9BC2E6" w:sz="4" w:space="0"/>
              <w:left w:val="nil"/>
              <w:bottom w:val="single" w:color="9BC2E6" w:sz="4" w:space="0"/>
              <w:right w:val="nil"/>
            </w:tcBorders>
            <w:noWrap/>
            <w:vAlign w:val="bottom"/>
            <w:hideMark/>
          </w:tcPr>
          <w:p w:rsidR="007E6C1E" w:rsidRDefault="007E6C1E" w14:paraId="423D8E6D" w14:textId="77777777">
            <w:pPr>
              <w:rPr>
                <w:rFonts w:ascii="Calibri" w:hAnsi="Calibri" w:cs="Calibri"/>
                <w:color w:val="000000"/>
                <w:sz w:val="22"/>
                <w:szCs w:val="22"/>
              </w:rPr>
            </w:pPr>
            <w:r>
              <w:rPr>
                <w:rFonts w:ascii="Calibri" w:hAnsi="Calibri" w:cs="Calibri"/>
                <w:color w:val="000000"/>
                <w:sz w:val="22"/>
                <w:szCs w:val="22"/>
              </w:rPr>
              <w:t>Decurtazione</w:t>
            </w:r>
          </w:p>
        </w:tc>
        <w:tc>
          <w:tcPr>
            <w:tcW w:w="1020" w:type="dxa"/>
            <w:tcBorders>
              <w:top w:val="single" w:color="9BC2E6" w:sz="4" w:space="0"/>
              <w:left w:val="nil"/>
              <w:bottom w:val="single" w:color="9BC2E6" w:sz="4" w:space="0"/>
              <w:right w:val="nil"/>
            </w:tcBorders>
            <w:noWrap/>
            <w:vAlign w:val="bottom"/>
            <w:hideMark/>
          </w:tcPr>
          <w:p w:rsidR="007E6C1E" w:rsidRDefault="007E6C1E" w14:paraId="4E8DC1FD" w14:textId="77777777">
            <w:pPr>
              <w:jc w:val="right"/>
              <w:rPr>
                <w:rFonts w:ascii="Calibri" w:hAnsi="Calibri" w:cs="Calibri"/>
                <w:color w:val="000000"/>
                <w:sz w:val="22"/>
                <w:szCs w:val="22"/>
              </w:rPr>
            </w:pPr>
            <w:r>
              <w:rPr>
                <w:rFonts w:ascii="Calibri" w:hAnsi="Calibri" w:cs="Calibri"/>
                <w:color w:val="000000"/>
                <w:sz w:val="22"/>
                <w:szCs w:val="22"/>
              </w:rPr>
              <w:t>5</w:t>
            </w:r>
          </w:p>
        </w:tc>
        <w:tc>
          <w:tcPr>
            <w:tcW w:w="2340" w:type="dxa"/>
            <w:tcBorders>
              <w:top w:val="single" w:color="9BC2E6" w:sz="4" w:space="0"/>
              <w:left w:val="nil"/>
              <w:bottom w:val="single" w:color="9BC2E6" w:sz="4" w:space="0"/>
              <w:right w:val="single" w:color="61CBF3" w:sz="8" w:space="0"/>
            </w:tcBorders>
            <w:noWrap/>
            <w:vAlign w:val="bottom"/>
            <w:hideMark/>
          </w:tcPr>
          <w:p w:rsidR="007E6C1E" w:rsidRDefault="007E6C1E" w14:paraId="2F57F14F" w14:textId="77777777">
            <w:pPr>
              <w:jc w:val="right"/>
              <w:rPr>
                <w:rFonts w:ascii="Calibri" w:hAnsi="Calibri" w:cs="Calibri"/>
                <w:color w:val="000000"/>
                <w:sz w:val="22"/>
                <w:szCs w:val="22"/>
              </w:rPr>
            </w:pPr>
            <w:r>
              <w:rPr>
                <w:rFonts w:ascii="Calibri" w:hAnsi="Calibri" w:cs="Calibri"/>
                <w:color w:val="000000"/>
                <w:sz w:val="22"/>
                <w:szCs w:val="22"/>
              </w:rPr>
              <w:t>45</w:t>
            </w:r>
          </w:p>
        </w:tc>
      </w:tr>
      <w:tr w:rsidR="00F048C7" w:rsidTr="00CA77E5" w14:paraId="36ADE898" w14:textId="77777777">
        <w:trPr>
          <w:trHeight w:val="285"/>
        </w:trPr>
        <w:tc>
          <w:tcPr>
            <w:tcW w:w="1314" w:type="dxa"/>
            <w:tcBorders>
              <w:top w:val="single" w:color="9BC2E6" w:sz="4" w:space="0"/>
              <w:left w:val="single" w:color="61CBF3" w:sz="8" w:space="0"/>
              <w:bottom w:val="single" w:color="9BC2E6" w:sz="4" w:space="0"/>
              <w:right w:val="nil"/>
            </w:tcBorders>
            <w:shd w:val="clear" w:color="DDEBF7" w:fill="DDEBF7"/>
            <w:noWrap/>
            <w:vAlign w:val="bottom"/>
            <w:hideMark/>
          </w:tcPr>
          <w:p w:rsidR="007E6C1E" w:rsidRDefault="007E6C1E" w14:paraId="04CB2D77" w14:textId="77777777">
            <w:pPr>
              <w:jc w:val="right"/>
              <w:rPr>
                <w:rFonts w:ascii="Calibri" w:hAnsi="Calibri" w:cs="Calibri"/>
                <w:color w:val="000000"/>
                <w:sz w:val="22"/>
                <w:szCs w:val="22"/>
              </w:rPr>
            </w:pPr>
            <w:r>
              <w:rPr>
                <w:rFonts w:ascii="Calibri" w:hAnsi="Calibri" w:cs="Calibri"/>
                <w:color w:val="000000"/>
                <w:sz w:val="22"/>
                <w:szCs w:val="22"/>
              </w:rPr>
              <w:t>2026-10-03</w:t>
            </w:r>
          </w:p>
        </w:tc>
        <w:tc>
          <w:tcPr>
            <w:tcW w:w="2346" w:type="dxa"/>
            <w:tcBorders>
              <w:top w:val="single" w:color="9BC2E6" w:sz="4" w:space="0"/>
              <w:left w:val="nil"/>
              <w:bottom w:val="single" w:color="9BC2E6" w:sz="4" w:space="0"/>
              <w:right w:val="nil"/>
            </w:tcBorders>
            <w:shd w:val="clear" w:color="DDEBF7" w:fill="DDEBF7"/>
            <w:noWrap/>
            <w:vAlign w:val="bottom"/>
            <w:hideMark/>
          </w:tcPr>
          <w:p w:rsidR="007E6C1E" w:rsidRDefault="007E6C1E" w14:paraId="019BDC2A" w14:textId="77777777">
            <w:pPr>
              <w:rPr>
                <w:rFonts w:ascii="Calibri" w:hAnsi="Calibri" w:cs="Calibri"/>
                <w:color w:val="000000"/>
                <w:sz w:val="22"/>
                <w:szCs w:val="22"/>
              </w:rPr>
            </w:pPr>
            <w:r>
              <w:rPr>
                <w:rFonts w:ascii="Calibri" w:hAnsi="Calibri" w:cs="Calibri"/>
                <w:color w:val="000000"/>
                <w:sz w:val="22"/>
                <w:szCs w:val="22"/>
              </w:rPr>
              <w:t>Req Agg.</w:t>
            </w:r>
          </w:p>
        </w:tc>
        <w:tc>
          <w:tcPr>
            <w:tcW w:w="1020" w:type="dxa"/>
            <w:tcBorders>
              <w:top w:val="single" w:color="9BC2E6" w:sz="4" w:space="0"/>
              <w:left w:val="nil"/>
              <w:bottom w:val="single" w:color="9BC2E6" w:sz="4" w:space="0"/>
              <w:right w:val="nil"/>
            </w:tcBorders>
            <w:shd w:val="clear" w:color="DDEBF7" w:fill="DDEBF7"/>
            <w:noWrap/>
            <w:vAlign w:val="bottom"/>
            <w:hideMark/>
          </w:tcPr>
          <w:p w:rsidR="007E6C1E" w:rsidRDefault="007E6C1E" w14:paraId="5359F7FF" w14:textId="77777777">
            <w:pPr>
              <w:jc w:val="right"/>
              <w:rPr>
                <w:rFonts w:ascii="Calibri" w:hAnsi="Calibri" w:cs="Calibri"/>
                <w:color w:val="000000"/>
                <w:sz w:val="22"/>
                <w:szCs w:val="22"/>
              </w:rPr>
            </w:pPr>
            <w:r>
              <w:rPr>
                <w:rFonts w:ascii="Calibri" w:hAnsi="Calibri" w:cs="Calibri"/>
                <w:color w:val="000000"/>
                <w:sz w:val="22"/>
                <w:szCs w:val="22"/>
              </w:rPr>
              <w:t>1</w:t>
            </w:r>
          </w:p>
        </w:tc>
        <w:tc>
          <w:tcPr>
            <w:tcW w:w="2340" w:type="dxa"/>
            <w:tcBorders>
              <w:top w:val="single" w:color="9BC2E6" w:sz="4" w:space="0"/>
              <w:left w:val="nil"/>
              <w:bottom w:val="single" w:color="9BC2E6" w:sz="4" w:space="0"/>
              <w:right w:val="single" w:color="61CBF3" w:sz="8" w:space="0"/>
            </w:tcBorders>
            <w:shd w:val="clear" w:color="DDEBF7" w:fill="DDEBF7"/>
            <w:noWrap/>
            <w:vAlign w:val="bottom"/>
            <w:hideMark/>
          </w:tcPr>
          <w:p w:rsidR="007E6C1E" w:rsidRDefault="007E6C1E" w14:paraId="3D8BC914" w14:textId="77777777">
            <w:pPr>
              <w:jc w:val="right"/>
              <w:rPr>
                <w:rFonts w:ascii="Calibri" w:hAnsi="Calibri" w:cs="Calibri"/>
                <w:color w:val="000000"/>
                <w:sz w:val="22"/>
                <w:szCs w:val="22"/>
              </w:rPr>
            </w:pPr>
            <w:r>
              <w:rPr>
                <w:rFonts w:ascii="Calibri" w:hAnsi="Calibri" w:cs="Calibri"/>
                <w:color w:val="000000"/>
                <w:sz w:val="22"/>
                <w:szCs w:val="22"/>
              </w:rPr>
              <w:t>46</w:t>
            </w:r>
          </w:p>
        </w:tc>
      </w:tr>
      <w:tr w:rsidR="00F048C7" w:rsidTr="00CA77E5" w14:paraId="14B4FEE8" w14:textId="77777777">
        <w:trPr>
          <w:trHeight w:val="285"/>
        </w:trPr>
        <w:tc>
          <w:tcPr>
            <w:tcW w:w="1314" w:type="dxa"/>
            <w:tcBorders>
              <w:top w:val="single" w:color="9BC2E6" w:sz="4" w:space="0"/>
              <w:left w:val="single" w:color="61CBF3" w:sz="8" w:space="0"/>
              <w:bottom w:val="single" w:color="61CBF3" w:sz="8" w:space="0"/>
              <w:right w:val="nil"/>
            </w:tcBorders>
            <w:noWrap/>
            <w:vAlign w:val="bottom"/>
            <w:hideMark/>
          </w:tcPr>
          <w:p w:rsidR="007E6C1E" w:rsidRDefault="007E6C1E" w14:paraId="48C0F160" w14:textId="77777777">
            <w:pPr>
              <w:jc w:val="right"/>
              <w:rPr>
                <w:rFonts w:ascii="Calibri" w:hAnsi="Calibri" w:cs="Calibri"/>
                <w:color w:val="000000"/>
                <w:sz w:val="22"/>
                <w:szCs w:val="22"/>
              </w:rPr>
            </w:pPr>
            <w:r>
              <w:rPr>
                <w:rFonts w:ascii="Calibri" w:hAnsi="Calibri" w:cs="Calibri"/>
                <w:color w:val="000000"/>
                <w:sz w:val="22"/>
                <w:szCs w:val="22"/>
              </w:rPr>
              <w:t>2026-11-25</w:t>
            </w:r>
          </w:p>
        </w:tc>
        <w:tc>
          <w:tcPr>
            <w:tcW w:w="2346" w:type="dxa"/>
            <w:tcBorders>
              <w:top w:val="single" w:color="9BC2E6" w:sz="4" w:space="0"/>
              <w:left w:val="nil"/>
              <w:bottom w:val="single" w:color="61CBF3" w:sz="8" w:space="0"/>
              <w:right w:val="nil"/>
            </w:tcBorders>
            <w:noWrap/>
            <w:vAlign w:val="bottom"/>
            <w:hideMark/>
          </w:tcPr>
          <w:p w:rsidR="007E6C1E" w:rsidRDefault="007E6C1E" w14:paraId="2CF8C7C4" w14:textId="77777777">
            <w:pPr>
              <w:rPr>
                <w:rFonts w:ascii="Calibri" w:hAnsi="Calibri" w:cs="Calibri"/>
                <w:color w:val="000000"/>
                <w:sz w:val="22"/>
                <w:szCs w:val="22"/>
              </w:rPr>
            </w:pPr>
            <w:r>
              <w:rPr>
                <w:rFonts w:ascii="Calibri" w:hAnsi="Calibri" w:cs="Calibri"/>
                <w:color w:val="000000"/>
                <w:sz w:val="22"/>
                <w:szCs w:val="22"/>
              </w:rPr>
              <w:t>Decurtazione</w:t>
            </w:r>
          </w:p>
        </w:tc>
        <w:tc>
          <w:tcPr>
            <w:tcW w:w="1020" w:type="dxa"/>
            <w:tcBorders>
              <w:top w:val="single" w:color="9BC2E6" w:sz="4" w:space="0"/>
              <w:left w:val="nil"/>
              <w:bottom w:val="single" w:color="61CBF3" w:sz="8" w:space="0"/>
              <w:right w:val="nil"/>
            </w:tcBorders>
            <w:noWrap/>
            <w:vAlign w:val="bottom"/>
            <w:hideMark/>
          </w:tcPr>
          <w:p w:rsidR="007E6C1E" w:rsidRDefault="007E6C1E" w14:paraId="5F148683" w14:textId="77777777">
            <w:pPr>
              <w:jc w:val="right"/>
              <w:rPr>
                <w:rFonts w:ascii="Calibri" w:hAnsi="Calibri" w:cs="Calibri"/>
                <w:color w:val="000000"/>
                <w:sz w:val="22"/>
                <w:szCs w:val="22"/>
              </w:rPr>
            </w:pPr>
            <w:r>
              <w:rPr>
                <w:rFonts w:ascii="Calibri" w:hAnsi="Calibri" w:cs="Calibri"/>
                <w:color w:val="000000"/>
                <w:sz w:val="22"/>
                <w:szCs w:val="22"/>
              </w:rPr>
              <w:t>25</w:t>
            </w:r>
          </w:p>
        </w:tc>
        <w:tc>
          <w:tcPr>
            <w:tcW w:w="2340" w:type="dxa"/>
            <w:tcBorders>
              <w:top w:val="single" w:color="9BC2E6" w:sz="4" w:space="0"/>
              <w:left w:val="nil"/>
              <w:bottom w:val="single" w:color="61CBF3" w:sz="8" w:space="0"/>
              <w:right w:val="single" w:color="61CBF3" w:sz="8" w:space="0"/>
            </w:tcBorders>
            <w:noWrap/>
            <w:vAlign w:val="bottom"/>
            <w:hideMark/>
          </w:tcPr>
          <w:p w:rsidR="007E6C1E" w:rsidRDefault="007E6C1E" w14:paraId="31794767" w14:textId="77777777">
            <w:pPr>
              <w:jc w:val="right"/>
              <w:rPr>
                <w:rFonts w:ascii="Calibri" w:hAnsi="Calibri" w:cs="Calibri"/>
                <w:color w:val="000000"/>
                <w:sz w:val="22"/>
                <w:szCs w:val="22"/>
              </w:rPr>
            </w:pPr>
            <w:r>
              <w:rPr>
                <w:rFonts w:ascii="Calibri" w:hAnsi="Calibri" w:cs="Calibri"/>
                <w:color w:val="000000"/>
                <w:sz w:val="22"/>
                <w:szCs w:val="22"/>
              </w:rPr>
              <w:t>21</w:t>
            </w:r>
          </w:p>
        </w:tc>
      </w:tr>
    </w:tbl>
    <w:p w:rsidR="00E4536A" w:rsidP="005D3C70" w:rsidRDefault="00E4536A" w14:paraId="442C6AAB" w14:textId="22FE5625">
      <w:pPr>
        <w:spacing w:before="240"/>
        <w:jc w:val="both"/>
        <w:rPr>
          <w:rFonts w:ascii="Calibri" w:hAnsi="Calibri" w:cs="Calibri"/>
        </w:rPr>
      </w:pPr>
      <w:r>
        <w:rPr>
          <w:rFonts w:ascii="Calibri" w:hAnsi="Calibri" w:cs="Calibri"/>
        </w:rPr>
        <w:t>Modifiche da apportare al motore</w:t>
      </w:r>
    </w:p>
    <w:p w:rsidR="005E0680" w:rsidP="00842DA3" w:rsidRDefault="00CA77E5" w14:paraId="33D8BD6A" w14:textId="34BD7680">
      <w:pPr>
        <w:pStyle w:val="ListParagraph"/>
        <w:numPr>
          <w:ilvl w:val="0"/>
          <w:numId w:val="49"/>
        </w:numPr>
        <w:spacing w:before="120" w:after="120"/>
        <w:jc w:val="both"/>
        <w:rPr>
          <w:rFonts w:ascii="Calibri" w:hAnsi="Calibri" w:cs="Calibri"/>
        </w:rPr>
      </w:pPr>
      <w:r>
        <w:rPr>
          <w:rFonts w:ascii="Calibri" w:hAnsi="Calibri" w:cs="Calibri"/>
        </w:rPr>
        <w:t>Nuova Regola per sommare i recuperi</w:t>
      </w:r>
    </w:p>
    <w:p w:rsidRPr="00BA5701" w:rsidR="00695686" w:rsidRDefault="00CA77E5" w14:paraId="51390FC8" w14:textId="3272DBF3">
      <w:pPr>
        <w:rPr>
          <w:rFonts w:ascii="Calibri" w:hAnsi="Calibri" w:cs="Calibri"/>
        </w:rPr>
      </w:pPr>
      <w:r>
        <w:rPr>
          <w:rFonts w:ascii="Calibri" w:hAnsi="Calibri" w:cs="Calibri"/>
        </w:rPr>
        <w:br w:type="page"/>
      </w:r>
    </w:p>
    <w:p w:rsidR="001440D2" w:rsidP="0055399E" w:rsidRDefault="001440D2" w14:paraId="566BB151" w14:textId="1337B4DD">
      <w:pPr>
        <w:pStyle w:val="Heading4"/>
      </w:pPr>
      <w:bookmarkStart w:name="_Toc222417425" w:id="268"/>
      <w:r>
        <w:t>RF07-0</w:t>
      </w:r>
      <w:r w:rsidR="00100ADB">
        <w:t>1</w:t>
      </w:r>
      <w:r>
        <w:t>-08</w:t>
      </w:r>
      <w:r w:rsidRPr="00246BFE">
        <w:t xml:space="preserve"> </w:t>
      </w:r>
      <w:r>
        <w:t xml:space="preserve"> – I Requisiti Aggiuntivi non co</w:t>
      </w:r>
      <w:r w:rsidR="007136C1">
        <w:t>n</w:t>
      </w:r>
      <w:r>
        <w:t xml:space="preserve">siderati per via </w:t>
      </w:r>
      <w:r w:rsidR="007136C1">
        <w:t>della soglia</w:t>
      </w:r>
      <w:r w:rsidR="00634079">
        <w:t xml:space="preserve"> vanno rivalutati </w:t>
      </w:r>
      <w:r w:rsidR="00C015C0">
        <w:t>quando il punteggio raggiunge o supera i 15 punti</w:t>
      </w:r>
      <w:bookmarkEnd w:id="268"/>
    </w:p>
    <w:p w:rsidR="00BD1AD0" w:rsidP="00203EAF" w:rsidRDefault="00FB227C" w14:paraId="3C1E3DCE" w14:textId="6D78515E">
      <w:pPr>
        <w:jc w:val="both"/>
        <w:rPr>
          <w:rFonts w:ascii="Calibri" w:hAnsi="Calibri" w:cs="Calibri"/>
        </w:rPr>
      </w:pPr>
      <w:r>
        <w:rPr>
          <w:rFonts w:ascii="Calibri" w:hAnsi="Calibri" w:cs="Calibri"/>
        </w:rPr>
        <w:t xml:space="preserve">I Requisiti Aggiuntivi che non possono essere presi in considerazione perchè la PaC ha un punteggio inferiore ai 15 punti </w:t>
      </w:r>
      <w:r w:rsidR="00CF2819">
        <w:rPr>
          <w:rFonts w:ascii="Calibri" w:hAnsi="Calibri" w:cs="Calibri"/>
        </w:rPr>
        <w:t xml:space="preserve">devono essere rivalutati </w:t>
      </w:r>
      <w:r w:rsidR="006863AF">
        <w:rPr>
          <w:rFonts w:ascii="Calibri" w:hAnsi="Calibri" w:cs="Calibri"/>
        </w:rPr>
        <w:t xml:space="preserve">ed eventualmente aggiunti al </w:t>
      </w:r>
      <w:r w:rsidR="0099648B">
        <w:rPr>
          <w:rFonts w:ascii="Calibri" w:hAnsi="Calibri" w:cs="Calibri"/>
        </w:rPr>
        <w:t xml:space="preserve">punteggip PaC se il punteggio </w:t>
      </w:r>
      <w:r w:rsidR="00A33F2D">
        <w:rPr>
          <w:rFonts w:ascii="Calibri" w:hAnsi="Calibri" w:cs="Calibri"/>
        </w:rPr>
        <w:t>torna non minore di 15.</w:t>
      </w:r>
    </w:p>
    <w:p w:rsidR="00590EFE" w:rsidP="00203EAF" w:rsidRDefault="00590EFE" w14:paraId="074021D4" w14:textId="0D6D7BE3">
      <w:pPr>
        <w:jc w:val="both"/>
        <w:rPr>
          <w:rFonts w:ascii="Calibri" w:hAnsi="Calibri" w:cs="Calibri"/>
        </w:rPr>
      </w:pPr>
      <w:r>
        <w:rPr>
          <w:rFonts w:ascii="Calibri" w:hAnsi="Calibri" w:cs="Calibri"/>
        </w:rPr>
        <w:t xml:space="preserve">Al momento della rivalutazione del Requisito Aggiuntivo precedentemente accantonato </w:t>
      </w:r>
      <w:r w:rsidR="00D40FC0">
        <w:rPr>
          <w:rFonts w:ascii="Calibri" w:hAnsi="Calibri" w:cs="Calibri"/>
        </w:rPr>
        <w:t xml:space="preserve">sono da applicare le stesse regole </w:t>
      </w:r>
      <w:r w:rsidR="008D57D4">
        <w:rPr>
          <w:rFonts w:ascii="Calibri" w:hAnsi="Calibri" w:cs="Calibri"/>
        </w:rPr>
        <w:t>utilizzate al momento dello accantonamento.</w:t>
      </w:r>
    </w:p>
    <w:p w:rsidR="00362839" w:rsidP="00362839" w:rsidRDefault="00362839" w14:paraId="778A65A8" w14:textId="77777777">
      <w:pPr>
        <w:spacing w:before="120" w:after="120"/>
        <w:jc w:val="both"/>
        <w:rPr>
          <w:rFonts w:ascii="Calibri" w:hAnsi="Calibri" w:cs="Calibri"/>
        </w:rPr>
      </w:pPr>
      <w:r>
        <w:rPr>
          <w:rFonts w:ascii="Calibri" w:hAnsi="Calibri" w:cs="Calibri"/>
        </w:rPr>
        <w:t>Modifiche da apportare al motore</w:t>
      </w:r>
    </w:p>
    <w:p w:rsidR="00346CD3" w:rsidP="00842DA3" w:rsidRDefault="00346CD3" w14:paraId="318EBBDF" w14:textId="2DDD82AE">
      <w:pPr>
        <w:pStyle w:val="ListParagraph"/>
        <w:numPr>
          <w:ilvl w:val="0"/>
          <w:numId w:val="49"/>
        </w:numPr>
        <w:spacing w:before="120" w:after="120"/>
        <w:jc w:val="both"/>
        <w:rPr>
          <w:rFonts w:ascii="Calibri" w:hAnsi="Calibri" w:cs="Calibri"/>
        </w:rPr>
      </w:pPr>
      <w:r w:rsidRPr="00375632">
        <w:rPr>
          <w:rFonts w:ascii="Calibri" w:hAnsi="Calibri" w:cs="Calibri"/>
        </w:rPr>
        <w:t>Attualmente il risultato della eleborazione è gestito come una variabile globale cosa che NON rende possibile definire regole sulla sua variazione; per ovviare a questo l’opzione migliore è definire l’oggetto Risultato come fatto (annotazione @Role(Role.Type.</w:t>
      </w:r>
      <w:r w:rsidR="00D45001">
        <w:rPr>
          <w:rFonts w:ascii="Calibri" w:hAnsi="Calibri" w:cs="Calibri"/>
          <w:b/>
          <w:bCs/>
          <w:i/>
          <w:iCs/>
        </w:rPr>
        <w:t>FACT</w:t>
      </w:r>
      <w:r w:rsidRPr="00375632">
        <w:rPr>
          <w:rFonts w:ascii="Calibri" w:hAnsi="Calibri" w:cs="Calibri"/>
        </w:rPr>
        <w:t>)) e passarlo per l’elaborazione alla sessione come fatto e non solo come variabile globale.</w:t>
      </w:r>
    </w:p>
    <w:p w:rsidR="00692B12" w:rsidP="00842DA3" w:rsidRDefault="00692B12" w14:paraId="35AB0B0F" w14:textId="77777777">
      <w:pPr>
        <w:pStyle w:val="ListParagraph"/>
        <w:numPr>
          <w:ilvl w:val="0"/>
          <w:numId w:val="49"/>
        </w:numPr>
        <w:spacing w:before="120" w:after="120"/>
        <w:jc w:val="both"/>
        <w:rPr>
          <w:rFonts w:ascii="Calibri" w:hAnsi="Calibri" w:cs="Calibri"/>
        </w:rPr>
      </w:pPr>
      <w:r>
        <w:rPr>
          <w:rFonts w:ascii="Calibri" w:hAnsi="Calibri" w:cs="Calibri"/>
        </w:rPr>
        <w:t xml:space="preserve">Nuova classe di Fatti Drools </w:t>
      </w:r>
      <w:r w:rsidRPr="009637EB">
        <w:rPr>
          <w:rFonts w:ascii="Calibri" w:hAnsi="Calibri" w:cs="Calibri"/>
          <w:i/>
          <w:iCs/>
        </w:rPr>
        <w:t>GenericFact</w:t>
      </w:r>
      <w:r>
        <w:rPr>
          <w:rFonts w:ascii="Calibri" w:hAnsi="Calibri" w:cs="Calibri"/>
          <w:i/>
          <w:iCs/>
        </w:rPr>
        <w:t xml:space="preserve"> </w:t>
      </w:r>
      <w:r>
        <w:rPr>
          <w:rFonts w:ascii="Calibri" w:hAnsi="Calibri" w:cs="Calibri"/>
        </w:rPr>
        <w:t>con due attibuti (definibile direttamente nel template velocity delle regole Drools)</w:t>
      </w:r>
    </w:p>
    <w:p w:rsidR="00692B12" w:rsidP="00842DA3" w:rsidRDefault="00692B12" w14:paraId="7DD41F8E" w14:textId="77777777">
      <w:pPr>
        <w:pStyle w:val="ListParagraph"/>
        <w:numPr>
          <w:ilvl w:val="1"/>
          <w:numId w:val="49"/>
        </w:numPr>
        <w:spacing w:before="120" w:after="120"/>
        <w:jc w:val="both"/>
        <w:rPr>
          <w:rFonts w:ascii="Calibri" w:hAnsi="Calibri" w:cs="Calibri"/>
        </w:rPr>
      </w:pPr>
      <w:r>
        <w:rPr>
          <w:rFonts w:ascii="Calibri" w:hAnsi="Calibri" w:cs="Calibri"/>
        </w:rPr>
        <w:t>id</w:t>
      </w:r>
      <w:r>
        <w:rPr>
          <w:rFonts w:ascii="Calibri" w:hAnsi="Calibri" w:cs="Calibri"/>
        </w:rPr>
        <w:tab/>
      </w:r>
      <w:r>
        <w:rPr>
          <w:rFonts w:ascii="Calibri" w:hAnsi="Calibri" w:cs="Calibri"/>
        </w:rPr>
        <w:t>di tipo String per identificare la tipologia di fatto</w:t>
      </w:r>
    </w:p>
    <w:p w:rsidR="00362839" w:rsidP="00842DA3" w:rsidRDefault="00692B12" w14:paraId="3750C4DE" w14:textId="4DCB7402">
      <w:pPr>
        <w:pStyle w:val="ListParagraph"/>
        <w:numPr>
          <w:ilvl w:val="1"/>
          <w:numId w:val="49"/>
        </w:numPr>
        <w:spacing w:before="120" w:after="120"/>
        <w:jc w:val="both"/>
        <w:rPr>
          <w:rFonts w:ascii="Calibri" w:hAnsi="Calibri" w:cs="Calibri"/>
        </w:rPr>
      </w:pPr>
      <w:r>
        <w:rPr>
          <w:rFonts w:ascii="Calibri" w:hAnsi="Calibri" w:cs="Calibri"/>
        </w:rPr>
        <w:t>value</w:t>
      </w:r>
      <w:r>
        <w:rPr>
          <w:rFonts w:ascii="Calibri" w:hAnsi="Calibri" w:cs="Calibri"/>
        </w:rPr>
        <w:tab/>
      </w:r>
      <w:r>
        <w:rPr>
          <w:rFonts w:ascii="Calibri" w:hAnsi="Calibri" w:cs="Calibri"/>
        </w:rPr>
        <w:t xml:space="preserve">di tipo </w:t>
      </w:r>
      <w:r w:rsidRPr="001F5CF6">
        <w:rPr>
          <w:rFonts w:ascii="Calibri" w:hAnsi="Calibri" w:cs="Calibri"/>
        </w:rPr>
        <w:t>Object</w:t>
      </w:r>
      <w:r>
        <w:rPr>
          <w:rFonts w:ascii="Calibri" w:hAnsi="Calibri" w:cs="Calibri"/>
        </w:rPr>
        <w:t xml:space="preserve"> come “contenitore” per eventuali valori da gestire specificatamente nelle regole</w:t>
      </w:r>
    </w:p>
    <w:p w:rsidR="00375632" w:rsidP="00842DA3" w:rsidRDefault="00375632" w14:paraId="5BFB9DB3" w14:textId="77777777">
      <w:pPr>
        <w:pStyle w:val="ListParagraph"/>
        <w:numPr>
          <w:ilvl w:val="0"/>
          <w:numId w:val="49"/>
        </w:numPr>
        <w:spacing w:before="120" w:after="120"/>
        <w:jc w:val="both"/>
        <w:rPr>
          <w:rFonts w:ascii="Calibri" w:hAnsi="Calibri" w:cs="Calibri"/>
        </w:rPr>
      </w:pPr>
      <w:r>
        <w:rPr>
          <w:rFonts w:ascii="Calibri" w:hAnsi="Calibri" w:cs="Calibri"/>
        </w:rPr>
        <w:t>Regole che implementeranno il controllo</w:t>
      </w:r>
    </w:p>
    <w:p w:rsidR="00375632" w:rsidP="00842DA3" w:rsidRDefault="003D41CF" w14:paraId="2D5B29C7" w14:textId="53DF2500">
      <w:pPr>
        <w:pStyle w:val="ListParagraph"/>
        <w:numPr>
          <w:ilvl w:val="1"/>
          <w:numId w:val="49"/>
        </w:numPr>
        <w:spacing w:before="120" w:after="120"/>
        <w:jc w:val="both"/>
        <w:rPr>
          <w:rFonts w:ascii="Calibri" w:hAnsi="Calibri" w:cs="Calibri"/>
        </w:rPr>
      </w:pPr>
      <w:r w:rsidRPr="003D41CF">
        <w:rPr>
          <w:rFonts w:ascii="Calibri" w:hAnsi="Calibri" w:cs="Calibri"/>
          <w:i/>
          <w:iCs/>
        </w:rPr>
        <w:t>accantonaRequisitiAggiuntivi</w:t>
      </w:r>
      <w:r w:rsidRPr="00157A49" w:rsidR="00375632">
        <w:rPr>
          <w:rFonts w:ascii="Calibri" w:hAnsi="Calibri" w:cs="Calibri"/>
        </w:rPr>
        <w:t xml:space="preserve"> </w:t>
      </w:r>
      <w:r w:rsidR="00375632">
        <w:rPr>
          <w:rFonts w:ascii="Calibri" w:hAnsi="Calibri" w:cs="Calibri"/>
        </w:rPr>
        <w:t xml:space="preserve">Regola per </w:t>
      </w:r>
      <w:r w:rsidR="00157A49">
        <w:rPr>
          <w:rFonts w:ascii="Calibri" w:hAnsi="Calibri" w:cs="Calibri"/>
        </w:rPr>
        <w:t>gestire l</w:t>
      </w:r>
      <w:r w:rsidR="002B7C3B">
        <w:rPr>
          <w:rFonts w:ascii="Calibri" w:hAnsi="Calibri" w:cs="Calibri"/>
        </w:rPr>
        <w:t>’</w:t>
      </w:r>
      <w:r w:rsidR="00157A49">
        <w:rPr>
          <w:rFonts w:ascii="Calibri" w:hAnsi="Calibri" w:cs="Calibri"/>
        </w:rPr>
        <w:t xml:space="preserve">accantonamento del requisito aggiuntivo </w:t>
      </w:r>
      <w:r w:rsidR="00F50793">
        <w:rPr>
          <w:rFonts w:ascii="Calibri" w:hAnsi="Calibri" w:cs="Calibri"/>
        </w:rPr>
        <w:t>come Fatti GenericFact (id “</w:t>
      </w:r>
      <w:r w:rsidRPr="00F50793" w:rsidR="00F50793">
        <w:rPr>
          <w:rFonts w:ascii="Calibri" w:hAnsi="Calibri" w:cs="Calibri"/>
        </w:rPr>
        <w:t>unaccountedAdditionalRequirement</w:t>
      </w:r>
      <w:r w:rsidR="00F50793">
        <w:rPr>
          <w:rFonts w:ascii="Calibri" w:hAnsi="Calibri" w:cs="Calibri"/>
        </w:rPr>
        <w:t>”)</w:t>
      </w:r>
      <w:r w:rsidR="00D77AEF">
        <w:rPr>
          <w:rFonts w:ascii="Calibri" w:hAnsi="Calibri" w:cs="Calibri"/>
        </w:rPr>
        <w:t xml:space="preserve"> </w:t>
      </w:r>
      <w:r w:rsidR="00157A49">
        <w:rPr>
          <w:rFonts w:ascii="Calibri" w:hAnsi="Calibri" w:cs="Calibri"/>
        </w:rPr>
        <w:t>e permetterne il recupero al momento de</w:t>
      </w:r>
      <w:r w:rsidR="00101D35">
        <w:rPr>
          <w:rFonts w:ascii="Calibri" w:hAnsi="Calibri" w:cs="Calibri"/>
        </w:rPr>
        <w:t>l ritor</w:t>
      </w:r>
      <w:r w:rsidR="00406018">
        <w:rPr>
          <w:rFonts w:ascii="Calibri" w:hAnsi="Calibri" w:cs="Calibri"/>
        </w:rPr>
        <w:t>n</w:t>
      </w:r>
      <w:r w:rsidR="00101D35">
        <w:rPr>
          <w:rFonts w:ascii="Calibri" w:hAnsi="Calibri" w:cs="Calibri"/>
        </w:rPr>
        <w:t>o del punteggio sopra la soglia</w:t>
      </w:r>
      <w:r w:rsidR="00A37DC5">
        <w:rPr>
          <w:rFonts w:ascii="Calibri" w:hAnsi="Calibri" w:cs="Calibri"/>
        </w:rPr>
        <w:t xml:space="preserve"> </w:t>
      </w:r>
      <w:r w:rsidR="00C439FC">
        <w:rPr>
          <w:rFonts w:ascii="Calibri" w:hAnsi="Calibri" w:cs="Calibri"/>
        </w:rPr>
        <w:t xml:space="preserve">(cfr. </w:t>
      </w:r>
      <w:r w:rsidR="00EC0D0E">
        <w:rPr>
          <w:rFonts w:ascii="Calibri" w:hAnsi="Calibri" w:cs="Calibri"/>
        </w:rPr>
        <w:fldChar w:fldCharType="begin"/>
      </w:r>
      <w:r w:rsidR="00EC0D0E">
        <w:rPr>
          <w:rFonts w:ascii="Calibri" w:hAnsi="Calibri" w:cs="Calibri"/>
        </w:rPr>
        <w:instrText xml:space="preserve"> REF _Ref215149164 \r \h </w:instrText>
      </w:r>
      <w:r w:rsidR="00EC0D0E">
        <w:rPr>
          <w:rFonts w:ascii="Calibri" w:hAnsi="Calibri" w:cs="Calibri"/>
        </w:rPr>
      </w:r>
      <w:r w:rsidR="00EC0D0E">
        <w:rPr>
          <w:rFonts w:ascii="Calibri" w:hAnsi="Calibri" w:cs="Calibri"/>
        </w:rPr>
        <w:fldChar w:fldCharType="separate"/>
      </w:r>
      <w:r w:rsidR="00EC0D0E">
        <w:rPr>
          <w:rFonts w:ascii="Calibri" w:hAnsi="Calibri" w:cs="Calibri"/>
        </w:rPr>
        <w:t>9.7.1.5</w:t>
      </w:r>
      <w:r w:rsidR="00EC0D0E">
        <w:rPr>
          <w:rFonts w:ascii="Calibri" w:hAnsi="Calibri" w:cs="Calibri"/>
        </w:rPr>
        <w:fldChar w:fldCharType="end"/>
      </w:r>
      <w:r w:rsidR="00C439FC">
        <w:rPr>
          <w:rFonts w:ascii="Calibri" w:hAnsi="Calibri" w:cs="Calibri"/>
        </w:rPr>
        <w:t>)</w:t>
      </w:r>
    </w:p>
    <w:p w:rsidR="00EC0D0E" w:rsidP="00842DA3" w:rsidRDefault="0070713C" w14:paraId="70650F58" w14:textId="77777777">
      <w:pPr>
        <w:pStyle w:val="ListParagraph"/>
        <w:numPr>
          <w:ilvl w:val="1"/>
          <w:numId w:val="49"/>
        </w:numPr>
        <w:spacing w:before="120" w:after="120"/>
        <w:jc w:val="both"/>
        <w:rPr>
          <w:rFonts w:ascii="Calibri" w:hAnsi="Calibri" w:cs="Calibri"/>
        </w:rPr>
      </w:pPr>
      <w:r w:rsidRPr="00E97069">
        <w:rPr>
          <w:rFonts w:ascii="Calibri" w:hAnsi="Calibri" w:cs="Calibri"/>
          <w:i/>
          <w:iCs/>
        </w:rPr>
        <w:t>rivalutaRequisitiAggiuntiviAccantonati</w:t>
      </w:r>
      <w:r w:rsidRPr="00E97069">
        <w:rPr>
          <w:rFonts w:ascii="Calibri" w:hAnsi="Calibri" w:cs="Calibri"/>
        </w:rPr>
        <w:t xml:space="preserve"> Regola che “monitora” il valore del punteggio PaC </w:t>
      </w:r>
      <w:r w:rsidRPr="00E97069" w:rsidR="00A674DA">
        <w:rPr>
          <w:rFonts w:ascii="Calibri" w:hAnsi="Calibri" w:cs="Calibri"/>
        </w:rPr>
        <w:t xml:space="preserve">e al momento del ritorno sopra la soglia dei 15 punti </w:t>
      </w:r>
      <w:r w:rsidR="0031114B">
        <w:rPr>
          <w:rFonts w:ascii="Calibri" w:hAnsi="Calibri" w:cs="Calibri"/>
        </w:rPr>
        <w:t xml:space="preserve">e </w:t>
      </w:r>
      <w:r w:rsidRPr="00E97069" w:rsidR="00A674DA">
        <w:rPr>
          <w:rFonts w:ascii="Calibri" w:hAnsi="Calibri" w:cs="Calibri"/>
        </w:rPr>
        <w:t xml:space="preserve">sottomette la rivalutazione dei Requisiti Aggiuntivi precedentemente accantonati </w:t>
      </w:r>
      <w:r w:rsidR="0031114B">
        <w:rPr>
          <w:rFonts w:ascii="Calibri" w:hAnsi="Calibri" w:cs="Calibri"/>
        </w:rPr>
        <w:t>(</w:t>
      </w:r>
      <w:r w:rsidR="00E174B1">
        <w:rPr>
          <w:rFonts w:ascii="Calibri" w:hAnsi="Calibri" w:cs="Calibri"/>
        </w:rPr>
        <w:t>Fatti GenericFact con id “</w:t>
      </w:r>
      <w:r w:rsidRPr="005E0242" w:rsidR="008879D2">
        <w:rPr>
          <w:rFonts w:ascii="Calibri" w:hAnsi="Calibri" w:cs="Calibri"/>
        </w:rPr>
        <w:t>unaccountedAdditionalRequirement</w:t>
      </w:r>
      <w:r w:rsidR="00E174B1">
        <w:rPr>
          <w:rFonts w:ascii="Calibri" w:hAnsi="Calibri" w:cs="Calibri"/>
        </w:rPr>
        <w:t>”</w:t>
      </w:r>
      <w:r w:rsidR="0031114B">
        <w:rPr>
          <w:rFonts w:ascii="Calibri" w:hAnsi="Calibri" w:cs="Calibri"/>
        </w:rPr>
        <w:t>)</w:t>
      </w:r>
      <w:r w:rsidRPr="00E97069" w:rsidR="002536E1">
        <w:rPr>
          <w:rFonts w:ascii="Calibri" w:hAnsi="Calibri" w:cs="Calibri"/>
        </w:rPr>
        <w:t>; i Requisiti Aggiuntivi verrano quindi presi in considerazione dalle “normali” regole e rivalutati</w:t>
      </w:r>
      <w:r w:rsidR="00EC0D0E">
        <w:rPr>
          <w:rFonts w:ascii="Calibri" w:hAnsi="Calibri" w:cs="Calibri"/>
        </w:rPr>
        <w:t xml:space="preserve"> (cfr. </w:t>
      </w:r>
      <w:r w:rsidR="00EC0D0E">
        <w:rPr>
          <w:rFonts w:ascii="Calibri" w:hAnsi="Calibri" w:cs="Calibri"/>
        </w:rPr>
        <w:fldChar w:fldCharType="begin"/>
      </w:r>
      <w:r w:rsidR="00EC0D0E">
        <w:rPr>
          <w:rFonts w:ascii="Calibri" w:hAnsi="Calibri" w:cs="Calibri"/>
        </w:rPr>
        <w:instrText xml:space="preserve"> REF _Ref215149164 \r \h </w:instrText>
      </w:r>
      <w:r w:rsidR="00EC0D0E">
        <w:rPr>
          <w:rFonts w:ascii="Calibri" w:hAnsi="Calibri" w:cs="Calibri"/>
        </w:rPr>
      </w:r>
      <w:r w:rsidR="00EC0D0E">
        <w:rPr>
          <w:rFonts w:ascii="Calibri" w:hAnsi="Calibri" w:cs="Calibri"/>
        </w:rPr>
        <w:fldChar w:fldCharType="separate"/>
      </w:r>
      <w:r w:rsidR="00EC0D0E">
        <w:rPr>
          <w:rFonts w:ascii="Calibri" w:hAnsi="Calibri" w:cs="Calibri"/>
        </w:rPr>
        <w:t>9.7.1.5</w:t>
      </w:r>
      <w:r w:rsidR="00EC0D0E">
        <w:rPr>
          <w:rFonts w:ascii="Calibri" w:hAnsi="Calibri" w:cs="Calibri"/>
        </w:rPr>
        <w:fldChar w:fldCharType="end"/>
      </w:r>
      <w:r w:rsidR="00EC0D0E">
        <w:rPr>
          <w:rFonts w:ascii="Calibri" w:hAnsi="Calibri" w:cs="Calibri"/>
        </w:rPr>
        <w:t>)</w:t>
      </w:r>
    </w:p>
    <w:p w:rsidR="00342916" w:rsidP="0055399E" w:rsidRDefault="00342916" w14:paraId="14C19E64" w14:textId="4C389735">
      <w:pPr>
        <w:pStyle w:val="Heading4"/>
      </w:pPr>
      <w:bookmarkStart w:name="_Toc222417426" w:id="269"/>
      <w:r>
        <w:t>RF0</w:t>
      </w:r>
      <w:r w:rsidR="00C25FA7">
        <w:t>7</w:t>
      </w:r>
      <w:r>
        <w:t>-</w:t>
      </w:r>
      <w:r w:rsidR="00512CE8">
        <w:t>0</w:t>
      </w:r>
      <w:r w:rsidR="00100ADB">
        <w:t>1</w:t>
      </w:r>
      <w:r>
        <w:t>-</w:t>
      </w:r>
      <w:r w:rsidR="00F157A1">
        <w:t>09</w:t>
      </w:r>
      <w:r>
        <w:t xml:space="preserve"> – </w:t>
      </w:r>
      <w:r w:rsidR="002B6832">
        <w:t>C</w:t>
      </w:r>
      <w:r>
        <w:t xml:space="preserve">alcolo </w:t>
      </w:r>
      <w:r w:rsidR="00AE26CB">
        <w:t xml:space="preserve">punteggio </w:t>
      </w:r>
      <w:r w:rsidR="0063062B">
        <w:t>PaC ad una definita data</w:t>
      </w:r>
      <w:bookmarkEnd w:id="269"/>
    </w:p>
    <w:p w:rsidR="004241FD" w:rsidP="00342916" w:rsidRDefault="00892525" w14:paraId="5BD927BB" w14:textId="13739653">
      <w:pPr>
        <w:jc w:val="both"/>
        <w:rPr>
          <w:rFonts w:ascii="Calibri" w:hAnsi="Calibri" w:cs="Calibri"/>
        </w:rPr>
      </w:pPr>
      <w:r>
        <w:rPr>
          <w:rFonts w:ascii="Calibri" w:hAnsi="Calibri" w:cs="Calibri"/>
        </w:rPr>
        <w:t>Per la gestione del</w:t>
      </w:r>
      <w:r w:rsidRPr="00A828E4" w:rsidR="00342916">
        <w:rPr>
          <w:rFonts w:ascii="Calibri" w:hAnsi="Calibri" w:cs="Calibri"/>
        </w:rPr>
        <w:t xml:space="preserve"> Recupero</w:t>
      </w:r>
      <w:r w:rsidR="00342916">
        <w:rPr>
          <w:rFonts w:ascii="Calibri" w:hAnsi="Calibri" w:cs="Calibri"/>
        </w:rPr>
        <w:t xml:space="preserve"> </w:t>
      </w:r>
      <w:r w:rsidR="008A66AF">
        <w:rPr>
          <w:rFonts w:ascii="Calibri" w:hAnsi="Calibri" w:cs="Calibri"/>
        </w:rPr>
        <w:t xml:space="preserve">occorre poter calcolare il punteggio della PaC che si avrebbe ad una </w:t>
      </w:r>
      <w:commentRangeStart w:id="270"/>
      <w:r w:rsidR="008A66AF">
        <w:rPr>
          <w:rFonts w:ascii="Calibri" w:hAnsi="Calibri" w:cs="Calibri"/>
        </w:rPr>
        <w:t>data arbitraria</w:t>
      </w:r>
      <w:commentRangeEnd w:id="270"/>
      <w:r w:rsidR="00C06252">
        <w:rPr>
          <w:rStyle w:val="CommentReference"/>
          <w:rFonts w:ascii="Calibri" w:hAnsi="Calibri" w:cs="Calibri"/>
          <w:sz w:val="24"/>
          <w:szCs w:val="24"/>
        </w:rPr>
        <w:commentReference w:id="270"/>
      </w:r>
      <w:r w:rsidR="00195C7D">
        <w:rPr>
          <w:rFonts w:ascii="Calibri" w:hAnsi="Calibri" w:cs="Calibri"/>
        </w:rPr>
        <w:t xml:space="preserve"> successiva all</w:t>
      </w:r>
      <w:r w:rsidR="00023136">
        <w:rPr>
          <w:rFonts w:ascii="Calibri" w:hAnsi="Calibri" w:cs="Calibri"/>
        </w:rPr>
        <w:t>’</w:t>
      </w:r>
      <w:r w:rsidR="00195C7D">
        <w:rPr>
          <w:rFonts w:ascii="Calibri" w:hAnsi="Calibri" w:cs="Calibri"/>
        </w:rPr>
        <w:t>inizio validità della PaC</w:t>
      </w:r>
    </w:p>
    <w:p w:rsidRPr="002E0833" w:rsidR="00195C7D" w:rsidP="00342916" w:rsidRDefault="00195C7D" w14:paraId="35E4144E" w14:textId="35756C57">
      <w:pPr>
        <w:jc w:val="both"/>
        <w:rPr>
          <w:rFonts w:ascii="Calibri" w:hAnsi="Calibri" w:cs="Calibri"/>
        </w:rPr>
      </w:pPr>
      <w:r>
        <w:rPr>
          <w:rFonts w:ascii="Calibri" w:hAnsi="Calibri" w:cs="Calibri"/>
        </w:rPr>
        <w:t xml:space="preserve">A questo fine </w:t>
      </w:r>
      <w:r w:rsidR="00B4143F">
        <w:rPr>
          <w:rFonts w:ascii="Calibri" w:hAnsi="Calibri" w:cs="Calibri"/>
        </w:rPr>
        <w:t>è</w:t>
      </w:r>
      <w:r>
        <w:rPr>
          <w:rFonts w:ascii="Calibri" w:hAnsi="Calibri" w:cs="Calibri"/>
        </w:rPr>
        <w:t xml:space="preserve"> prevista una variabile globale Drools </w:t>
      </w:r>
      <w:r w:rsidRPr="000B464A" w:rsidR="002E0833">
        <w:rPr>
          <w:rFonts w:ascii="Calibri" w:hAnsi="Calibri" w:cs="Calibri"/>
          <w:i/>
          <w:iCs/>
        </w:rPr>
        <w:t>calculationLimitDate</w:t>
      </w:r>
      <w:r w:rsidR="002E0833">
        <w:rPr>
          <w:rFonts w:ascii="Calibri" w:hAnsi="Calibri" w:cs="Calibri"/>
        </w:rPr>
        <w:t xml:space="preserve"> </w:t>
      </w:r>
      <w:r w:rsidR="00473EFE">
        <w:rPr>
          <w:rFonts w:ascii="Calibri" w:hAnsi="Calibri" w:cs="Calibri"/>
        </w:rPr>
        <w:t xml:space="preserve">la cui presenza permette di considerare i soli Requisiti Aggiuntivi / Decurtazioni / Recuperi </w:t>
      </w:r>
      <w:r w:rsidR="00215C78">
        <w:rPr>
          <w:rFonts w:ascii="Calibri" w:hAnsi="Calibri" w:cs="Calibri"/>
        </w:rPr>
        <w:t>precedenti o uguali alla stessa</w:t>
      </w:r>
      <w:r w:rsidR="00543A69">
        <w:rPr>
          <w:rFonts w:ascii="Calibri" w:hAnsi="Calibri" w:cs="Calibri"/>
        </w:rPr>
        <w:t xml:space="preserve">. </w:t>
      </w:r>
    </w:p>
    <w:p w:rsidR="00807A5D" w:rsidP="00807A5D" w:rsidRDefault="00807A5D" w14:paraId="444F07A3" w14:textId="77777777">
      <w:pPr>
        <w:spacing w:before="120" w:after="120"/>
        <w:jc w:val="both"/>
        <w:rPr>
          <w:rFonts w:ascii="Calibri" w:hAnsi="Calibri" w:cs="Calibri"/>
        </w:rPr>
      </w:pPr>
      <w:r>
        <w:rPr>
          <w:rFonts w:ascii="Calibri" w:hAnsi="Calibri" w:cs="Calibri"/>
        </w:rPr>
        <w:t>Modifiche da apportare al motore</w:t>
      </w:r>
    </w:p>
    <w:p w:rsidR="004241FD" w:rsidP="00842DA3" w:rsidRDefault="00481864" w14:paraId="15A0A384" w14:textId="3EC58224">
      <w:pPr>
        <w:pStyle w:val="ListParagraph"/>
        <w:numPr>
          <w:ilvl w:val="0"/>
          <w:numId w:val="72"/>
        </w:numPr>
        <w:rPr>
          <w:rFonts w:ascii="Calibri" w:hAnsi="Calibri" w:cs="Calibri"/>
        </w:rPr>
      </w:pPr>
      <w:r w:rsidRPr="0036399E">
        <w:rPr>
          <w:rFonts w:ascii="Calibri" w:hAnsi="Calibri" w:cs="Calibri"/>
        </w:rPr>
        <w:t>Nuova variabile globale</w:t>
      </w:r>
      <w:r w:rsidRPr="0036399E" w:rsidR="0036399E">
        <w:rPr>
          <w:rFonts w:ascii="Calibri" w:hAnsi="Calibri" w:cs="Calibri"/>
        </w:rPr>
        <w:t xml:space="preserve"> </w:t>
      </w:r>
      <w:r w:rsidRPr="0036399E" w:rsidR="0036399E">
        <w:rPr>
          <w:rFonts w:ascii="Calibri" w:hAnsi="Calibri" w:cs="Calibri"/>
          <w:i/>
          <w:iCs/>
        </w:rPr>
        <w:t>calculationLimitDate</w:t>
      </w:r>
      <w:r w:rsidRPr="0036399E" w:rsidR="0036399E">
        <w:rPr>
          <w:rFonts w:ascii="Calibri" w:hAnsi="Calibri" w:cs="Calibri"/>
        </w:rPr>
        <w:t xml:space="preserve"> da valorizzare </w:t>
      </w:r>
      <w:r w:rsidR="00A90333">
        <w:rPr>
          <w:rFonts w:ascii="Calibri" w:hAnsi="Calibri" w:cs="Calibri"/>
        </w:rPr>
        <w:t>alla data in cui si intende effettuare il calcolo</w:t>
      </w:r>
      <w:r w:rsidR="00F06139">
        <w:rPr>
          <w:rFonts w:ascii="Calibri" w:hAnsi="Calibri" w:cs="Calibri"/>
        </w:rPr>
        <w:t xml:space="preserve"> del punteggio; la data deve essere successiva alla data di emissione della PaC</w:t>
      </w:r>
    </w:p>
    <w:p w:rsidRPr="009055DB" w:rsidR="004337CC" w:rsidP="009055DB" w:rsidRDefault="004337CC" w14:paraId="0628576E" w14:textId="77777777">
      <w:pPr>
        <w:spacing w:before="120" w:after="120"/>
        <w:jc w:val="both"/>
        <w:rPr>
          <w:rFonts w:ascii="Calibri" w:hAnsi="Calibri" w:cs="Calibri"/>
        </w:rPr>
      </w:pPr>
      <w:r w:rsidRPr="009055DB">
        <w:rPr>
          <w:rFonts w:ascii="Calibri" w:hAnsi="Calibri" w:cs="Calibri"/>
        </w:rPr>
        <w:t>Regole che implementeranno il controllo</w:t>
      </w:r>
    </w:p>
    <w:p w:rsidRPr="0036399E" w:rsidR="004337CC" w:rsidP="00842DA3" w:rsidRDefault="00AD3053" w14:paraId="3175902A" w14:textId="22A4D520">
      <w:pPr>
        <w:pStyle w:val="ListParagraph"/>
        <w:numPr>
          <w:ilvl w:val="0"/>
          <w:numId w:val="72"/>
        </w:numPr>
        <w:rPr>
          <w:rFonts w:ascii="Calibri" w:hAnsi="Calibri" w:cs="Calibri"/>
        </w:rPr>
      </w:pPr>
      <w:r w:rsidRPr="00AD3053">
        <w:rPr>
          <w:rFonts w:ascii="Calibri" w:hAnsi="Calibri" w:cs="Calibri"/>
          <w:i/>
          <w:iCs/>
        </w:rPr>
        <w:t xml:space="preserve">limitaCalcoloADataLimite </w:t>
      </w:r>
      <w:r>
        <w:rPr>
          <w:rFonts w:ascii="Calibri" w:hAnsi="Calibri" w:cs="Calibri"/>
          <w:i/>
          <w:iCs/>
        </w:rPr>
        <w:t xml:space="preserve">Nuova </w:t>
      </w:r>
      <w:r w:rsidR="004337CC">
        <w:rPr>
          <w:rFonts w:ascii="Calibri" w:hAnsi="Calibri" w:cs="Calibri"/>
        </w:rPr>
        <w:t xml:space="preserve">Regola </w:t>
      </w:r>
      <w:r>
        <w:rPr>
          <w:rFonts w:ascii="Calibri" w:hAnsi="Calibri" w:cs="Calibri"/>
        </w:rPr>
        <w:t xml:space="preserve">che elimina tutti i </w:t>
      </w:r>
      <w:r w:rsidR="000241BD">
        <w:rPr>
          <w:rFonts w:ascii="Calibri" w:hAnsi="Calibri" w:cs="Calibri"/>
        </w:rPr>
        <w:t>gli eventi</w:t>
      </w:r>
      <w:r w:rsidR="00AF73D4">
        <w:rPr>
          <w:rFonts w:ascii="Calibri" w:hAnsi="Calibri" w:cs="Calibri"/>
        </w:rPr>
        <w:t xml:space="preserve"> </w:t>
      </w:r>
      <w:r w:rsidRPr="00AF73D4" w:rsidR="00AF73D4">
        <w:rPr>
          <w:rFonts w:ascii="Calibri" w:hAnsi="Calibri" w:cs="Calibri"/>
        </w:rPr>
        <w:t>RequirementData</w:t>
      </w:r>
      <w:r w:rsidR="000241BD">
        <w:rPr>
          <w:rFonts w:ascii="Calibri" w:hAnsi="Calibri" w:cs="Calibri"/>
        </w:rPr>
        <w:t xml:space="preserve"> </w:t>
      </w:r>
      <w:r w:rsidR="004A19F9">
        <w:rPr>
          <w:rFonts w:ascii="Calibri" w:hAnsi="Calibri" w:cs="Calibri"/>
        </w:rPr>
        <w:t>successivi ad essa e che viene applicata</w:t>
      </w:r>
      <w:r w:rsidR="00AF73D4">
        <w:rPr>
          <w:rFonts w:ascii="Calibri" w:hAnsi="Calibri" w:cs="Calibri"/>
        </w:rPr>
        <w:t xml:space="preserve"> con precedenza rispetto ogni altra regola</w:t>
      </w:r>
      <w:r w:rsidR="004A19F9">
        <w:rPr>
          <w:rFonts w:ascii="Calibri" w:hAnsi="Calibri" w:cs="Calibri"/>
        </w:rPr>
        <w:t xml:space="preserve"> </w:t>
      </w:r>
    </w:p>
    <w:p w:rsidR="00A43A09" w:rsidP="0055399E" w:rsidRDefault="00A43A09" w14:paraId="13581805" w14:textId="515ED03E">
      <w:pPr>
        <w:pStyle w:val="Heading4"/>
      </w:pPr>
      <w:bookmarkStart w:name="_Ref214901551" w:id="271"/>
      <w:bookmarkStart w:name="_Toc222417427" w:id="272"/>
      <w:r>
        <w:t>RF07-</w:t>
      </w:r>
      <w:r w:rsidR="0047689C">
        <w:t>0</w:t>
      </w:r>
      <w:r w:rsidR="00100ADB">
        <w:t>1</w:t>
      </w:r>
      <w:r>
        <w:t>-</w:t>
      </w:r>
      <w:r w:rsidR="001E110A">
        <w:t>10</w:t>
      </w:r>
      <w:r>
        <w:t xml:space="preserve"> – </w:t>
      </w:r>
      <w:r w:rsidR="00664256">
        <w:t>Inserimento e Annullamento di Decurtazioni e Re</w:t>
      </w:r>
      <w:r w:rsidR="00AF2DD0">
        <w:t>cuperi</w:t>
      </w:r>
      <w:bookmarkEnd w:id="271"/>
      <w:bookmarkEnd w:id="272"/>
    </w:p>
    <w:p w:rsidR="00AF2DD0" w:rsidP="00AF2DD0" w:rsidRDefault="00AF2DD0" w14:paraId="4ABD1387" w14:textId="2B03018A">
      <w:pPr>
        <w:spacing w:before="120"/>
        <w:ind w:left="346"/>
        <w:jc w:val="both"/>
        <w:rPr>
          <w:rFonts w:ascii="Calibri" w:hAnsi="Calibri" w:cs="Calibri"/>
        </w:rPr>
      </w:pPr>
      <w:r>
        <w:rPr>
          <w:rFonts w:ascii="Calibri" w:hAnsi="Calibri" w:cs="Calibri"/>
        </w:rPr>
        <w:t>Ai fini dell</w:t>
      </w:r>
      <w:r w:rsidR="00B4143F">
        <w:rPr>
          <w:rFonts w:ascii="Calibri" w:hAnsi="Calibri" w:cs="Calibri"/>
        </w:rPr>
        <w:t>’</w:t>
      </w:r>
      <w:r>
        <w:rPr>
          <w:rFonts w:ascii="Calibri" w:hAnsi="Calibri" w:cs="Calibri"/>
        </w:rPr>
        <w:t>el</w:t>
      </w:r>
      <w:r w:rsidR="00B4143F">
        <w:rPr>
          <w:rFonts w:ascii="Calibri" w:hAnsi="Calibri" w:cs="Calibri"/>
        </w:rPr>
        <w:t>a</w:t>
      </w:r>
      <w:r>
        <w:rPr>
          <w:rFonts w:ascii="Calibri" w:hAnsi="Calibri" w:cs="Calibri"/>
        </w:rPr>
        <w:t>borazione del Motore di Calcolo, Decurtazioni e Recuperi – come i Requisiti Aggiuntivi</w:t>
      </w:r>
      <w:r w:rsidR="004241FD">
        <w:rPr>
          <w:rFonts w:ascii="Calibri" w:hAnsi="Calibri" w:cs="Calibri"/>
        </w:rPr>
        <w:t xml:space="preserve"> – </w:t>
      </w:r>
      <w:r>
        <w:rPr>
          <w:rFonts w:ascii="Calibri" w:hAnsi="Calibri" w:cs="Calibri"/>
        </w:rPr>
        <w:t xml:space="preserve">vengono letti dalle tabelle </w:t>
      </w:r>
    </w:p>
    <w:tbl>
      <w:tblPr>
        <w:tblStyle w:val="TableGrid"/>
        <w:tblW w:w="9450" w:type="dxa"/>
        <w:tblInd w:w="625" w:type="dxa"/>
        <w:tblLook w:val="04A0" w:firstRow="1" w:lastRow="0" w:firstColumn="1" w:lastColumn="0" w:noHBand="0" w:noVBand="1"/>
      </w:tblPr>
      <w:tblGrid>
        <w:gridCol w:w="4634"/>
        <w:gridCol w:w="4816"/>
      </w:tblGrid>
      <w:tr w:rsidR="00F048C7" w:rsidTr="00D2717A" w14:paraId="10B3232E" w14:textId="77777777">
        <w:tc>
          <w:tcPr>
            <w:tcW w:w="4634" w:type="dxa"/>
          </w:tcPr>
          <w:p w:rsidRPr="00E804A9" w:rsidR="00AF2DD0" w:rsidP="00842DA3" w:rsidRDefault="00AF2DD0" w14:paraId="52A2FA9B" w14:textId="77777777">
            <w:pPr>
              <w:pStyle w:val="ListParagraph"/>
              <w:numPr>
                <w:ilvl w:val="0"/>
                <w:numId w:val="40"/>
              </w:numPr>
              <w:spacing w:before="120"/>
              <w:jc w:val="both"/>
              <w:rPr>
                <w:rFonts w:ascii="Calibri" w:hAnsi="Calibri" w:cs="Calibri"/>
              </w:rPr>
            </w:pPr>
            <w:r w:rsidRPr="00E804A9">
              <w:rPr>
                <w:rFonts w:ascii="Calibri" w:hAnsi="Calibri" w:cs="Calibri"/>
              </w:rPr>
              <w:t>license_instance_requirement_additional</w:t>
            </w:r>
          </w:p>
        </w:tc>
        <w:tc>
          <w:tcPr>
            <w:tcW w:w="4816" w:type="dxa"/>
          </w:tcPr>
          <w:p w:rsidR="00AF2DD0" w:rsidRDefault="00AF2DD0" w14:paraId="517500F9" w14:textId="77777777">
            <w:pPr>
              <w:jc w:val="both"/>
              <w:rPr>
                <w:rFonts w:ascii="Calibri" w:hAnsi="Calibri" w:cs="Calibri"/>
              </w:rPr>
            </w:pPr>
            <w:r w:rsidRPr="00E804A9">
              <w:rPr>
                <w:rFonts w:ascii="Calibri" w:hAnsi="Calibri" w:cs="Calibri"/>
              </w:rPr>
              <w:t>Requisito Aggiuntivo / Decurtazione / Recupero associato alla PaC</w:t>
            </w:r>
          </w:p>
        </w:tc>
      </w:tr>
      <w:tr w:rsidR="00F048C7" w:rsidTr="00D2717A" w14:paraId="560AABD2" w14:textId="77777777">
        <w:tc>
          <w:tcPr>
            <w:tcW w:w="4634" w:type="dxa"/>
          </w:tcPr>
          <w:p w:rsidRPr="00E804A9" w:rsidR="00AF2DD0" w:rsidP="00842DA3" w:rsidRDefault="00AF2DD0" w14:paraId="43596391" w14:textId="77777777">
            <w:pPr>
              <w:pStyle w:val="ListParagraph"/>
              <w:numPr>
                <w:ilvl w:val="0"/>
                <w:numId w:val="40"/>
              </w:numPr>
              <w:spacing w:before="120"/>
              <w:jc w:val="both"/>
              <w:rPr>
                <w:rFonts w:ascii="Calibri" w:hAnsi="Calibri" w:cs="Calibri"/>
              </w:rPr>
            </w:pPr>
            <w:r w:rsidRPr="00E804A9">
              <w:rPr>
                <w:rFonts w:ascii="Calibri" w:hAnsi="Calibri" w:cs="Calibri"/>
              </w:rPr>
              <w:t>additional_requirement_operation_data</w:t>
            </w:r>
          </w:p>
        </w:tc>
        <w:tc>
          <w:tcPr>
            <w:tcW w:w="4816" w:type="dxa"/>
          </w:tcPr>
          <w:p w:rsidR="00AF2DD0" w:rsidRDefault="00AF2DD0" w14:paraId="574D92EE" w14:textId="77777777">
            <w:pPr>
              <w:spacing w:before="120"/>
              <w:jc w:val="both"/>
              <w:rPr>
                <w:rFonts w:ascii="Calibri" w:hAnsi="Calibri" w:cs="Calibri"/>
              </w:rPr>
            </w:pPr>
            <w:r w:rsidRPr="00B67A07">
              <w:rPr>
                <w:rFonts w:ascii="Calibri" w:hAnsi="Calibri" w:cs="Calibri"/>
              </w:rPr>
              <w:t>Informazion</w:t>
            </w:r>
            <w:r>
              <w:rPr>
                <w:rFonts w:ascii="Calibri" w:hAnsi="Calibri" w:cs="Calibri"/>
              </w:rPr>
              <w:t>i</w:t>
            </w:r>
            <w:r w:rsidRPr="00B67A07">
              <w:rPr>
                <w:rFonts w:ascii="Calibri" w:hAnsi="Calibri" w:cs="Calibri"/>
              </w:rPr>
              <w:t xml:space="preserve"> associate allo specifico Requisito Aggiuntivo / Decurtazione / Recupero</w:t>
            </w:r>
          </w:p>
        </w:tc>
      </w:tr>
    </w:tbl>
    <w:p w:rsidR="008E38B5" w:rsidP="008E38B5" w:rsidRDefault="00AF2DD0" w14:paraId="3D088C84" w14:textId="58BC830B">
      <w:pPr>
        <w:spacing w:before="120" w:after="120"/>
        <w:ind w:left="346"/>
        <w:jc w:val="both"/>
        <w:rPr>
          <w:rFonts w:ascii="Calibri" w:hAnsi="Calibri" w:cs="Calibri"/>
        </w:rPr>
      </w:pPr>
      <w:r>
        <w:rPr>
          <w:rFonts w:ascii="Calibri" w:hAnsi="Calibri" w:cs="Calibri"/>
        </w:rPr>
        <w:t>Le Decurtazioni ed i Recuperi passat</w:t>
      </w:r>
      <w:r w:rsidR="00617091">
        <w:rPr>
          <w:rFonts w:ascii="Calibri" w:hAnsi="Calibri" w:cs="Calibri"/>
        </w:rPr>
        <w:t>i</w:t>
      </w:r>
      <w:r>
        <w:rPr>
          <w:rFonts w:ascii="Calibri" w:hAnsi="Calibri" w:cs="Calibri"/>
        </w:rPr>
        <w:t xml:space="preserve"> al Motore di Calcolo devono essere registrate in analogia a quanto avviene con i Requisiti Aggiuntivi </w:t>
      </w:r>
      <w:r w:rsidR="00A80BD0">
        <w:rPr>
          <w:rFonts w:ascii="Calibri" w:hAnsi="Calibri" w:cs="Calibri"/>
        </w:rPr>
        <w:t>ossia inserendo</w:t>
      </w:r>
      <w:r w:rsidR="00D2717A">
        <w:rPr>
          <w:rFonts w:ascii="Calibri" w:hAnsi="Calibri" w:cs="Calibri"/>
        </w:rPr>
        <w:t xml:space="preserve"> </w:t>
      </w:r>
      <w:r w:rsidR="00A80BD0">
        <w:rPr>
          <w:rFonts w:ascii="Calibri" w:hAnsi="Calibri" w:cs="Calibri"/>
        </w:rPr>
        <w:t>i vari</w:t>
      </w:r>
      <w:r w:rsidR="008E38B5">
        <w:rPr>
          <w:rFonts w:ascii="Calibri" w:hAnsi="Calibri" w:cs="Calibri"/>
        </w:rPr>
        <w:t xml:space="preserve"> attributi (Data Inizio Validità, Data Fine Validità, Allegati, punti sottratti alla PaC dalla Decurtazione, punti aggiunti alla PaC dal Recupero, etc.) come coppie (field, value) nella tabella </w:t>
      </w:r>
      <w:r w:rsidRPr="00A85D30" w:rsidR="008E38B5">
        <w:rPr>
          <w:rFonts w:ascii="Calibri" w:hAnsi="Calibri" w:cs="Calibri"/>
        </w:rPr>
        <w:t>additional_requirement_operation_data</w:t>
      </w:r>
    </w:p>
    <w:tbl>
      <w:tblPr>
        <w:tblStyle w:val="TableGrid"/>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0"/>
        <w:gridCol w:w="2250"/>
        <w:gridCol w:w="5076"/>
      </w:tblGrid>
      <w:tr w:rsidR="00F048C7" w:rsidTr="005C4868" w14:paraId="68F94E1B" w14:textId="77777777">
        <w:trPr>
          <w:tblHeader/>
        </w:trPr>
        <w:tc>
          <w:tcPr>
            <w:tcW w:w="8856" w:type="dxa"/>
            <w:gridSpan w:val="3"/>
          </w:tcPr>
          <w:p w:rsidRPr="001745A2" w:rsidR="00534797" w:rsidRDefault="00534797" w14:paraId="54374FB2" w14:textId="3F311742">
            <w:pPr>
              <w:spacing w:before="120"/>
              <w:jc w:val="both"/>
              <w:rPr>
                <w:rFonts w:ascii="Calibri" w:hAnsi="Calibri" w:cs="Calibri"/>
                <w:b/>
                <w:bCs/>
              </w:rPr>
            </w:pPr>
            <w:r w:rsidRPr="001745A2">
              <w:rPr>
                <w:rFonts w:ascii="Calibri" w:hAnsi="Calibri" w:cs="Calibri"/>
                <w:b/>
                <w:bCs/>
              </w:rPr>
              <w:t>Attributi necessari per Decurtazioni e Recuperi</w:t>
            </w:r>
          </w:p>
        </w:tc>
      </w:tr>
      <w:tr w:rsidR="00F048C7" w:rsidTr="005C4868" w14:paraId="690086F6" w14:textId="77777777">
        <w:tc>
          <w:tcPr>
            <w:tcW w:w="1530" w:type="dxa"/>
          </w:tcPr>
          <w:p w:rsidR="008E38B5" w:rsidRDefault="008E38B5" w14:paraId="0C03831E" w14:textId="77777777">
            <w:pPr>
              <w:spacing w:before="120"/>
              <w:jc w:val="both"/>
              <w:rPr>
                <w:rFonts w:ascii="Calibri" w:hAnsi="Calibri" w:cs="Calibri"/>
              </w:rPr>
            </w:pPr>
            <w:r>
              <w:rPr>
                <w:rFonts w:ascii="Calibri" w:hAnsi="Calibri" w:cs="Calibri"/>
              </w:rPr>
              <w:t>Decurtazioni</w:t>
            </w:r>
          </w:p>
        </w:tc>
        <w:tc>
          <w:tcPr>
            <w:tcW w:w="2250" w:type="dxa"/>
          </w:tcPr>
          <w:p w:rsidR="008E38B5" w:rsidRDefault="008E38B5" w14:paraId="7DC9BD3B" w14:textId="77777777">
            <w:pPr>
              <w:spacing w:before="120"/>
              <w:jc w:val="both"/>
              <w:rPr>
                <w:rFonts w:ascii="Calibri" w:hAnsi="Calibri" w:cs="Calibri"/>
              </w:rPr>
            </w:pPr>
            <w:r w:rsidRPr="009D7E2D">
              <w:rPr>
                <w:rFonts w:ascii="Calibri" w:hAnsi="Calibri" w:cs="Calibri"/>
              </w:rPr>
              <w:t>startDate</w:t>
            </w:r>
          </w:p>
        </w:tc>
        <w:tc>
          <w:tcPr>
            <w:tcW w:w="5076" w:type="dxa"/>
          </w:tcPr>
          <w:p w:rsidR="008E38B5" w:rsidRDefault="008E38B5" w14:paraId="3F6D8E7F" w14:textId="163A30A9">
            <w:pPr>
              <w:spacing w:before="120"/>
              <w:jc w:val="both"/>
              <w:rPr>
                <w:rFonts w:ascii="Calibri" w:hAnsi="Calibri" w:cs="Calibri"/>
              </w:rPr>
            </w:pPr>
            <w:r>
              <w:rPr>
                <w:rFonts w:ascii="Calibri" w:hAnsi="Calibri" w:cs="Calibri"/>
              </w:rPr>
              <w:t xml:space="preserve">Data di </w:t>
            </w:r>
            <w:r w:rsidR="00D97997">
              <w:rPr>
                <w:rFonts w:ascii="Calibri" w:hAnsi="Calibri" w:cs="Calibri"/>
              </w:rPr>
              <w:t>conferma</w:t>
            </w:r>
            <w:r>
              <w:rPr>
                <w:rFonts w:ascii="Calibri" w:hAnsi="Calibri" w:cs="Calibri"/>
              </w:rPr>
              <w:t xml:space="preserve"> della Decurtazione</w:t>
            </w:r>
          </w:p>
        </w:tc>
      </w:tr>
      <w:tr w:rsidR="00F048C7" w:rsidTr="005C4868" w14:paraId="23E4199A" w14:textId="77777777">
        <w:tc>
          <w:tcPr>
            <w:tcW w:w="1530" w:type="dxa"/>
          </w:tcPr>
          <w:p w:rsidR="008E38B5" w:rsidRDefault="008E38B5" w14:paraId="544669A0" w14:textId="77777777">
            <w:pPr>
              <w:spacing w:before="120"/>
              <w:jc w:val="both"/>
              <w:rPr>
                <w:rFonts w:ascii="Calibri" w:hAnsi="Calibri" w:cs="Calibri"/>
              </w:rPr>
            </w:pPr>
          </w:p>
        </w:tc>
        <w:tc>
          <w:tcPr>
            <w:tcW w:w="2250" w:type="dxa"/>
          </w:tcPr>
          <w:p w:rsidR="008E38B5" w:rsidRDefault="008E38B5" w14:paraId="2C4F0C4C" w14:textId="77777777">
            <w:pPr>
              <w:spacing w:before="120"/>
              <w:jc w:val="both"/>
              <w:rPr>
                <w:rFonts w:ascii="Calibri" w:hAnsi="Calibri" w:cs="Calibri"/>
              </w:rPr>
            </w:pPr>
            <w:r w:rsidRPr="00CC508A">
              <w:rPr>
                <w:rFonts w:ascii="Calibri" w:hAnsi="Calibri" w:cs="Calibri"/>
              </w:rPr>
              <w:t>deductionCredits</w:t>
            </w:r>
          </w:p>
        </w:tc>
        <w:tc>
          <w:tcPr>
            <w:tcW w:w="5076" w:type="dxa"/>
          </w:tcPr>
          <w:p w:rsidR="008E38B5" w:rsidRDefault="008E38B5" w14:paraId="6F978C09" w14:textId="536F77F4">
            <w:pPr>
              <w:spacing w:before="120"/>
              <w:jc w:val="both"/>
              <w:rPr>
                <w:rFonts w:ascii="Calibri" w:hAnsi="Calibri" w:cs="Calibri"/>
              </w:rPr>
            </w:pPr>
            <w:r>
              <w:rPr>
                <w:rFonts w:ascii="Calibri" w:hAnsi="Calibri" w:cs="Calibri"/>
              </w:rPr>
              <w:t>Numero di punti d</w:t>
            </w:r>
            <w:r w:rsidR="000C75B8">
              <w:rPr>
                <w:rFonts w:ascii="Calibri" w:hAnsi="Calibri" w:cs="Calibri"/>
              </w:rPr>
              <w:t xml:space="preserve">ella decurtazione </w:t>
            </w:r>
            <w:r>
              <w:rPr>
                <w:rFonts w:ascii="Calibri" w:hAnsi="Calibri" w:cs="Calibri"/>
              </w:rPr>
              <w:t>da sottrarre alla PaC</w:t>
            </w:r>
          </w:p>
        </w:tc>
      </w:tr>
      <w:tr w:rsidR="00F048C7" w:rsidTr="005C4868" w14:paraId="645B0BEA" w14:textId="77777777">
        <w:tc>
          <w:tcPr>
            <w:tcW w:w="1530" w:type="dxa"/>
          </w:tcPr>
          <w:p w:rsidR="008E38B5" w:rsidRDefault="008E38B5" w14:paraId="00B6E4D1" w14:textId="77777777">
            <w:pPr>
              <w:spacing w:before="120"/>
              <w:jc w:val="both"/>
              <w:rPr>
                <w:rFonts w:ascii="Calibri" w:hAnsi="Calibri" w:cs="Calibri"/>
              </w:rPr>
            </w:pPr>
          </w:p>
        </w:tc>
        <w:tc>
          <w:tcPr>
            <w:tcW w:w="2250" w:type="dxa"/>
          </w:tcPr>
          <w:p w:rsidR="008E38B5" w:rsidRDefault="008E38B5" w14:paraId="0374DE6D" w14:textId="77777777">
            <w:pPr>
              <w:spacing w:before="120"/>
              <w:jc w:val="both"/>
              <w:rPr>
                <w:rFonts w:ascii="Calibri" w:hAnsi="Calibri" w:cs="Calibri"/>
              </w:rPr>
            </w:pPr>
            <w:r>
              <w:rPr>
                <w:rFonts w:ascii="Calibri" w:hAnsi="Calibri" w:cs="Calibri"/>
              </w:rPr>
              <w:t>deductionId</w:t>
            </w:r>
          </w:p>
        </w:tc>
        <w:tc>
          <w:tcPr>
            <w:tcW w:w="5076" w:type="dxa"/>
          </w:tcPr>
          <w:p w:rsidR="008E38B5" w:rsidRDefault="008E38B5" w14:paraId="3585AD6D" w14:textId="77777777">
            <w:pPr>
              <w:spacing w:before="120"/>
              <w:jc w:val="both"/>
              <w:rPr>
                <w:rFonts w:ascii="Calibri" w:hAnsi="Calibri" w:cs="Calibri"/>
              </w:rPr>
            </w:pPr>
            <w:r>
              <w:rPr>
                <w:rFonts w:ascii="Calibri" w:hAnsi="Calibri" w:cs="Calibri"/>
              </w:rPr>
              <w:t>Id Univoco della Decurtazione</w:t>
            </w:r>
          </w:p>
        </w:tc>
      </w:tr>
      <w:tr w:rsidR="00F048C7" w:rsidTr="005C4868" w14:paraId="01E02C67" w14:textId="77777777">
        <w:tc>
          <w:tcPr>
            <w:tcW w:w="1530" w:type="dxa"/>
          </w:tcPr>
          <w:p w:rsidR="008E38B5" w:rsidRDefault="008E38B5" w14:paraId="13E4FE61" w14:textId="77777777">
            <w:pPr>
              <w:spacing w:before="120"/>
              <w:jc w:val="both"/>
              <w:rPr>
                <w:rFonts w:ascii="Calibri" w:hAnsi="Calibri" w:cs="Calibri"/>
              </w:rPr>
            </w:pPr>
            <w:r>
              <w:rPr>
                <w:rFonts w:ascii="Calibri" w:hAnsi="Calibri" w:cs="Calibri"/>
              </w:rPr>
              <w:t>Recuperi</w:t>
            </w:r>
          </w:p>
        </w:tc>
        <w:tc>
          <w:tcPr>
            <w:tcW w:w="2250" w:type="dxa"/>
          </w:tcPr>
          <w:p w:rsidR="008E38B5" w:rsidRDefault="008E38B5" w14:paraId="52FF9811" w14:textId="77777777">
            <w:pPr>
              <w:spacing w:before="120"/>
              <w:jc w:val="both"/>
              <w:rPr>
                <w:rFonts w:ascii="Calibri" w:hAnsi="Calibri" w:cs="Calibri"/>
              </w:rPr>
            </w:pPr>
            <w:r w:rsidRPr="009D7E2D">
              <w:rPr>
                <w:rFonts w:ascii="Calibri" w:hAnsi="Calibri" w:cs="Calibri"/>
              </w:rPr>
              <w:t>startDate</w:t>
            </w:r>
          </w:p>
        </w:tc>
        <w:tc>
          <w:tcPr>
            <w:tcW w:w="5076" w:type="dxa"/>
          </w:tcPr>
          <w:p w:rsidR="008E38B5" w:rsidRDefault="008E38B5" w14:paraId="3279B34C" w14:textId="77777777">
            <w:pPr>
              <w:spacing w:before="120"/>
              <w:jc w:val="both"/>
              <w:rPr>
                <w:rFonts w:ascii="Calibri" w:hAnsi="Calibri" w:cs="Calibri"/>
              </w:rPr>
            </w:pPr>
            <w:r>
              <w:rPr>
                <w:rFonts w:ascii="Calibri" w:hAnsi="Calibri" w:cs="Calibri"/>
              </w:rPr>
              <w:t>Data di validità del Recupero</w:t>
            </w:r>
          </w:p>
        </w:tc>
      </w:tr>
      <w:tr w:rsidR="00F048C7" w:rsidTr="005C4868" w14:paraId="279AE096" w14:textId="77777777">
        <w:tc>
          <w:tcPr>
            <w:tcW w:w="1530" w:type="dxa"/>
          </w:tcPr>
          <w:p w:rsidR="008E38B5" w:rsidRDefault="008E38B5" w14:paraId="10140AF7" w14:textId="77777777">
            <w:pPr>
              <w:spacing w:before="120"/>
              <w:jc w:val="both"/>
              <w:rPr>
                <w:rFonts w:ascii="Calibri" w:hAnsi="Calibri" w:cs="Calibri"/>
              </w:rPr>
            </w:pPr>
          </w:p>
        </w:tc>
        <w:tc>
          <w:tcPr>
            <w:tcW w:w="2250" w:type="dxa"/>
          </w:tcPr>
          <w:p w:rsidR="008E38B5" w:rsidRDefault="008E38B5" w14:paraId="6BF56B44" w14:textId="77777777">
            <w:pPr>
              <w:spacing w:before="120"/>
              <w:jc w:val="both"/>
              <w:rPr>
                <w:rFonts w:ascii="Calibri" w:hAnsi="Calibri" w:cs="Calibri"/>
              </w:rPr>
            </w:pPr>
            <w:r w:rsidRPr="00A72798">
              <w:rPr>
                <w:rFonts w:ascii="Calibri" w:hAnsi="Calibri" w:cs="Calibri"/>
              </w:rPr>
              <w:t>remediationCredits</w:t>
            </w:r>
          </w:p>
        </w:tc>
        <w:tc>
          <w:tcPr>
            <w:tcW w:w="5076" w:type="dxa"/>
          </w:tcPr>
          <w:p w:rsidR="008E38B5" w:rsidRDefault="008E38B5" w14:paraId="4120EFC3" w14:textId="77777777">
            <w:pPr>
              <w:spacing w:before="120"/>
              <w:jc w:val="both"/>
              <w:rPr>
                <w:rFonts w:ascii="Calibri" w:hAnsi="Calibri" w:cs="Calibri"/>
              </w:rPr>
            </w:pPr>
            <w:r>
              <w:rPr>
                <w:rFonts w:ascii="Calibri" w:hAnsi="Calibri" w:cs="Calibri"/>
              </w:rPr>
              <w:t>Numero di punti da aggiungere alla PaC</w:t>
            </w:r>
          </w:p>
        </w:tc>
      </w:tr>
      <w:tr w:rsidR="00F048C7" w:rsidTr="005C4868" w14:paraId="623C7E88" w14:textId="77777777">
        <w:tc>
          <w:tcPr>
            <w:tcW w:w="1530" w:type="dxa"/>
          </w:tcPr>
          <w:p w:rsidR="008E38B5" w:rsidRDefault="008E38B5" w14:paraId="7BA69EAC" w14:textId="77777777">
            <w:pPr>
              <w:spacing w:before="120"/>
              <w:jc w:val="both"/>
              <w:rPr>
                <w:rFonts w:ascii="Calibri" w:hAnsi="Calibri" w:cs="Calibri"/>
              </w:rPr>
            </w:pPr>
          </w:p>
        </w:tc>
        <w:tc>
          <w:tcPr>
            <w:tcW w:w="2250" w:type="dxa"/>
          </w:tcPr>
          <w:p w:rsidR="008E38B5" w:rsidRDefault="000133C8" w14:paraId="422237ED" w14:textId="0961EA5D">
            <w:pPr>
              <w:spacing w:before="120"/>
              <w:jc w:val="both"/>
              <w:rPr>
                <w:rFonts w:ascii="Calibri" w:hAnsi="Calibri" w:cs="Calibri"/>
              </w:rPr>
            </w:pPr>
            <w:r>
              <w:rPr>
                <w:rFonts w:ascii="Calibri" w:hAnsi="Calibri" w:cs="Calibri"/>
              </w:rPr>
              <w:t>remediation</w:t>
            </w:r>
            <w:r w:rsidR="008E38B5">
              <w:rPr>
                <w:rFonts w:ascii="Calibri" w:hAnsi="Calibri" w:cs="Calibri"/>
              </w:rPr>
              <w:t>Id</w:t>
            </w:r>
          </w:p>
        </w:tc>
        <w:tc>
          <w:tcPr>
            <w:tcW w:w="5076" w:type="dxa"/>
          </w:tcPr>
          <w:p w:rsidR="008E38B5" w:rsidRDefault="008E38B5" w14:paraId="35C85A49" w14:textId="77777777">
            <w:pPr>
              <w:spacing w:before="120"/>
              <w:jc w:val="both"/>
              <w:rPr>
                <w:rFonts w:ascii="Calibri" w:hAnsi="Calibri" w:cs="Calibri"/>
              </w:rPr>
            </w:pPr>
            <w:r>
              <w:rPr>
                <w:rFonts w:ascii="Calibri" w:hAnsi="Calibri" w:cs="Calibri"/>
              </w:rPr>
              <w:t>Id Univoco del Recupero</w:t>
            </w:r>
          </w:p>
        </w:tc>
      </w:tr>
    </w:tbl>
    <w:p w:rsidR="00442E88" w:rsidP="007F01C4" w:rsidRDefault="001E1094" w14:paraId="6E0D1547" w14:textId="04537699">
      <w:pPr>
        <w:spacing w:before="120" w:after="120"/>
        <w:ind w:left="346"/>
        <w:jc w:val="both"/>
        <w:rPr>
          <w:rFonts w:ascii="Calibri" w:hAnsi="Calibri" w:cs="Calibri"/>
        </w:rPr>
      </w:pPr>
      <w:r>
        <w:rPr>
          <w:rFonts w:ascii="Calibri" w:hAnsi="Calibri" w:cs="Calibri"/>
        </w:rPr>
        <w:t>I valori da impostare nelle tabelle sono riportati di seguit</w:t>
      </w:r>
      <w:r w:rsidR="00E94F70">
        <w:rPr>
          <w:rFonts w:ascii="Calibri" w:hAnsi="Calibri" w:cs="Calibri"/>
        </w:rPr>
        <w:t>o</w:t>
      </w:r>
      <w:r>
        <w:rPr>
          <w:rFonts w:ascii="Calibri" w:hAnsi="Calibri" w:cs="Calibri"/>
        </w:rPr>
        <w:t>, per brevit</w:t>
      </w:r>
      <w:r w:rsidR="00E94F70">
        <w:rPr>
          <w:rFonts w:ascii="Calibri" w:hAnsi="Calibri" w:cs="Calibri"/>
        </w:rPr>
        <w:t>à</w:t>
      </w:r>
      <w:r>
        <w:rPr>
          <w:rFonts w:ascii="Calibri" w:hAnsi="Calibri" w:cs="Calibri"/>
        </w:rPr>
        <w:t xml:space="preserve"> si omettono i campi di audit autoesplicantisi (</w:t>
      </w:r>
      <w:r w:rsidRPr="00494AAE" w:rsidR="00494AAE">
        <w:rPr>
          <w:rFonts w:ascii="Calibri" w:hAnsi="Calibri" w:cs="Calibri"/>
        </w:rPr>
        <w:t>created_by, created_date, last_modified_by, last_modified_date, deleted_date, deleted_by</w:t>
      </w:r>
      <w:r>
        <w:rPr>
          <w:rFonts w:ascii="Calibri" w:hAnsi="Calibri" w:cs="Calibri"/>
        </w:rPr>
        <w:t>)</w:t>
      </w:r>
    </w:p>
    <w:tbl>
      <w:tblPr>
        <w:tblStyle w:val="TableGrid"/>
        <w:tblW w:w="9333" w:type="dxa"/>
        <w:tblInd w:w="3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3"/>
        <w:gridCol w:w="2125"/>
        <w:gridCol w:w="2667"/>
        <w:gridCol w:w="2988"/>
      </w:tblGrid>
      <w:tr w:rsidRPr="00CF4664" w:rsidR="00F048C7" w:rsidTr="00DE5836" w14:paraId="2C9975DD" w14:textId="77777777">
        <w:trPr>
          <w:tblHeader/>
        </w:trPr>
        <w:tc>
          <w:tcPr>
            <w:tcW w:w="9333" w:type="dxa"/>
            <w:gridSpan w:val="4"/>
          </w:tcPr>
          <w:p w:rsidRPr="00DE5836" w:rsidR="005E538F" w:rsidP="008C6CEB" w:rsidRDefault="005E538F" w14:paraId="06C77328" w14:textId="5DD9D507">
            <w:pPr>
              <w:spacing w:before="120" w:after="120"/>
              <w:jc w:val="both"/>
              <w:rPr>
                <w:rFonts w:ascii="Calibri" w:hAnsi="Calibri" w:cs="Calibri"/>
                <w:b/>
                <w:lang w:val="en-US"/>
              </w:rPr>
            </w:pPr>
            <w:r w:rsidRPr="00DE5836">
              <w:rPr>
                <w:rFonts w:ascii="Calibri" w:hAnsi="Calibri" w:cs="Calibri"/>
                <w:b/>
                <w:lang w:val="en-US"/>
              </w:rPr>
              <w:t>Tabella license_instance_requirement_additional</w:t>
            </w:r>
          </w:p>
        </w:tc>
      </w:tr>
      <w:tr w:rsidR="00F048C7" w:rsidTr="00DE5836" w14:paraId="546BBC2B" w14:textId="77777777">
        <w:trPr>
          <w:tblHeader/>
        </w:trPr>
        <w:tc>
          <w:tcPr>
            <w:tcW w:w="1553" w:type="dxa"/>
          </w:tcPr>
          <w:p w:rsidRPr="001745A2" w:rsidR="005A6B71" w:rsidP="008C6CEB" w:rsidRDefault="005A6B71" w14:paraId="507F18AC" w14:textId="7BCC2A80">
            <w:pPr>
              <w:spacing w:before="120" w:after="120"/>
              <w:jc w:val="both"/>
              <w:rPr>
                <w:rFonts w:ascii="Calibri" w:hAnsi="Calibri" w:cs="Calibri"/>
                <w:b/>
                <w:bCs/>
                <w:i/>
                <w:iCs/>
              </w:rPr>
            </w:pPr>
            <w:r w:rsidRPr="001745A2">
              <w:rPr>
                <w:rFonts w:ascii="Calibri" w:hAnsi="Calibri" w:cs="Calibri"/>
                <w:b/>
                <w:bCs/>
                <w:i/>
                <w:iCs/>
              </w:rPr>
              <w:t>Informazione</w:t>
            </w:r>
          </w:p>
        </w:tc>
        <w:tc>
          <w:tcPr>
            <w:tcW w:w="2125" w:type="dxa"/>
          </w:tcPr>
          <w:p w:rsidRPr="001745A2" w:rsidR="005A6B71" w:rsidP="005A6B71" w:rsidRDefault="005A6B71" w14:paraId="36E24C1C" w14:textId="71FAEB35">
            <w:pPr>
              <w:spacing w:before="120" w:after="120"/>
              <w:jc w:val="both"/>
              <w:rPr>
                <w:rFonts w:ascii="Calibri" w:hAnsi="Calibri" w:cs="Calibri"/>
                <w:b/>
                <w:bCs/>
                <w:i/>
                <w:iCs/>
              </w:rPr>
            </w:pPr>
            <w:r w:rsidRPr="001745A2">
              <w:rPr>
                <w:rFonts w:ascii="Calibri" w:hAnsi="Calibri" w:cs="Calibri"/>
                <w:b/>
                <w:bCs/>
                <w:i/>
                <w:iCs/>
              </w:rPr>
              <w:t>Campo</w:t>
            </w:r>
          </w:p>
        </w:tc>
        <w:tc>
          <w:tcPr>
            <w:tcW w:w="2667" w:type="dxa"/>
          </w:tcPr>
          <w:p w:rsidRPr="001745A2" w:rsidR="005A6B71" w:rsidP="008C6CEB" w:rsidRDefault="00CF105B" w14:paraId="228EAEE8" w14:textId="19D71FB2">
            <w:pPr>
              <w:spacing w:before="120" w:after="120"/>
              <w:jc w:val="both"/>
              <w:rPr>
                <w:rFonts w:ascii="Calibri" w:hAnsi="Calibri" w:cs="Calibri"/>
                <w:b/>
                <w:bCs/>
                <w:i/>
                <w:iCs/>
              </w:rPr>
            </w:pPr>
            <w:r w:rsidRPr="001745A2">
              <w:rPr>
                <w:rFonts w:ascii="Calibri" w:hAnsi="Calibri" w:cs="Calibri"/>
                <w:b/>
                <w:bCs/>
                <w:i/>
                <w:iCs/>
              </w:rPr>
              <w:t>Referenzia</w:t>
            </w:r>
          </w:p>
        </w:tc>
        <w:tc>
          <w:tcPr>
            <w:tcW w:w="2988" w:type="dxa"/>
          </w:tcPr>
          <w:p w:rsidRPr="001745A2" w:rsidR="005A6B71" w:rsidP="008C6CEB" w:rsidRDefault="005A6B71" w14:paraId="56D8C0DD" w14:textId="47B76192">
            <w:pPr>
              <w:spacing w:before="120" w:after="120"/>
              <w:jc w:val="both"/>
              <w:rPr>
                <w:rFonts w:ascii="Calibri" w:hAnsi="Calibri" w:cs="Calibri"/>
                <w:b/>
                <w:bCs/>
                <w:i/>
                <w:iCs/>
              </w:rPr>
            </w:pPr>
            <w:r w:rsidRPr="001745A2">
              <w:rPr>
                <w:rFonts w:ascii="Calibri" w:hAnsi="Calibri" w:cs="Calibri"/>
                <w:b/>
                <w:bCs/>
                <w:i/>
                <w:iCs/>
              </w:rPr>
              <w:t>Significato</w:t>
            </w:r>
          </w:p>
        </w:tc>
      </w:tr>
      <w:tr w:rsidR="00F048C7" w:rsidTr="00DE5836" w14:paraId="51E5BA95" w14:textId="77777777">
        <w:tc>
          <w:tcPr>
            <w:tcW w:w="1553" w:type="dxa"/>
          </w:tcPr>
          <w:p w:rsidR="007B74B6" w:rsidP="008C6CEB" w:rsidRDefault="00D416AE" w14:paraId="5821D77C" w14:textId="4F860B57">
            <w:pPr>
              <w:spacing w:before="120" w:after="120"/>
              <w:jc w:val="both"/>
              <w:rPr>
                <w:rFonts w:ascii="Calibri" w:hAnsi="Calibri" w:cs="Calibri"/>
              </w:rPr>
            </w:pPr>
            <w:r>
              <w:rPr>
                <w:rFonts w:ascii="Calibri" w:hAnsi="Calibri" w:cs="Calibri"/>
              </w:rPr>
              <w:t>License Instance</w:t>
            </w:r>
          </w:p>
        </w:tc>
        <w:tc>
          <w:tcPr>
            <w:tcW w:w="2125" w:type="dxa"/>
          </w:tcPr>
          <w:p w:rsidRPr="005A6B71" w:rsidR="007B74B6" w:rsidP="00D416AE" w:rsidRDefault="00D416AE" w14:paraId="2554A397" w14:textId="3376384C">
            <w:pPr>
              <w:spacing w:before="120" w:after="120"/>
              <w:jc w:val="both"/>
              <w:rPr>
                <w:rFonts w:ascii="Calibri" w:hAnsi="Calibri" w:cs="Calibri"/>
              </w:rPr>
            </w:pPr>
            <w:r w:rsidRPr="00D416AE">
              <w:rPr>
                <w:rFonts w:ascii="Calibri" w:hAnsi="Calibri" w:cs="Calibri"/>
              </w:rPr>
              <w:t>license_instance_id</w:t>
            </w:r>
          </w:p>
        </w:tc>
        <w:tc>
          <w:tcPr>
            <w:tcW w:w="2667" w:type="dxa"/>
          </w:tcPr>
          <w:p w:rsidRPr="00840313" w:rsidR="007B74B6" w:rsidP="008C6CEB" w:rsidRDefault="00CF105B" w14:paraId="3B148EC7" w14:textId="7ED52A57">
            <w:pPr>
              <w:spacing w:before="120" w:after="120"/>
              <w:jc w:val="both"/>
              <w:rPr>
                <w:rFonts w:ascii="Calibri" w:hAnsi="Calibri" w:cs="Calibri"/>
                <w:lang w:val="en-US"/>
              </w:rPr>
            </w:pPr>
            <w:r w:rsidRPr="00D416AE">
              <w:rPr>
                <w:rFonts w:ascii="Calibri" w:hAnsi="Calibri" w:cs="Calibri"/>
              </w:rPr>
              <w:t>license_instance</w:t>
            </w:r>
          </w:p>
        </w:tc>
        <w:tc>
          <w:tcPr>
            <w:tcW w:w="2988" w:type="dxa"/>
          </w:tcPr>
          <w:p w:rsidR="007B74B6" w:rsidP="008C6CEB" w:rsidRDefault="00CF105B" w14:paraId="1EB6479B" w14:textId="4636E7EA">
            <w:pPr>
              <w:spacing w:before="120" w:after="120"/>
              <w:jc w:val="both"/>
              <w:rPr>
                <w:rFonts w:ascii="Calibri" w:hAnsi="Calibri" w:cs="Calibri"/>
              </w:rPr>
            </w:pPr>
            <w:r>
              <w:rPr>
                <w:rFonts w:ascii="Calibri" w:hAnsi="Calibri" w:cs="Calibri"/>
              </w:rPr>
              <w:t>Identifica l’Istanz</w:t>
            </w:r>
            <w:r w:rsidR="0005603B">
              <w:rPr>
                <w:rFonts w:ascii="Calibri" w:hAnsi="Calibri" w:cs="Calibri"/>
              </w:rPr>
              <w:t xml:space="preserve">a della PaC per cui è inserito il </w:t>
            </w:r>
            <w:r w:rsidRPr="00B67A07" w:rsidR="0005603B">
              <w:rPr>
                <w:rFonts w:ascii="Calibri" w:hAnsi="Calibri" w:cs="Calibri"/>
              </w:rPr>
              <w:t>Requisito Aggiuntivo / Decurtazione / Recupero</w:t>
            </w:r>
          </w:p>
        </w:tc>
      </w:tr>
      <w:tr w:rsidR="00F048C7" w:rsidTr="00DE5836" w14:paraId="64D0343D" w14:textId="77777777">
        <w:tc>
          <w:tcPr>
            <w:tcW w:w="1553" w:type="dxa"/>
          </w:tcPr>
          <w:p w:rsidR="00C427FD" w:rsidP="008C6CEB" w:rsidRDefault="00C427FD" w14:paraId="036529ED" w14:textId="37CBFB0A">
            <w:pPr>
              <w:spacing w:before="120" w:after="120"/>
              <w:jc w:val="both"/>
              <w:rPr>
                <w:rFonts w:ascii="Calibri" w:hAnsi="Calibri" w:cs="Calibri"/>
              </w:rPr>
            </w:pPr>
            <w:r>
              <w:rPr>
                <w:rFonts w:ascii="Calibri" w:hAnsi="Calibri" w:cs="Calibri"/>
              </w:rPr>
              <w:t>Tipo</w:t>
            </w:r>
          </w:p>
        </w:tc>
        <w:tc>
          <w:tcPr>
            <w:tcW w:w="2125" w:type="dxa"/>
          </w:tcPr>
          <w:p w:rsidR="00C427FD" w:rsidP="005A6B71" w:rsidRDefault="005A6B71" w14:paraId="5B060B7D" w14:textId="0F813D05">
            <w:pPr>
              <w:spacing w:before="120" w:after="120"/>
              <w:jc w:val="both"/>
              <w:rPr>
                <w:rFonts w:ascii="Calibri" w:hAnsi="Calibri" w:cs="Calibri"/>
              </w:rPr>
            </w:pPr>
            <w:r w:rsidRPr="005A6B71">
              <w:rPr>
                <w:rFonts w:ascii="Calibri" w:hAnsi="Calibri" w:cs="Calibri"/>
              </w:rPr>
              <w:t>requirement_i</w:t>
            </w:r>
            <w:r>
              <w:rPr>
                <w:rFonts w:ascii="Calibri" w:hAnsi="Calibri" w:cs="Calibri"/>
              </w:rPr>
              <w:t>d</w:t>
            </w:r>
          </w:p>
        </w:tc>
        <w:tc>
          <w:tcPr>
            <w:tcW w:w="2667" w:type="dxa"/>
          </w:tcPr>
          <w:p w:rsidR="00C427FD" w:rsidP="008C6CEB" w:rsidRDefault="00840313" w14:paraId="11F3A290" w14:textId="3CBAC05B">
            <w:pPr>
              <w:spacing w:before="120" w:after="120"/>
              <w:jc w:val="both"/>
              <w:rPr>
                <w:rFonts w:ascii="Calibri" w:hAnsi="Calibri" w:cs="Calibri"/>
              </w:rPr>
            </w:pPr>
            <w:r w:rsidRPr="00840313">
              <w:rPr>
                <w:rFonts w:ascii="Calibri" w:hAnsi="Calibri" w:cs="Calibri"/>
                <w:lang w:val="en-US"/>
              </w:rPr>
              <w:t>requirement</w:t>
            </w:r>
          </w:p>
        </w:tc>
        <w:tc>
          <w:tcPr>
            <w:tcW w:w="2988" w:type="dxa"/>
          </w:tcPr>
          <w:p w:rsidR="00C427FD" w:rsidP="008C6CEB" w:rsidRDefault="00840313" w14:paraId="7F13C45A" w14:textId="77777777">
            <w:pPr>
              <w:spacing w:before="120" w:after="120"/>
              <w:jc w:val="both"/>
              <w:rPr>
                <w:rFonts w:ascii="Calibri" w:hAnsi="Calibri" w:cs="Calibri"/>
              </w:rPr>
            </w:pPr>
            <w:r>
              <w:rPr>
                <w:rFonts w:ascii="Calibri" w:hAnsi="Calibri" w:cs="Calibri"/>
              </w:rPr>
              <w:t xml:space="preserve">Identifica il tipo di </w:t>
            </w:r>
            <w:r w:rsidRPr="00E804A9" w:rsidR="00FF5674">
              <w:rPr>
                <w:rFonts w:ascii="Calibri" w:hAnsi="Calibri" w:cs="Calibri"/>
              </w:rPr>
              <w:t>Requisito Aggiuntivo</w:t>
            </w:r>
            <w:r w:rsidR="00FF5674">
              <w:rPr>
                <w:rFonts w:ascii="Calibri" w:hAnsi="Calibri" w:cs="Calibri"/>
              </w:rPr>
              <w:t xml:space="preserve"> o se Decurtazione o Recupero</w:t>
            </w:r>
          </w:p>
          <w:p w:rsidR="00390E96" w:rsidP="008C6CEB" w:rsidRDefault="00390E96" w14:paraId="53B37283" w14:textId="77777777">
            <w:pPr>
              <w:spacing w:before="120" w:after="120"/>
              <w:jc w:val="both"/>
              <w:rPr>
                <w:rFonts w:ascii="Calibri" w:hAnsi="Calibri" w:cs="Calibri"/>
              </w:rPr>
            </w:pPr>
            <w:r>
              <w:rPr>
                <w:rFonts w:ascii="Calibri" w:hAnsi="Calibri" w:cs="Calibri"/>
              </w:rPr>
              <w:t>Da inserire</w:t>
            </w:r>
          </w:p>
          <w:p w:rsidR="00390E96" w:rsidP="008C6CEB" w:rsidRDefault="00390E96" w14:paraId="127BAF16" w14:textId="2B65134E">
            <w:pPr>
              <w:spacing w:before="120" w:after="120"/>
              <w:jc w:val="both"/>
              <w:rPr>
                <w:rFonts w:ascii="Calibri" w:hAnsi="Calibri" w:cs="Calibri"/>
              </w:rPr>
            </w:pPr>
            <w:r>
              <w:rPr>
                <w:rFonts w:ascii="Calibri" w:hAnsi="Calibri" w:cs="Calibri"/>
              </w:rPr>
              <w:t>28 per Decurtazione</w:t>
            </w:r>
          </w:p>
          <w:p w:rsidR="00390E96" w:rsidP="008C6CEB" w:rsidRDefault="00390E96" w14:paraId="4AB03438" w14:textId="313E805A">
            <w:pPr>
              <w:spacing w:before="120" w:after="120"/>
              <w:jc w:val="both"/>
              <w:rPr>
                <w:rFonts w:ascii="Calibri" w:hAnsi="Calibri" w:cs="Calibri"/>
              </w:rPr>
            </w:pPr>
            <w:r>
              <w:rPr>
                <w:rFonts w:ascii="Calibri" w:hAnsi="Calibri" w:cs="Calibri"/>
              </w:rPr>
              <w:t>29 per Recuepro</w:t>
            </w:r>
          </w:p>
        </w:tc>
      </w:tr>
      <w:tr w:rsidRPr="0005603B" w:rsidR="00F048C7" w:rsidTr="00DE5836" w14:paraId="5E5D1AF8" w14:textId="77777777">
        <w:tc>
          <w:tcPr>
            <w:tcW w:w="1553" w:type="dxa"/>
          </w:tcPr>
          <w:p w:rsidR="00C427FD" w:rsidP="008C6CEB" w:rsidRDefault="00FF5674" w14:paraId="2270F795" w14:textId="00174D42">
            <w:pPr>
              <w:spacing w:before="120" w:after="120"/>
              <w:jc w:val="both"/>
              <w:rPr>
                <w:rFonts w:ascii="Calibri" w:hAnsi="Calibri" w:cs="Calibri"/>
              </w:rPr>
            </w:pPr>
            <w:r>
              <w:rPr>
                <w:rFonts w:ascii="Calibri" w:hAnsi="Calibri" w:cs="Calibri"/>
              </w:rPr>
              <w:t>Stato</w:t>
            </w:r>
          </w:p>
        </w:tc>
        <w:tc>
          <w:tcPr>
            <w:tcW w:w="2125" w:type="dxa"/>
          </w:tcPr>
          <w:p w:rsidR="00C427FD" w:rsidP="008C6CEB" w:rsidRDefault="007E2345" w14:paraId="62D6C66D" w14:textId="66B34A41">
            <w:pPr>
              <w:spacing w:before="120" w:after="120"/>
              <w:jc w:val="both"/>
              <w:rPr>
                <w:rFonts w:ascii="Calibri" w:hAnsi="Calibri" w:cs="Calibri"/>
              </w:rPr>
            </w:pPr>
            <w:r>
              <w:rPr>
                <w:rFonts w:ascii="Calibri" w:hAnsi="Calibri" w:cs="Calibri"/>
              </w:rPr>
              <w:t>state_id</w:t>
            </w:r>
          </w:p>
        </w:tc>
        <w:tc>
          <w:tcPr>
            <w:tcW w:w="2667" w:type="dxa"/>
          </w:tcPr>
          <w:p w:rsidRPr="006D30B9" w:rsidR="00C427FD" w:rsidP="008C6CEB" w:rsidRDefault="006D30B9" w14:paraId="64871F62" w14:textId="44190E5A">
            <w:pPr>
              <w:spacing w:before="120" w:after="120"/>
              <w:jc w:val="both"/>
              <w:rPr>
                <w:rFonts w:ascii="Calibri" w:hAnsi="Calibri" w:cs="Calibri"/>
                <w:lang w:val="en-US"/>
              </w:rPr>
            </w:pPr>
            <w:r w:rsidRPr="006D30B9">
              <w:rPr>
                <w:rFonts w:ascii="Calibri" w:hAnsi="Calibri" w:cs="Calibri"/>
                <w:lang w:val="en-US"/>
              </w:rPr>
              <w:t>license_instance</w:t>
            </w:r>
            <w:r>
              <w:rPr>
                <w:rFonts w:ascii="Calibri" w:hAnsi="Calibri" w:cs="Calibri"/>
                <w:lang w:val="en-US"/>
              </w:rPr>
              <w:t xml:space="preserve"> </w:t>
            </w:r>
            <w:r w:rsidRPr="006D30B9">
              <w:rPr>
                <w:rFonts w:ascii="Calibri" w:hAnsi="Calibri" w:cs="Calibri"/>
                <w:lang w:val="en-US"/>
              </w:rPr>
              <w:t>_requirement_additional</w:t>
            </w:r>
            <w:r w:rsidR="00441813">
              <w:rPr>
                <w:rFonts w:ascii="Calibri" w:hAnsi="Calibri" w:cs="Calibri"/>
                <w:lang w:val="en-US"/>
              </w:rPr>
              <w:t xml:space="preserve"> </w:t>
            </w:r>
            <w:r w:rsidRPr="006D30B9">
              <w:rPr>
                <w:rFonts w:ascii="Calibri" w:hAnsi="Calibri" w:cs="Calibri"/>
                <w:lang w:val="en-US"/>
              </w:rPr>
              <w:t>_state</w:t>
            </w:r>
          </w:p>
        </w:tc>
        <w:tc>
          <w:tcPr>
            <w:tcW w:w="2988" w:type="dxa"/>
          </w:tcPr>
          <w:p w:rsidR="00C427FD" w:rsidP="008C6CEB" w:rsidRDefault="0005603B" w14:paraId="2746C8E8" w14:textId="77777777">
            <w:pPr>
              <w:spacing w:before="120" w:after="120"/>
              <w:jc w:val="both"/>
              <w:rPr>
                <w:rFonts w:ascii="Calibri" w:hAnsi="Calibri" w:cs="Calibri"/>
              </w:rPr>
            </w:pPr>
            <w:r w:rsidRPr="0005603B">
              <w:rPr>
                <w:rFonts w:ascii="Calibri" w:hAnsi="Calibri" w:cs="Calibri"/>
              </w:rPr>
              <w:t xml:space="preserve">Stato del </w:t>
            </w:r>
            <w:r w:rsidRPr="00B67A07">
              <w:rPr>
                <w:rFonts w:ascii="Calibri" w:hAnsi="Calibri" w:cs="Calibri"/>
              </w:rPr>
              <w:t>Requisito Aggiuntivo / Decurtazione / Recupero</w:t>
            </w:r>
          </w:p>
          <w:p w:rsidR="00EA12DE" w:rsidP="008C6CEB" w:rsidRDefault="0011110B" w14:paraId="120C5BD9" w14:textId="05ABFC4C">
            <w:pPr>
              <w:spacing w:before="120" w:after="120"/>
              <w:jc w:val="both"/>
              <w:rPr>
                <w:rFonts w:ascii="Calibri" w:hAnsi="Calibri" w:cs="Calibri"/>
              </w:rPr>
            </w:pPr>
            <w:r>
              <w:rPr>
                <w:rFonts w:ascii="Calibri" w:hAnsi="Calibri" w:cs="Calibri"/>
              </w:rPr>
              <w:t xml:space="preserve">In inserimento </w:t>
            </w:r>
            <w:r w:rsidR="00CE219F">
              <w:rPr>
                <w:rFonts w:ascii="Calibri" w:hAnsi="Calibri" w:cs="Calibri"/>
              </w:rPr>
              <w:t>d</w:t>
            </w:r>
            <w:r w:rsidR="00EA12DE">
              <w:rPr>
                <w:rFonts w:ascii="Calibri" w:hAnsi="Calibri" w:cs="Calibri"/>
              </w:rPr>
              <w:t xml:space="preserve">eve essere </w:t>
            </w:r>
            <w:r w:rsidR="00CE219F">
              <w:rPr>
                <w:rFonts w:ascii="Calibri" w:hAnsi="Calibri" w:cs="Calibri"/>
              </w:rPr>
              <w:t xml:space="preserve">valorizzato </w:t>
            </w:r>
            <w:r w:rsidR="00C818BA">
              <w:rPr>
                <w:rFonts w:ascii="Calibri" w:hAnsi="Calibri" w:cs="Calibri"/>
              </w:rPr>
              <w:t>a</w:t>
            </w:r>
            <w:r w:rsidR="00EA12DE">
              <w:rPr>
                <w:rFonts w:ascii="Calibri" w:hAnsi="Calibri" w:cs="Calibri"/>
              </w:rPr>
              <w:t xml:space="preserve"> </w:t>
            </w:r>
            <w:r>
              <w:rPr>
                <w:rFonts w:ascii="Calibri" w:hAnsi="Calibri" w:cs="Calibri"/>
              </w:rPr>
              <w:t xml:space="preserve">4 - </w:t>
            </w:r>
            <w:r w:rsidR="00EA12DE">
              <w:rPr>
                <w:rFonts w:ascii="Calibri" w:hAnsi="Calibri" w:cs="Calibri"/>
              </w:rPr>
              <w:t>DRAFT</w:t>
            </w:r>
          </w:p>
          <w:p w:rsidR="00EA12DE" w:rsidP="008C6CEB" w:rsidRDefault="0055126F" w14:paraId="57D2AF69" w14:textId="3EC1A658">
            <w:pPr>
              <w:spacing w:before="120" w:after="120"/>
              <w:jc w:val="both"/>
              <w:rPr>
                <w:rFonts w:ascii="Calibri" w:hAnsi="Calibri" w:cs="Calibri"/>
              </w:rPr>
            </w:pPr>
            <w:r>
              <w:rPr>
                <w:rFonts w:ascii="Calibri" w:hAnsi="Calibri" w:cs="Calibri"/>
              </w:rPr>
              <w:t xml:space="preserve">In Annullamento deve essere valorizzato a </w:t>
            </w:r>
            <w:r w:rsidR="008B41F6">
              <w:rPr>
                <w:rFonts w:ascii="Calibri" w:hAnsi="Calibri" w:cs="Calibri"/>
              </w:rPr>
              <w:t xml:space="preserve">5 - </w:t>
            </w:r>
            <w:r w:rsidR="005F700C">
              <w:rPr>
                <w:rFonts w:ascii="Calibri" w:hAnsi="Calibri" w:cs="Calibri"/>
              </w:rPr>
              <w:t>INVALIDATE</w:t>
            </w:r>
          </w:p>
          <w:p w:rsidRPr="0005603B" w:rsidR="005F700C" w:rsidP="008C6CEB" w:rsidRDefault="005F700C" w14:paraId="2ECBE000" w14:textId="75162DF1">
            <w:pPr>
              <w:spacing w:before="120" w:after="120"/>
              <w:jc w:val="both"/>
              <w:rPr>
                <w:rFonts w:ascii="Calibri" w:hAnsi="Calibri" w:cs="Calibri"/>
              </w:rPr>
            </w:pPr>
            <w:r>
              <w:rPr>
                <w:rFonts w:ascii="Calibri" w:hAnsi="Calibri" w:cs="Calibri"/>
              </w:rPr>
              <w:t xml:space="preserve">Il Motore aggiorna lo stato </w:t>
            </w:r>
            <w:r w:rsidR="001B17DF">
              <w:rPr>
                <w:rFonts w:ascii="Calibri" w:hAnsi="Calibri" w:cs="Calibri"/>
              </w:rPr>
              <w:t xml:space="preserve">in </w:t>
            </w:r>
            <w:r w:rsidR="001C12B4">
              <w:rPr>
                <w:rFonts w:ascii="Calibri" w:hAnsi="Calibri" w:cs="Calibri"/>
              </w:rPr>
              <w:t xml:space="preserve">1 - </w:t>
            </w:r>
            <w:r w:rsidR="001B17DF">
              <w:rPr>
                <w:rFonts w:ascii="Calibri" w:hAnsi="Calibri" w:cs="Calibri"/>
              </w:rPr>
              <w:t>OWNED dopo la prima elaborazione</w:t>
            </w:r>
          </w:p>
        </w:tc>
      </w:tr>
      <w:tr w:rsidRPr="006D30B9" w:rsidR="00F048C7" w:rsidTr="00DE5836" w14:paraId="12B2B7AC" w14:textId="77777777">
        <w:tc>
          <w:tcPr>
            <w:tcW w:w="1553" w:type="dxa"/>
          </w:tcPr>
          <w:p w:rsidRPr="006D30B9" w:rsidR="00C427FD" w:rsidP="008C6CEB" w:rsidRDefault="00AC76AB" w14:paraId="34E07410" w14:textId="0771D744">
            <w:pPr>
              <w:spacing w:before="120" w:after="120"/>
              <w:jc w:val="both"/>
              <w:rPr>
                <w:rFonts w:ascii="Calibri" w:hAnsi="Calibri" w:cs="Calibri"/>
                <w:lang w:val="en-US"/>
              </w:rPr>
            </w:pPr>
            <w:r>
              <w:rPr>
                <w:rFonts w:ascii="Calibri" w:hAnsi="Calibri" w:cs="Calibri"/>
                <w:lang w:val="en-US"/>
              </w:rPr>
              <w:t>Cancellazione Logica</w:t>
            </w:r>
          </w:p>
        </w:tc>
        <w:tc>
          <w:tcPr>
            <w:tcW w:w="2125" w:type="dxa"/>
          </w:tcPr>
          <w:p w:rsidRPr="006D30B9" w:rsidR="00C427FD" w:rsidP="008C6CEB" w:rsidRDefault="00AC76AB" w14:paraId="21D146BB" w14:textId="66918ECA">
            <w:pPr>
              <w:spacing w:before="120" w:after="120"/>
              <w:jc w:val="both"/>
              <w:rPr>
                <w:rFonts w:ascii="Calibri" w:hAnsi="Calibri" w:cs="Calibri"/>
                <w:lang w:val="en-US"/>
              </w:rPr>
            </w:pPr>
            <w:r>
              <w:rPr>
                <w:rFonts w:ascii="Calibri" w:hAnsi="Calibri" w:cs="Calibri"/>
                <w:lang w:val="en-US"/>
              </w:rPr>
              <w:t>deleted</w:t>
            </w:r>
          </w:p>
        </w:tc>
        <w:tc>
          <w:tcPr>
            <w:tcW w:w="2667" w:type="dxa"/>
          </w:tcPr>
          <w:p w:rsidRPr="006D30B9" w:rsidR="00C427FD" w:rsidP="008C6CEB" w:rsidRDefault="00C427FD" w14:paraId="74934142" w14:textId="77777777">
            <w:pPr>
              <w:spacing w:before="120" w:after="120"/>
              <w:jc w:val="both"/>
              <w:rPr>
                <w:rFonts w:ascii="Calibri" w:hAnsi="Calibri" w:cs="Calibri"/>
                <w:lang w:val="en-US"/>
              </w:rPr>
            </w:pPr>
          </w:p>
        </w:tc>
        <w:tc>
          <w:tcPr>
            <w:tcW w:w="2988" w:type="dxa"/>
          </w:tcPr>
          <w:p w:rsidRPr="006D30B9" w:rsidR="00C427FD" w:rsidP="008C6CEB" w:rsidRDefault="00633248" w14:paraId="503B6C33" w14:textId="11A78EA3">
            <w:pPr>
              <w:spacing w:before="120" w:after="120"/>
              <w:jc w:val="both"/>
              <w:rPr>
                <w:rFonts w:ascii="Calibri" w:hAnsi="Calibri" w:cs="Calibri"/>
                <w:lang w:val="en-US"/>
              </w:rPr>
            </w:pPr>
            <w:r>
              <w:rPr>
                <w:rFonts w:ascii="Calibri" w:hAnsi="Calibri" w:cs="Calibri"/>
                <w:lang w:val="en-US"/>
              </w:rPr>
              <w:t>0 Falso</w:t>
            </w:r>
          </w:p>
        </w:tc>
      </w:tr>
      <w:tr w:rsidRPr="006D30B9" w:rsidR="00F048C7" w:rsidTr="00DE5836" w14:paraId="06709F60" w14:textId="77777777">
        <w:tc>
          <w:tcPr>
            <w:tcW w:w="1553" w:type="dxa"/>
          </w:tcPr>
          <w:p w:rsidR="00C44319" w:rsidP="008C6CEB" w:rsidRDefault="00001C9C" w14:paraId="18406664" w14:textId="7045D886">
            <w:pPr>
              <w:spacing w:before="120" w:after="120"/>
              <w:jc w:val="both"/>
              <w:rPr>
                <w:rFonts w:ascii="Calibri" w:hAnsi="Calibri" w:cs="Calibri"/>
                <w:lang w:val="en-US"/>
              </w:rPr>
            </w:pPr>
            <w:r>
              <w:rPr>
                <w:rFonts w:ascii="Calibri" w:hAnsi="Calibri" w:cs="Calibri"/>
                <w:lang w:val="en-US"/>
              </w:rPr>
              <w:t>Flag proposta</w:t>
            </w:r>
          </w:p>
        </w:tc>
        <w:tc>
          <w:tcPr>
            <w:tcW w:w="2125" w:type="dxa"/>
          </w:tcPr>
          <w:p w:rsidR="00C44319" w:rsidP="008C6CEB" w:rsidRDefault="00001C9C" w14:paraId="79A4DAF3" w14:textId="05177719">
            <w:pPr>
              <w:spacing w:before="120" w:after="120"/>
              <w:jc w:val="both"/>
              <w:rPr>
                <w:rFonts w:ascii="Calibri" w:hAnsi="Calibri" w:cs="Calibri"/>
                <w:lang w:val="en-US"/>
              </w:rPr>
            </w:pPr>
            <w:r w:rsidRPr="00001C9C">
              <w:rPr>
                <w:rFonts w:ascii="Calibri" w:hAnsi="Calibri" w:cs="Calibri"/>
                <w:lang w:val="en-US"/>
              </w:rPr>
              <w:t>proposed</w:t>
            </w:r>
          </w:p>
        </w:tc>
        <w:tc>
          <w:tcPr>
            <w:tcW w:w="2667" w:type="dxa"/>
          </w:tcPr>
          <w:p w:rsidRPr="006D30B9" w:rsidR="00C44319" w:rsidP="008C6CEB" w:rsidRDefault="00C44319" w14:paraId="44708733" w14:textId="77777777">
            <w:pPr>
              <w:spacing w:before="120" w:after="120"/>
              <w:jc w:val="both"/>
              <w:rPr>
                <w:rFonts w:ascii="Calibri" w:hAnsi="Calibri" w:cs="Calibri"/>
                <w:lang w:val="en-US"/>
              </w:rPr>
            </w:pPr>
          </w:p>
        </w:tc>
        <w:tc>
          <w:tcPr>
            <w:tcW w:w="2988" w:type="dxa"/>
          </w:tcPr>
          <w:p w:rsidR="00C44319" w:rsidP="008C6CEB" w:rsidRDefault="00001C9C" w14:paraId="2BFF9129" w14:textId="76A3A266">
            <w:pPr>
              <w:spacing w:before="120" w:after="120"/>
              <w:jc w:val="both"/>
              <w:rPr>
                <w:rFonts w:ascii="Calibri" w:hAnsi="Calibri" w:cs="Calibri"/>
                <w:lang w:val="en-US"/>
              </w:rPr>
            </w:pPr>
            <w:r>
              <w:rPr>
                <w:rFonts w:ascii="Calibri" w:hAnsi="Calibri" w:cs="Calibri"/>
                <w:lang w:val="en-US"/>
              </w:rPr>
              <w:t>0 Falso</w:t>
            </w:r>
          </w:p>
        </w:tc>
      </w:tr>
      <w:tr w:rsidRPr="00386C7C" w:rsidR="00F048C7" w:rsidTr="00DE5836" w14:paraId="26830508" w14:textId="77777777">
        <w:tc>
          <w:tcPr>
            <w:tcW w:w="1553" w:type="dxa"/>
          </w:tcPr>
          <w:p w:rsidR="00C44319" w:rsidP="008C6CEB" w:rsidRDefault="00001C9C" w14:paraId="5DA7E27D" w14:textId="3928F4F3">
            <w:pPr>
              <w:spacing w:before="120" w:after="120"/>
              <w:jc w:val="both"/>
              <w:rPr>
                <w:rFonts w:ascii="Calibri" w:hAnsi="Calibri" w:cs="Calibri"/>
                <w:lang w:val="en-US"/>
              </w:rPr>
            </w:pPr>
            <w:r>
              <w:rPr>
                <w:rFonts w:ascii="Calibri" w:hAnsi="Calibri" w:cs="Calibri"/>
                <w:lang w:val="en-US"/>
              </w:rPr>
              <w:t>Flag blocco</w:t>
            </w:r>
          </w:p>
        </w:tc>
        <w:tc>
          <w:tcPr>
            <w:tcW w:w="2125" w:type="dxa"/>
          </w:tcPr>
          <w:p w:rsidR="00C44319" w:rsidP="008C6CEB" w:rsidRDefault="00C44319" w14:paraId="0CA8B41F" w14:textId="6E36857C">
            <w:pPr>
              <w:spacing w:before="120" w:after="120"/>
              <w:jc w:val="both"/>
              <w:rPr>
                <w:rFonts w:ascii="Calibri" w:hAnsi="Calibri" w:cs="Calibri"/>
                <w:lang w:val="en-US"/>
              </w:rPr>
            </w:pPr>
            <w:r w:rsidRPr="00C44319">
              <w:rPr>
                <w:rFonts w:ascii="Calibri" w:hAnsi="Calibri" w:cs="Calibri"/>
                <w:lang w:val="en-US"/>
              </w:rPr>
              <w:t>blocked</w:t>
            </w:r>
          </w:p>
        </w:tc>
        <w:tc>
          <w:tcPr>
            <w:tcW w:w="2667" w:type="dxa"/>
          </w:tcPr>
          <w:p w:rsidRPr="006D30B9" w:rsidR="00C44319" w:rsidP="008C6CEB" w:rsidRDefault="00C44319" w14:paraId="3F12D384" w14:textId="77777777">
            <w:pPr>
              <w:spacing w:before="120" w:after="120"/>
              <w:jc w:val="both"/>
              <w:rPr>
                <w:rFonts w:ascii="Calibri" w:hAnsi="Calibri" w:cs="Calibri"/>
                <w:lang w:val="en-US"/>
              </w:rPr>
            </w:pPr>
          </w:p>
        </w:tc>
        <w:tc>
          <w:tcPr>
            <w:tcW w:w="2988" w:type="dxa"/>
          </w:tcPr>
          <w:p w:rsidRPr="00386C7C" w:rsidR="00C44319" w:rsidP="008C6CEB" w:rsidRDefault="00386C7C" w14:paraId="50494904" w14:textId="2978E094">
            <w:pPr>
              <w:spacing w:before="120" w:after="120"/>
              <w:jc w:val="both"/>
              <w:rPr>
                <w:rFonts w:ascii="Calibri" w:hAnsi="Calibri" w:cs="Calibri"/>
              </w:rPr>
            </w:pPr>
            <w:r w:rsidRPr="00386C7C">
              <w:rPr>
                <w:rFonts w:ascii="Calibri" w:hAnsi="Calibri" w:cs="Calibri"/>
              </w:rPr>
              <w:t>1</w:t>
            </w:r>
            <w:r w:rsidR="00F12861">
              <w:rPr>
                <w:rFonts w:ascii="Calibri" w:hAnsi="Calibri" w:cs="Calibri"/>
              </w:rPr>
              <w:t xml:space="preserve"> Vero</w:t>
            </w:r>
            <w:r w:rsidRPr="00386C7C" w:rsidR="00001C9C">
              <w:rPr>
                <w:rFonts w:ascii="Calibri" w:hAnsi="Calibri" w:cs="Calibri"/>
              </w:rPr>
              <w:t xml:space="preserve"> </w:t>
            </w:r>
          </w:p>
        </w:tc>
      </w:tr>
    </w:tbl>
    <w:p w:rsidR="00AF2DD0" w:rsidP="00247A34" w:rsidRDefault="00AF2DD0" w14:paraId="13FF1941" w14:textId="2B948CCC">
      <w:pPr>
        <w:spacing w:before="120" w:after="120"/>
        <w:ind w:left="346"/>
        <w:jc w:val="both"/>
        <w:rPr>
          <w:rFonts w:ascii="Calibri" w:hAnsi="Calibri" w:cs="Calibri"/>
        </w:rPr>
      </w:pPr>
    </w:p>
    <w:tbl>
      <w:tblPr>
        <w:tblStyle w:val="TableGrid"/>
        <w:tblW w:w="9439" w:type="dxa"/>
        <w:tblInd w:w="3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53"/>
        <w:gridCol w:w="2227"/>
        <w:gridCol w:w="2667"/>
        <w:gridCol w:w="3247"/>
      </w:tblGrid>
      <w:tr w:rsidRPr="00DE5836" w:rsidR="00F048C7" w:rsidTr="00C26451" w14:paraId="2E683063" w14:textId="77777777">
        <w:trPr>
          <w:cantSplit/>
          <w:tblHeader/>
        </w:trPr>
        <w:tc>
          <w:tcPr>
            <w:tcW w:w="9439" w:type="dxa"/>
            <w:gridSpan w:val="4"/>
          </w:tcPr>
          <w:p w:rsidRPr="00DE5836" w:rsidR="005E538F" w:rsidRDefault="005E538F" w14:paraId="0D952990" w14:textId="7CEA2DB8">
            <w:pPr>
              <w:spacing w:before="120" w:after="120"/>
              <w:jc w:val="both"/>
              <w:rPr>
                <w:rFonts w:ascii="Calibri" w:hAnsi="Calibri" w:cs="Calibri"/>
                <w:b/>
              </w:rPr>
            </w:pPr>
            <w:r w:rsidRPr="00DE5836">
              <w:rPr>
                <w:rFonts w:ascii="Calibri" w:hAnsi="Calibri" w:cs="Calibri"/>
                <w:b/>
              </w:rPr>
              <w:t>Tabella additional_requirement_operation_data</w:t>
            </w:r>
          </w:p>
        </w:tc>
      </w:tr>
      <w:tr w:rsidR="00F048C7" w:rsidTr="00C26451" w14:paraId="38024BF6" w14:textId="77777777">
        <w:trPr>
          <w:cantSplit/>
          <w:tblHeader/>
        </w:trPr>
        <w:tc>
          <w:tcPr>
            <w:tcW w:w="1553" w:type="dxa"/>
          </w:tcPr>
          <w:p w:rsidRPr="001745A2" w:rsidR="0083533F" w:rsidRDefault="0083533F" w14:paraId="64FD806D" w14:textId="77777777">
            <w:pPr>
              <w:spacing w:before="120" w:after="120"/>
              <w:jc w:val="both"/>
              <w:rPr>
                <w:rFonts w:ascii="Calibri" w:hAnsi="Calibri" w:cs="Calibri"/>
                <w:b/>
                <w:bCs/>
                <w:i/>
                <w:iCs/>
              </w:rPr>
            </w:pPr>
            <w:r w:rsidRPr="001745A2">
              <w:rPr>
                <w:rFonts w:ascii="Calibri" w:hAnsi="Calibri" w:cs="Calibri"/>
                <w:b/>
                <w:bCs/>
                <w:i/>
                <w:iCs/>
              </w:rPr>
              <w:t>Informazione</w:t>
            </w:r>
          </w:p>
        </w:tc>
        <w:tc>
          <w:tcPr>
            <w:tcW w:w="2227" w:type="dxa"/>
          </w:tcPr>
          <w:p w:rsidRPr="001745A2" w:rsidR="0083533F" w:rsidRDefault="0083533F" w14:paraId="6C34C264" w14:textId="77777777">
            <w:pPr>
              <w:spacing w:before="120" w:after="120"/>
              <w:jc w:val="both"/>
              <w:rPr>
                <w:rFonts w:ascii="Calibri" w:hAnsi="Calibri" w:cs="Calibri"/>
                <w:b/>
                <w:bCs/>
                <w:i/>
                <w:iCs/>
              </w:rPr>
            </w:pPr>
            <w:r w:rsidRPr="001745A2">
              <w:rPr>
                <w:rFonts w:ascii="Calibri" w:hAnsi="Calibri" w:cs="Calibri"/>
                <w:b/>
                <w:bCs/>
                <w:i/>
                <w:iCs/>
              </w:rPr>
              <w:t>Campo</w:t>
            </w:r>
          </w:p>
        </w:tc>
        <w:tc>
          <w:tcPr>
            <w:tcW w:w="2493" w:type="dxa"/>
          </w:tcPr>
          <w:p w:rsidRPr="001745A2" w:rsidR="0083533F" w:rsidRDefault="0083533F" w14:paraId="3F126CA4" w14:textId="77777777">
            <w:pPr>
              <w:spacing w:before="120" w:after="120"/>
              <w:jc w:val="both"/>
              <w:rPr>
                <w:rFonts w:ascii="Calibri" w:hAnsi="Calibri" w:cs="Calibri"/>
                <w:b/>
                <w:bCs/>
                <w:i/>
                <w:iCs/>
              </w:rPr>
            </w:pPr>
            <w:r w:rsidRPr="001745A2">
              <w:rPr>
                <w:rFonts w:ascii="Calibri" w:hAnsi="Calibri" w:cs="Calibri"/>
                <w:b/>
                <w:bCs/>
                <w:i/>
                <w:iCs/>
              </w:rPr>
              <w:t>Referenzia</w:t>
            </w:r>
          </w:p>
        </w:tc>
        <w:tc>
          <w:tcPr>
            <w:tcW w:w="3166" w:type="dxa"/>
          </w:tcPr>
          <w:p w:rsidRPr="001745A2" w:rsidR="0083533F" w:rsidRDefault="0083533F" w14:paraId="40DEA239" w14:textId="77777777">
            <w:pPr>
              <w:spacing w:before="120" w:after="120"/>
              <w:jc w:val="both"/>
              <w:rPr>
                <w:rFonts w:ascii="Calibri" w:hAnsi="Calibri" w:cs="Calibri"/>
                <w:b/>
                <w:bCs/>
                <w:i/>
                <w:iCs/>
              </w:rPr>
            </w:pPr>
            <w:r w:rsidRPr="001745A2">
              <w:rPr>
                <w:rFonts w:ascii="Calibri" w:hAnsi="Calibri" w:cs="Calibri"/>
                <w:b/>
                <w:bCs/>
                <w:i/>
                <w:iCs/>
              </w:rPr>
              <w:t>Significato</w:t>
            </w:r>
          </w:p>
        </w:tc>
      </w:tr>
      <w:tr w:rsidRPr="00B63980" w:rsidR="00F048C7" w:rsidTr="00C26451" w14:paraId="0C0A54BE" w14:textId="77777777">
        <w:trPr>
          <w:cantSplit/>
        </w:trPr>
        <w:tc>
          <w:tcPr>
            <w:tcW w:w="1553" w:type="dxa"/>
          </w:tcPr>
          <w:p w:rsidR="0083533F" w:rsidRDefault="00896C26" w14:paraId="4B28DB62" w14:textId="0A82E9B6">
            <w:pPr>
              <w:spacing w:before="120" w:after="120"/>
              <w:jc w:val="both"/>
              <w:rPr>
                <w:rFonts w:ascii="Calibri" w:hAnsi="Calibri" w:cs="Calibri"/>
              </w:rPr>
            </w:pPr>
            <w:r>
              <w:rPr>
                <w:rFonts w:ascii="Calibri" w:hAnsi="Calibri" w:cs="Calibri"/>
              </w:rPr>
              <w:t>Requisito</w:t>
            </w:r>
          </w:p>
        </w:tc>
        <w:tc>
          <w:tcPr>
            <w:tcW w:w="2227" w:type="dxa"/>
          </w:tcPr>
          <w:p w:rsidRPr="00896C26" w:rsidR="0083533F" w:rsidP="00896C26" w:rsidRDefault="00896C26" w14:paraId="79750F39" w14:textId="0584773F">
            <w:pPr>
              <w:spacing w:before="120" w:after="120"/>
              <w:jc w:val="both"/>
              <w:rPr>
                <w:rFonts w:ascii="Calibri" w:hAnsi="Calibri" w:cs="Calibri"/>
                <w:lang w:val="en-US"/>
              </w:rPr>
            </w:pPr>
            <w:r w:rsidRPr="00896C26">
              <w:rPr>
                <w:rFonts w:ascii="Calibri" w:hAnsi="Calibri" w:cs="Calibri"/>
                <w:lang w:val="en-US"/>
              </w:rPr>
              <w:t>lic_inst_req_add_id</w:t>
            </w:r>
          </w:p>
        </w:tc>
        <w:tc>
          <w:tcPr>
            <w:tcW w:w="2493" w:type="dxa"/>
          </w:tcPr>
          <w:p w:rsidRPr="00840313" w:rsidR="0083533F" w:rsidRDefault="00896C26" w14:paraId="1AD5E8A2" w14:textId="4961CC70">
            <w:pPr>
              <w:spacing w:before="120" w:after="120"/>
              <w:jc w:val="both"/>
              <w:rPr>
                <w:rFonts w:ascii="Calibri" w:hAnsi="Calibri" w:cs="Calibri"/>
                <w:lang w:val="en-US"/>
              </w:rPr>
            </w:pPr>
            <w:r w:rsidRPr="00B60673">
              <w:rPr>
                <w:rFonts w:ascii="Calibri" w:hAnsi="Calibri" w:cs="Calibri"/>
              </w:rPr>
              <w:t>license_instance</w:t>
            </w:r>
            <w:r>
              <w:rPr>
                <w:rFonts w:ascii="Calibri" w:hAnsi="Calibri" w:cs="Calibri"/>
              </w:rPr>
              <w:t xml:space="preserve"> </w:t>
            </w:r>
            <w:r w:rsidRPr="00B60673">
              <w:rPr>
                <w:rFonts w:ascii="Calibri" w:hAnsi="Calibri" w:cs="Calibri"/>
              </w:rPr>
              <w:t>_requirement_additional</w:t>
            </w:r>
          </w:p>
        </w:tc>
        <w:tc>
          <w:tcPr>
            <w:tcW w:w="3166" w:type="dxa"/>
          </w:tcPr>
          <w:p w:rsidRPr="00B63980" w:rsidR="0083533F" w:rsidRDefault="00896C26" w14:paraId="1B4A4A1F" w14:textId="4140FAC6">
            <w:pPr>
              <w:spacing w:before="120" w:after="120"/>
              <w:jc w:val="both"/>
              <w:rPr>
                <w:rFonts w:ascii="Calibri" w:hAnsi="Calibri" w:cs="Calibri"/>
              </w:rPr>
            </w:pPr>
            <w:r w:rsidRPr="00B63980">
              <w:rPr>
                <w:rFonts w:ascii="Calibri" w:hAnsi="Calibri" w:cs="Calibri"/>
              </w:rPr>
              <w:t xml:space="preserve">Requisito </w:t>
            </w:r>
            <w:r w:rsidRPr="00B63980" w:rsidR="00B63980">
              <w:rPr>
                <w:rFonts w:ascii="Calibri" w:hAnsi="Calibri" w:cs="Calibri"/>
              </w:rPr>
              <w:t xml:space="preserve">Aggiuntivo </w:t>
            </w:r>
            <w:r w:rsidR="00B63980">
              <w:rPr>
                <w:rFonts w:ascii="Calibri" w:hAnsi="Calibri" w:cs="Calibri"/>
              </w:rPr>
              <w:t>/</w:t>
            </w:r>
            <w:r w:rsidRPr="00B63980" w:rsidR="00B63980">
              <w:rPr>
                <w:rFonts w:ascii="Calibri" w:hAnsi="Calibri" w:cs="Calibri"/>
              </w:rPr>
              <w:t xml:space="preserve"> Decurtazione / Recupero a cui</w:t>
            </w:r>
            <w:r w:rsidR="00B63980">
              <w:rPr>
                <w:rFonts w:ascii="Calibri" w:hAnsi="Calibri" w:cs="Calibri"/>
              </w:rPr>
              <w:t xml:space="preserve"> l’attributo si riferisce</w:t>
            </w:r>
          </w:p>
        </w:tc>
      </w:tr>
      <w:tr w:rsidRPr="00B63980" w:rsidR="00F048C7" w:rsidTr="00C26451" w14:paraId="1209D284" w14:textId="77777777">
        <w:trPr>
          <w:cantSplit/>
        </w:trPr>
        <w:tc>
          <w:tcPr>
            <w:tcW w:w="1553" w:type="dxa"/>
          </w:tcPr>
          <w:p w:rsidRPr="00B63980" w:rsidR="0083533F" w:rsidRDefault="00AB1893" w14:paraId="0361A976" w14:textId="000379F1">
            <w:pPr>
              <w:spacing w:before="120" w:after="120"/>
              <w:jc w:val="both"/>
              <w:rPr>
                <w:rFonts w:ascii="Calibri" w:hAnsi="Calibri" w:cs="Calibri"/>
              </w:rPr>
            </w:pPr>
            <w:r>
              <w:rPr>
                <w:rFonts w:ascii="Calibri" w:hAnsi="Calibri" w:cs="Calibri"/>
              </w:rPr>
              <w:t>Operazione</w:t>
            </w:r>
          </w:p>
        </w:tc>
        <w:tc>
          <w:tcPr>
            <w:tcW w:w="2227" w:type="dxa"/>
          </w:tcPr>
          <w:p w:rsidRPr="00B63980" w:rsidR="0083533F" w:rsidP="00DF2FA2" w:rsidRDefault="00DF2FA2" w14:paraId="54AEBC54" w14:textId="2E868416">
            <w:pPr>
              <w:spacing w:before="120" w:after="120"/>
              <w:jc w:val="both"/>
              <w:rPr>
                <w:rFonts w:ascii="Calibri" w:hAnsi="Calibri" w:cs="Calibri"/>
              </w:rPr>
            </w:pPr>
            <w:r w:rsidRPr="00DF2FA2">
              <w:rPr>
                <w:rFonts w:ascii="Calibri" w:hAnsi="Calibri" w:cs="Calibri"/>
              </w:rPr>
              <w:t>operation_id</w:t>
            </w:r>
          </w:p>
        </w:tc>
        <w:tc>
          <w:tcPr>
            <w:tcW w:w="2493" w:type="dxa"/>
          </w:tcPr>
          <w:p w:rsidRPr="00B63980" w:rsidR="0083533F" w:rsidRDefault="00AB1893" w14:paraId="4E7BBFA7" w14:textId="473C5338">
            <w:pPr>
              <w:spacing w:before="120" w:after="120"/>
              <w:jc w:val="both"/>
              <w:rPr>
                <w:rFonts w:ascii="Calibri" w:hAnsi="Calibri" w:cs="Calibri"/>
              </w:rPr>
            </w:pPr>
            <w:r w:rsidRPr="00AB1893">
              <w:rPr>
                <w:rFonts w:ascii="Calibri" w:hAnsi="Calibri" w:cs="Calibri"/>
                <w:lang w:val="en-US"/>
              </w:rPr>
              <w:t>additional_requirement</w:t>
            </w:r>
            <w:r>
              <w:rPr>
                <w:rFonts w:ascii="Calibri" w:hAnsi="Calibri" w:cs="Calibri"/>
                <w:lang w:val="en-US"/>
              </w:rPr>
              <w:t xml:space="preserve"> </w:t>
            </w:r>
            <w:r w:rsidRPr="00AB1893">
              <w:rPr>
                <w:rFonts w:ascii="Calibri" w:hAnsi="Calibri" w:cs="Calibri"/>
                <w:lang w:val="en-US"/>
              </w:rPr>
              <w:t>_operation</w:t>
            </w:r>
          </w:p>
        </w:tc>
        <w:tc>
          <w:tcPr>
            <w:tcW w:w="3166" w:type="dxa"/>
          </w:tcPr>
          <w:p w:rsidR="0083533F" w:rsidRDefault="00EF3835" w14:paraId="29D1AB11" w14:textId="77777777">
            <w:pPr>
              <w:spacing w:before="120" w:after="120"/>
              <w:jc w:val="both"/>
              <w:rPr>
                <w:rFonts w:ascii="Calibri" w:hAnsi="Calibri" w:cs="Calibri"/>
              </w:rPr>
            </w:pPr>
            <w:r>
              <w:rPr>
                <w:rFonts w:ascii="Calibri" w:hAnsi="Calibri" w:cs="Calibri"/>
              </w:rPr>
              <w:t>Fase del ci</w:t>
            </w:r>
            <w:r w:rsidR="00AB1893">
              <w:rPr>
                <w:rFonts w:ascii="Calibri" w:hAnsi="Calibri" w:cs="Calibri"/>
              </w:rPr>
              <w:t>cl</w:t>
            </w:r>
            <w:r>
              <w:rPr>
                <w:rFonts w:ascii="Calibri" w:hAnsi="Calibri" w:cs="Calibri"/>
              </w:rPr>
              <w:t xml:space="preserve">o di vita del </w:t>
            </w:r>
            <w:r w:rsidR="00AB1893">
              <w:rPr>
                <w:rFonts w:ascii="Calibri" w:hAnsi="Calibri" w:cs="Calibri"/>
              </w:rPr>
              <w:t>R</w:t>
            </w:r>
            <w:r>
              <w:rPr>
                <w:rFonts w:ascii="Calibri" w:hAnsi="Calibri" w:cs="Calibri"/>
              </w:rPr>
              <w:t>equisito in cui l’attributo viene inserito</w:t>
            </w:r>
          </w:p>
          <w:p w:rsidRPr="00B63980" w:rsidR="00AB1893" w:rsidRDefault="00B47703" w14:paraId="7C743B09" w14:textId="7C9A7966">
            <w:pPr>
              <w:spacing w:before="120" w:after="120"/>
              <w:jc w:val="both"/>
              <w:rPr>
                <w:rFonts w:ascii="Calibri" w:hAnsi="Calibri" w:cs="Calibri"/>
              </w:rPr>
            </w:pPr>
            <w:r>
              <w:rPr>
                <w:rFonts w:ascii="Calibri" w:hAnsi="Calibri" w:cs="Calibri"/>
              </w:rPr>
              <w:t xml:space="preserve">1 - </w:t>
            </w:r>
            <w:r w:rsidRPr="00B47703">
              <w:rPr>
                <w:rFonts w:ascii="Calibri" w:hAnsi="Calibri" w:cs="Calibri"/>
              </w:rPr>
              <w:t>CREATED</w:t>
            </w:r>
          </w:p>
        </w:tc>
      </w:tr>
      <w:tr w:rsidRPr="00B63980" w:rsidR="00F048C7" w:rsidTr="00C26451" w14:paraId="6C18E65A" w14:textId="77777777">
        <w:trPr>
          <w:cantSplit/>
        </w:trPr>
        <w:tc>
          <w:tcPr>
            <w:tcW w:w="1553" w:type="dxa"/>
          </w:tcPr>
          <w:p w:rsidRPr="00B63980" w:rsidR="0083533F" w:rsidRDefault="00A32DB3" w14:paraId="1DDDCA60" w14:textId="1AFE1CF4">
            <w:pPr>
              <w:spacing w:before="120" w:after="120"/>
              <w:jc w:val="both"/>
              <w:rPr>
                <w:rFonts w:ascii="Calibri" w:hAnsi="Calibri" w:cs="Calibri"/>
              </w:rPr>
            </w:pPr>
            <w:r>
              <w:rPr>
                <w:rFonts w:ascii="Calibri" w:hAnsi="Calibri" w:cs="Calibri"/>
              </w:rPr>
              <w:t>Tipo Attributo a cui si riferisce il valore</w:t>
            </w:r>
          </w:p>
        </w:tc>
        <w:tc>
          <w:tcPr>
            <w:tcW w:w="2227" w:type="dxa"/>
          </w:tcPr>
          <w:p w:rsidRPr="00B63980" w:rsidR="0083533F" w:rsidP="00A32DB3" w:rsidRDefault="00A32DB3" w14:paraId="60A99618" w14:textId="55FD7D99">
            <w:pPr>
              <w:spacing w:before="120" w:after="120"/>
              <w:jc w:val="both"/>
              <w:rPr>
                <w:rFonts w:ascii="Calibri" w:hAnsi="Calibri" w:cs="Calibri"/>
              </w:rPr>
            </w:pPr>
            <w:r w:rsidRPr="00A32DB3">
              <w:rPr>
                <w:rFonts w:ascii="Calibri" w:hAnsi="Calibri" w:cs="Calibri"/>
              </w:rPr>
              <w:t>requirement_attr_id</w:t>
            </w:r>
          </w:p>
        </w:tc>
        <w:tc>
          <w:tcPr>
            <w:tcW w:w="2493" w:type="dxa"/>
          </w:tcPr>
          <w:p w:rsidRPr="00B63980" w:rsidR="0083533F" w:rsidRDefault="00A74204" w14:paraId="64F01306" w14:textId="6E5B9521">
            <w:pPr>
              <w:spacing w:before="120" w:after="120"/>
              <w:jc w:val="both"/>
              <w:rPr>
                <w:rFonts w:ascii="Calibri" w:hAnsi="Calibri" w:cs="Calibri"/>
              </w:rPr>
            </w:pPr>
            <w:r w:rsidRPr="00A74204">
              <w:rPr>
                <w:rFonts w:ascii="Calibri" w:hAnsi="Calibri" w:cs="Calibri"/>
                <w:lang w:val="en-US"/>
              </w:rPr>
              <w:t>requirement_attribute</w:t>
            </w:r>
          </w:p>
        </w:tc>
        <w:tc>
          <w:tcPr>
            <w:tcW w:w="3166" w:type="dxa"/>
          </w:tcPr>
          <w:p w:rsidR="00061813" w:rsidRDefault="00061813" w14:paraId="7EF11A29" w14:textId="210027CD">
            <w:pPr>
              <w:spacing w:before="120" w:after="120"/>
              <w:jc w:val="both"/>
              <w:rPr>
                <w:rFonts w:ascii="Calibri" w:hAnsi="Calibri" w:cs="Calibri"/>
              </w:rPr>
            </w:pPr>
            <w:r>
              <w:rPr>
                <w:rFonts w:ascii="Calibri" w:hAnsi="Calibri" w:cs="Calibri"/>
              </w:rPr>
              <w:t>I valori da inserire sono</w:t>
            </w:r>
          </w:p>
          <w:p w:rsidR="0083533F" w:rsidRDefault="00390E96" w14:paraId="031D5ACB" w14:textId="77777777">
            <w:pPr>
              <w:spacing w:before="120" w:after="120"/>
              <w:jc w:val="both"/>
              <w:rPr>
                <w:rFonts w:ascii="Calibri" w:hAnsi="Calibri" w:cs="Calibri"/>
              </w:rPr>
            </w:pPr>
            <w:r>
              <w:rPr>
                <w:rFonts w:ascii="Calibri" w:hAnsi="Calibri" w:cs="Calibri"/>
              </w:rPr>
              <w:t xml:space="preserve">Per </w:t>
            </w:r>
            <w:r w:rsidR="00F25626">
              <w:rPr>
                <w:rFonts w:ascii="Calibri" w:hAnsi="Calibri" w:cs="Calibri"/>
              </w:rPr>
              <w:t>Decurtazione</w:t>
            </w:r>
          </w:p>
          <w:p w:rsidRPr="00C26451" w:rsidR="00C26451" w:rsidP="00C26451" w:rsidRDefault="00C26451" w14:paraId="7DF509F1" w14:textId="66BD7368">
            <w:pPr>
              <w:spacing w:before="120" w:after="120"/>
              <w:jc w:val="both"/>
              <w:rPr>
                <w:rFonts w:ascii="Calibri" w:hAnsi="Calibri" w:cs="Calibri"/>
              </w:rPr>
            </w:pPr>
            <w:r w:rsidRPr="00C26451">
              <w:rPr>
                <w:rFonts w:ascii="Calibri" w:hAnsi="Calibri" w:cs="Calibri"/>
              </w:rPr>
              <w:t>35</w:t>
            </w:r>
            <w:r w:rsidR="008306B1">
              <w:rPr>
                <w:rFonts w:ascii="Calibri" w:hAnsi="Calibri" w:cs="Calibri"/>
              </w:rPr>
              <w:t xml:space="preserve"> </w:t>
            </w:r>
            <w:r w:rsidR="00ED3AE5">
              <w:rPr>
                <w:rFonts w:ascii="Calibri" w:hAnsi="Calibri" w:cs="Calibri"/>
              </w:rPr>
              <w:t xml:space="preserve">- </w:t>
            </w:r>
            <w:r w:rsidRPr="00C26451">
              <w:rPr>
                <w:rFonts w:ascii="Calibri" w:hAnsi="Calibri" w:cs="Calibri"/>
              </w:rPr>
              <w:t>startDat</w:t>
            </w:r>
            <w:r w:rsidR="00ED3AE5">
              <w:rPr>
                <w:rFonts w:ascii="Calibri" w:hAnsi="Calibri" w:cs="Calibri"/>
              </w:rPr>
              <w:t>e,</w:t>
            </w:r>
            <w:r w:rsidR="000E11D6">
              <w:rPr>
                <w:rFonts w:ascii="Calibri" w:hAnsi="Calibri" w:cs="Calibri"/>
              </w:rPr>
              <w:t xml:space="preserve"> </w:t>
            </w:r>
            <w:r w:rsidRPr="00C26451">
              <w:rPr>
                <w:rFonts w:ascii="Calibri" w:hAnsi="Calibri" w:cs="Calibri"/>
              </w:rPr>
              <w:t>Data validità della Decurtazione</w:t>
            </w:r>
          </w:p>
          <w:p w:rsidRPr="00C26451" w:rsidR="00C26451" w:rsidP="00C26451" w:rsidRDefault="00C26451" w14:paraId="3C8B61B4" w14:textId="1B5AA80E">
            <w:pPr>
              <w:spacing w:before="120" w:after="120"/>
              <w:jc w:val="both"/>
              <w:rPr>
                <w:rFonts w:ascii="Calibri" w:hAnsi="Calibri" w:cs="Calibri"/>
              </w:rPr>
            </w:pPr>
            <w:r w:rsidRPr="00C26451">
              <w:rPr>
                <w:rFonts w:ascii="Calibri" w:hAnsi="Calibri" w:cs="Calibri"/>
              </w:rPr>
              <w:t>36</w:t>
            </w:r>
            <w:r w:rsidR="000E11D6">
              <w:rPr>
                <w:rFonts w:ascii="Calibri" w:hAnsi="Calibri" w:cs="Calibri"/>
              </w:rPr>
              <w:t xml:space="preserve"> </w:t>
            </w:r>
            <w:r w:rsidR="00ED3AE5">
              <w:rPr>
                <w:rFonts w:ascii="Calibri" w:hAnsi="Calibri" w:cs="Calibri"/>
              </w:rPr>
              <w:t xml:space="preserve">- </w:t>
            </w:r>
            <w:r w:rsidRPr="00C26451">
              <w:rPr>
                <w:rFonts w:ascii="Calibri" w:hAnsi="Calibri" w:cs="Calibri"/>
              </w:rPr>
              <w:t>deductionCredits</w:t>
            </w:r>
            <w:r w:rsidR="00ED3AE5">
              <w:rPr>
                <w:rFonts w:ascii="Calibri" w:hAnsi="Calibri" w:cs="Calibri"/>
              </w:rPr>
              <w:t xml:space="preserve">, </w:t>
            </w:r>
            <w:r w:rsidRPr="00C26451">
              <w:rPr>
                <w:rFonts w:ascii="Calibri" w:hAnsi="Calibri" w:cs="Calibri"/>
              </w:rPr>
              <w:t>Punti detratti alla PaC dalla Decurtazione</w:t>
            </w:r>
          </w:p>
          <w:p w:rsidRPr="00C26451" w:rsidR="00C26451" w:rsidP="00C26451" w:rsidRDefault="00C26451" w14:paraId="4A3019AC" w14:textId="55D943F4">
            <w:pPr>
              <w:spacing w:before="120" w:after="120"/>
              <w:jc w:val="both"/>
              <w:rPr>
                <w:rFonts w:ascii="Calibri" w:hAnsi="Calibri" w:cs="Calibri"/>
              </w:rPr>
            </w:pPr>
            <w:r w:rsidRPr="00C26451">
              <w:rPr>
                <w:rFonts w:ascii="Calibri" w:hAnsi="Calibri" w:cs="Calibri"/>
              </w:rPr>
              <w:t>39</w:t>
            </w:r>
            <w:r w:rsidR="00ED3AE5">
              <w:rPr>
                <w:rFonts w:ascii="Calibri" w:hAnsi="Calibri" w:cs="Calibri"/>
              </w:rPr>
              <w:t xml:space="preserve"> - </w:t>
            </w:r>
            <w:r w:rsidRPr="00C26451">
              <w:rPr>
                <w:rFonts w:ascii="Calibri" w:hAnsi="Calibri" w:cs="Calibri"/>
              </w:rPr>
              <w:t>deductionId</w:t>
            </w:r>
            <w:r w:rsidR="00ED3AE5">
              <w:rPr>
                <w:rFonts w:ascii="Calibri" w:hAnsi="Calibri" w:cs="Calibri"/>
              </w:rPr>
              <w:t xml:space="preserve">, </w:t>
            </w:r>
            <w:r w:rsidRPr="00C26451">
              <w:rPr>
                <w:rFonts w:ascii="Calibri" w:hAnsi="Calibri" w:cs="Calibri"/>
              </w:rPr>
              <w:t>Identificativo unico della Decurtazione</w:t>
            </w:r>
          </w:p>
          <w:p w:rsidR="008306B1" w:rsidP="00C26451" w:rsidRDefault="008306B1" w14:paraId="200F437A" w14:textId="470857DB">
            <w:pPr>
              <w:spacing w:before="120" w:after="120"/>
              <w:jc w:val="both"/>
              <w:rPr>
                <w:rFonts w:ascii="Calibri" w:hAnsi="Calibri" w:cs="Calibri"/>
              </w:rPr>
            </w:pPr>
            <w:r>
              <w:rPr>
                <w:rFonts w:ascii="Calibri" w:hAnsi="Calibri" w:cs="Calibri"/>
              </w:rPr>
              <w:t>Per Recupero</w:t>
            </w:r>
          </w:p>
          <w:p w:rsidRPr="00C26451" w:rsidR="00C26451" w:rsidP="00C26451" w:rsidRDefault="00C26451" w14:paraId="3255A8D0" w14:textId="1B9071C4">
            <w:pPr>
              <w:spacing w:before="120" w:after="120"/>
              <w:jc w:val="both"/>
              <w:rPr>
                <w:rFonts w:ascii="Calibri" w:hAnsi="Calibri" w:cs="Calibri"/>
              </w:rPr>
            </w:pPr>
            <w:r w:rsidRPr="00C26451">
              <w:rPr>
                <w:rFonts w:ascii="Calibri" w:hAnsi="Calibri" w:cs="Calibri"/>
              </w:rPr>
              <w:t>37</w:t>
            </w:r>
            <w:r w:rsidR="00ED3AE5">
              <w:rPr>
                <w:rFonts w:ascii="Calibri" w:hAnsi="Calibri" w:cs="Calibri"/>
              </w:rPr>
              <w:t xml:space="preserve"> - </w:t>
            </w:r>
            <w:r w:rsidRPr="00C26451">
              <w:rPr>
                <w:rFonts w:ascii="Calibri" w:hAnsi="Calibri" w:cs="Calibri"/>
              </w:rPr>
              <w:t>startDate</w:t>
            </w:r>
            <w:r w:rsidR="00ED3AE5">
              <w:rPr>
                <w:rFonts w:ascii="Calibri" w:hAnsi="Calibri" w:cs="Calibri"/>
              </w:rPr>
              <w:t xml:space="preserve">, </w:t>
            </w:r>
            <w:r w:rsidRPr="00C26451">
              <w:rPr>
                <w:rFonts w:ascii="Calibri" w:hAnsi="Calibri" w:cs="Calibri"/>
              </w:rPr>
              <w:t>Data validità del</w:t>
            </w:r>
            <w:r w:rsidR="00FE0150">
              <w:rPr>
                <w:rFonts w:ascii="Calibri" w:hAnsi="Calibri" w:cs="Calibri"/>
              </w:rPr>
              <w:t xml:space="preserve"> Recupero</w:t>
            </w:r>
          </w:p>
          <w:p w:rsidRPr="00C26451" w:rsidR="00C26451" w:rsidP="00C26451" w:rsidRDefault="00C26451" w14:paraId="1B39F86D" w14:textId="4E364A05">
            <w:pPr>
              <w:spacing w:before="120" w:after="120"/>
              <w:jc w:val="both"/>
              <w:rPr>
                <w:rFonts w:ascii="Calibri" w:hAnsi="Calibri" w:cs="Calibri"/>
              </w:rPr>
            </w:pPr>
            <w:r w:rsidRPr="00C26451">
              <w:rPr>
                <w:rFonts w:ascii="Calibri" w:hAnsi="Calibri" w:cs="Calibri"/>
              </w:rPr>
              <w:t>38</w:t>
            </w:r>
            <w:r w:rsidR="00ED3AE5">
              <w:rPr>
                <w:rFonts w:ascii="Calibri" w:hAnsi="Calibri" w:cs="Calibri"/>
              </w:rPr>
              <w:t xml:space="preserve"> – </w:t>
            </w:r>
            <w:r w:rsidRPr="00C26451">
              <w:rPr>
                <w:rFonts w:ascii="Calibri" w:hAnsi="Calibri" w:cs="Calibri"/>
              </w:rPr>
              <w:t>remediationCredits</w:t>
            </w:r>
            <w:r w:rsidR="00ED3AE5">
              <w:rPr>
                <w:rFonts w:ascii="Calibri" w:hAnsi="Calibri" w:cs="Calibri"/>
              </w:rPr>
              <w:t xml:space="preserve">, </w:t>
            </w:r>
            <w:r w:rsidRPr="00C26451">
              <w:rPr>
                <w:rFonts w:ascii="Calibri" w:hAnsi="Calibri" w:cs="Calibri"/>
              </w:rPr>
              <w:t>Punti recuperati alla PaC dal Recupero</w:t>
            </w:r>
          </w:p>
          <w:p w:rsidRPr="00B63980" w:rsidR="00517CD5" w:rsidP="00C26451" w:rsidRDefault="00C26451" w14:paraId="3C643A2F" w14:textId="4DD0588A">
            <w:pPr>
              <w:spacing w:before="120" w:after="120"/>
              <w:jc w:val="both"/>
              <w:rPr>
                <w:rFonts w:ascii="Calibri" w:hAnsi="Calibri" w:cs="Calibri"/>
              </w:rPr>
            </w:pPr>
            <w:r w:rsidRPr="00C26451">
              <w:rPr>
                <w:rFonts w:ascii="Calibri" w:hAnsi="Calibri" w:cs="Calibri"/>
              </w:rPr>
              <w:t>40</w:t>
            </w:r>
            <w:r w:rsidR="00ED3AE5">
              <w:rPr>
                <w:rFonts w:ascii="Calibri" w:hAnsi="Calibri" w:cs="Calibri"/>
              </w:rPr>
              <w:t xml:space="preserve"> – </w:t>
            </w:r>
            <w:r w:rsidRPr="00C26451">
              <w:rPr>
                <w:rFonts w:ascii="Calibri" w:hAnsi="Calibri" w:cs="Calibri"/>
              </w:rPr>
              <w:t>remediationId</w:t>
            </w:r>
            <w:r w:rsidR="00ED3AE5">
              <w:rPr>
                <w:rFonts w:ascii="Calibri" w:hAnsi="Calibri" w:cs="Calibri"/>
              </w:rPr>
              <w:t xml:space="preserve">, </w:t>
            </w:r>
            <w:r w:rsidRPr="00C26451">
              <w:rPr>
                <w:rFonts w:ascii="Calibri" w:hAnsi="Calibri" w:cs="Calibri"/>
              </w:rPr>
              <w:t>Identificativo unico del Recupero</w:t>
            </w:r>
          </w:p>
        </w:tc>
      </w:tr>
      <w:tr w:rsidRPr="00B63980" w:rsidR="00F048C7" w:rsidTr="00C26451" w14:paraId="05DCF185" w14:textId="77777777">
        <w:trPr>
          <w:cantSplit/>
        </w:trPr>
        <w:tc>
          <w:tcPr>
            <w:tcW w:w="1553" w:type="dxa"/>
          </w:tcPr>
          <w:p w:rsidRPr="00B63980" w:rsidR="0083533F" w:rsidRDefault="00677234" w14:paraId="1249FD44" w14:textId="271FBAB6">
            <w:pPr>
              <w:spacing w:before="120" w:after="120"/>
              <w:jc w:val="both"/>
              <w:rPr>
                <w:rFonts w:ascii="Calibri" w:hAnsi="Calibri" w:cs="Calibri"/>
              </w:rPr>
            </w:pPr>
            <w:r>
              <w:rPr>
                <w:rFonts w:ascii="Calibri" w:hAnsi="Calibri" w:cs="Calibri"/>
              </w:rPr>
              <w:t>Nome informazione</w:t>
            </w:r>
          </w:p>
        </w:tc>
        <w:tc>
          <w:tcPr>
            <w:tcW w:w="2227" w:type="dxa"/>
          </w:tcPr>
          <w:p w:rsidRPr="00B63980" w:rsidR="0083533F" w:rsidRDefault="0020226E" w14:paraId="3B85C2D7" w14:textId="42ECDDB1">
            <w:pPr>
              <w:spacing w:before="120" w:after="120"/>
              <w:jc w:val="both"/>
              <w:rPr>
                <w:rFonts w:ascii="Calibri" w:hAnsi="Calibri" w:cs="Calibri"/>
              </w:rPr>
            </w:pPr>
            <w:r>
              <w:rPr>
                <w:rFonts w:ascii="Calibri" w:hAnsi="Calibri" w:cs="Calibri"/>
              </w:rPr>
              <w:t>field</w:t>
            </w:r>
          </w:p>
        </w:tc>
        <w:tc>
          <w:tcPr>
            <w:tcW w:w="2493" w:type="dxa"/>
          </w:tcPr>
          <w:p w:rsidRPr="00B63980" w:rsidR="0083533F" w:rsidRDefault="0083533F" w14:paraId="1590813C" w14:textId="77777777">
            <w:pPr>
              <w:spacing w:before="120" w:after="120"/>
              <w:jc w:val="both"/>
              <w:rPr>
                <w:rFonts w:ascii="Calibri" w:hAnsi="Calibri" w:cs="Calibri"/>
              </w:rPr>
            </w:pPr>
          </w:p>
        </w:tc>
        <w:tc>
          <w:tcPr>
            <w:tcW w:w="3166" w:type="dxa"/>
          </w:tcPr>
          <w:p w:rsidR="0083533F" w:rsidRDefault="00057EDC" w14:paraId="38A68D70" w14:textId="77777777">
            <w:pPr>
              <w:spacing w:before="120" w:after="120"/>
              <w:jc w:val="both"/>
              <w:rPr>
                <w:rFonts w:ascii="Calibri" w:hAnsi="Calibri" w:cs="Calibri"/>
              </w:rPr>
            </w:pPr>
            <w:r>
              <w:rPr>
                <w:rFonts w:ascii="Calibri" w:hAnsi="Calibri" w:cs="Calibri"/>
              </w:rPr>
              <w:t xml:space="preserve">Il campo field coincide con il campo name della </w:t>
            </w:r>
            <w:r w:rsidRPr="00057EDC">
              <w:rPr>
                <w:rFonts w:ascii="Calibri" w:hAnsi="Calibri" w:cs="Calibri"/>
              </w:rPr>
              <w:t>requirement_attribute</w:t>
            </w:r>
            <w:r>
              <w:rPr>
                <w:rFonts w:ascii="Calibri" w:hAnsi="Calibri" w:cs="Calibri"/>
              </w:rPr>
              <w:t xml:space="preserve"> TRANNE nel caso d</w:t>
            </w:r>
            <w:r w:rsidR="000D4DA3">
              <w:rPr>
                <w:rFonts w:ascii="Calibri" w:hAnsi="Calibri" w:cs="Calibri"/>
              </w:rPr>
              <w:t xml:space="preserve">ello </w:t>
            </w:r>
            <w:r w:rsidRPr="000D4DA3" w:rsidR="000D4DA3">
              <w:rPr>
                <w:rFonts w:ascii="Calibri" w:hAnsi="Calibri" w:cs="Calibri"/>
              </w:rPr>
              <w:t>docUploadId</w:t>
            </w:r>
            <w:r w:rsidR="000D4DA3">
              <w:rPr>
                <w:rFonts w:ascii="Calibri" w:hAnsi="Calibri" w:cs="Calibri"/>
              </w:rPr>
              <w:t xml:space="preserve"> in cui viene concatenato un id univoco </w:t>
            </w:r>
            <w:r w:rsidR="00C81DF4">
              <w:rPr>
                <w:rFonts w:ascii="Calibri" w:hAnsi="Calibri" w:cs="Calibri"/>
              </w:rPr>
              <w:t>nel formato “</w:t>
            </w:r>
            <w:r w:rsidRPr="00C81DF4" w:rsidR="00C81DF4">
              <w:rPr>
                <w:rFonts w:ascii="Calibri" w:hAnsi="Calibri" w:cs="Calibri"/>
              </w:rPr>
              <w:t>docUploadId</w:t>
            </w:r>
            <w:r w:rsidR="00C81DF4">
              <w:rPr>
                <w:rFonts w:ascii="Calibri" w:hAnsi="Calibri" w:cs="Calibri"/>
              </w:rPr>
              <w:t>_idUnivoco”</w:t>
            </w:r>
          </w:p>
          <w:p w:rsidR="00061813" w:rsidRDefault="00030FE9" w14:paraId="60FBC0E4" w14:textId="77777777">
            <w:pPr>
              <w:spacing w:before="120" w:after="120"/>
              <w:jc w:val="both"/>
              <w:rPr>
                <w:rFonts w:ascii="Calibri" w:hAnsi="Calibri" w:cs="Calibri"/>
              </w:rPr>
            </w:pPr>
            <w:r>
              <w:rPr>
                <w:rFonts w:ascii="Calibri" w:hAnsi="Calibri" w:cs="Calibri"/>
              </w:rPr>
              <w:t>I valori da inserire sono</w:t>
            </w:r>
          </w:p>
          <w:p w:rsidR="00030FE9" w:rsidP="00030FE9" w:rsidRDefault="00030FE9" w14:paraId="7B61425F" w14:textId="77777777">
            <w:pPr>
              <w:spacing w:before="120" w:after="120"/>
              <w:jc w:val="both"/>
              <w:rPr>
                <w:rFonts w:ascii="Calibri" w:hAnsi="Calibri" w:cs="Calibri"/>
              </w:rPr>
            </w:pPr>
            <w:r>
              <w:rPr>
                <w:rFonts w:ascii="Calibri" w:hAnsi="Calibri" w:cs="Calibri"/>
              </w:rPr>
              <w:t>Per Decurtazione</w:t>
            </w:r>
          </w:p>
          <w:p w:rsidRPr="00C26451" w:rsidR="00030FE9" w:rsidP="00030FE9" w:rsidRDefault="00030FE9" w14:paraId="3523E437" w14:textId="1BD5481D">
            <w:pPr>
              <w:spacing w:before="120" w:after="120"/>
              <w:jc w:val="both"/>
              <w:rPr>
                <w:rFonts w:ascii="Calibri" w:hAnsi="Calibri" w:cs="Calibri"/>
              </w:rPr>
            </w:pPr>
            <w:r>
              <w:rPr>
                <w:rFonts w:ascii="Calibri" w:hAnsi="Calibri" w:cs="Calibri"/>
              </w:rPr>
              <w:t>“</w:t>
            </w:r>
            <w:r w:rsidRPr="00C26451">
              <w:rPr>
                <w:rFonts w:ascii="Calibri" w:hAnsi="Calibri" w:cs="Calibri"/>
              </w:rPr>
              <w:t>startDat</w:t>
            </w:r>
            <w:r>
              <w:rPr>
                <w:rFonts w:ascii="Calibri" w:hAnsi="Calibri" w:cs="Calibri"/>
              </w:rPr>
              <w:t xml:space="preserve">e” - </w:t>
            </w:r>
            <w:r w:rsidRPr="00C26451">
              <w:rPr>
                <w:rFonts w:ascii="Calibri" w:hAnsi="Calibri" w:cs="Calibri"/>
              </w:rPr>
              <w:t>Data validità della Decurtazione</w:t>
            </w:r>
          </w:p>
          <w:p w:rsidRPr="00C26451" w:rsidR="00030FE9" w:rsidP="00030FE9" w:rsidRDefault="00030FE9" w14:paraId="3CF6CF59" w14:textId="0989AC36">
            <w:pPr>
              <w:spacing w:before="120" w:after="120"/>
              <w:jc w:val="both"/>
              <w:rPr>
                <w:rFonts w:ascii="Calibri" w:hAnsi="Calibri" w:cs="Calibri"/>
              </w:rPr>
            </w:pPr>
            <w:r>
              <w:rPr>
                <w:rFonts w:ascii="Calibri" w:hAnsi="Calibri" w:cs="Calibri"/>
              </w:rPr>
              <w:t>“</w:t>
            </w:r>
            <w:r w:rsidRPr="00C26451">
              <w:rPr>
                <w:rFonts w:ascii="Calibri" w:hAnsi="Calibri" w:cs="Calibri"/>
              </w:rPr>
              <w:t>deductionCredits</w:t>
            </w:r>
            <w:r>
              <w:rPr>
                <w:rFonts w:ascii="Calibri" w:hAnsi="Calibri" w:cs="Calibri"/>
              </w:rPr>
              <w:t xml:space="preserve">” - </w:t>
            </w:r>
            <w:r w:rsidRPr="00C26451">
              <w:rPr>
                <w:rFonts w:ascii="Calibri" w:hAnsi="Calibri" w:cs="Calibri"/>
              </w:rPr>
              <w:t>Punti detratti alla PaC dalla Decurtazione</w:t>
            </w:r>
          </w:p>
          <w:p w:rsidRPr="00C26451" w:rsidR="00030FE9" w:rsidP="00030FE9" w:rsidRDefault="00030FE9" w14:paraId="637D5A1A" w14:textId="32EDBDC2">
            <w:pPr>
              <w:spacing w:before="120" w:after="120"/>
              <w:jc w:val="both"/>
              <w:rPr>
                <w:rFonts w:ascii="Calibri" w:hAnsi="Calibri" w:cs="Calibri"/>
              </w:rPr>
            </w:pPr>
            <w:r>
              <w:rPr>
                <w:rFonts w:ascii="Calibri" w:hAnsi="Calibri" w:cs="Calibri"/>
              </w:rPr>
              <w:t>“</w:t>
            </w:r>
            <w:r w:rsidRPr="00C26451">
              <w:rPr>
                <w:rFonts w:ascii="Calibri" w:hAnsi="Calibri" w:cs="Calibri"/>
              </w:rPr>
              <w:t>deductionId</w:t>
            </w:r>
            <w:r>
              <w:rPr>
                <w:rFonts w:ascii="Calibri" w:hAnsi="Calibri" w:cs="Calibri"/>
              </w:rPr>
              <w:t xml:space="preserve">” - </w:t>
            </w:r>
            <w:r w:rsidRPr="00C26451">
              <w:rPr>
                <w:rFonts w:ascii="Calibri" w:hAnsi="Calibri" w:cs="Calibri"/>
              </w:rPr>
              <w:t>Identificativo unico della Decurtazione</w:t>
            </w:r>
          </w:p>
          <w:p w:rsidR="00030FE9" w:rsidP="00030FE9" w:rsidRDefault="00030FE9" w14:paraId="5AF6904E" w14:textId="77777777">
            <w:pPr>
              <w:spacing w:before="120" w:after="120"/>
              <w:jc w:val="both"/>
              <w:rPr>
                <w:rFonts w:ascii="Calibri" w:hAnsi="Calibri" w:cs="Calibri"/>
              </w:rPr>
            </w:pPr>
            <w:r>
              <w:rPr>
                <w:rFonts w:ascii="Calibri" w:hAnsi="Calibri" w:cs="Calibri"/>
              </w:rPr>
              <w:t>Per Recupero</w:t>
            </w:r>
          </w:p>
          <w:p w:rsidRPr="00C26451" w:rsidR="00030FE9" w:rsidP="00030FE9" w:rsidRDefault="00030FE9" w14:paraId="400AD9A7" w14:textId="2D0661FA">
            <w:pPr>
              <w:spacing w:before="120" w:after="120"/>
              <w:jc w:val="both"/>
              <w:rPr>
                <w:rFonts w:ascii="Calibri" w:hAnsi="Calibri" w:cs="Calibri"/>
              </w:rPr>
            </w:pPr>
            <w:r>
              <w:rPr>
                <w:rFonts w:ascii="Calibri" w:hAnsi="Calibri" w:cs="Calibri"/>
              </w:rPr>
              <w:t>“</w:t>
            </w:r>
            <w:r w:rsidRPr="00C26451">
              <w:rPr>
                <w:rFonts w:ascii="Calibri" w:hAnsi="Calibri" w:cs="Calibri"/>
              </w:rPr>
              <w:t>startDate</w:t>
            </w:r>
            <w:r>
              <w:rPr>
                <w:rFonts w:ascii="Calibri" w:hAnsi="Calibri" w:cs="Calibri"/>
              </w:rPr>
              <w:t xml:space="preserve">” - </w:t>
            </w:r>
            <w:r w:rsidRPr="00C26451">
              <w:rPr>
                <w:rFonts w:ascii="Calibri" w:hAnsi="Calibri" w:cs="Calibri"/>
              </w:rPr>
              <w:t>Data validità del</w:t>
            </w:r>
            <w:r w:rsidR="002E19A7">
              <w:rPr>
                <w:rFonts w:ascii="Calibri" w:hAnsi="Calibri" w:cs="Calibri"/>
              </w:rPr>
              <w:t xml:space="preserve"> Recupero</w:t>
            </w:r>
          </w:p>
          <w:p w:rsidRPr="00C26451" w:rsidR="00030FE9" w:rsidP="00030FE9" w:rsidRDefault="00030FE9" w14:paraId="7B4CA2EC" w14:textId="7560B3C1">
            <w:pPr>
              <w:spacing w:before="120" w:after="120"/>
              <w:jc w:val="both"/>
              <w:rPr>
                <w:rFonts w:ascii="Calibri" w:hAnsi="Calibri" w:cs="Calibri"/>
              </w:rPr>
            </w:pPr>
            <w:r>
              <w:rPr>
                <w:rFonts w:ascii="Calibri" w:hAnsi="Calibri" w:cs="Calibri"/>
              </w:rPr>
              <w:t>“</w:t>
            </w:r>
            <w:r w:rsidRPr="00C26451">
              <w:rPr>
                <w:rFonts w:ascii="Calibri" w:hAnsi="Calibri" w:cs="Calibri"/>
              </w:rPr>
              <w:t>remediationCredits</w:t>
            </w:r>
            <w:r>
              <w:rPr>
                <w:rFonts w:ascii="Calibri" w:hAnsi="Calibri" w:cs="Calibri"/>
              </w:rPr>
              <w:t xml:space="preserve">” - </w:t>
            </w:r>
            <w:r w:rsidRPr="00C26451">
              <w:rPr>
                <w:rFonts w:ascii="Calibri" w:hAnsi="Calibri" w:cs="Calibri"/>
              </w:rPr>
              <w:t>Punti recuperati alla PaC dal Recupero</w:t>
            </w:r>
          </w:p>
          <w:p w:rsidRPr="00057EDC" w:rsidR="00030FE9" w:rsidP="00030FE9" w:rsidRDefault="00030FE9" w14:paraId="63BA8714" w14:textId="065AD946">
            <w:pPr>
              <w:spacing w:before="120" w:after="120"/>
              <w:jc w:val="both"/>
              <w:rPr>
                <w:rFonts w:ascii="Calibri" w:hAnsi="Calibri" w:cs="Calibri"/>
              </w:rPr>
            </w:pPr>
            <w:r>
              <w:rPr>
                <w:rFonts w:ascii="Calibri" w:hAnsi="Calibri" w:cs="Calibri"/>
              </w:rPr>
              <w:t>“</w:t>
            </w:r>
            <w:r w:rsidRPr="00C26451">
              <w:rPr>
                <w:rFonts w:ascii="Calibri" w:hAnsi="Calibri" w:cs="Calibri"/>
              </w:rPr>
              <w:t>remediationId</w:t>
            </w:r>
            <w:r>
              <w:rPr>
                <w:rFonts w:ascii="Calibri" w:hAnsi="Calibri" w:cs="Calibri"/>
              </w:rPr>
              <w:t xml:space="preserve">” - </w:t>
            </w:r>
            <w:r w:rsidRPr="00C26451">
              <w:rPr>
                <w:rFonts w:ascii="Calibri" w:hAnsi="Calibri" w:cs="Calibri"/>
              </w:rPr>
              <w:t>Identificativo unico del Recupero</w:t>
            </w:r>
          </w:p>
        </w:tc>
      </w:tr>
      <w:tr w:rsidRPr="00B63980" w:rsidR="00F048C7" w:rsidTr="00C26451" w14:paraId="0739BE42" w14:textId="77777777">
        <w:trPr>
          <w:cantSplit/>
        </w:trPr>
        <w:tc>
          <w:tcPr>
            <w:tcW w:w="1553" w:type="dxa"/>
          </w:tcPr>
          <w:p w:rsidRPr="00B63980" w:rsidR="0083533F" w:rsidRDefault="001C75E2" w14:paraId="082A3A56" w14:textId="12843DE6">
            <w:pPr>
              <w:spacing w:before="120" w:after="120"/>
              <w:jc w:val="both"/>
              <w:rPr>
                <w:rFonts w:ascii="Calibri" w:hAnsi="Calibri" w:cs="Calibri"/>
              </w:rPr>
            </w:pPr>
            <w:r>
              <w:rPr>
                <w:rFonts w:ascii="Calibri" w:hAnsi="Calibri" w:cs="Calibri"/>
              </w:rPr>
              <w:t>Informazione</w:t>
            </w:r>
          </w:p>
        </w:tc>
        <w:tc>
          <w:tcPr>
            <w:tcW w:w="2227" w:type="dxa"/>
          </w:tcPr>
          <w:p w:rsidRPr="00B63980" w:rsidR="0083533F" w:rsidRDefault="001C75E2" w14:paraId="570C9F80" w14:textId="24BA87B5">
            <w:pPr>
              <w:spacing w:before="120" w:after="120"/>
              <w:jc w:val="both"/>
              <w:rPr>
                <w:rFonts w:ascii="Calibri" w:hAnsi="Calibri" w:cs="Calibri"/>
              </w:rPr>
            </w:pPr>
            <w:r>
              <w:rPr>
                <w:rFonts w:ascii="Calibri" w:hAnsi="Calibri" w:cs="Calibri"/>
              </w:rPr>
              <w:t>Value</w:t>
            </w:r>
          </w:p>
        </w:tc>
        <w:tc>
          <w:tcPr>
            <w:tcW w:w="2493" w:type="dxa"/>
          </w:tcPr>
          <w:p w:rsidRPr="00B63980" w:rsidR="0083533F" w:rsidRDefault="0083533F" w14:paraId="1A4FDC6D" w14:textId="77777777">
            <w:pPr>
              <w:spacing w:before="120" w:after="120"/>
              <w:jc w:val="both"/>
              <w:rPr>
                <w:rFonts w:ascii="Calibri" w:hAnsi="Calibri" w:cs="Calibri"/>
              </w:rPr>
            </w:pPr>
          </w:p>
        </w:tc>
        <w:tc>
          <w:tcPr>
            <w:tcW w:w="3166" w:type="dxa"/>
          </w:tcPr>
          <w:p w:rsidR="004C7D96" w:rsidRDefault="001C75E2" w14:paraId="1D247DE5" w14:textId="77777777">
            <w:pPr>
              <w:spacing w:before="120" w:after="120"/>
              <w:jc w:val="both"/>
              <w:rPr>
                <w:rFonts w:ascii="Calibri" w:hAnsi="Calibri" w:cs="Calibri"/>
              </w:rPr>
            </w:pPr>
            <w:r>
              <w:rPr>
                <w:rFonts w:ascii="Calibri" w:hAnsi="Calibri" w:cs="Calibri"/>
              </w:rPr>
              <w:t>L’informazione salvata come stringa di caratteri</w:t>
            </w:r>
            <w:r w:rsidR="00726F19">
              <w:rPr>
                <w:rFonts w:ascii="Calibri" w:hAnsi="Calibri" w:cs="Calibri"/>
              </w:rPr>
              <w:t xml:space="preserve">, teoricamente il formato per interpretarla </w:t>
            </w:r>
            <w:r w:rsidR="0041708B">
              <w:rPr>
                <w:rFonts w:ascii="Calibri" w:hAnsi="Calibri" w:cs="Calibri"/>
              </w:rPr>
              <w:t>sarebbe</w:t>
            </w:r>
            <w:r w:rsidR="00726F19">
              <w:rPr>
                <w:rFonts w:ascii="Calibri" w:hAnsi="Calibri" w:cs="Calibri"/>
              </w:rPr>
              <w:t xml:space="preserve"> deducibile dal tipo dello attributo (tabella </w:t>
            </w:r>
            <w:r w:rsidRPr="00505C36" w:rsidR="00505C36">
              <w:rPr>
                <w:rFonts w:ascii="Calibri" w:hAnsi="Calibri" w:cs="Calibri"/>
              </w:rPr>
              <w:t>requirement_attribute_type a</w:t>
            </w:r>
            <w:r w:rsidR="00505C36">
              <w:rPr>
                <w:rFonts w:ascii="Calibri" w:hAnsi="Calibri" w:cs="Calibri"/>
              </w:rPr>
              <w:t xml:space="preserve">cceduta via la </w:t>
            </w:r>
            <w:r w:rsidRPr="00505C36" w:rsidR="00505C36">
              <w:rPr>
                <w:rFonts w:ascii="Calibri" w:hAnsi="Calibri" w:cs="Calibri"/>
              </w:rPr>
              <w:t>requirement_attribute</w:t>
            </w:r>
            <w:r w:rsidR="00915BA1">
              <w:rPr>
                <w:rFonts w:ascii="Calibri" w:hAnsi="Calibri" w:cs="Calibri"/>
              </w:rPr>
              <w:t>)</w:t>
            </w:r>
            <w:r w:rsidR="003A1D06">
              <w:rPr>
                <w:rFonts w:ascii="Calibri" w:hAnsi="Calibri" w:cs="Calibri"/>
              </w:rPr>
              <w:t xml:space="preserve"> e </w:t>
            </w:r>
            <w:r w:rsidR="00915BA1">
              <w:rPr>
                <w:rFonts w:ascii="Calibri" w:hAnsi="Calibri" w:cs="Calibri"/>
              </w:rPr>
              <w:t>dal</w:t>
            </w:r>
            <w:r w:rsidR="003A1D06">
              <w:rPr>
                <w:rFonts w:ascii="Calibri" w:hAnsi="Calibri" w:cs="Calibri"/>
              </w:rPr>
              <w:t xml:space="preserve"> patter</w:t>
            </w:r>
            <w:r w:rsidR="0041708B">
              <w:rPr>
                <w:rFonts w:ascii="Calibri" w:hAnsi="Calibri" w:cs="Calibri"/>
              </w:rPr>
              <w:t>n di validazione dello attibuto</w:t>
            </w:r>
            <w:r w:rsidR="004C7D96">
              <w:rPr>
                <w:rFonts w:ascii="Calibri" w:hAnsi="Calibri" w:cs="Calibri"/>
              </w:rPr>
              <w:t xml:space="preserve"> </w:t>
            </w:r>
          </w:p>
          <w:p w:rsidR="005C5F98" w:rsidRDefault="005C5F98" w14:paraId="0DECA654" w14:textId="7CF73529">
            <w:pPr>
              <w:spacing w:before="120" w:after="120"/>
              <w:jc w:val="both"/>
              <w:rPr>
                <w:rFonts w:ascii="Calibri" w:hAnsi="Calibri" w:cs="Calibri"/>
              </w:rPr>
            </w:pPr>
            <w:r>
              <w:rPr>
                <w:rFonts w:ascii="Calibri" w:hAnsi="Calibri" w:cs="Calibri"/>
              </w:rPr>
              <w:t>I valori da inserire sono</w:t>
            </w:r>
          </w:p>
          <w:p w:rsidR="005C5F98" w:rsidRDefault="005C5F98" w14:paraId="15941636" w14:textId="77777777">
            <w:pPr>
              <w:spacing w:before="120" w:after="120"/>
              <w:jc w:val="both"/>
              <w:rPr>
                <w:rFonts w:ascii="Calibri" w:hAnsi="Calibri" w:cs="Calibri"/>
              </w:rPr>
            </w:pPr>
            <w:r>
              <w:rPr>
                <w:rFonts w:ascii="Calibri" w:hAnsi="Calibri" w:cs="Calibri"/>
              </w:rPr>
              <w:t>Per Decurtazione</w:t>
            </w:r>
          </w:p>
          <w:p w:rsidRPr="00C26451" w:rsidR="0005359D" w:rsidP="0005359D" w:rsidRDefault="0005359D" w14:paraId="61F23CFC" w14:textId="1F4B7C04">
            <w:pPr>
              <w:spacing w:before="120" w:after="120"/>
              <w:jc w:val="both"/>
              <w:rPr>
                <w:rFonts w:ascii="Calibri" w:hAnsi="Calibri" w:cs="Calibri"/>
              </w:rPr>
            </w:pPr>
            <w:r>
              <w:rPr>
                <w:rFonts w:ascii="Calibri" w:hAnsi="Calibri" w:cs="Calibri"/>
              </w:rPr>
              <w:t xml:space="preserve">Attributo </w:t>
            </w:r>
            <w:r w:rsidRPr="00C26451">
              <w:rPr>
                <w:rFonts w:ascii="Calibri" w:hAnsi="Calibri" w:cs="Calibri"/>
              </w:rPr>
              <w:t>startDat</w:t>
            </w:r>
            <w:r>
              <w:rPr>
                <w:rFonts w:ascii="Calibri" w:hAnsi="Calibri" w:cs="Calibri"/>
              </w:rPr>
              <w:t xml:space="preserve">e – la </w:t>
            </w:r>
            <w:r w:rsidRPr="00C26451">
              <w:rPr>
                <w:rFonts w:ascii="Calibri" w:hAnsi="Calibri" w:cs="Calibri"/>
              </w:rPr>
              <w:t>Data validità della Decurtazione</w:t>
            </w:r>
            <w:r>
              <w:rPr>
                <w:rFonts w:ascii="Calibri" w:hAnsi="Calibri" w:cs="Calibri"/>
              </w:rPr>
              <w:t xml:space="preserve"> </w:t>
            </w:r>
            <w:r w:rsidR="005B5CF9">
              <w:rPr>
                <w:rFonts w:ascii="Calibri" w:hAnsi="Calibri" w:cs="Calibri"/>
              </w:rPr>
              <w:t>(</w:t>
            </w:r>
            <w:r w:rsidRPr="005B5CF9" w:rsidR="005B5CF9">
              <w:rPr>
                <w:rFonts w:ascii="Calibri" w:hAnsi="Calibri" w:cs="Calibri"/>
              </w:rPr>
              <w:t>DECU_CONFIRMATION_DATE</w:t>
            </w:r>
            <w:r w:rsidR="005B5CF9">
              <w:rPr>
                <w:rFonts w:ascii="Calibri" w:hAnsi="Calibri" w:cs="Calibri"/>
              </w:rPr>
              <w:t>)</w:t>
            </w:r>
            <w:r w:rsidR="00B707FD">
              <w:rPr>
                <w:rFonts w:ascii="Calibri" w:hAnsi="Calibri" w:cs="Calibri"/>
              </w:rPr>
              <w:t xml:space="preserve"> </w:t>
            </w:r>
            <w:r w:rsidRPr="00B707FD" w:rsidR="00B707FD">
              <w:rPr>
                <w:rFonts w:ascii="Calibri" w:hAnsi="Calibri" w:cs="Calibri"/>
                <w:color w:val="EE0000"/>
              </w:rPr>
              <w:t>nel formato yyyyMMdd</w:t>
            </w:r>
          </w:p>
          <w:p w:rsidRPr="00C26451" w:rsidR="0005359D" w:rsidP="0005359D" w:rsidRDefault="00A717BE" w14:paraId="251A8663" w14:textId="0C61CCAE">
            <w:pPr>
              <w:spacing w:before="120" w:after="120"/>
              <w:jc w:val="both"/>
              <w:rPr>
                <w:rFonts w:ascii="Calibri" w:hAnsi="Calibri" w:cs="Calibri"/>
              </w:rPr>
            </w:pPr>
            <w:r>
              <w:rPr>
                <w:rFonts w:ascii="Calibri" w:hAnsi="Calibri" w:cs="Calibri"/>
              </w:rPr>
              <w:t xml:space="preserve">Attributo </w:t>
            </w:r>
            <w:r w:rsidRPr="00C26451" w:rsidR="0005359D">
              <w:rPr>
                <w:rFonts w:ascii="Calibri" w:hAnsi="Calibri" w:cs="Calibri"/>
              </w:rPr>
              <w:t>deductionCredits</w:t>
            </w:r>
            <w:r w:rsidR="0005359D">
              <w:rPr>
                <w:rFonts w:ascii="Calibri" w:hAnsi="Calibri" w:cs="Calibri"/>
              </w:rPr>
              <w:t xml:space="preserve"> - </w:t>
            </w:r>
            <w:r w:rsidRPr="00C26451" w:rsidR="0005359D">
              <w:rPr>
                <w:rFonts w:ascii="Calibri" w:hAnsi="Calibri" w:cs="Calibri"/>
              </w:rPr>
              <w:t>Punti detratti alla PaC dalla Decurtazione</w:t>
            </w:r>
            <w:r w:rsidR="005B5CF9">
              <w:rPr>
                <w:rFonts w:ascii="Calibri" w:hAnsi="Calibri" w:cs="Calibri"/>
              </w:rPr>
              <w:t xml:space="preserve"> </w:t>
            </w:r>
            <w:r>
              <w:rPr>
                <w:rFonts w:ascii="Calibri" w:hAnsi="Calibri" w:cs="Calibri"/>
              </w:rPr>
              <w:t>(</w:t>
            </w:r>
            <w:r w:rsidRPr="00837C81" w:rsidR="00837C81">
              <w:rPr>
                <w:rFonts w:ascii="Calibri" w:hAnsi="Calibri" w:cs="Calibri"/>
              </w:rPr>
              <w:t>DECU_PUNTEGGIO</w:t>
            </w:r>
            <w:r>
              <w:rPr>
                <w:rFonts w:ascii="Calibri" w:hAnsi="Calibri" w:cs="Calibri"/>
              </w:rPr>
              <w:t>)</w:t>
            </w:r>
          </w:p>
          <w:p w:rsidRPr="00C26451" w:rsidR="0005359D" w:rsidP="0005359D" w:rsidRDefault="00837C81" w14:paraId="05A23A97" w14:textId="343461A9">
            <w:pPr>
              <w:spacing w:before="120" w:after="120"/>
              <w:jc w:val="both"/>
              <w:rPr>
                <w:rFonts w:ascii="Calibri" w:hAnsi="Calibri" w:cs="Calibri"/>
              </w:rPr>
            </w:pPr>
            <w:r>
              <w:rPr>
                <w:rFonts w:ascii="Calibri" w:hAnsi="Calibri" w:cs="Calibri"/>
              </w:rPr>
              <w:t xml:space="preserve">Attributo </w:t>
            </w:r>
            <w:r w:rsidRPr="00C26451" w:rsidR="0005359D">
              <w:rPr>
                <w:rFonts w:ascii="Calibri" w:hAnsi="Calibri" w:cs="Calibri"/>
              </w:rPr>
              <w:t>deductionId</w:t>
            </w:r>
            <w:r w:rsidR="0005359D">
              <w:rPr>
                <w:rFonts w:ascii="Calibri" w:hAnsi="Calibri" w:cs="Calibri"/>
              </w:rPr>
              <w:t xml:space="preserve"> - </w:t>
            </w:r>
            <w:r w:rsidRPr="00C26451" w:rsidR="0005359D">
              <w:rPr>
                <w:rFonts w:ascii="Calibri" w:hAnsi="Calibri" w:cs="Calibri"/>
              </w:rPr>
              <w:t>Identificativo unico della Decurtazione</w:t>
            </w:r>
            <w:r w:rsidR="002E19A7">
              <w:rPr>
                <w:rFonts w:ascii="Calibri" w:hAnsi="Calibri" w:cs="Calibri"/>
              </w:rPr>
              <w:t xml:space="preserve"> (DECU_ID)</w:t>
            </w:r>
          </w:p>
          <w:p w:rsidR="005C5F98" w:rsidRDefault="005C5F98" w14:paraId="6404B98F" w14:textId="77777777">
            <w:pPr>
              <w:spacing w:before="120" w:after="120"/>
              <w:jc w:val="both"/>
              <w:rPr>
                <w:rFonts w:ascii="Calibri" w:hAnsi="Calibri" w:cs="Calibri"/>
              </w:rPr>
            </w:pPr>
            <w:r>
              <w:rPr>
                <w:rFonts w:ascii="Calibri" w:hAnsi="Calibri" w:cs="Calibri"/>
              </w:rPr>
              <w:t>Per Recupero</w:t>
            </w:r>
          </w:p>
          <w:p w:rsidRPr="00C26451" w:rsidR="002E19A7" w:rsidP="002E19A7" w:rsidRDefault="002E19A7" w14:paraId="244F84E2" w14:textId="60FFCFDF">
            <w:pPr>
              <w:spacing w:before="120" w:after="120"/>
              <w:jc w:val="both"/>
              <w:rPr>
                <w:rFonts w:ascii="Calibri" w:hAnsi="Calibri" w:cs="Calibri"/>
              </w:rPr>
            </w:pPr>
            <w:r>
              <w:rPr>
                <w:rFonts w:ascii="Calibri" w:hAnsi="Calibri" w:cs="Calibri"/>
              </w:rPr>
              <w:t xml:space="preserve">Attributo </w:t>
            </w:r>
            <w:r w:rsidRPr="00C26451">
              <w:rPr>
                <w:rFonts w:ascii="Calibri" w:hAnsi="Calibri" w:cs="Calibri"/>
              </w:rPr>
              <w:t>startDate</w:t>
            </w:r>
            <w:r>
              <w:rPr>
                <w:rFonts w:ascii="Calibri" w:hAnsi="Calibri" w:cs="Calibri"/>
              </w:rPr>
              <w:t xml:space="preserve"> - </w:t>
            </w:r>
            <w:r w:rsidRPr="00C26451">
              <w:rPr>
                <w:rFonts w:ascii="Calibri" w:hAnsi="Calibri" w:cs="Calibri"/>
              </w:rPr>
              <w:t>Data validità del</w:t>
            </w:r>
            <w:r w:rsidR="00234030">
              <w:rPr>
                <w:rFonts w:ascii="Calibri" w:hAnsi="Calibri" w:cs="Calibri"/>
              </w:rPr>
              <w:t xml:space="preserve"> Recupero (</w:t>
            </w:r>
            <w:r w:rsidRPr="0058252A" w:rsidR="0058252A">
              <w:rPr>
                <w:rFonts w:ascii="Calibri" w:hAnsi="Calibri" w:cs="Calibri"/>
                <w:color w:val="EE0000"/>
              </w:rPr>
              <w:t>RECR_INSERT_DATE da verificare</w:t>
            </w:r>
            <w:r w:rsidR="00234030">
              <w:rPr>
                <w:rFonts w:ascii="Calibri" w:hAnsi="Calibri" w:cs="Calibri"/>
              </w:rPr>
              <w:t>)</w:t>
            </w:r>
            <w:r w:rsidRPr="00B707FD" w:rsidR="00B707FD">
              <w:rPr>
                <w:rFonts w:ascii="Calibri" w:hAnsi="Calibri" w:cs="Calibri"/>
                <w:color w:val="EE0000"/>
              </w:rPr>
              <w:t xml:space="preserve"> nel formato yyyyMMdd</w:t>
            </w:r>
          </w:p>
          <w:p w:rsidRPr="00C26451" w:rsidR="002E19A7" w:rsidP="002E19A7" w:rsidRDefault="002E19A7" w14:paraId="19A99517" w14:textId="77777777">
            <w:pPr>
              <w:spacing w:before="120" w:after="120"/>
              <w:jc w:val="both"/>
              <w:rPr>
                <w:rFonts w:ascii="Calibri" w:hAnsi="Calibri" w:cs="Calibri"/>
              </w:rPr>
            </w:pPr>
            <w:r>
              <w:rPr>
                <w:rFonts w:ascii="Calibri" w:hAnsi="Calibri" w:cs="Calibri"/>
              </w:rPr>
              <w:t>“</w:t>
            </w:r>
            <w:r w:rsidRPr="00C26451">
              <w:rPr>
                <w:rFonts w:ascii="Calibri" w:hAnsi="Calibri" w:cs="Calibri"/>
              </w:rPr>
              <w:t>remediationCredits</w:t>
            </w:r>
            <w:r>
              <w:rPr>
                <w:rFonts w:ascii="Calibri" w:hAnsi="Calibri" w:cs="Calibri"/>
              </w:rPr>
              <w:t xml:space="preserve">” - </w:t>
            </w:r>
            <w:r w:rsidRPr="00C26451">
              <w:rPr>
                <w:rFonts w:ascii="Calibri" w:hAnsi="Calibri" w:cs="Calibri"/>
              </w:rPr>
              <w:t>Punti recuperati alla PaC dal Recupero</w:t>
            </w:r>
          </w:p>
          <w:p w:rsidRPr="00B63980" w:rsidR="002E19A7" w:rsidP="002E19A7" w:rsidRDefault="002E19A7" w14:paraId="04C7FCCC" w14:textId="19C955AB">
            <w:pPr>
              <w:spacing w:before="120" w:after="120"/>
              <w:jc w:val="both"/>
              <w:rPr>
                <w:rFonts w:ascii="Calibri" w:hAnsi="Calibri" w:cs="Calibri"/>
              </w:rPr>
            </w:pPr>
            <w:r>
              <w:rPr>
                <w:rFonts w:ascii="Calibri" w:hAnsi="Calibri" w:cs="Calibri"/>
              </w:rPr>
              <w:t>“</w:t>
            </w:r>
            <w:r w:rsidRPr="00C26451">
              <w:rPr>
                <w:rFonts w:ascii="Calibri" w:hAnsi="Calibri" w:cs="Calibri"/>
              </w:rPr>
              <w:t>remediationId</w:t>
            </w:r>
            <w:r>
              <w:rPr>
                <w:rFonts w:ascii="Calibri" w:hAnsi="Calibri" w:cs="Calibri"/>
              </w:rPr>
              <w:t xml:space="preserve">” - </w:t>
            </w:r>
            <w:r w:rsidRPr="00C26451">
              <w:rPr>
                <w:rFonts w:ascii="Calibri" w:hAnsi="Calibri" w:cs="Calibri"/>
              </w:rPr>
              <w:t>Identificativo unico del Recupero</w:t>
            </w:r>
          </w:p>
        </w:tc>
      </w:tr>
      <w:tr w:rsidRPr="00B63980" w:rsidR="00F048C7" w:rsidTr="00C26451" w14:paraId="16B1B703" w14:textId="77777777">
        <w:trPr>
          <w:cantSplit/>
        </w:trPr>
        <w:tc>
          <w:tcPr>
            <w:tcW w:w="1553" w:type="dxa"/>
          </w:tcPr>
          <w:p w:rsidRPr="00B63980" w:rsidR="0094389F" w:rsidP="0094389F" w:rsidRDefault="0094389F" w14:paraId="4D449A88" w14:textId="0888B136">
            <w:pPr>
              <w:spacing w:before="120" w:after="120"/>
              <w:jc w:val="both"/>
              <w:rPr>
                <w:rFonts w:ascii="Calibri" w:hAnsi="Calibri" w:cs="Calibri"/>
              </w:rPr>
            </w:pPr>
            <w:r>
              <w:rPr>
                <w:rFonts w:ascii="Calibri" w:hAnsi="Calibri" w:cs="Calibri"/>
                <w:lang w:val="en-US"/>
              </w:rPr>
              <w:t>Cancellazione Logica</w:t>
            </w:r>
          </w:p>
        </w:tc>
        <w:tc>
          <w:tcPr>
            <w:tcW w:w="2227" w:type="dxa"/>
          </w:tcPr>
          <w:p w:rsidRPr="00B63980" w:rsidR="0094389F" w:rsidP="0094389F" w:rsidRDefault="0094389F" w14:paraId="5BE921DB" w14:textId="37862273">
            <w:pPr>
              <w:spacing w:before="120" w:after="120"/>
              <w:jc w:val="both"/>
              <w:rPr>
                <w:rFonts w:ascii="Calibri" w:hAnsi="Calibri" w:cs="Calibri"/>
              </w:rPr>
            </w:pPr>
            <w:r>
              <w:rPr>
                <w:rFonts w:ascii="Calibri" w:hAnsi="Calibri" w:cs="Calibri"/>
                <w:lang w:val="en-US"/>
              </w:rPr>
              <w:t>deleted</w:t>
            </w:r>
          </w:p>
        </w:tc>
        <w:tc>
          <w:tcPr>
            <w:tcW w:w="2493" w:type="dxa"/>
          </w:tcPr>
          <w:p w:rsidRPr="00B63980" w:rsidR="0094389F" w:rsidP="0094389F" w:rsidRDefault="0094389F" w14:paraId="19C4AF38" w14:textId="77777777">
            <w:pPr>
              <w:spacing w:before="120" w:after="120"/>
              <w:jc w:val="both"/>
              <w:rPr>
                <w:rFonts w:ascii="Calibri" w:hAnsi="Calibri" w:cs="Calibri"/>
              </w:rPr>
            </w:pPr>
          </w:p>
        </w:tc>
        <w:tc>
          <w:tcPr>
            <w:tcW w:w="3166" w:type="dxa"/>
          </w:tcPr>
          <w:p w:rsidRPr="00B63980" w:rsidR="0094389F" w:rsidP="0094389F" w:rsidRDefault="0094389F" w14:paraId="2982B6F6" w14:textId="2FE45ACA">
            <w:pPr>
              <w:spacing w:before="120" w:after="120"/>
              <w:jc w:val="both"/>
              <w:rPr>
                <w:rFonts w:ascii="Calibri" w:hAnsi="Calibri" w:cs="Calibri"/>
              </w:rPr>
            </w:pPr>
            <w:r>
              <w:rPr>
                <w:rFonts w:ascii="Calibri" w:hAnsi="Calibri" w:cs="Calibri"/>
                <w:lang w:val="en-US"/>
              </w:rPr>
              <w:t>0 Falso</w:t>
            </w:r>
          </w:p>
        </w:tc>
      </w:tr>
    </w:tbl>
    <w:p w:rsidR="00F55DDC" w:rsidP="0055399E" w:rsidRDefault="00F55DDC" w14:paraId="698FE90F" w14:textId="4FC3F6D8">
      <w:pPr>
        <w:pStyle w:val="Heading4"/>
      </w:pPr>
      <w:bookmarkStart w:name="_Ref216187818" w:id="273"/>
      <w:bookmarkStart w:name="_Toc222417428" w:id="274"/>
      <w:r>
        <w:t>RF07-0</w:t>
      </w:r>
      <w:r w:rsidR="00100ADB">
        <w:t>1</w:t>
      </w:r>
      <w:r>
        <w:t>-</w:t>
      </w:r>
      <w:r w:rsidR="00FF26D0">
        <w:t>11</w:t>
      </w:r>
      <w:r>
        <w:t xml:space="preserve"> – Log esecuzion</w:t>
      </w:r>
      <w:r w:rsidR="00EA795E">
        <w:t>i</w:t>
      </w:r>
      <w:r>
        <w:t xml:space="preserve"> </w:t>
      </w:r>
      <w:r w:rsidR="00EA795E">
        <w:t>Motore calcolo PaC</w:t>
      </w:r>
      <w:bookmarkEnd w:id="273"/>
      <w:bookmarkEnd w:id="274"/>
    </w:p>
    <w:p w:rsidRPr="00635120" w:rsidR="00EA795E" w:rsidP="00635120" w:rsidRDefault="00EA795E" w14:paraId="067DAFF3" w14:textId="30840E59">
      <w:pPr>
        <w:spacing w:before="120" w:after="120"/>
        <w:ind w:left="346"/>
        <w:jc w:val="both"/>
        <w:rPr>
          <w:rFonts w:ascii="Calibri" w:hAnsi="Calibri" w:cs="Calibri"/>
        </w:rPr>
      </w:pPr>
      <w:r w:rsidRPr="00635120">
        <w:rPr>
          <w:rFonts w:ascii="Calibri" w:hAnsi="Calibri" w:cs="Calibri"/>
        </w:rPr>
        <w:t>Occorre tracciare ogni esecuzione del motore di calcolo delle patenti marcando, inizio</w:t>
      </w:r>
      <w:r w:rsidRPr="00635120" w:rsidR="00FA0A6B">
        <w:rPr>
          <w:rFonts w:ascii="Calibri" w:hAnsi="Calibri" w:cs="Calibri"/>
        </w:rPr>
        <w:t>, fine ed esito della esecuzione</w:t>
      </w:r>
      <w:r w:rsidR="00EE284F">
        <w:rPr>
          <w:rFonts w:ascii="Calibri" w:hAnsi="Calibri" w:cs="Calibri"/>
        </w:rPr>
        <w:t xml:space="preserve">; inoltre </w:t>
      </w:r>
      <w:r w:rsidR="00F84CC5">
        <w:rPr>
          <w:rFonts w:ascii="Calibri" w:hAnsi="Calibri" w:cs="Calibri"/>
        </w:rPr>
        <w:t>è opportuno</w:t>
      </w:r>
      <w:r w:rsidR="00EE284F">
        <w:rPr>
          <w:rFonts w:ascii="Calibri" w:hAnsi="Calibri" w:cs="Calibri"/>
        </w:rPr>
        <w:t xml:space="preserve"> tracciare la prima esecuzione</w:t>
      </w:r>
      <w:r w:rsidR="00F84CC5">
        <w:rPr>
          <w:rFonts w:ascii="Calibri" w:hAnsi="Calibri" w:cs="Calibri"/>
        </w:rPr>
        <w:t xml:space="preserve"> del motore in cui </w:t>
      </w:r>
      <w:r w:rsidR="008A1D4B">
        <w:rPr>
          <w:rFonts w:ascii="Calibri" w:hAnsi="Calibri" w:cs="Calibri"/>
        </w:rPr>
        <w:t>un Requisito Aggiuntivo / Decurtazione / Recupero è stato preso in considerazione dal motore.</w:t>
      </w:r>
    </w:p>
    <w:p w:rsidRPr="00635120" w:rsidR="00FA0A6B" w:rsidP="00635120" w:rsidRDefault="00FA0A6B" w14:paraId="31626CC1" w14:textId="728FE54E">
      <w:pPr>
        <w:spacing w:before="120" w:after="120"/>
        <w:ind w:left="346"/>
        <w:jc w:val="both"/>
        <w:rPr>
          <w:rFonts w:ascii="Calibri" w:hAnsi="Calibri" w:cs="Calibri"/>
        </w:rPr>
      </w:pPr>
      <w:r w:rsidRPr="00635120">
        <w:rPr>
          <w:rFonts w:ascii="Calibri" w:hAnsi="Calibri" w:cs="Calibri"/>
        </w:rPr>
        <w:t xml:space="preserve">A tal fine è stata predisposta la tabella </w:t>
      </w:r>
      <w:r w:rsidRPr="00EE0495" w:rsidR="00731917">
        <w:rPr>
          <w:rFonts w:ascii="Calibri" w:hAnsi="Calibri" w:cs="Calibri"/>
          <w:i/>
          <w:iCs/>
        </w:rPr>
        <w:t>LCEE_LICENSE_CREDIT_ENGINE_EXECUTIONS</w:t>
      </w:r>
      <w:r w:rsidRPr="00635120" w:rsidR="00731917">
        <w:rPr>
          <w:rFonts w:ascii="Calibri" w:hAnsi="Calibri" w:cs="Calibri"/>
        </w:rPr>
        <w:t xml:space="preserve"> </w:t>
      </w:r>
      <w:r w:rsidRPr="00635120" w:rsidR="00531856">
        <w:rPr>
          <w:rFonts w:ascii="Calibri" w:hAnsi="Calibri" w:cs="Calibri"/>
        </w:rPr>
        <w:t xml:space="preserve">in cui </w:t>
      </w:r>
    </w:p>
    <w:p w:rsidR="00531856" w:rsidP="00842DA3" w:rsidRDefault="00635120" w14:paraId="00443BAD" w14:textId="087BC296">
      <w:pPr>
        <w:pStyle w:val="ListParagraph"/>
        <w:numPr>
          <w:ilvl w:val="2"/>
          <w:numId w:val="40"/>
        </w:numPr>
        <w:spacing w:before="120" w:after="120"/>
        <w:jc w:val="both"/>
        <w:rPr>
          <w:rFonts w:ascii="Calibri" w:hAnsi="Calibri" w:cs="Calibri"/>
        </w:rPr>
      </w:pPr>
      <w:r>
        <w:rPr>
          <w:rFonts w:ascii="Calibri" w:hAnsi="Calibri" w:cs="Calibri"/>
        </w:rPr>
        <w:t>i</w:t>
      </w:r>
      <w:r w:rsidRPr="00635120" w:rsidR="0007029A">
        <w:rPr>
          <w:rFonts w:ascii="Calibri" w:hAnsi="Calibri" w:cs="Calibri"/>
        </w:rPr>
        <w:t>nserire a</w:t>
      </w:r>
      <w:r w:rsidRPr="00635120" w:rsidR="00531856">
        <w:rPr>
          <w:rFonts w:ascii="Calibri" w:hAnsi="Calibri" w:cs="Calibri"/>
        </w:rPr>
        <w:t xml:space="preserve">ll’avvio del motore </w:t>
      </w:r>
      <w:r w:rsidRPr="00635120" w:rsidR="00B424D0">
        <w:rPr>
          <w:rFonts w:ascii="Calibri" w:hAnsi="Calibri" w:cs="Calibri"/>
        </w:rPr>
        <w:t xml:space="preserve">un record </w:t>
      </w:r>
      <w:r w:rsidR="00BE0F8F">
        <w:rPr>
          <w:rFonts w:ascii="Calibri" w:hAnsi="Calibri" w:cs="Calibri"/>
        </w:rPr>
        <w:t xml:space="preserve">in stato </w:t>
      </w:r>
      <w:r w:rsidRPr="009D09F5" w:rsidR="009D09F5">
        <w:rPr>
          <w:rFonts w:ascii="Calibri" w:hAnsi="Calibri" w:cs="Calibri"/>
        </w:rPr>
        <w:t>1 - In esecuzione</w:t>
      </w:r>
      <w:r w:rsidR="009D09F5">
        <w:rPr>
          <w:rFonts w:ascii="Calibri" w:hAnsi="Calibri" w:cs="Calibri"/>
        </w:rPr>
        <w:t xml:space="preserve"> e data fine elaborazione non valorizzata</w:t>
      </w:r>
    </w:p>
    <w:p w:rsidR="00A31A65" w:rsidP="00842DA3" w:rsidRDefault="00BA25B0" w14:paraId="410546C2" w14:textId="77777777">
      <w:pPr>
        <w:pStyle w:val="ListParagraph"/>
        <w:numPr>
          <w:ilvl w:val="2"/>
          <w:numId w:val="40"/>
        </w:numPr>
        <w:spacing w:before="120" w:after="120"/>
        <w:jc w:val="both"/>
        <w:rPr>
          <w:rFonts w:ascii="Calibri" w:hAnsi="Calibri" w:cs="Calibri"/>
        </w:rPr>
      </w:pPr>
      <w:r>
        <w:rPr>
          <w:rFonts w:ascii="Calibri" w:hAnsi="Calibri" w:cs="Calibri"/>
        </w:rPr>
        <w:t xml:space="preserve">aggiornare il record inserito al termine della elaborazione </w:t>
      </w:r>
    </w:p>
    <w:p w:rsidR="00BA25B0" w:rsidP="00842DA3" w:rsidRDefault="00A31A65" w14:paraId="32C086F0" w14:textId="1FBCF4CD">
      <w:pPr>
        <w:pStyle w:val="ListParagraph"/>
        <w:numPr>
          <w:ilvl w:val="4"/>
          <w:numId w:val="40"/>
        </w:numPr>
        <w:spacing w:before="120" w:after="120"/>
        <w:jc w:val="both"/>
        <w:rPr>
          <w:rFonts w:ascii="Calibri" w:hAnsi="Calibri" w:cs="Calibri"/>
        </w:rPr>
      </w:pPr>
      <w:r>
        <w:rPr>
          <w:rFonts w:ascii="Calibri" w:hAnsi="Calibri" w:cs="Calibri"/>
        </w:rPr>
        <w:t>in assenza di errore bloccante</w:t>
      </w:r>
      <w:r w:rsidR="00BA25B0">
        <w:rPr>
          <w:rFonts w:ascii="Calibri" w:hAnsi="Calibri" w:cs="Calibri"/>
        </w:rPr>
        <w:t xml:space="preserve"> con lo stato </w:t>
      </w:r>
      <w:r w:rsidRPr="00A9569F" w:rsidR="00A9569F">
        <w:rPr>
          <w:rFonts w:ascii="Calibri" w:hAnsi="Calibri" w:cs="Calibri"/>
        </w:rPr>
        <w:t>2 - Terminato regolarmente</w:t>
      </w:r>
      <w:r w:rsidR="00A9569F">
        <w:rPr>
          <w:rFonts w:ascii="Calibri" w:hAnsi="Calibri" w:cs="Calibri"/>
        </w:rPr>
        <w:t xml:space="preserve"> e la data fine elaborazione</w:t>
      </w:r>
      <w:r>
        <w:rPr>
          <w:rFonts w:ascii="Calibri" w:hAnsi="Calibri" w:cs="Calibri"/>
        </w:rPr>
        <w:t xml:space="preserve"> valorizzata</w:t>
      </w:r>
    </w:p>
    <w:p w:rsidR="00A31A65" w:rsidP="00842DA3" w:rsidRDefault="00A31A65" w14:paraId="67ED7A2F" w14:textId="20D35A5D">
      <w:pPr>
        <w:pStyle w:val="ListParagraph"/>
        <w:numPr>
          <w:ilvl w:val="4"/>
          <w:numId w:val="40"/>
        </w:numPr>
        <w:spacing w:before="120" w:after="120"/>
        <w:jc w:val="both"/>
        <w:rPr>
          <w:rFonts w:ascii="Calibri" w:hAnsi="Calibri" w:cs="Calibri"/>
        </w:rPr>
      </w:pPr>
      <w:r>
        <w:rPr>
          <w:rFonts w:ascii="Calibri" w:hAnsi="Calibri" w:cs="Calibri"/>
        </w:rPr>
        <w:t xml:space="preserve">in presenza di una anomalia bloccante con lo stato 3 – In Errore e la data </w:t>
      </w:r>
      <w:r w:rsidR="00490567">
        <w:rPr>
          <w:rFonts w:ascii="Calibri" w:hAnsi="Calibri" w:cs="Calibri"/>
        </w:rPr>
        <w:t>fine elaborazione valorizzata</w:t>
      </w:r>
    </w:p>
    <w:p w:rsidR="00490567" w:rsidP="00842DA3" w:rsidRDefault="00490567" w14:paraId="5FC0E156" w14:textId="0445352B">
      <w:pPr>
        <w:pStyle w:val="ListParagraph"/>
        <w:numPr>
          <w:ilvl w:val="4"/>
          <w:numId w:val="40"/>
        </w:numPr>
        <w:spacing w:before="120" w:after="120"/>
        <w:jc w:val="both"/>
        <w:rPr>
          <w:rFonts w:ascii="Calibri" w:hAnsi="Calibri" w:cs="Calibri"/>
        </w:rPr>
      </w:pPr>
      <w:r>
        <w:rPr>
          <w:rFonts w:ascii="Calibri" w:hAnsi="Calibri" w:cs="Calibri"/>
        </w:rPr>
        <w:t>in caso di eccezzione non controllata il record rimarra in stato 1 senza data fine valorizzata e andra’ gestito manualmente</w:t>
      </w:r>
    </w:p>
    <w:p w:rsidR="00A85D30" w:rsidP="007F01C4" w:rsidRDefault="00C12229" w14:paraId="07C6D8B5" w14:textId="761A7C18">
      <w:pPr>
        <w:spacing w:before="120" w:after="120"/>
        <w:ind w:left="346"/>
        <w:jc w:val="both"/>
        <w:rPr>
          <w:rFonts w:ascii="Calibri" w:hAnsi="Calibri" w:cs="Calibri"/>
        </w:rPr>
      </w:pPr>
      <w:r>
        <w:rPr>
          <w:rFonts w:ascii="Calibri" w:hAnsi="Calibri" w:cs="Calibri"/>
        </w:rPr>
        <w:t>Lo id</w:t>
      </w:r>
      <w:r w:rsidR="00735CBA">
        <w:rPr>
          <w:rFonts w:ascii="Calibri" w:hAnsi="Calibri" w:cs="Calibri"/>
        </w:rPr>
        <w:t xml:space="preserve"> di esecuzione (LCEE_ID) dovrà essere riportato in ogni record della </w:t>
      </w:r>
      <w:r w:rsidRPr="00EE0495" w:rsidR="00EE0495">
        <w:rPr>
          <w:rFonts w:ascii="Calibri" w:hAnsi="Calibri" w:cs="Calibri"/>
          <w:i/>
          <w:iCs/>
        </w:rPr>
        <w:t>license_instance_requirement</w:t>
      </w:r>
      <w:r w:rsidR="00522176">
        <w:rPr>
          <w:rFonts w:ascii="Calibri" w:hAnsi="Calibri" w:cs="Calibri"/>
          <w:i/>
          <w:iCs/>
        </w:rPr>
        <w:t>_additional</w:t>
      </w:r>
      <w:r w:rsidR="00EE0495">
        <w:rPr>
          <w:rFonts w:ascii="Calibri" w:hAnsi="Calibri" w:cs="Calibri"/>
        </w:rPr>
        <w:t xml:space="preserve"> che viene aggiornato in modo da poter immediatamente ricondurre ogni </w:t>
      </w:r>
      <w:r w:rsidR="006415DD">
        <w:rPr>
          <w:rFonts w:ascii="Calibri" w:hAnsi="Calibri" w:cs="Calibri"/>
        </w:rPr>
        <w:t>requisito aggiuntivo alla prima elaborazione che lo ha considerato</w:t>
      </w:r>
      <w:r w:rsidR="00762883">
        <w:rPr>
          <w:rFonts w:ascii="Calibri" w:hAnsi="Calibri" w:cs="Calibri"/>
        </w:rPr>
        <w:t xml:space="preserve">; a questo fine </w:t>
      </w:r>
      <w:r w:rsidR="00A72983">
        <w:rPr>
          <w:rFonts w:ascii="Calibri" w:hAnsi="Calibri" w:cs="Calibri"/>
        </w:rPr>
        <w:t xml:space="preserve">è stato predisposto il campo </w:t>
      </w:r>
      <w:r w:rsidRPr="00A72983" w:rsidR="00A72983">
        <w:rPr>
          <w:rFonts w:ascii="Calibri" w:hAnsi="Calibri" w:cs="Calibri"/>
        </w:rPr>
        <w:t>FIRST_ENGINE_RUN_LCEE_ID</w:t>
      </w:r>
      <w:r w:rsidR="00A72983">
        <w:rPr>
          <w:rFonts w:ascii="Calibri" w:hAnsi="Calibri" w:cs="Calibri"/>
        </w:rPr>
        <w:t xml:space="preserve"> da valorizzare solo al primo aggiornamento (passaggio di stato da DRAFT ad OWNED)</w:t>
      </w:r>
    </w:p>
    <w:tbl>
      <w:tblPr>
        <w:tblStyle w:val="TableGrid"/>
        <w:tblW w:w="0" w:type="auto"/>
        <w:tblInd w:w="3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29"/>
        <w:gridCol w:w="3642"/>
        <w:gridCol w:w="3054"/>
      </w:tblGrid>
      <w:tr w:rsidRPr="00CF4664" w:rsidR="00F048C7" w:rsidTr="00B05EA9" w14:paraId="014D50BE" w14:textId="77777777">
        <w:trPr>
          <w:cantSplit/>
          <w:tblHeader/>
        </w:trPr>
        <w:tc>
          <w:tcPr>
            <w:tcW w:w="9225" w:type="dxa"/>
            <w:gridSpan w:val="3"/>
          </w:tcPr>
          <w:p w:rsidRPr="00DD0806" w:rsidR="007C1221" w:rsidP="007F01C4" w:rsidRDefault="001B0BC5" w14:paraId="785F7661" w14:textId="5D9489DF">
            <w:pPr>
              <w:spacing w:before="120" w:after="120"/>
              <w:jc w:val="both"/>
              <w:rPr>
                <w:rFonts w:ascii="Calibri" w:hAnsi="Calibri" w:cs="Calibri"/>
                <w:b/>
                <w:bCs/>
                <w:lang w:val="en-US"/>
              </w:rPr>
            </w:pPr>
            <w:r w:rsidRPr="00DD0806">
              <w:rPr>
                <w:rFonts w:ascii="Calibri" w:hAnsi="Calibri" w:cs="Calibri"/>
                <w:b/>
                <w:bCs/>
                <w:lang w:val="en-US"/>
              </w:rPr>
              <w:t xml:space="preserve">Tabella </w:t>
            </w:r>
            <w:r w:rsidRPr="00DD0806" w:rsidR="00DD0806">
              <w:rPr>
                <w:rFonts w:ascii="Calibri" w:hAnsi="Calibri" w:cs="Calibri"/>
                <w:b/>
                <w:bCs/>
                <w:lang w:val="en-US"/>
              </w:rPr>
              <w:t>LCEE_LICENSE_CREDIT_ENGINE_EXECUTIONS</w:t>
            </w:r>
          </w:p>
        </w:tc>
      </w:tr>
      <w:tr w:rsidR="00F048C7" w:rsidTr="00765943" w14:paraId="0CDDCD87" w14:textId="77777777">
        <w:trPr>
          <w:cantSplit/>
          <w:tblHeader/>
        </w:trPr>
        <w:tc>
          <w:tcPr>
            <w:tcW w:w="2529" w:type="dxa"/>
          </w:tcPr>
          <w:p w:rsidRPr="001745A2" w:rsidR="00E42055" w:rsidP="007F01C4" w:rsidRDefault="00E42055" w14:paraId="502FBECB" w14:textId="78E1A9C1">
            <w:pPr>
              <w:spacing w:before="120" w:after="120"/>
              <w:jc w:val="both"/>
              <w:rPr>
                <w:rFonts w:ascii="Calibri" w:hAnsi="Calibri" w:cs="Calibri"/>
                <w:b/>
                <w:bCs/>
                <w:i/>
                <w:iCs/>
              </w:rPr>
            </w:pPr>
            <w:r w:rsidRPr="001745A2">
              <w:rPr>
                <w:rFonts w:ascii="Calibri" w:hAnsi="Calibri" w:cs="Calibri"/>
                <w:b/>
                <w:bCs/>
                <w:i/>
                <w:iCs/>
              </w:rPr>
              <w:t>Campo</w:t>
            </w:r>
          </w:p>
        </w:tc>
        <w:tc>
          <w:tcPr>
            <w:tcW w:w="3642" w:type="dxa"/>
          </w:tcPr>
          <w:p w:rsidRPr="001745A2" w:rsidR="00E42055" w:rsidP="007F01C4" w:rsidRDefault="00E42055" w14:paraId="52B74FC8" w14:textId="0FE72060">
            <w:pPr>
              <w:spacing w:before="120" w:after="120"/>
              <w:jc w:val="both"/>
              <w:rPr>
                <w:rFonts w:ascii="Calibri" w:hAnsi="Calibri" w:cs="Calibri"/>
                <w:b/>
                <w:bCs/>
                <w:i/>
                <w:iCs/>
              </w:rPr>
            </w:pPr>
            <w:r w:rsidRPr="001745A2">
              <w:rPr>
                <w:rFonts w:ascii="Calibri" w:hAnsi="Calibri" w:cs="Calibri"/>
                <w:b/>
                <w:bCs/>
                <w:i/>
                <w:iCs/>
              </w:rPr>
              <w:t>Significato</w:t>
            </w:r>
          </w:p>
        </w:tc>
        <w:tc>
          <w:tcPr>
            <w:tcW w:w="3054" w:type="dxa"/>
          </w:tcPr>
          <w:p w:rsidRPr="001745A2" w:rsidR="00E42055" w:rsidP="007F01C4" w:rsidRDefault="00E42055" w14:paraId="5D7C83EC" w14:textId="3B295B47">
            <w:pPr>
              <w:spacing w:before="120" w:after="120"/>
              <w:jc w:val="both"/>
              <w:rPr>
                <w:rFonts w:ascii="Calibri" w:hAnsi="Calibri" w:cs="Calibri"/>
                <w:b/>
                <w:bCs/>
                <w:i/>
                <w:iCs/>
              </w:rPr>
            </w:pPr>
            <w:r w:rsidRPr="001745A2">
              <w:rPr>
                <w:rFonts w:ascii="Calibri" w:hAnsi="Calibri" w:cs="Calibri"/>
                <w:b/>
                <w:bCs/>
                <w:i/>
                <w:iCs/>
              </w:rPr>
              <w:t>Valorizzazione</w:t>
            </w:r>
          </w:p>
        </w:tc>
      </w:tr>
      <w:tr w:rsidR="00F048C7" w:rsidTr="00765943" w14:paraId="669B528B" w14:textId="77777777">
        <w:trPr>
          <w:cantSplit/>
        </w:trPr>
        <w:tc>
          <w:tcPr>
            <w:tcW w:w="2529" w:type="dxa"/>
          </w:tcPr>
          <w:p w:rsidR="00E42055" w:rsidP="007F01C4" w:rsidRDefault="00C87509" w14:paraId="342270E3" w14:textId="348A225F">
            <w:pPr>
              <w:spacing w:before="120" w:after="120"/>
              <w:jc w:val="both"/>
              <w:rPr>
                <w:rFonts w:ascii="Calibri" w:hAnsi="Calibri" w:cs="Calibri"/>
              </w:rPr>
            </w:pPr>
            <w:r w:rsidRPr="00C87509">
              <w:rPr>
                <w:rFonts w:ascii="Calibri" w:hAnsi="Calibri" w:cs="Calibri"/>
                <w:lang w:val="en-US"/>
              </w:rPr>
              <w:t>LCEE_ID</w:t>
            </w:r>
          </w:p>
        </w:tc>
        <w:tc>
          <w:tcPr>
            <w:tcW w:w="3642" w:type="dxa"/>
          </w:tcPr>
          <w:p w:rsidR="00E42055" w:rsidP="007F01C4" w:rsidRDefault="00B27E4D" w14:paraId="28517AD3" w14:textId="638FEEC3">
            <w:pPr>
              <w:spacing w:before="120" w:after="120"/>
              <w:jc w:val="both"/>
              <w:rPr>
                <w:rFonts w:ascii="Calibri" w:hAnsi="Calibri" w:cs="Calibri"/>
              </w:rPr>
            </w:pPr>
            <w:r>
              <w:rPr>
                <w:rFonts w:ascii="Calibri" w:hAnsi="Calibri" w:cs="Calibri"/>
              </w:rPr>
              <w:t>I</w:t>
            </w:r>
            <w:r w:rsidR="0057593D">
              <w:rPr>
                <w:rFonts w:ascii="Calibri" w:hAnsi="Calibri" w:cs="Calibri"/>
              </w:rPr>
              <w:t>d unico della elaborazione</w:t>
            </w:r>
          </w:p>
        </w:tc>
        <w:tc>
          <w:tcPr>
            <w:tcW w:w="3054" w:type="dxa"/>
          </w:tcPr>
          <w:p w:rsidR="00E42055" w:rsidP="007F01C4" w:rsidRDefault="00674D86" w14:paraId="58E1B9A2" w14:textId="6DF86052">
            <w:pPr>
              <w:spacing w:before="120" w:after="120"/>
              <w:jc w:val="both"/>
              <w:rPr>
                <w:rFonts w:ascii="Calibri" w:hAnsi="Calibri" w:cs="Calibri"/>
              </w:rPr>
            </w:pPr>
            <w:r>
              <w:rPr>
                <w:rFonts w:ascii="Calibri" w:hAnsi="Calibri" w:cs="Calibri"/>
              </w:rPr>
              <w:t>Identity</w:t>
            </w:r>
          </w:p>
        </w:tc>
      </w:tr>
      <w:tr w:rsidR="00F048C7" w:rsidTr="00765943" w14:paraId="74DF0592" w14:textId="77777777">
        <w:trPr>
          <w:cantSplit/>
        </w:trPr>
        <w:tc>
          <w:tcPr>
            <w:tcW w:w="2529" w:type="dxa"/>
          </w:tcPr>
          <w:p w:rsidR="00E42055" w:rsidP="007F01C4" w:rsidRDefault="00C87509" w14:paraId="6FBA7E67" w14:textId="7E037C5F">
            <w:pPr>
              <w:spacing w:before="120" w:after="120"/>
              <w:jc w:val="both"/>
              <w:rPr>
                <w:rFonts w:ascii="Calibri" w:hAnsi="Calibri" w:cs="Calibri"/>
              </w:rPr>
            </w:pPr>
            <w:r w:rsidRPr="00C87509">
              <w:rPr>
                <w:rFonts w:ascii="Calibri" w:hAnsi="Calibri" w:cs="Calibri"/>
                <w:lang w:val="en-US"/>
              </w:rPr>
              <w:t>LCEE_START_TIME</w:t>
            </w:r>
          </w:p>
        </w:tc>
        <w:tc>
          <w:tcPr>
            <w:tcW w:w="3642" w:type="dxa"/>
          </w:tcPr>
          <w:p w:rsidR="00E42055" w:rsidP="007F01C4" w:rsidRDefault="0057593D" w14:paraId="60902270" w14:textId="1A35AEF1">
            <w:pPr>
              <w:spacing w:before="120" w:after="120"/>
              <w:jc w:val="both"/>
              <w:rPr>
                <w:rFonts w:ascii="Calibri" w:hAnsi="Calibri" w:cs="Calibri"/>
              </w:rPr>
            </w:pPr>
            <w:r>
              <w:rPr>
                <w:rFonts w:ascii="Calibri" w:hAnsi="Calibri" w:cs="Calibri"/>
              </w:rPr>
              <w:t>Inizio elaborazione</w:t>
            </w:r>
          </w:p>
        </w:tc>
        <w:tc>
          <w:tcPr>
            <w:tcW w:w="3054" w:type="dxa"/>
          </w:tcPr>
          <w:p w:rsidR="00E42055" w:rsidP="007F01C4" w:rsidRDefault="00F6475B" w14:paraId="1486079E" w14:textId="67D0AF4C">
            <w:pPr>
              <w:spacing w:before="120" w:after="120"/>
              <w:jc w:val="both"/>
              <w:rPr>
                <w:rFonts w:ascii="Calibri" w:hAnsi="Calibri" w:cs="Calibri"/>
              </w:rPr>
            </w:pPr>
            <w:r>
              <w:rPr>
                <w:rFonts w:ascii="Calibri" w:hAnsi="Calibri" w:cs="Calibri"/>
              </w:rPr>
              <w:t>Timestamp (Data e Ora) di inizio elaborazione</w:t>
            </w:r>
          </w:p>
        </w:tc>
      </w:tr>
      <w:tr w:rsidR="00F048C7" w:rsidTr="00765943" w14:paraId="7700FA07" w14:textId="77777777">
        <w:trPr>
          <w:cantSplit/>
        </w:trPr>
        <w:tc>
          <w:tcPr>
            <w:tcW w:w="2529" w:type="dxa"/>
          </w:tcPr>
          <w:p w:rsidR="00E42055" w:rsidP="007F01C4" w:rsidRDefault="00C87509" w14:paraId="2AE5B5B1" w14:textId="0CBC025D">
            <w:pPr>
              <w:spacing w:before="120" w:after="120"/>
              <w:jc w:val="both"/>
              <w:rPr>
                <w:rFonts w:ascii="Calibri" w:hAnsi="Calibri" w:cs="Calibri"/>
              </w:rPr>
            </w:pPr>
            <w:r w:rsidRPr="00C87509">
              <w:rPr>
                <w:rFonts w:ascii="Calibri" w:hAnsi="Calibri" w:cs="Calibri"/>
                <w:lang w:val="en-US"/>
              </w:rPr>
              <w:t>LCEE_END_TIME</w:t>
            </w:r>
          </w:p>
        </w:tc>
        <w:tc>
          <w:tcPr>
            <w:tcW w:w="3642" w:type="dxa"/>
          </w:tcPr>
          <w:p w:rsidR="00E42055" w:rsidP="007F01C4" w:rsidRDefault="0057593D" w14:paraId="49780052" w14:textId="6B171905">
            <w:pPr>
              <w:spacing w:before="120" w:after="120"/>
              <w:jc w:val="both"/>
              <w:rPr>
                <w:rFonts w:ascii="Calibri" w:hAnsi="Calibri" w:cs="Calibri"/>
              </w:rPr>
            </w:pPr>
            <w:r>
              <w:rPr>
                <w:rFonts w:ascii="Calibri" w:hAnsi="Calibri" w:cs="Calibri"/>
              </w:rPr>
              <w:t>Fine elaborazione</w:t>
            </w:r>
          </w:p>
        </w:tc>
        <w:tc>
          <w:tcPr>
            <w:tcW w:w="3054" w:type="dxa"/>
          </w:tcPr>
          <w:p w:rsidR="00E42055" w:rsidP="007F01C4" w:rsidRDefault="00F6475B" w14:paraId="1720DBD8" w14:textId="77777777">
            <w:pPr>
              <w:spacing w:before="120" w:after="120"/>
              <w:jc w:val="both"/>
              <w:rPr>
                <w:rFonts w:ascii="Calibri" w:hAnsi="Calibri" w:cs="Calibri"/>
              </w:rPr>
            </w:pPr>
            <w:r>
              <w:rPr>
                <w:rFonts w:ascii="Calibri" w:hAnsi="Calibri" w:cs="Calibri"/>
              </w:rPr>
              <w:t>Timestamp (Data e Ora) di te</w:t>
            </w:r>
            <w:r w:rsidR="002F07D6">
              <w:rPr>
                <w:rFonts w:ascii="Calibri" w:hAnsi="Calibri" w:cs="Calibri"/>
              </w:rPr>
              <w:t>r</w:t>
            </w:r>
            <w:r>
              <w:rPr>
                <w:rFonts w:ascii="Calibri" w:hAnsi="Calibri" w:cs="Calibri"/>
              </w:rPr>
              <w:t>mine elaborazione</w:t>
            </w:r>
            <w:r w:rsidR="00F73697">
              <w:rPr>
                <w:rFonts w:ascii="Calibri" w:hAnsi="Calibri" w:cs="Calibri"/>
              </w:rPr>
              <w:t>.</w:t>
            </w:r>
          </w:p>
          <w:p w:rsidR="002F07D6" w:rsidP="007F01C4" w:rsidRDefault="002F07D6" w14:paraId="1BB12C66" w14:textId="0BD1867A">
            <w:pPr>
              <w:spacing w:before="120" w:after="120"/>
              <w:jc w:val="both"/>
              <w:rPr>
                <w:rFonts w:ascii="Calibri" w:hAnsi="Calibri" w:cs="Calibri"/>
              </w:rPr>
            </w:pPr>
            <w:r>
              <w:rPr>
                <w:rFonts w:ascii="Calibri" w:hAnsi="Calibri" w:cs="Calibri"/>
              </w:rPr>
              <w:t xml:space="preserve">Non valorizzata in caso </w:t>
            </w:r>
            <w:r w:rsidR="006425D2">
              <w:rPr>
                <w:rFonts w:ascii="Calibri" w:hAnsi="Calibri" w:cs="Calibri"/>
              </w:rPr>
              <w:t>terminazione in errore non controllata</w:t>
            </w:r>
          </w:p>
        </w:tc>
      </w:tr>
      <w:tr w:rsidR="00F048C7" w:rsidTr="00765943" w14:paraId="223E74C3" w14:textId="77777777">
        <w:trPr>
          <w:cantSplit/>
        </w:trPr>
        <w:tc>
          <w:tcPr>
            <w:tcW w:w="2529" w:type="dxa"/>
          </w:tcPr>
          <w:p w:rsidR="00E42055" w:rsidP="007F01C4" w:rsidRDefault="005027C2" w14:paraId="7B84C87D" w14:textId="672678C8">
            <w:pPr>
              <w:spacing w:before="120" w:after="120"/>
              <w:jc w:val="both"/>
              <w:rPr>
                <w:rFonts w:ascii="Calibri" w:hAnsi="Calibri" w:cs="Calibri"/>
              </w:rPr>
            </w:pPr>
            <w:r w:rsidRPr="005027C2">
              <w:rPr>
                <w:rFonts w:ascii="Calibri" w:hAnsi="Calibri" w:cs="Calibri"/>
                <w:lang w:val="en-US"/>
              </w:rPr>
              <w:t>LCEE_STATUS</w:t>
            </w:r>
          </w:p>
        </w:tc>
        <w:tc>
          <w:tcPr>
            <w:tcW w:w="3642" w:type="dxa"/>
          </w:tcPr>
          <w:p w:rsidR="00E42055" w:rsidP="007F01C4" w:rsidRDefault="0057593D" w14:paraId="300C5D9F" w14:textId="048B460E">
            <w:pPr>
              <w:spacing w:before="120" w:after="120"/>
              <w:jc w:val="both"/>
              <w:rPr>
                <w:rFonts w:ascii="Calibri" w:hAnsi="Calibri" w:cs="Calibri"/>
              </w:rPr>
            </w:pPr>
            <w:r>
              <w:rPr>
                <w:rFonts w:ascii="Calibri" w:hAnsi="Calibri" w:cs="Calibri"/>
              </w:rPr>
              <w:t>Stato della elaborazione</w:t>
            </w:r>
          </w:p>
        </w:tc>
        <w:tc>
          <w:tcPr>
            <w:tcW w:w="3054" w:type="dxa"/>
          </w:tcPr>
          <w:p w:rsidR="00E42055" w:rsidP="007F01C4" w:rsidRDefault="00EC6536" w14:paraId="4841E0E5" w14:textId="77777777">
            <w:pPr>
              <w:spacing w:before="120" w:after="120"/>
              <w:jc w:val="both"/>
              <w:rPr>
                <w:rFonts w:ascii="Calibri" w:hAnsi="Calibri" w:cs="Calibri"/>
              </w:rPr>
            </w:pPr>
            <w:r>
              <w:rPr>
                <w:rFonts w:ascii="Calibri" w:hAnsi="Calibri" w:cs="Calibri"/>
              </w:rPr>
              <w:t>1 – In elaborazione</w:t>
            </w:r>
          </w:p>
          <w:p w:rsidR="00EC6536" w:rsidP="007F01C4" w:rsidRDefault="00EC6536" w14:paraId="080D07CE" w14:textId="77777777">
            <w:pPr>
              <w:spacing w:before="120" w:after="120"/>
              <w:jc w:val="both"/>
              <w:rPr>
                <w:rFonts w:ascii="Calibri" w:hAnsi="Calibri" w:cs="Calibri"/>
              </w:rPr>
            </w:pPr>
            <w:r>
              <w:rPr>
                <w:rFonts w:ascii="Calibri" w:hAnsi="Calibri" w:cs="Calibri"/>
              </w:rPr>
              <w:t>2</w:t>
            </w:r>
            <w:r w:rsidR="00745B8F">
              <w:rPr>
                <w:rFonts w:ascii="Calibri" w:hAnsi="Calibri" w:cs="Calibri"/>
              </w:rPr>
              <w:t xml:space="preserve"> </w:t>
            </w:r>
            <w:r w:rsidR="00EF2C45">
              <w:rPr>
                <w:rFonts w:ascii="Calibri" w:hAnsi="Calibri" w:cs="Calibri"/>
              </w:rPr>
              <w:t>–</w:t>
            </w:r>
            <w:r w:rsidR="00745B8F">
              <w:rPr>
                <w:rFonts w:ascii="Calibri" w:hAnsi="Calibri" w:cs="Calibri"/>
              </w:rPr>
              <w:t xml:space="preserve"> </w:t>
            </w:r>
            <w:r w:rsidR="00EF2C45">
              <w:rPr>
                <w:rFonts w:ascii="Calibri" w:hAnsi="Calibri" w:cs="Calibri"/>
              </w:rPr>
              <w:t>Elaborazione Terminata Regolarmente</w:t>
            </w:r>
          </w:p>
          <w:p w:rsidR="00EF2C45" w:rsidP="007F01C4" w:rsidRDefault="00EF2C45" w14:paraId="65705A20" w14:textId="3F712830">
            <w:pPr>
              <w:spacing w:before="120" w:after="120"/>
              <w:jc w:val="both"/>
              <w:rPr>
                <w:rFonts w:ascii="Calibri" w:hAnsi="Calibri" w:cs="Calibri"/>
              </w:rPr>
            </w:pPr>
            <w:r>
              <w:rPr>
                <w:rFonts w:ascii="Calibri" w:hAnsi="Calibri" w:cs="Calibri"/>
              </w:rPr>
              <w:t xml:space="preserve">3 – </w:t>
            </w:r>
            <w:r w:rsidR="00C639CB">
              <w:rPr>
                <w:rFonts w:ascii="Calibri" w:hAnsi="Calibri" w:cs="Calibri"/>
              </w:rPr>
              <w:t>Elaborazione Terminata in errore</w:t>
            </w:r>
          </w:p>
        </w:tc>
      </w:tr>
      <w:tr w:rsidR="00F048C7" w:rsidTr="00765943" w14:paraId="174F9DE0" w14:textId="77777777">
        <w:trPr>
          <w:cantSplit/>
        </w:trPr>
        <w:tc>
          <w:tcPr>
            <w:tcW w:w="2529" w:type="dxa"/>
          </w:tcPr>
          <w:p w:rsidRPr="005027C2" w:rsidR="005027C2" w:rsidP="007F01C4" w:rsidRDefault="005027C2" w14:paraId="4FC2DB58" w14:textId="64DD087A">
            <w:pPr>
              <w:spacing w:before="120" w:after="120"/>
              <w:jc w:val="both"/>
              <w:rPr>
                <w:rFonts w:ascii="Calibri" w:hAnsi="Calibri" w:cs="Calibri"/>
                <w:lang w:val="en-US"/>
              </w:rPr>
            </w:pPr>
            <w:r w:rsidRPr="005027C2">
              <w:rPr>
                <w:rFonts w:ascii="Calibri" w:hAnsi="Calibri" w:cs="Calibri"/>
                <w:lang w:val="en-US"/>
              </w:rPr>
              <w:t>LCEE_UPDATE_USER</w:t>
            </w:r>
          </w:p>
        </w:tc>
        <w:tc>
          <w:tcPr>
            <w:tcW w:w="3642" w:type="dxa"/>
          </w:tcPr>
          <w:p w:rsidR="005027C2" w:rsidP="007F01C4" w:rsidRDefault="00652B01" w14:paraId="01659EA8" w14:textId="4A2A0D22">
            <w:pPr>
              <w:spacing w:before="120" w:after="120"/>
              <w:jc w:val="both"/>
              <w:rPr>
                <w:rFonts w:ascii="Calibri" w:hAnsi="Calibri" w:cs="Calibri"/>
              </w:rPr>
            </w:pPr>
            <w:r>
              <w:rPr>
                <w:rFonts w:ascii="Calibri" w:hAnsi="Calibri" w:cs="Calibri"/>
              </w:rPr>
              <w:t>Utente di aggiornamento</w:t>
            </w:r>
          </w:p>
        </w:tc>
        <w:tc>
          <w:tcPr>
            <w:tcW w:w="3054" w:type="dxa"/>
          </w:tcPr>
          <w:p w:rsidR="007A7759" w:rsidP="00765943" w:rsidRDefault="0054610A" w14:paraId="328444C9" w14:textId="03AA8EF8">
            <w:pPr>
              <w:spacing w:before="120" w:after="120"/>
              <w:jc w:val="both"/>
              <w:rPr>
                <w:rFonts w:ascii="Calibri" w:hAnsi="Calibri" w:cs="Calibri"/>
              </w:rPr>
            </w:pPr>
            <w:r>
              <w:rPr>
                <w:rFonts w:ascii="Calibri" w:hAnsi="Calibri" w:cs="Calibri"/>
              </w:rPr>
              <w:t>Utente che ha eseguito l’aggiornamento</w:t>
            </w:r>
            <w:r w:rsidR="00765943">
              <w:rPr>
                <w:rFonts w:ascii="Calibri" w:hAnsi="Calibri" w:cs="Calibri"/>
              </w:rPr>
              <w:t>, può essere l’u</w:t>
            </w:r>
            <w:r w:rsidR="007A7759">
              <w:rPr>
                <w:rFonts w:ascii="Calibri" w:hAnsi="Calibri" w:cs="Calibri"/>
              </w:rPr>
              <w:t xml:space="preserve">tente convenzionale utilizzato </w:t>
            </w:r>
            <w:r w:rsidR="00A807EE">
              <w:rPr>
                <w:rFonts w:ascii="Calibri" w:hAnsi="Calibri" w:cs="Calibri"/>
              </w:rPr>
              <w:t>dal batch o l’utente che è intervenuto a sanare un record in errore</w:t>
            </w:r>
            <w:r w:rsidR="00765943">
              <w:rPr>
                <w:rFonts w:ascii="Calibri" w:hAnsi="Calibri" w:cs="Calibri"/>
              </w:rPr>
              <w:t xml:space="preserve"> (quest’ultimo inserito manualmente))</w:t>
            </w:r>
          </w:p>
        </w:tc>
      </w:tr>
      <w:tr w:rsidR="00F048C7" w:rsidTr="00765943" w14:paraId="2FD3CA4D" w14:textId="77777777">
        <w:trPr>
          <w:cantSplit/>
        </w:trPr>
        <w:tc>
          <w:tcPr>
            <w:tcW w:w="2529" w:type="dxa"/>
          </w:tcPr>
          <w:p w:rsidRPr="005027C2" w:rsidR="005027C2" w:rsidP="007F01C4" w:rsidRDefault="00652B01" w14:paraId="6D083791" w14:textId="463FE488">
            <w:pPr>
              <w:spacing w:before="120" w:after="120"/>
              <w:jc w:val="both"/>
              <w:rPr>
                <w:rFonts w:ascii="Calibri" w:hAnsi="Calibri" w:cs="Calibri"/>
                <w:lang w:val="en-US"/>
              </w:rPr>
            </w:pPr>
            <w:r w:rsidRPr="00652B01">
              <w:rPr>
                <w:rFonts w:ascii="Calibri" w:hAnsi="Calibri" w:cs="Calibri"/>
                <w:lang w:val="en-US"/>
              </w:rPr>
              <w:t>LCEE_UPDATE_DATE</w:t>
            </w:r>
          </w:p>
        </w:tc>
        <w:tc>
          <w:tcPr>
            <w:tcW w:w="3642" w:type="dxa"/>
          </w:tcPr>
          <w:p w:rsidR="005027C2" w:rsidP="007F01C4" w:rsidRDefault="0057593D" w14:paraId="6F489F79" w14:textId="3E254F2A">
            <w:pPr>
              <w:spacing w:before="120" w:after="120"/>
              <w:jc w:val="both"/>
              <w:rPr>
                <w:rFonts w:ascii="Calibri" w:hAnsi="Calibri" w:cs="Calibri"/>
              </w:rPr>
            </w:pPr>
            <w:r>
              <w:rPr>
                <w:rFonts w:ascii="Calibri" w:hAnsi="Calibri" w:cs="Calibri"/>
              </w:rPr>
              <w:t>Data / Ora ultimo aggiornamento</w:t>
            </w:r>
          </w:p>
        </w:tc>
        <w:tc>
          <w:tcPr>
            <w:tcW w:w="3054" w:type="dxa"/>
          </w:tcPr>
          <w:p w:rsidR="005027C2" w:rsidP="007F01C4" w:rsidRDefault="00765943" w14:paraId="501AD114" w14:textId="1092A0E5">
            <w:pPr>
              <w:spacing w:before="120" w:after="120"/>
              <w:jc w:val="both"/>
              <w:rPr>
                <w:rFonts w:ascii="Calibri" w:hAnsi="Calibri" w:cs="Calibri"/>
              </w:rPr>
            </w:pPr>
            <w:r>
              <w:rPr>
                <w:rFonts w:ascii="Calibri" w:hAnsi="Calibri" w:cs="Calibri"/>
              </w:rPr>
              <w:t>Timestamp (Data e ora) dell’ultima modifica</w:t>
            </w:r>
          </w:p>
        </w:tc>
      </w:tr>
    </w:tbl>
    <w:p w:rsidRPr="00A72983" w:rsidR="00E42055" w:rsidP="007F01C4" w:rsidRDefault="00E42055" w14:paraId="64BD2330" w14:textId="77777777">
      <w:pPr>
        <w:spacing w:before="120" w:after="120"/>
        <w:ind w:left="346"/>
        <w:jc w:val="both"/>
        <w:rPr>
          <w:rFonts w:ascii="Calibri" w:hAnsi="Calibri" w:cs="Calibri"/>
        </w:rPr>
      </w:pPr>
    </w:p>
    <w:p w:rsidR="003A2B62" w:rsidP="0055399E" w:rsidRDefault="003A2B62" w14:paraId="2266EFD8" w14:textId="1807E69C">
      <w:pPr>
        <w:pStyle w:val="Heading4"/>
      </w:pPr>
      <w:bookmarkStart w:name="_Toc222417429" w:id="275"/>
      <w:r>
        <w:t xml:space="preserve">RF07-01-12 </w:t>
      </w:r>
      <w:r w:rsidR="00B2118A">
        <w:t xml:space="preserve">– Caricamento Regole </w:t>
      </w:r>
      <w:r w:rsidR="00B971AE">
        <w:t xml:space="preserve">e </w:t>
      </w:r>
      <w:r w:rsidR="005C2C1F">
        <w:t xml:space="preserve">relative </w:t>
      </w:r>
      <w:r w:rsidR="00B971AE">
        <w:t>modifiche al</w:t>
      </w:r>
      <w:r w:rsidR="006D2A1D">
        <w:t>la generazione del file di configurazione Drools via</w:t>
      </w:r>
      <w:r w:rsidR="00B971AE">
        <w:t xml:space="preserve"> template ve</w:t>
      </w:r>
      <w:r w:rsidR="00CF203F">
        <w:t>locity</w:t>
      </w:r>
      <w:bookmarkEnd w:id="275"/>
    </w:p>
    <w:p w:rsidR="00B2118A" w:rsidP="002B0CF0" w:rsidRDefault="00B2118A" w14:paraId="76F94D86" w14:textId="2EAD1C0E">
      <w:pPr>
        <w:spacing w:before="120" w:after="120"/>
        <w:ind w:left="346"/>
        <w:jc w:val="both"/>
        <w:rPr>
          <w:rFonts w:ascii="Calibri" w:hAnsi="Calibri" w:cs="Calibri"/>
        </w:rPr>
      </w:pPr>
      <w:r w:rsidRPr="002B0CF0">
        <w:rPr>
          <w:rFonts w:ascii="Calibri" w:hAnsi="Calibri" w:cs="Calibri"/>
        </w:rPr>
        <w:t>Al</w:t>
      </w:r>
      <w:r w:rsidR="002B0CF0">
        <w:rPr>
          <w:rFonts w:ascii="Calibri" w:hAnsi="Calibri" w:cs="Calibri"/>
        </w:rPr>
        <w:t xml:space="preserve"> fine di supportare la storicizzazione delle regole di business e le properties Drools necessarie all</w:t>
      </w:r>
      <w:r w:rsidR="00555988">
        <w:rPr>
          <w:rFonts w:ascii="Calibri" w:hAnsi="Calibri" w:cs="Calibri"/>
        </w:rPr>
        <w:t xml:space="preserve">e nuove regole introdotte sono state aggiunte nuove informazioni </w:t>
      </w:r>
      <w:r w:rsidR="00BC6301">
        <w:rPr>
          <w:rFonts w:ascii="Calibri" w:hAnsi="Calibri" w:cs="Calibri"/>
        </w:rPr>
        <w:t xml:space="preserve">alla tabella </w:t>
      </w:r>
      <w:r w:rsidRPr="00DC4E1C" w:rsidR="00DC4E1C">
        <w:rPr>
          <w:rFonts w:ascii="Calibri" w:hAnsi="Calibri" w:cs="Calibri"/>
          <w:i/>
          <w:iCs/>
        </w:rPr>
        <w:t>license_credits_rule</w:t>
      </w:r>
      <w:r w:rsidRPr="00DC4E1C" w:rsidR="00DC4E1C">
        <w:rPr>
          <w:rFonts w:ascii="Calibri" w:hAnsi="Calibri" w:cs="Calibri"/>
        </w:rPr>
        <w:t xml:space="preserve"> </w:t>
      </w:r>
      <w:r w:rsidR="00BC6301">
        <w:rPr>
          <w:rFonts w:ascii="Calibri" w:hAnsi="Calibri" w:cs="Calibri"/>
        </w:rPr>
        <w:t xml:space="preserve">di cui tener conto nella produzione </w:t>
      </w:r>
      <w:r w:rsidR="00FC55F7">
        <w:rPr>
          <w:rFonts w:ascii="Calibri" w:hAnsi="Calibri" w:cs="Calibri"/>
        </w:rPr>
        <w:t>del file di configurazione Drools via template velocity</w:t>
      </w:r>
      <w:r w:rsidR="00E65822">
        <w:rPr>
          <w:rFonts w:ascii="Calibri" w:hAnsi="Calibri" w:cs="Calibri"/>
        </w:rPr>
        <w:t>, nel dettaglio</w:t>
      </w:r>
    </w:p>
    <w:tbl>
      <w:tblPr>
        <w:tblStyle w:val="TableGrid"/>
        <w:tblW w:w="0" w:type="auto"/>
        <w:tblInd w:w="3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14"/>
        <w:gridCol w:w="3188"/>
        <w:gridCol w:w="2223"/>
      </w:tblGrid>
      <w:tr w:rsidR="00F048C7" w:rsidTr="00B05EA9" w14:paraId="3FFD1F25" w14:textId="77777777">
        <w:trPr>
          <w:cantSplit/>
          <w:tblHeader/>
        </w:trPr>
        <w:tc>
          <w:tcPr>
            <w:tcW w:w="9225" w:type="dxa"/>
            <w:gridSpan w:val="3"/>
          </w:tcPr>
          <w:p w:rsidRPr="001745A2" w:rsidR="00DD0806" w:rsidP="002B0CF0" w:rsidRDefault="00DD0806" w14:paraId="2C226EB0" w14:textId="2BECBCB5">
            <w:pPr>
              <w:spacing w:before="120" w:after="120"/>
              <w:jc w:val="both"/>
              <w:rPr>
                <w:rFonts w:ascii="Calibri" w:hAnsi="Calibri" w:cs="Calibri"/>
                <w:b/>
                <w:bCs/>
              </w:rPr>
            </w:pPr>
            <w:r w:rsidRPr="001745A2">
              <w:rPr>
                <w:rFonts w:ascii="Calibri" w:hAnsi="Calibri" w:cs="Calibri"/>
                <w:b/>
                <w:bCs/>
              </w:rPr>
              <w:t xml:space="preserve">Tabella </w:t>
            </w:r>
            <w:r w:rsidRPr="001745A2" w:rsidR="001745A2">
              <w:rPr>
                <w:rFonts w:ascii="Calibri" w:hAnsi="Calibri" w:cs="Calibri"/>
                <w:b/>
                <w:bCs/>
                <w:lang w:val="en-US"/>
              </w:rPr>
              <w:t>license_credits_rule</w:t>
            </w:r>
          </w:p>
        </w:tc>
      </w:tr>
      <w:tr w:rsidR="00F048C7" w:rsidTr="00DD0806" w14:paraId="1B79CDF4" w14:textId="77777777">
        <w:trPr>
          <w:cantSplit/>
          <w:tblHeader/>
        </w:trPr>
        <w:tc>
          <w:tcPr>
            <w:tcW w:w="3814" w:type="dxa"/>
          </w:tcPr>
          <w:p w:rsidRPr="001745A2" w:rsidR="00E65822" w:rsidP="002B0CF0" w:rsidRDefault="00E65822" w14:paraId="7256FFDC" w14:textId="23F19835">
            <w:pPr>
              <w:spacing w:before="120" w:after="120"/>
              <w:jc w:val="both"/>
              <w:rPr>
                <w:rFonts w:ascii="Calibri" w:hAnsi="Calibri" w:cs="Calibri"/>
                <w:b/>
                <w:bCs/>
                <w:i/>
                <w:iCs/>
              </w:rPr>
            </w:pPr>
            <w:r w:rsidRPr="001745A2">
              <w:rPr>
                <w:rFonts w:ascii="Calibri" w:hAnsi="Calibri" w:cs="Calibri"/>
                <w:b/>
                <w:bCs/>
                <w:i/>
                <w:iCs/>
              </w:rPr>
              <w:t>Campo</w:t>
            </w:r>
          </w:p>
        </w:tc>
        <w:tc>
          <w:tcPr>
            <w:tcW w:w="3188" w:type="dxa"/>
          </w:tcPr>
          <w:p w:rsidRPr="001745A2" w:rsidR="00E65822" w:rsidP="002B0CF0" w:rsidRDefault="00E65822" w14:paraId="0EA2991B" w14:textId="3C3DD096">
            <w:pPr>
              <w:spacing w:before="120" w:after="120"/>
              <w:jc w:val="both"/>
              <w:rPr>
                <w:rFonts w:ascii="Calibri" w:hAnsi="Calibri" w:cs="Calibri"/>
                <w:b/>
                <w:bCs/>
                <w:i/>
                <w:iCs/>
              </w:rPr>
            </w:pPr>
            <w:r w:rsidRPr="001745A2">
              <w:rPr>
                <w:rFonts w:ascii="Calibri" w:hAnsi="Calibri" w:cs="Calibri"/>
                <w:b/>
                <w:bCs/>
                <w:i/>
                <w:iCs/>
              </w:rPr>
              <w:t>Significato</w:t>
            </w:r>
          </w:p>
        </w:tc>
        <w:tc>
          <w:tcPr>
            <w:tcW w:w="2223" w:type="dxa"/>
          </w:tcPr>
          <w:p w:rsidRPr="001745A2" w:rsidR="00E65822" w:rsidP="002B0CF0" w:rsidRDefault="00A676C5" w14:paraId="0ED84FCB" w14:textId="6774CB7E">
            <w:pPr>
              <w:spacing w:before="120" w:after="120"/>
              <w:jc w:val="both"/>
              <w:rPr>
                <w:rFonts w:ascii="Calibri" w:hAnsi="Calibri" w:cs="Calibri"/>
                <w:b/>
                <w:bCs/>
                <w:i/>
                <w:iCs/>
              </w:rPr>
            </w:pPr>
            <w:r w:rsidRPr="001745A2">
              <w:rPr>
                <w:rFonts w:ascii="Calibri" w:hAnsi="Calibri" w:cs="Calibri"/>
                <w:b/>
                <w:bCs/>
                <w:i/>
                <w:iCs/>
              </w:rPr>
              <w:t>Utilizzo</w:t>
            </w:r>
          </w:p>
        </w:tc>
      </w:tr>
      <w:tr w:rsidR="00F048C7" w:rsidTr="00DD0806" w14:paraId="542DEA33" w14:textId="77777777">
        <w:trPr>
          <w:cantSplit/>
        </w:trPr>
        <w:tc>
          <w:tcPr>
            <w:tcW w:w="3814" w:type="dxa"/>
          </w:tcPr>
          <w:p w:rsidR="00A728FC" w:rsidP="002B0CF0" w:rsidRDefault="00A728FC" w14:paraId="2ADECDC1" w14:textId="7D915484">
            <w:pPr>
              <w:spacing w:before="120" w:after="120"/>
              <w:jc w:val="both"/>
              <w:rPr>
                <w:rFonts w:ascii="Calibri" w:hAnsi="Calibri" w:cs="Calibri"/>
              </w:rPr>
            </w:pPr>
            <w:r w:rsidRPr="00DE0A88">
              <w:rPr>
                <w:rFonts w:ascii="Calibri" w:hAnsi="Calibri" w:cs="Calibri"/>
                <w:lang w:val="en-US"/>
              </w:rPr>
              <w:t>RULE_START_DATE</w:t>
            </w:r>
          </w:p>
        </w:tc>
        <w:tc>
          <w:tcPr>
            <w:tcW w:w="3188" w:type="dxa"/>
          </w:tcPr>
          <w:p w:rsidR="00A728FC" w:rsidP="002B0CF0" w:rsidRDefault="00A728FC" w14:paraId="40881CDC" w14:textId="43F11308">
            <w:pPr>
              <w:spacing w:before="120" w:after="120"/>
              <w:jc w:val="both"/>
              <w:rPr>
                <w:rFonts w:ascii="Calibri" w:hAnsi="Calibri" w:cs="Calibri"/>
              </w:rPr>
            </w:pPr>
            <w:r>
              <w:rPr>
                <w:rFonts w:ascii="Calibri" w:hAnsi="Calibri" w:cs="Calibri"/>
              </w:rPr>
              <w:t>Data di inizio validità della Regola</w:t>
            </w:r>
          </w:p>
        </w:tc>
        <w:tc>
          <w:tcPr>
            <w:tcW w:w="2223" w:type="dxa"/>
            <w:vMerge w:val="restart"/>
          </w:tcPr>
          <w:p w:rsidR="00A728FC" w:rsidP="002B0CF0" w:rsidRDefault="00A728FC" w14:paraId="40C80328" w14:textId="1B2546FD">
            <w:pPr>
              <w:spacing w:before="120" w:after="120"/>
              <w:jc w:val="both"/>
              <w:rPr>
                <w:rFonts w:ascii="Calibri" w:hAnsi="Calibri" w:cs="Calibri"/>
              </w:rPr>
            </w:pPr>
            <w:r>
              <w:rPr>
                <w:rFonts w:ascii="Calibri" w:hAnsi="Calibri" w:cs="Calibri"/>
              </w:rPr>
              <w:t xml:space="preserve">Devono essere </w:t>
            </w:r>
            <w:r w:rsidR="007B4D9C">
              <w:rPr>
                <w:rFonts w:ascii="Calibri" w:hAnsi="Calibri" w:cs="Calibri"/>
              </w:rPr>
              <w:t>caricate solo le regole valide alla data di esecuzione</w:t>
            </w:r>
            <w:r w:rsidR="00281818">
              <w:rPr>
                <w:rFonts w:ascii="Calibri" w:hAnsi="Calibri" w:cs="Calibri"/>
              </w:rPr>
              <w:t xml:space="preserve"> ossia system date compresa tra data </w:t>
            </w:r>
            <w:r w:rsidR="003659A0">
              <w:rPr>
                <w:rFonts w:ascii="Calibri" w:hAnsi="Calibri" w:cs="Calibri"/>
              </w:rPr>
              <w:t>inizio e fine validità</w:t>
            </w:r>
          </w:p>
        </w:tc>
      </w:tr>
      <w:tr w:rsidR="00F048C7" w:rsidTr="00DD0806" w14:paraId="0F29F34D" w14:textId="77777777">
        <w:trPr>
          <w:cantSplit/>
        </w:trPr>
        <w:tc>
          <w:tcPr>
            <w:tcW w:w="3814" w:type="dxa"/>
          </w:tcPr>
          <w:p w:rsidR="00A728FC" w:rsidP="002B0CF0" w:rsidRDefault="00A728FC" w14:paraId="007E8A1C" w14:textId="1B411FB1">
            <w:pPr>
              <w:spacing w:before="120" w:after="120"/>
              <w:jc w:val="both"/>
              <w:rPr>
                <w:rFonts w:ascii="Calibri" w:hAnsi="Calibri" w:cs="Calibri"/>
              </w:rPr>
            </w:pPr>
            <w:r w:rsidRPr="00EE7C13">
              <w:rPr>
                <w:rFonts w:ascii="Calibri" w:hAnsi="Calibri" w:cs="Calibri"/>
                <w:lang w:val="en-US"/>
              </w:rPr>
              <w:t>RULE_END_DATE</w:t>
            </w:r>
          </w:p>
        </w:tc>
        <w:tc>
          <w:tcPr>
            <w:tcW w:w="3188" w:type="dxa"/>
          </w:tcPr>
          <w:p w:rsidR="00A728FC" w:rsidP="002B0CF0" w:rsidRDefault="00A728FC" w14:paraId="11851703" w14:textId="2A5F6E62">
            <w:pPr>
              <w:spacing w:before="120" w:after="120"/>
              <w:jc w:val="both"/>
              <w:rPr>
                <w:rFonts w:ascii="Calibri" w:hAnsi="Calibri" w:cs="Calibri"/>
              </w:rPr>
            </w:pPr>
            <w:r>
              <w:rPr>
                <w:rFonts w:ascii="Calibri" w:hAnsi="Calibri" w:cs="Calibri"/>
              </w:rPr>
              <w:t>Data di fine validità della Regola</w:t>
            </w:r>
          </w:p>
        </w:tc>
        <w:tc>
          <w:tcPr>
            <w:tcW w:w="2223" w:type="dxa"/>
            <w:vMerge/>
          </w:tcPr>
          <w:p w:rsidR="00A728FC" w:rsidP="002B0CF0" w:rsidRDefault="00A728FC" w14:paraId="39D08277" w14:textId="77777777">
            <w:pPr>
              <w:spacing w:before="120" w:after="120"/>
              <w:jc w:val="both"/>
              <w:rPr>
                <w:rFonts w:ascii="Calibri" w:hAnsi="Calibri" w:cs="Calibri"/>
              </w:rPr>
            </w:pPr>
          </w:p>
        </w:tc>
      </w:tr>
      <w:tr w:rsidR="00F048C7" w:rsidTr="00DD0806" w14:paraId="00AE822A" w14:textId="77777777">
        <w:trPr>
          <w:cantSplit/>
        </w:trPr>
        <w:tc>
          <w:tcPr>
            <w:tcW w:w="3814" w:type="dxa"/>
          </w:tcPr>
          <w:p w:rsidR="00E65822" w:rsidP="002B0CF0" w:rsidRDefault="00EE7C13" w14:paraId="57678785" w14:textId="272394B4">
            <w:pPr>
              <w:spacing w:before="120" w:after="120"/>
              <w:jc w:val="both"/>
              <w:rPr>
                <w:rFonts w:ascii="Calibri" w:hAnsi="Calibri" w:cs="Calibri"/>
              </w:rPr>
            </w:pPr>
            <w:r w:rsidRPr="00EE7C13">
              <w:rPr>
                <w:rFonts w:ascii="Calibri" w:hAnsi="Calibri" w:cs="Calibri"/>
                <w:lang w:val="en-US"/>
              </w:rPr>
              <w:t>DROOLS_RULE_SALIENCE</w:t>
            </w:r>
          </w:p>
        </w:tc>
        <w:tc>
          <w:tcPr>
            <w:tcW w:w="3188" w:type="dxa"/>
          </w:tcPr>
          <w:p w:rsidR="00E65822" w:rsidP="002B0CF0" w:rsidRDefault="00EE7C13" w14:paraId="39C6DC26" w14:textId="0B101359">
            <w:pPr>
              <w:spacing w:before="120" w:after="120"/>
              <w:jc w:val="both"/>
              <w:rPr>
                <w:rFonts w:ascii="Calibri" w:hAnsi="Calibri" w:cs="Calibri"/>
              </w:rPr>
            </w:pPr>
            <w:r>
              <w:rPr>
                <w:rFonts w:ascii="Calibri" w:hAnsi="Calibri" w:cs="Calibri"/>
              </w:rPr>
              <w:t>Priorit</w:t>
            </w:r>
            <w:r w:rsidR="00A46A43">
              <w:rPr>
                <w:rFonts w:ascii="Calibri" w:hAnsi="Calibri" w:cs="Calibri"/>
              </w:rPr>
              <w:t>izza l’ordine</w:t>
            </w:r>
            <w:r>
              <w:rPr>
                <w:rFonts w:ascii="Calibri" w:hAnsi="Calibri" w:cs="Calibri"/>
              </w:rPr>
              <w:t xml:space="preserve"> di esecuzione dell</w:t>
            </w:r>
            <w:r w:rsidR="00A46A43">
              <w:rPr>
                <w:rFonts w:ascii="Calibri" w:hAnsi="Calibri" w:cs="Calibri"/>
              </w:rPr>
              <w:t>e</w:t>
            </w:r>
            <w:r>
              <w:rPr>
                <w:rFonts w:ascii="Calibri" w:hAnsi="Calibri" w:cs="Calibri"/>
              </w:rPr>
              <w:t xml:space="preserve"> Regol</w:t>
            </w:r>
            <w:r w:rsidR="00A46A43">
              <w:rPr>
                <w:rFonts w:ascii="Calibri" w:hAnsi="Calibri" w:cs="Calibri"/>
              </w:rPr>
              <w:t>e, valori piu’ alti</w:t>
            </w:r>
            <w:r w:rsidR="00607D50">
              <w:rPr>
                <w:rFonts w:ascii="Calibri" w:hAnsi="Calibri" w:cs="Calibri"/>
              </w:rPr>
              <w:t xml:space="preserve"> indicano una regola eseguita prima. Può assumere valori negativi.</w:t>
            </w:r>
          </w:p>
        </w:tc>
        <w:tc>
          <w:tcPr>
            <w:tcW w:w="2223" w:type="dxa"/>
          </w:tcPr>
          <w:p w:rsidR="00E65822" w:rsidP="002B0CF0" w:rsidRDefault="00CF7F19" w14:paraId="73EF6BB6" w14:textId="77777777">
            <w:pPr>
              <w:spacing w:before="120" w:after="120"/>
              <w:jc w:val="both"/>
              <w:rPr>
                <w:rFonts w:ascii="Calibri" w:hAnsi="Calibri" w:cs="Calibri"/>
              </w:rPr>
            </w:pPr>
            <w:r>
              <w:rPr>
                <w:rFonts w:ascii="Calibri" w:hAnsi="Calibri" w:cs="Calibri"/>
              </w:rPr>
              <w:t>Alcune regole devono essere eseguite prima delle altre.</w:t>
            </w:r>
          </w:p>
          <w:p w:rsidR="00CF7F19" w:rsidP="002B0CF0" w:rsidRDefault="00CF7F19" w14:paraId="1CF867B0" w14:textId="29F0CD62">
            <w:pPr>
              <w:spacing w:before="120" w:after="120"/>
              <w:jc w:val="both"/>
              <w:rPr>
                <w:rFonts w:ascii="Calibri" w:hAnsi="Calibri" w:cs="Calibri"/>
              </w:rPr>
            </w:pPr>
            <w:r>
              <w:rPr>
                <w:rFonts w:ascii="Calibri" w:hAnsi="Calibri" w:cs="Calibri"/>
              </w:rPr>
              <w:t>Ad esempio la regola per eliminare i requisiti successivi ad una certa data deve essere eseguita prima di ogni altra.</w:t>
            </w:r>
          </w:p>
        </w:tc>
      </w:tr>
      <w:tr w:rsidR="00F048C7" w:rsidTr="00DD0806" w14:paraId="230805E7" w14:textId="77777777">
        <w:trPr>
          <w:cantSplit/>
        </w:trPr>
        <w:tc>
          <w:tcPr>
            <w:tcW w:w="3814" w:type="dxa"/>
          </w:tcPr>
          <w:p w:rsidR="00E65822" w:rsidP="002B0CF0" w:rsidRDefault="00EE7C13" w14:paraId="41C433B7" w14:textId="364892C1">
            <w:pPr>
              <w:spacing w:before="120" w:after="120"/>
              <w:jc w:val="both"/>
              <w:rPr>
                <w:rFonts w:ascii="Calibri" w:hAnsi="Calibri" w:cs="Calibri"/>
              </w:rPr>
            </w:pPr>
            <w:bookmarkStart w:name="_Hlk216178608" w:id="276"/>
            <w:r w:rsidRPr="00EE7C13">
              <w:rPr>
                <w:rFonts w:ascii="Calibri" w:hAnsi="Calibri" w:cs="Calibri"/>
                <w:lang w:val="en-US"/>
              </w:rPr>
              <w:t>DROOLS_RULE_ACTIVATION_GROUP</w:t>
            </w:r>
            <w:bookmarkEnd w:id="276"/>
          </w:p>
        </w:tc>
        <w:tc>
          <w:tcPr>
            <w:tcW w:w="3188" w:type="dxa"/>
          </w:tcPr>
          <w:p w:rsidR="00E65822" w:rsidP="002B0CF0" w:rsidRDefault="005D7709" w14:paraId="1F00BEA3" w14:textId="02030E60">
            <w:pPr>
              <w:spacing w:before="120" w:after="120"/>
              <w:jc w:val="both"/>
              <w:rPr>
                <w:rFonts w:ascii="Calibri" w:hAnsi="Calibri" w:cs="Calibri"/>
              </w:rPr>
            </w:pPr>
            <w:r>
              <w:rPr>
                <w:rFonts w:ascii="Calibri" w:hAnsi="Calibri" w:cs="Calibri"/>
              </w:rPr>
              <w:t>Collega l</w:t>
            </w:r>
            <w:r w:rsidR="0073072A">
              <w:rPr>
                <w:rFonts w:ascii="Calibri" w:hAnsi="Calibri" w:cs="Calibri"/>
              </w:rPr>
              <w:t xml:space="preserve">e Regole che condividono </w:t>
            </w:r>
            <w:r>
              <w:rPr>
                <w:rFonts w:ascii="Calibri" w:hAnsi="Calibri" w:cs="Calibri"/>
              </w:rPr>
              <w:t>uno</w:t>
            </w:r>
            <w:r w:rsidR="0073072A">
              <w:rPr>
                <w:rFonts w:ascii="Calibri" w:hAnsi="Calibri" w:cs="Calibri"/>
              </w:rPr>
              <w:t xml:space="preserve"> stesso gruppo </w:t>
            </w:r>
            <w:r>
              <w:rPr>
                <w:rFonts w:ascii="Calibri" w:hAnsi="Calibri" w:cs="Calibri"/>
              </w:rPr>
              <w:t>in modo che una sola sia eseguita</w:t>
            </w:r>
            <w:r w:rsidR="002302EF">
              <w:rPr>
                <w:rFonts w:ascii="Calibri" w:hAnsi="Calibri" w:cs="Calibri"/>
              </w:rPr>
              <w:t xml:space="preserve"> se soddisfatta</w:t>
            </w:r>
          </w:p>
        </w:tc>
        <w:tc>
          <w:tcPr>
            <w:tcW w:w="2223" w:type="dxa"/>
          </w:tcPr>
          <w:p w:rsidR="00E65822" w:rsidP="002B0CF0" w:rsidRDefault="002302EF" w14:paraId="7A9E3945" w14:textId="4178A335">
            <w:pPr>
              <w:spacing w:before="120" w:after="120"/>
              <w:jc w:val="both"/>
              <w:rPr>
                <w:rFonts w:ascii="Calibri" w:hAnsi="Calibri" w:cs="Calibri"/>
              </w:rPr>
            </w:pPr>
            <w:r>
              <w:rPr>
                <w:rFonts w:ascii="Calibri" w:hAnsi="Calibri" w:cs="Calibri"/>
              </w:rPr>
              <w:t>Permette di collegare Regole in XOR in modo da ridurre il carico di sistema (se una è soddisfatta non è necessario verificare le rimanenti)</w:t>
            </w:r>
          </w:p>
        </w:tc>
      </w:tr>
      <w:tr w:rsidRPr="00127ADE" w:rsidR="00F048C7" w:rsidTr="00DD0806" w14:paraId="1558E492" w14:textId="77777777">
        <w:trPr>
          <w:cantSplit/>
        </w:trPr>
        <w:tc>
          <w:tcPr>
            <w:tcW w:w="3814" w:type="dxa"/>
          </w:tcPr>
          <w:p w:rsidRPr="00EE7C13" w:rsidR="00EE7C13" w:rsidP="002B0CF0" w:rsidRDefault="00EE7C13" w14:paraId="09DE7D53" w14:textId="7B84E89F">
            <w:pPr>
              <w:spacing w:before="120" w:after="120"/>
              <w:jc w:val="both"/>
              <w:rPr>
                <w:rFonts w:ascii="Calibri" w:hAnsi="Calibri" w:cs="Calibri"/>
                <w:lang w:val="en-US"/>
              </w:rPr>
            </w:pPr>
            <w:r w:rsidRPr="00EE7C13">
              <w:rPr>
                <w:rFonts w:ascii="Calibri" w:hAnsi="Calibri" w:cs="Calibri"/>
                <w:lang w:val="en-US"/>
              </w:rPr>
              <w:t>DROOLS_RULE_NO_LOOP</w:t>
            </w:r>
          </w:p>
        </w:tc>
        <w:tc>
          <w:tcPr>
            <w:tcW w:w="3188" w:type="dxa"/>
          </w:tcPr>
          <w:p w:rsidRPr="00127ADE" w:rsidR="00EE7C13" w:rsidP="002B0CF0" w:rsidRDefault="00104726" w14:paraId="377A8F2D" w14:textId="44A36A2A">
            <w:pPr>
              <w:spacing w:before="120" w:after="120"/>
              <w:jc w:val="both"/>
              <w:rPr>
                <w:rFonts w:ascii="Calibri" w:hAnsi="Calibri" w:cs="Calibri"/>
              </w:rPr>
            </w:pPr>
            <w:r w:rsidRPr="00127ADE">
              <w:rPr>
                <w:rFonts w:ascii="Calibri" w:hAnsi="Calibri" w:cs="Calibri"/>
              </w:rPr>
              <w:t xml:space="preserve">Se presente </w:t>
            </w:r>
            <w:r w:rsidRPr="00127ADE" w:rsidR="002C04F0">
              <w:rPr>
                <w:rFonts w:ascii="Calibri" w:hAnsi="Calibri" w:cs="Calibri"/>
              </w:rPr>
              <w:t>la keyword NO-LOOP (</w:t>
            </w:r>
            <w:r w:rsidRPr="00127ADE" w:rsidR="00127ADE">
              <w:rPr>
                <w:rFonts w:ascii="Calibri" w:hAnsi="Calibri" w:cs="Calibri"/>
              </w:rPr>
              <w:t>DROOLS_RULE_NO_LOOP=1</w:t>
            </w:r>
            <w:r w:rsidRPr="00127ADE" w:rsidR="002C04F0">
              <w:rPr>
                <w:rFonts w:ascii="Calibri" w:hAnsi="Calibri" w:cs="Calibri"/>
              </w:rPr>
              <w:t>)</w:t>
            </w:r>
            <w:r w:rsidRPr="00127ADE" w:rsidR="00127ADE">
              <w:rPr>
                <w:rFonts w:ascii="Calibri" w:hAnsi="Calibri" w:cs="Calibri"/>
              </w:rPr>
              <w:t>, la relativa Regol</w:t>
            </w:r>
            <w:r w:rsidR="00127ADE">
              <w:rPr>
                <w:rFonts w:ascii="Calibri" w:hAnsi="Calibri" w:cs="Calibri"/>
              </w:rPr>
              <w:t xml:space="preserve">a non viene </w:t>
            </w:r>
            <w:r w:rsidR="0010607C">
              <w:rPr>
                <w:rFonts w:ascii="Calibri" w:hAnsi="Calibri" w:cs="Calibri"/>
              </w:rPr>
              <w:t>riattivata in presenza di modifiche nella elaborazione</w:t>
            </w:r>
          </w:p>
        </w:tc>
        <w:tc>
          <w:tcPr>
            <w:tcW w:w="2223" w:type="dxa"/>
          </w:tcPr>
          <w:p w:rsidRPr="00127ADE" w:rsidR="00EE7C13" w:rsidP="002B0CF0" w:rsidRDefault="00A2694A" w14:paraId="73D389C3" w14:textId="15815CE7">
            <w:pPr>
              <w:spacing w:before="120" w:after="120"/>
              <w:jc w:val="both"/>
              <w:rPr>
                <w:rFonts w:ascii="Calibri" w:hAnsi="Calibri" w:cs="Calibri"/>
              </w:rPr>
            </w:pPr>
            <w:r>
              <w:rPr>
                <w:rFonts w:ascii="Calibri" w:hAnsi="Calibri" w:cs="Calibri"/>
              </w:rPr>
              <w:t xml:space="preserve">Permette di garantire </w:t>
            </w:r>
            <w:r w:rsidR="00382B40">
              <w:rPr>
                <w:rFonts w:ascii="Calibri" w:hAnsi="Calibri" w:cs="Calibri"/>
              </w:rPr>
              <w:t xml:space="preserve">che </w:t>
            </w:r>
            <w:r>
              <w:rPr>
                <w:rFonts w:ascii="Calibri" w:hAnsi="Calibri" w:cs="Calibri"/>
              </w:rPr>
              <w:t>la stes</w:t>
            </w:r>
            <w:r w:rsidR="00382B40">
              <w:rPr>
                <w:rFonts w:ascii="Calibri" w:hAnsi="Calibri" w:cs="Calibri"/>
              </w:rPr>
              <w:t>s</w:t>
            </w:r>
            <w:r>
              <w:rPr>
                <w:rFonts w:ascii="Calibri" w:hAnsi="Calibri" w:cs="Calibri"/>
              </w:rPr>
              <w:t xml:space="preserve">a regola non sia attivata due volte in </w:t>
            </w:r>
            <w:r w:rsidR="00D30157">
              <w:rPr>
                <w:rFonts w:ascii="Calibri" w:hAnsi="Calibri" w:cs="Calibri"/>
              </w:rPr>
              <w:t>seguito ad una update del fatto eseguita dal motore</w:t>
            </w:r>
          </w:p>
        </w:tc>
      </w:tr>
    </w:tbl>
    <w:p w:rsidR="00E65822" w:rsidP="00542942" w:rsidRDefault="00EE5B5F" w14:paraId="7B024B3B" w14:textId="29049BCF">
      <w:pPr>
        <w:spacing w:before="120" w:after="120"/>
        <w:jc w:val="both"/>
        <w:rPr>
          <w:rFonts w:ascii="Calibri" w:hAnsi="Calibri" w:cs="Calibri"/>
        </w:rPr>
      </w:pPr>
      <w:r>
        <w:rPr>
          <w:rFonts w:ascii="Calibri" w:hAnsi="Calibri" w:cs="Calibri"/>
        </w:rPr>
        <w:t xml:space="preserve">Implementazioni </w:t>
      </w:r>
      <w:r w:rsidR="008B3704">
        <w:rPr>
          <w:rFonts w:ascii="Calibri" w:hAnsi="Calibri" w:cs="Calibri"/>
        </w:rPr>
        <w:t>necessarie nel template velocity</w:t>
      </w:r>
      <w:r w:rsidR="00542942">
        <w:rPr>
          <w:rFonts w:ascii="Calibri" w:hAnsi="Calibri" w:cs="Calibri"/>
        </w:rPr>
        <w:t xml:space="preserve"> alle definizioni delle Regole</w:t>
      </w:r>
    </w:p>
    <w:p w:rsidR="00717A3F" w:rsidP="00842DA3" w:rsidRDefault="00542942" w14:paraId="688A04BC" w14:textId="495ED7BD">
      <w:pPr>
        <w:pStyle w:val="ListParagraph"/>
        <w:numPr>
          <w:ilvl w:val="1"/>
          <w:numId w:val="40"/>
        </w:numPr>
        <w:spacing w:before="120" w:after="120"/>
        <w:jc w:val="both"/>
        <w:rPr>
          <w:rFonts w:ascii="Calibri" w:hAnsi="Calibri" w:cs="Calibri"/>
        </w:rPr>
      </w:pPr>
      <w:r w:rsidRPr="00542942">
        <w:rPr>
          <w:rFonts w:ascii="Calibri" w:hAnsi="Calibri" w:cs="Calibri"/>
        </w:rPr>
        <w:t>p</w:t>
      </w:r>
      <w:r w:rsidRPr="00542942" w:rsidR="00846821">
        <w:rPr>
          <w:rFonts w:ascii="Calibri" w:hAnsi="Calibri" w:cs="Calibri"/>
        </w:rPr>
        <w:t xml:space="preserve">er supportare la DROOLS_RULE_SALIENCE </w:t>
      </w:r>
      <w:r w:rsidRPr="00542942" w:rsidR="0079651F">
        <w:rPr>
          <w:rFonts w:ascii="Calibri" w:hAnsi="Calibri" w:cs="Calibri"/>
        </w:rPr>
        <w:t>occorre aggiungere l</w:t>
      </w:r>
      <w:r w:rsidR="00717A3F">
        <w:rPr>
          <w:rFonts w:ascii="Calibri" w:hAnsi="Calibri" w:cs="Calibri"/>
        </w:rPr>
        <w:t>e</w:t>
      </w:r>
      <w:r w:rsidRPr="00542942" w:rsidR="0079651F">
        <w:rPr>
          <w:rFonts w:ascii="Calibri" w:hAnsi="Calibri" w:cs="Calibri"/>
        </w:rPr>
        <w:t xml:space="preserve"> clausol</w:t>
      </w:r>
      <w:r w:rsidR="00717A3F">
        <w:rPr>
          <w:rFonts w:ascii="Calibri" w:hAnsi="Calibri" w:cs="Calibri"/>
        </w:rPr>
        <w:t>e</w:t>
      </w:r>
    </w:p>
    <w:p w:rsidR="008B3704" w:rsidP="00842DA3" w:rsidRDefault="003A7A6E" w14:paraId="32CDF3DC" w14:textId="199B221A">
      <w:pPr>
        <w:pStyle w:val="ListParagraph"/>
        <w:numPr>
          <w:ilvl w:val="2"/>
          <w:numId w:val="40"/>
        </w:numPr>
        <w:spacing w:before="120" w:after="120"/>
        <w:jc w:val="both"/>
        <w:rPr>
          <w:rFonts w:ascii="Calibri" w:hAnsi="Calibri" w:cs="Calibri"/>
        </w:rPr>
      </w:pPr>
      <w:r w:rsidRPr="00DB3E5D">
        <w:rPr>
          <w:rFonts w:ascii="Calibri" w:hAnsi="Calibri" w:cs="Calibri"/>
          <w:noProof/>
        </w:rPr>
        <mc:AlternateContent>
          <mc:Choice Requires="wps">
            <w:drawing>
              <wp:anchor distT="45720" distB="45720" distL="114300" distR="114300" simplePos="0" relativeHeight="251658245" behindDoc="0" locked="0" layoutInCell="1" allowOverlap="1" wp14:anchorId="6E186446" wp14:editId="03D5C900">
                <wp:simplePos x="0" y="0"/>
                <wp:positionH relativeFrom="margin">
                  <wp:posOffset>1157605</wp:posOffset>
                </wp:positionH>
                <wp:positionV relativeFrom="paragraph">
                  <wp:posOffset>455612</wp:posOffset>
                </wp:positionV>
                <wp:extent cx="4619625" cy="1404620"/>
                <wp:effectExtent l="0" t="0" r="28575" b="1778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9625" cy="1404620"/>
                        </a:xfrm>
                        <a:prstGeom prst="rect">
                          <a:avLst/>
                        </a:prstGeom>
                        <a:solidFill>
                          <a:srgbClr val="FFFFFF"/>
                        </a:solidFill>
                        <a:ln w="9525">
                          <a:solidFill>
                            <a:srgbClr val="000000"/>
                          </a:solidFill>
                          <a:miter lim="800000"/>
                          <a:headEnd/>
                          <a:tailEnd/>
                        </a:ln>
                      </wps:spPr>
                      <wps:txbx>
                        <w:txbxContent>
                          <w:p w:rsidR="008E5D2C" w:rsidP="00DB3E5D" w:rsidRDefault="008E5D2C" w14:paraId="7F862BEE" w14:textId="77777777"/>
                          <w:p w:rsidRPr="0017006E" w:rsidR="00DB3E5D" w:rsidP="00DB3E5D" w:rsidRDefault="00DB3E5D" w14:paraId="5158F7F0" w14:textId="6331CA2D">
                            <w:r w:rsidRPr="0017006E">
                              <w:t>rule "</w:t>
                            </w:r>
                            <w:r w:rsidRPr="0017006E" w:rsidR="008663F6">
                              <w:t xml:space="preserve">Nome della Regola </w:t>
                            </w:r>
                            <w:r w:rsidRPr="002C6DE1" w:rsidR="0017006E">
                              <w:rPr>
                                <w:i/>
                                <w:iCs/>
                              </w:rPr>
                              <w:t>[campo label]</w:t>
                            </w:r>
                            <w:r w:rsidRPr="0017006E">
                              <w:t>"</w:t>
                            </w:r>
                          </w:p>
                          <w:p w:rsidRPr="00DB3E5D" w:rsidR="00DB3E5D" w:rsidP="00DB3E5D" w:rsidRDefault="00DB3E5D" w14:paraId="5D2C8BA7" w14:textId="51401F2D">
                            <w:pPr>
                              <w:rPr>
                                <w:color w:val="EE0000"/>
                                <w:lang w:val="en-US"/>
                              </w:rPr>
                            </w:pPr>
                            <w:r w:rsidRPr="00DB3E5D">
                              <w:t xml:space="preserve">        </w:t>
                            </w:r>
                            <w:r w:rsidRPr="00DB3E5D">
                              <w:rPr>
                                <w:color w:val="EE0000"/>
                                <w:lang w:val="en-US"/>
                              </w:rPr>
                              <w:t>salience -50</w:t>
                            </w:r>
                            <w:r w:rsidRPr="002C6DE1" w:rsidR="003A7A6E">
                              <w:rPr>
                                <w:i/>
                                <w:iCs/>
                                <w:color w:val="EE0000"/>
                                <w:lang w:val="en-US"/>
                              </w:rPr>
                              <w:t xml:space="preserve">  [campo </w:t>
                            </w:r>
                            <w:r w:rsidRPr="002C6DE1" w:rsidR="003A7A6E">
                              <w:rPr>
                                <w:rFonts w:ascii="Calibri" w:hAnsi="Calibri" w:cs="Calibri"/>
                                <w:i/>
                                <w:iCs/>
                                <w:color w:val="EE0000"/>
                                <w:lang w:val="en-US"/>
                              </w:rPr>
                              <w:t>DROOLS_RULE_SALIENCE</w:t>
                            </w:r>
                            <w:r w:rsidRPr="002C6DE1" w:rsidR="003A7A6E">
                              <w:rPr>
                                <w:i/>
                                <w:iCs/>
                                <w:color w:val="EE0000"/>
                                <w:lang w:val="en-US"/>
                              </w:rPr>
                              <w:t>]</w:t>
                            </w:r>
                          </w:p>
                          <w:p w:rsidRPr="00DB3E5D" w:rsidR="00DB3E5D" w:rsidP="00DB3E5D" w:rsidRDefault="00DB3E5D" w14:paraId="10F65ADD" w14:textId="77777777">
                            <w:r w:rsidRPr="00DB3E5D">
                              <w:rPr>
                                <w:lang w:val="en-US"/>
                              </w:rPr>
                              <w:t xml:space="preserve">    </w:t>
                            </w:r>
                            <w:r w:rsidRPr="00DB3E5D">
                              <w:t>when</w:t>
                            </w:r>
                          </w:p>
                          <w:p w:rsidRPr="00B6698A" w:rsidR="00B6698A" w:rsidP="00B6698A" w:rsidRDefault="00DB3E5D" w14:paraId="560897EA" w14:textId="6755D47D">
                            <w:r w:rsidRPr="00DB3E5D">
                              <w:t xml:space="preserve">        </w:t>
                            </w:r>
                            <w:r w:rsidRPr="00B6698A" w:rsidR="00B6698A">
                              <w:t xml:space="preserve">  Condizioni per l</w:t>
                            </w:r>
                            <w:r w:rsidR="00B6698A">
                              <w:t xml:space="preserve">a esecuzione </w:t>
                            </w:r>
                            <w:r w:rsidRPr="002C6DE1" w:rsidR="00E0492E">
                              <w:rPr>
                                <w:i/>
                                <w:iCs/>
                              </w:rPr>
                              <w:t>[</w:t>
                            </w:r>
                            <w:r w:rsidRPr="002C6DE1" w:rsidR="005B3B72">
                              <w:rPr>
                                <w:i/>
                                <w:iCs/>
                              </w:rPr>
                              <w:t>campo rule_condition</w:t>
                            </w:r>
                            <w:r w:rsidRPr="002C6DE1" w:rsidR="00E0492E">
                              <w:rPr>
                                <w:i/>
                                <w:iCs/>
                              </w:rPr>
                              <w:t>]</w:t>
                            </w:r>
                          </w:p>
                          <w:p w:rsidRPr="00DB3E5D" w:rsidR="00DB3E5D" w:rsidP="00DB3E5D" w:rsidRDefault="00DB3E5D" w14:paraId="29453C92" w14:textId="77777777">
                            <w:r w:rsidRPr="00DB3E5D">
                              <w:t xml:space="preserve">    then</w:t>
                            </w:r>
                          </w:p>
                          <w:p w:rsidRPr="00DB3E5D" w:rsidR="00DB3E5D" w:rsidP="00DB3E5D" w:rsidRDefault="00DB3E5D" w14:paraId="60316CF4" w14:textId="56996A5E">
                            <w:r w:rsidRPr="00DB3E5D">
                              <w:t xml:space="preserve">        </w:t>
                            </w:r>
                            <w:r w:rsidRPr="009A079F" w:rsidR="005B3B72">
                              <w:t xml:space="preserve">  Azione da eseguire </w:t>
                            </w:r>
                            <w:r w:rsidRPr="002C6DE1" w:rsidR="009A079F">
                              <w:rPr>
                                <w:i/>
                                <w:iCs/>
                              </w:rPr>
                              <w:t>[campo rule_action]</w:t>
                            </w:r>
                          </w:p>
                          <w:p w:rsidRPr="00DB3E5D" w:rsidR="00DB3E5D" w:rsidP="00DB3E5D" w:rsidRDefault="00DB3E5D" w14:paraId="632DA428" w14:textId="77777777">
                            <w:r w:rsidRPr="00DB3E5D">
                              <w:t>end</w:t>
                            </w:r>
                          </w:p>
                          <w:p w:rsidRPr="009A079F" w:rsidR="00DB3E5D" w:rsidRDefault="00DB3E5D" w14:paraId="0A4BBCE6" w14:textId="3E1726B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4A307D80">
              <v:shapetype id="_x0000_t202" coordsize="21600,21600" o:spt="202" path="m,l,21600r21600,l21600,xe" w14:anchorId="6E186446">
                <v:stroke joinstyle="miter"/>
                <v:path gradientshapeok="t" o:connecttype="rect"/>
              </v:shapetype>
              <v:shape id="Text Box 2" style="position:absolute;left:0;text-align:left;margin-left:91.15pt;margin-top:35.85pt;width:363.75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">
                <v:textbox style="mso-fit-shape-to-text:t">
                  <w:txbxContent>
                    <w:p w:rsidR="008E5D2C" w:rsidP="00DB3E5D" w:rsidRDefault="008E5D2C" w14:paraId="672A6659" w14:textId="77777777"/>
                    <w:p w:rsidRPr="0017006E" w:rsidR="00DB3E5D" w:rsidP="00DB3E5D" w:rsidRDefault="00DB3E5D" w14:paraId="27C68D31" w14:textId="6331CA2D">
                      <w:r w:rsidRPr="0017006E">
                        <w:t>rule "</w:t>
                      </w:r>
                      <w:r w:rsidRPr="0017006E" w:rsidR="008663F6">
                        <w:t xml:space="preserve">Nome della Regola </w:t>
                      </w:r>
                      <w:r w:rsidRPr="002C6DE1" w:rsidR="0017006E">
                        <w:rPr>
                          <w:i/>
                          <w:iCs/>
                        </w:rPr>
                        <w:t>[campo label]</w:t>
                      </w:r>
                      <w:r w:rsidRPr="0017006E">
                        <w:t>"</w:t>
                      </w:r>
                    </w:p>
                    <w:p w:rsidRPr="00DB3E5D" w:rsidR="00DB3E5D" w:rsidP="00DB3E5D" w:rsidRDefault="00DB3E5D" w14:paraId="11DF4AF4" w14:textId="51401F2D">
                      <w:pPr>
                        <w:rPr>
                          <w:color w:val="EE0000"/>
                          <w:lang w:val="en-US"/>
                        </w:rPr>
                      </w:pPr>
                      <w:r w:rsidRPr="00DB3E5D">
                        <w:t xml:space="preserve">        </w:t>
                      </w:r>
                      <w:r w:rsidRPr="00DB3E5D">
                        <w:rPr>
                          <w:color w:val="EE0000"/>
                          <w:lang w:val="en-US"/>
                        </w:rPr>
                        <w:t>salience -50</w:t>
                      </w:r>
                      <w:r w:rsidRPr="002C6DE1" w:rsidR="003A7A6E">
                        <w:rPr>
                          <w:i/>
                          <w:iCs/>
                          <w:color w:val="EE0000"/>
                          <w:lang w:val="en-US"/>
                        </w:rPr>
                        <w:t xml:space="preserve">  [campo </w:t>
                      </w:r>
                      <w:r w:rsidRPr="002C6DE1" w:rsidR="003A7A6E">
                        <w:rPr>
                          <w:rFonts w:ascii="Calibri" w:hAnsi="Calibri" w:cs="Calibri"/>
                          <w:i/>
                          <w:iCs/>
                          <w:color w:val="EE0000"/>
                          <w:lang w:val="en-US"/>
                        </w:rPr>
                        <w:t>DROOLS_RULE_SALIENCE</w:t>
                      </w:r>
                      <w:r w:rsidRPr="002C6DE1" w:rsidR="003A7A6E">
                        <w:rPr>
                          <w:i/>
                          <w:iCs/>
                          <w:color w:val="EE0000"/>
                          <w:lang w:val="en-US"/>
                        </w:rPr>
                        <w:t>]</w:t>
                      </w:r>
                    </w:p>
                    <w:p w:rsidRPr="00DB3E5D" w:rsidR="00DB3E5D" w:rsidP="00DB3E5D" w:rsidRDefault="00DB3E5D" w14:paraId="65DBC90E" w14:textId="77777777">
                      <w:r w:rsidRPr="00DB3E5D">
                        <w:rPr>
                          <w:lang w:val="en-US"/>
                        </w:rPr>
                        <w:t xml:space="preserve">    </w:t>
                      </w:r>
                      <w:r w:rsidRPr="00DB3E5D">
                        <w:t>when</w:t>
                      </w:r>
                    </w:p>
                    <w:p w:rsidRPr="00B6698A" w:rsidR="00B6698A" w:rsidP="00B6698A" w:rsidRDefault="00DB3E5D" w14:paraId="5CD32427" w14:textId="6755D47D">
                      <w:r w:rsidRPr="00DB3E5D">
                        <w:t xml:space="preserve">        </w:t>
                      </w:r>
                      <w:r w:rsidRPr="00B6698A" w:rsidR="00B6698A">
                        <w:t xml:space="preserve">  Condizioni per l</w:t>
                      </w:r>
                      <w:r w:rsidR="00B6698A">
                        <w:t xml:space="preserve">a esecuzione </w:t>
                      </w:r>
                      <w:r w:rsidRPr="002C6DE1" w:rsidR="00E0492E">
                        <w:rPr>
                          <w:i/>
                          <w:iCs/>
                        </w:rPr>
                        <w:t>[</w:t>
                      </w:r>
                      <w:r w:rsidRPr="002C6DE1" w:rsidR="005B3B72">
                        <w:rPr>
                          <w:i/>
                          <w:iCs/>
                        </w:rPr>
                        <w:t>campo rule_condition</w:t>
                      </w:r>
                      <w:r w:rsidRPr="002C6DE1" w:rsidR="00E0492E">
                        <w:rPr>
                          <w:i/>
                          <w:iCs/>
                        </w:rPr>
                        <w:t>]</w:t>
                      </w:r>
                    </w:p>
                    <w:p w:rsidRPr="00DB3E5D" w:rsidR="00DB3E5D" w:rsidP="00DB3E5D" w:rsidRDefault="00DB3E5D" w14:paraId="0C46E0B3" w14:textId="77777777">
                      <w:r w:rsidRPr="00DB3E5D">
                        <w:t xml:space="preserve">    then</w:t>
                      </w:r>
                    </w:p>
                    <w:p w:rsidRPr="00DB3E5D" w:rsidR="00DB3E5D" w:rsidP="00DB3E5D" w:rsidRDefault="00DB3E5D" w14:paraId="6C6F0EDC" w14:textId="56996A5E">
                      <w:r w:rsidRPr="00DB3E5D">
                        <w:t xml:space="preserve">        </w:t>
                      </w:r>
                      <w:r w:rsidRPr="009A079F" w:rsidR="005B3B72">
                        <w:t xml:space="preserve">  Azione da eseguire </w:t>
                      </w:r>
                      <w:r w:rsidRPr="002C6DE1" w:rsidR="009A079F">
                        <w:rPr>
                          <w:i/>
                          <w:iCs/>
                        </w:rPr>
                        <w:t>[campo rule_action]</w:t>
                      </w:r>
                    </w:p>
                    <w:p w:rsidRPr="00DB3E5D" w:rsidR="00DB3E5D" w:rsidP="00DB3E5D" w:rsidRDefault="00DB3E5D" w14:paraId="380B31D6" w14:textId="77777777">
                      <w:r w:rsidRPr="00DB3E5D">
                        <w:t>end</w:t>
                      </w:r>
                    </w:p>
                    <w:p w:rsidRPr="009A079F" w:rsidR="00DB3E5D" w:rsidRDefault="00DB3E5D" w14:paraId="0A37501D" w14:textId="3E1726B7"/>
                  </w:txbxContent>
                </v:textbox>
                <w10:wrap type="topAndBottom" anchorx="margin"/>
              </v:shape>
            </w:pict>
          </mc:Fallback>
        </mc:AlternateContent>
      </w:r>
      <w:r w:rsidRPr="00542942" w:rsidR="0079651F">
        <w:rPr>
          <w:rFonts w:ascii="Calibri" w:hAnsi="Calibri" w:cs="Calibri"/>
          <w:i/>
          <w:iCs/>
        </w:rPr>
        <w:t>salie</w:t>
      </w:r>
      <w:r w:rsidRPr="00542942" w:rsidR="00C72AE4">
        <w:rPr>
          <w:rFonts w:ascii="Calibri" w:hAnsi="Calibri" w:cs="Calibri"/>
          <w:i/>
          <w:iCs/>
        </w:rPr>
        <w:t>nce</w:t>
      </w:r>
      <w:r w:rsidR="00245C5E">
        <w:rPr>
          <w:rFonts w:ascii="Calibri" w:hAnsi="Calibri" w:cs="Calibri"/>
        </w:rPr>
        <w:t xml:space="preserve">, </w:t>
      </w:r>
      <w:r w:rsidR="00283266">
        <w:rPr>
          <w:rFonts w:ascii="Calibri" w:hAnsi="Calibri" w:cs="Calibri"/>
        </w:rPr>
        <w:t xml:space="preserve">inserire la keyword </w:t>
      </w:r>
      <w:r w:rsidRPr="00283266" w:rsidR="00283266">
        <w:rPr>
          <w:rFonts w:ascii="Calibri" w:hAnsi="Calibri" w:cs="Calibri"/>
          <w:i/>
          <w:iCs/>
        </w:rPr>
        <w:t>salience</w:t>
      </w:r>
      <w:r w:rsidR="00283266">
        <w:rPr>
          <w:rFonts w:ascii="Calibri" w:hAnsi="Calibri" w:cs="Calibri"/>
        </w:rPr>
        <w:t xml:space="preserve"> seguita dal valore del campo </w:t>
      </w:r>
      <w:r w:rsidR="008F51D3">
        <w:rPr>
          <w:rFonts w:ascii="Calibri" w:hAnsi="Calibri" w:cs="Calibri"/>
        </w:rPr>
        <w:t xml:space="preserve"> </w:t>
      </w:r>
      <w:r w:rsidRPr="00283266" w:rsidR="00283266">
        <w:rPr>
          <w:rFonts w:ascii="Calibri" w:hAnsi="Calibri" w:cs="Calibri"/>
        </w:rPr>
        <w:t>DROOLS_RULE_SALIENCE</w:t>
      </w:r>
      <w:r w:rsidR="00452AB8">
        <w:rPr>
          <w:rFonts w:ascii="Calibri" w:hAnsi="Calibri" w:cs="Calibri"/>
        </w:rPr>
        <w:t xml:space="preserve"> (può essere negativo vedere esempio)</w:t>
      </w:r>
    </w:p>
    <w:p w:rsidR="00DB3E5D" w:rsidP="008F51D3" w:rsidRDefault="00DF632C" w14:paraId="4DF26684" w14:textId="056EBD7B">
      <w:pPr>
        <w:spacing w:before="120" w:after="120"/>
        <w:ind w:left="1451"/>
        <w:jc w:val="both"/>
        <w:rPr>
          <w:rFonts w:ascii="Calibri" w:hAnsi="Calibri" w:cs="Calibri"/>
        </w:rPr>
      </w:pPr>
      <w:bookmarkStart w:name="_Hlk216178945" w:id="277"/>
      <w:r>
        <w:rPr>
          <w:rFonts w:ascii="Calibri" w:hAnsi="Calibri" w:cs="Calibri"/>
        </w:rPr>
        <w:t xml:space="preserve">La </w:t>
      </w:r>
      <w:r w:rsidR="00C01FA5">
        <w:rPr>
          <w:rFonts w:ascii="Calibri" w:hAnsi="Calibri" w:cs="Calibri"/>
        </w:rPr>
        <w:t xml:space="preserve">property </w:t>
      </w:r>
      <w:r w:rsidRPr="00542942" w:rsidR="00C01FA5">
        <w:rPr>
          <w:rFonts w:ascii="Calibri" w:hAnsi="Calibri" w:cs="Calibri"/>
          <w:i/>
          <w:iCs/>
        </w:rPr>
        <w:t>salience</w:t>
      </w:r>
      <w:r w:rsidR="00C01FA5">
        <w:rPr>
          <w:rFonts w:ascii="Calibri" w:hAnsi="Calibri" w:cs="Calibri"/>
        </w:rPr>
        <w:t xml:space="preserve"> permette di prioritizzare la esecuzione delle Regole</w:t>
      </w:r>
      <w:r w:rsidR="0053229E">
        <w:rPr>
          <w:rFonts w:ascii="Calibri" w:hAnsi="Calibri" w:cs="Calibri"/>
        </w:rPr>
        <w:t xml:space="preserve"> (con priorità al valore algebricamente più altro) as esempio una </w:t>
      </w:r>
      <w:r w:rsidR="005449B9">
        <w:rPr>
          <w:rFonts w:ascii="Calibri" w:hAnsi="Calibri" w:cs="Calibri"/>
        </w:rPr>
        <w:t xml:space="preserve">Regola con salience 100 viene eseguita prima di un’altra Regola </w:t>
      </w:r>
      <w:r w:rsidR="009C4C7F">
        <w:rPr>
          <w:rFonts w:ascii="Calibri" w:hAnsi="Calibri" w:cs="Calibri"/>
        </w:rPr>
        <w:t xml:space="preserve">con salience 0. </w:t>
      </w:r>
    </w:p>
    <w:p w:rsidR="009C4C7F" w:rsidP="008F51D3" w:rsidRDefault="009C4C7F" w14:paraId="1BBEC305" w14:textId="237FF8A6">
      <w:pPr>
        <w:spacing w:before="120" w:after="120"/>
        <w:ind w:left="1451"/>
        <w:jc w:val="both"/>
        <w:rPr>
          <w:rFonts w:ascii="Calibri" w:hAnsi="Calibri" w:cs="Calibri"/>
        </w:rPr>
      </w:pPr>
      <w:r>
        <w:rPr>
          <w:rFonts w:ascii="Calibri" w:hAnsi="Calibri" w:cs="Calibri"/>
        </w:rPr>
        <w:t xml:space="preserve">La </w:t>
      </w:r>
      <w:r w:rsidRPr="00542942">
        <w:rPr>
          <w:rFonts w:ascii="Calibri" w:hAnsi="Calibri" w:cs="Calibri"/>
          <w:i/>
          <w:iCs/>
        </w:rPr>
        <w:t>salience</w:t>
      </w:r>
      <w:r>
        <w:rPr>
          <w:rFonts w:ascii="Calibri" w:hAnsi="Calibri" w:cs="Calibri"/>
        </w:rPr>
        <w:t xml:space="preserve"> può assumere </w:t>
      </w:r>
      <w:r w:rsidR="00A577B3">
        <w:rPr>
          <w:rFonts w:ascii="Calibri" w:hAnsi="Calibri" w:cs="Calibri"/>
        </w:rPr>
        <w:t xml:space="preserve">un </w:t>
      </w:r>
      <w:r>
        <w:rPr>
          <w:rFonts w:ascii="Calibri" w:hAnsi="Calibri" w:cs="Calibri"/>
        </w:rPr>
        <w:t xml:space="preserve">valori </w:t>
      </w:r>
      <w:r w:rsidR="00A577B3">
        <w:rPr>
          <w:rFonts w:ascii="Calibri" w:hAnsi="Calibri" w:cs="Calibri"/>
        </w:rPr>
        <w:t xml:space="preserve">numerico </w:t>
      </w:r>
      <w:r>
        <w:rPr>
          <w:rFonts w:ascii="Calibri" w:hAnsi="Calibri" w:cs="Calibri"/>
        </w:rPr>
        <w:t>inter</w:t>
      </w:r>
      <w:r w:rsidR="00CA48C3">
        <w:rPr>
          <w:rFonts w:ascii="Calibri" w:hAnsi="Calibri" w:cs="Calibri"/>
        </w:rPr>
        <w:t>o</w:t>
      </w:r>
      <w:r>
        <w:rPr>
          <w:rFonts w:ascii="Calibri" w:hAnsi="Calibri" w:cs="Calibri"/>
        </w:rPr>
        <w:t xml:space="preserve"> </w:t>
      </w:r>
      <w:r w:rsidR="00A577B3">
        <w:rPr>
          <w:rFonts w:ascii="Calibri" w:hAnsi="Calibri" w:cs="Calibri"/>
        </w:rPr>
        <w:t>(</w:t>
      </w:r>
      <w:r>
        <w:rPr>
          <w:rFonts w:ascii="Calibri" w:hAnsi="Calibri" w:cs="Calibri"/>
        </w:rPr>
        <w:t>sia positiv</w:t>
      </w:r>
      <w:r w:rsidR="00A577B3">
        <w:rPr>
          <w:rFonts w:ascii="Calibri" w:hAnsi="Calibri" w:cs="Calibri"/>
        </w:rPr>
        <w:t>o che negativo)</w:t>
      </w:r>
      <w:bookmarkEnd w:id="277"/>
    </w:p>
    <w:p w:rsidR="00DF632C" w:rsidP="00842DA3" w:rsidRDefault="008F51D3" w14:paraId="008CB3A7" w14:textId="6F419CF6">
      <w:pPr>
        <w:pStyle w:val="ListParagraph"/>
        <w:numPr>
          <w:ilvl w:val="2"/>
          <w:numId w:val="40"/>
        </w:numPr>
        <w:spacing w:before="120" w:after="120"/>
        <w:jc w:val="both"/>
        <w:rPr>
          <w:rFonts w:ascii="Calibri" w:hAnsi="Calibri" w:cs="Calibri"/>
        </w:rPr>
      </w:pPr>
      <w:r w:rsidRPr="00B519D1">
        <w:rPr>
          <w:rFonts w:ascii="Calibri" w:hAnsi="Calibri" w:cs="Calibri"/>
          <w:i/>
          <w:iCs/>
        </w:rPr>
        <w:t>activation-group</w:t>
      </w:r>
      <w:r w:rsidRPr="00B519D1" w:rsidR="00BA51C9">
        <w:rPr>
          <w:rFonts w:ascii="Calibri" w:hAnsi="Calibri" w:cs="Calibri"/>
        </w:rPr>
        <w:t xml:space="preserve">, </w:t>
      </w:r>
      <w:r w:rsidRPr="00B519D1" w:rsidR="00B519D1">
        <w:rPr>
          <w:rFonts w:ascii="Calibri" w:hAnsi="Calibri" w:cs="Calibri"/>
        </w:rPr>
        <w:t>se</w:t>
      </w:r>
      <w:r w:rsidR="00B519D1">
        <w:rPr>
          <w:rFonts w:ascii="Calibri" w:hAnsi="Calibri" w:cs="Calibri"/>
        </w:rPr>
        <w:t xml:space="preserve"> il campo</w:t>
      </w:r>
      <w:r w:rsidR="00075C0A">
        <w:rPr>
          <w:rFonts w:ascii="Calibri" w:hAnsi="Calibri" w:cs="Calibri"/>
        </w:rPr>
        <w:t xml:space="preserve"> </w:t>
      </w:r>
      <w:r w:rsidRPr="00075C0A" w:rsidR="00075C0A">
        <w:rPr>
          <w:rFonts w:ascii="Calibri" w:hAnsi="Calibri" w:cs="Calibri"/>
        </w:rPr>
        <w:t xml:space="preserve">DROOLS_RULE_ACTIVATION_GROUP è </w:t>
      </w:r>
      <w:r w:rsidR="00075C0A">
        <w:rPr>
          <w:rFonts w:ascii="Calibri" w:hAnsi="Calibri" w:cs="Calibri"/>
        </w:rPr>
        <w:t>valorizzato</w:t>
      </w:r>
      <w:r w:rsidR="00B519D1">
        <w:rPr>
          <w:rFonts w:ascii="Calibri" w:hAnsi="Calibri" w:cs="Calibri"/>
        </w:rPr>
        <w:t xml:space="preserve"> </w:t>
      </w:r>
      <w:r w:rsidRPr="00B519D1" w:rsidR="00BA51C9">
        <w:rPr>
          <w:rFonts w:ascii="Calibri" w:hAnsi="Calibri" w:cs="Calibri"/>
        </w:rPr>
        <w:t xml:space="preserve">inserire la keyword </w:t>
      </w:r>
      <w:r w:rsidRPr="00B519D1" w:rsidR="00BA51C9">
        <w:rPr>
          <w:rFonts w:ascii="Calibri" w:hAnsi="Calibri" w:cs="Calibri"/>
          <w:i/>
          <w:iCs/>
        </w:rPr>
        <w:t>activation-group</w:t>
      </w:r>
      <w:r w:rsidRPr="00B519D1" w:rsidR="00BA51C9">
        <w:rPr>
          <w:rFonts w:ascii="Calibri" w:hAnsi="Calibri" w:cs="Calibri"/>
        </w:rPr>
        <w:t xml:space="preserve"> </w:t>
      </w:r>
      <w:r w:rsidRPr="00B519D1" w:rsidR="00B519D1">
        <w:rPr>
          <w:rFonts w:ascii="Calibri" w:hAnsi="Calibri" w:cs="Calibri"/>
        </w:rPr>
        <w:t xml:space="preserve">seguita dal valore del </w:t>
      </w:r>
      <w:r w:rsidR="003D41E0">
        <w:rPr>
          <w:rFonts w:ascii="Calibri" w:hAnsi="Calibri" w:cs="Calibri"/>
        </w:rPr>
        <w:t xml:space="preserve">campo </w:t>
      </w:r>
      <w:r w:rsidRPr="003D41E0" w:rsidR="003D41E0">
        <w:rPr>
          <w:rFonts w:ascii="Calibri" w:hAnsi="Calibri" w:cs="Calibri"/>
        </w:rPr>
        <w:t>DROOLS_RULE_ACTIVATION_GROUP</w:t>
      </w:r>
      <w:r w:rsidR="003D41E0">
        <w:rPr>
          <w:rFonts w:ascii="Calibri" w:hAnsi="Calibri" w:cs="Calibri"/>
        </w:rPr>
        <w:t xml:space="preserve"> (</w:t>
      </w:r>
      <w:r w:rsidR="00A90AB1">
        <w:rPr>
          <w:rFonts w:ascii="Calibri" w:hAnsi="Calibri" w:cs="Calibri"/>
        </w:rPr>
        <w:t>stringa</w:t>
      </w:r>
      <w:r w:rsidR="00523BEA">
        <w:rPr>
          <w:rFonts w:ascii="Calibri" w:hAnsi="Calibri" w:cs="Calibri"/>
        </w:rPr>
        <w:t xml:space="preserve"> lungezza massima 100</w:t>
      </w:r>
      <w:r w:rsidR="00A90AB1">
        <w:rPr>
          <w:rFonts w:ascii="Calibri" w:hAnsi="Calibri" w:cs="Calibri"/>
        </w:rPr>
        <w:t>, pu</w:t>
      </w:r>
      <w:r w:rsidR="00523BEA">
        <w:rPr>
          <w:rFonts w:ascii="Calibri" w:hAnsi="Calibri" w:cs="Calibri"/>
        </w:rPr>
        <w:t>ò assumere il valore null</w:t>
      </w:r>
      <w:r w:rsidR="003D41E0">
        <w:rPr>
          <w:rFonts w:ascii="Calibri" w:hAnsi="Calibri" w:cs="Calibri"/>
        </w:rPr>
        <w:t>)</w:t>
      </w:r>
      <w:r w:rsidR="00D77526">
        <w:rPr>
          <w:rFonts w:ascii="Calibri" w:hAnsi="Calibri" w:cs="Calibri"/>
        </w:rPr>
        <w:t>, in caso contrario non inserire modificatori alla regola</w:t>
      </w:r>
    </w:p>
    <w:p w:rsidRPr="00E65C9E" w:rsidR="00E65C9E" w:rsidP="00E65C9E" w:rsidRDefault="00132222" w14:paraId="7F065A34" w14:textId="3ED860B8">
      <w:pPr>
        <w:spacing w:before="120" w:after="120"/>
        <w:ind w:left="1451"/>
        <w:jc w:val="both"/>
        <w:rPr>
          <w:rFonts w:ascii="Calibri" w:hAnsi="Calibri" w:cs="Calibri"/>
        </w:rPr>
      </w:pPr>
      <w:r w:rsidRPr="00DB3E5D">
        <w:rPr>
          <w:rFonts w:ascii="Calibri" w:hAnsi="Calibri" w:cs="Calibri"/>
          <w:noProof/>
        </w:rPr>
        <mc:AlternateContent>
          <mc:Choice Requires="wps">
            <w:drawing>
              <wp:anchor distT="45720" distB="45720" distL="114300" distR="114300" simplePos="0" relativeHeight="251658246" behindDoc="0" locked="0" layoutInCell="1" allowOverlap="1" wp14:anchorId="2E5EE13A" wp14:editId="077E1DEF">
                <wp:simplePos x="0" y="0"/>
                <wp:positionH relativeFrom="margin">
                  <wp:posOffset>1009650</wp:posOffset>
                </wp:positionH>
                <wp:positionV relativeFrom="paragraph">
                  <wp:posOffset>131445</wp:posOffset>
                </wp:positionV>
                <wp:extent cx="5471795" cy="1404620"/>
                <wp:effectExtent l="0" t="0" r="14605" b="14605"/>
                <wp:wrapTopAndBottom/>
                <wp:docPr id="1147098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795" cy="1404620"/>
                        </a:xfrm>
                        <a:prstGeom prst="rect">
                          <a:avLst/>
                        </a:prstGeom>
                        <a:solidFill>
                          <a:srgbClr val="FFFFFF"/>
                        </a:solidFill>
                        <a:ln w="9525">
                          <a:solidFill>
                            <a:srgbClr val="000000"/>
                          </a:solidFill>
                          <a:miter lim="800000"/>
                          <a:headEnd/>
                          <a:tailEnd/>
                        </a:ln>
                      </wps:spPr>
                      <wps:txbx>
                        <w:txbxContent>
                          <w:p w:rsidR="008E5D2C" w:rsidP="006E59A0" w:rsidRDefault="004A2ADE" w14:paraId="74C2B78F" w14:textId="182504DA">
                            <w:pPr>
                              <w:spacing w:before="240" w:after="120"/>
                            </w:pPr>
                            <w:bookmarkStart w:name="_Hlk216179314" w:id="278"/>
                            <w:r w:rsidRPr="00C557FB">
                              <w:t xml:space="preserve">Se </w:t>
                            </w:r>
                            <w:r w:rsidRPr="00C557FB" w:rsidR="00770DDD">
                              <w:t xml:space="preserve">il campo </w:t>
                            </w:r>
                            <w:r w:rsidRPr="00C557FB" w:rsidR="00FA403F">
                              <w:t>DROOLS_RULE_ACTIVATION_GROUP è not null e</w:t>
                            </w:r>
                            <w:r w:rsidRPr="00C557FB" w:rsidR="00C557FB">
                              <w:t xml:space="preserve"> contiene al</w:t>
                            </w:r>
                            <w:r w:rsidR="00C557FB">
                              <w:t>m</w:t>
                            </w:r>
                            <w:r w:rsidR="006E59A0">
                              <w:t>e</w:t>
                            </w:r>
                            <w:r w:rsidR="00C557FB">
                              <w:t xml:space="preserve">no un carattere diverso da </w:t>
                            </w:r>
                            <w:r w:rsidR="006E59A0">
                              <w:t>spazio</w:t>
                            </w:r>
                          </w:p>
                          <w:bookmarkEnd w:id="278"/>
                          <w:p w:rsidRPr="0017006E" w:rsidR="00B53A30" w:rsidP="00B53A30" w:rsidRDefault="00B53A30" w14:paraId="08035C07" w14:textId="789AE023">
                            <w:r w:rsidRPr="0017006E">
                              <w:t xml:space="preserve">rule "Nome della Regola </w:t>
                            </w:r>
                            <w:r w:rsidRPr="002C6DE1">
                              <w:rPr>
                                <w:i/>
                                <w:iCs/>
                              </w:rPr>
                              <w:t>[campo label]</w:t>
                            </w:r>
                            <w:r w:rsidRPr="0017006E">
                              <w:t>"</w:t>
                            </w:r>
                          </w:p>
                          <w:p w:rsidRPr="00DB3E5D" w:rsidR="00B53A30" w:rsidP="00B53A30" w:rsidRDefault="00B53A30" w14:paraId="03EE27FA" w14:textId="53005BC8">
                            <w:pPr>
                              <w:rPr>
                                <w:color w:val="EE0000"/>
                                <w:lang w:val="en-US"/>
                              </w:rPr>
                            </w:pPr>
                            <w:r w:rsidRPr="00DB3E5D">
                              <w:t xml:space="preserve">        </w:t>
                            </w:r>
                            <w:ins w:author="Unknown" w:date="2025-12-09T04:21:00Z" w16du:dateUtc="2025-12-09T12:21:00Z" w:id="279">
                              <w:r w:rsidRPr="00FA403F" w:rsidR="008E5D2C">
                                <w:rPr>
                                  <w:color w:val="EE0000"/>
                                  <w:lang w:val="en-US"/>
                                </w:rPr>
                                <w:t>activation-group</w:t>
                              </w:r>
                              <w:r w:rsidRPr="00DB3E5D">
                                <w:rPr>
                                  <w:color w:val="EE0000"/>
                                  <w:lang w:val="en-US"/>
                                </w:rPr>
                                <w:t xml:space="preserve"> </w:t>
                              </w:r>
                              <w:r w:rsidRPr="00FA403F" w:rsidR="008E5D2C">
                                <w:rPr>
                                  <w:color w:val="EE0000"/>
                                  <w:lang w:val="en-US"/>
                                </w:rPr>
                                <w:t>“nome gruppo</w:t>
                              </w:r>
                            </w:ins>
                            <w:r w:rsidRPr="00FA403F" w:rsidR="008E5D2C">
                              <w:rPr>
                                <w:color w:val="EE0000"/>
                                <w:lang w:val="en-US"/>
                              </w:rPr>
                              <w:t xml:space="preserve"> </w:t>
                            </w:r>
                            <w:r w:rsidRPr="00FA403F">
                              <w:rPr>
                                <w:i/>
                                <w:iCs/>
                                <w:color w:val="EE0000"/>
                                <w:lang w:val="en-US"/>
                              </w:rPr>
                              <w:t>[campo</w:t>
                            </w:r>
                            <w:r w:rsidRPr="00FA403F" w:rsidR="008E5D2C">
                              <w:rPr>
                                <w:i/>
                                <w:iCs/>
                                <w:color w:val="EE0000"/>
                                <w:lang w:val="en-US"/>
                              </w:rPr>
                              <w:t xml:space="preserve"> </w:t>
                            </w:r>
                            <w:r w:rsidRPr="00FA403F" w:rsidR="00FA403F">
                              <w:rPr>
                                <w:rFonts w:ascii="Calibri" w:hAnsi="Calibri" w:cs="Calibri"/>
                                <w:i/>
                                <w:iCs/>
                                <w:color w:val="EE0000"/>
                                <w:lang w:val="en-US"/>
                              </w:rPr>
                              <w:t>DROOLS_RULE_ACTIVATION_GROUP</w:t>
                            </w:r>
                            <w:del w:author="Unknown" w:id="280">
                              <w:r w:rsidRPr="00FA403F">
                                <w:rPr>
                                  <w:i/>
                                  <w:iCs/>
                                  <w:color w:val="EE0000"/>
                                  <w:lang w:val="en-US"/>
                                </w:rPr>
                                <w:delText>]</w:delText>
                              </w:r>
                            </w:del>
                            <w:ins w:author="Unknown" w:date="2025-12-09T04:21:00Z" w16du:dateUtc="2025-12-09T12:21:00Z" w:id="281">
                              <w:r w:rsidRPr="00FA403F">
                                <w:rPr>
                                  <w:i/>
                                  <w:iCs/>
                                  <w:color w:val="EE0000"/>
                                  <w:lang w:val="en-US"/>
                                </w:rPr>
                                <w:t>]</w:t>
                              </w:r>
                              <w:r w:rsidRPr="00FA403F" w:rsidR="008E5D2C">
                                <w:rPr>
                                  <w:i/>
                                  <w:iCs/>
                                  <w:color w:val="EE0000"/>
                                  <w:lang w:val="en-US"/>
                                </w:rPr>
                                <w:t>”</w:t>
                              </w:r>
                            </w:ins>
                          </w:p>
                          <w:p w:rsidRPr="00DB3E5D" w:rsidR="00B53A30" w:rsidP="00B53A30" w:rsidRDefault="00B53A30" w14:paraId="62805478" w14:textId="77777777">
                            <w:r w:rsidRPr="00DB3E5D">
                              <w:rPr>
                                <w:lang w:val="en-US"/>
                              </w:rPr>
                              <w:t xml:space="preserve">    </w:t>
                            </w:r>
                            <w:r w:rsidRPr="00DB3E5D">
                              <w:t>when</w:t>
                            </w:r>
                          </w:p>
                          <w:p w:rsidRPr="00B6698A" w:rsidR="00B53A30" w:rsidP="00B53A30" w:rsidRDefault="00B53A30" w14:paraId="703577B4" w14:textId="77777777">
                            <w:r w:rsidRPr="00DB3E5D">
                              <w:t xml:space="preserve">        </w:t>
                            </w:r>
                            <w:r w:rsidRPr="00B6698A">
                              <w:t xml:space="preserve">  Condizioni per l</w:t>
                            </w:r>
                            <w:r>
                              <w:t xml:space="preserve">a esecuzione </w:t>
                            </w:r>
                            <w:r w:rsidRPr="002C6DE1">
                              <w:rPr>
                                <w:i/>
                                <w:iCs/>
                              </w:rPr>
                              <w:t>[campo rule_condition]</w:t>
                            </w:r>
                          </w:p>
                          <w:p w:rsidRPr="00DB3E5D" w:rsidR="00B53A30" w:rsidP="00B53A30" w:rsidRDefault="00B53A30" w14:paraId="4E3E14BF" w14:textId="77777777">
                            <w:r w:rsidRPr="00DB3E5D">
                              <w:t xml:space="preserve">    then</w:t>
                            </w:r>
                          </w:p>
                          <w:p w:rsidRPr="00DB3E5D" w:rsidR="00B53A30" w:rsidP="00B53A30" w:rsidRDefault="00B53A30" w14:paraId="3EAED401" w14:textId="77777777">
                            <w:r w:rsidRPr="00DB3E5D">
                              <w:t xml:space="preserve">        </w:t>
                            </w:r>
                            <w:r w:rsidRPr="009A079F">
                              <w:t xml:space="preserve">  Azione da eseguire </w:t>
                            </w:r>
                            <w:r w:rsidRPr="002C6DE1">
                              <w:rPr>
                                <w:i/>
                                <w:iCs/>
                              </w:rPr>
                              <w:t>[campo rule_action]</w:t>
                            </w:r>
                          </w:p>
                          <w:p w:rsidRPr="00DB3E5D" w:rsidR="00B53A30" w:rsidP="00B53A30" w:rsidRDefault="00B53A30" w14:paraId="5408046D" w14:textId="77777777">
                            <w:r w:rsidRPr="00DB3E5D">
                              <w:t>end</w:t>
                            </w:r>
                          </w:p>
                          <w:p w:rsidR="006E59A0" w:rsidP="006E59A0" w:rsidRDefault="006E59A0" w14:paraId="4C9B5F46" w14:textId="46C037E9">
                            <w:pPr>
                              <w:spacing w:before="240" w:after="120"/>
                            </w:pPr>
                            <w:r w:rsidRPr="00C557FB">
                              <w:t xml:space="preserve">Se il campo DROOLS_RULE_ACTIVATION_GROUP è null </w:t>
                            </w:r>
                            <w:r>
                              <w:t xml:space="preserve">oppure </w:t>
                            </w:r>
                            <w:r w:rsidRPr="00C557FB">
                              <w:t xml:space="preserve">contiene </w:t>
                            </w:r>
                            <w:r>
                              <w:t>solo caratteri spazio</w:t>
                            </w:r>
                          </w:p>
                          <w:p w:rsidRPr="0017006E" w:rsidR="006E59A0" w:rsidP="006E59A0" w:rsidRDefault="006E59A0" w14:paraId="28F2155A" w14:textId="77777777">
                            <w:r w:rsidRPr="0017006E">
                              <w:t xml:space="preserve">rule "Nome della Regola </w:t>
                            </w:r>
                            <w:r w:rsidRPr="002C6DE1">
                              <w:rPr>
                                <w:i/>
                                <w:iCs/>
                              </w:rPr>
                              <w:t>[campo label]</w:t>
                            </w:r>
                            <w:r w:rsidRPr="0017006E">
                              <w:t>"</w:t>
                            </w:r>
                          </w:p>
                          <w:p w:rsidRPr="00DB3E5D" w:rsidR="006E59A0" w:rsidP="006E59A0" w:rsidRDefault="006E59A0" w14:paraId="62DCC48C" w14:textId="77777777">
                            <w:r w:rsidRPr="00DB3E5D">
                              <w:t xml:space="preserve">    when</w:t>
                            </w:r>
                          </w:p>
                          <w:p w:rsidRPr="00B6698A" w:rsidR="006E59A0" w:rsidP="006E59A0" w:rsidRDefault="006E59A0" w14:paraId="4A6D2D1D" w14:textId="77777777">
                            <w:r w:rsidRPr="00DB3E5D">
                              <w:t xml:space="preserve">        </w:t>
                            </w:r>
                            <w:r w:rsidRPr="00B6698A">
                              <w:t xml:space="preserve">  Condizioni per l</w:t>
                            </w:r>
                            <w:r>
                              <w:t xml:space="preserve">a esecuzione </w:t>
                            </w:r>
                            <w:r w:rsidRPr="002C6DE1">
                              <w:rPr>
                                <w:i/>
                                <w:iCs/>
                              </w:rPr>
                              <w:t>[campo rule_condition]</w:t>
                            </w:r>
                          </w:p>
                          <w:p w:rsidRPr="00DB3E5D" w:rsidR="006E59A0" w:rsidP="006E59A0" w:rsidRDefault="006E59A0" w14:paraId="59688DD8" w14:textId="77777777">
                            <w:r w:rsidRPr="00DB3E5D">
                              <w:t xml:space="preserve">    then</w:t>
                            </w:r>
                          </w:p>
                          <w:p w:rsidRPr="00DB3E5D" w:rsidR="006E59A0" w:rsidP="006E59A0" w:rsidRDefault="006E59A0" w14:paraId="1B168F48" w14:textId="77777777">
                            <w:r w:rsidRPr="00DB3E5D">
                              <w:t xml:space="preserve">        </w:t>
                            </w:r>
                            <w:r w:rsidRPr="009A079F">
                              <w:t xml:space="preserve">  Azione da eseguire </w:t>
                            </w:r>
                            <w:r w:rsidRPr="002C6DE1">
                              <w:rPr>
                                <w:i/>
                                <w:iCs/>
                              </w:rPr>
                              <w:t>[campo rule_action]</w:t>
                            </w:r>
                          </w:p>
                          <w:p w:rsidRPr="00DB3E5D" w:rsidR="006E59A0" w:rsidP="006E59A0" w:rsidRDefault="006E59A0" w14:paraId="4B8381A4" w14:textId="77777777">
                            <w:r w:rsidRPr="00DB3E5D">
                              <w:t>end</w:t>
                            </w:r>
                          </w:p>
                          <w:p w:rsidRPr="009A079F" w:rsidR="00B53A30" w:rsidP="00B53A30" w:rsidRDefault="00B53A30" w14:paraId="168B4479" w14:textId="7777777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2E235C04">
              <v:shape id="_x0000_s1027" style="position:absolute;left:0;text-align:left;margin-left:79.5pt;margin-top:10.35pt;width:430.85pt;height:110.6pt;z-index:25165824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" w14:anchorId="2E5EE13A">
                <v:textbox style="mso-fit-shape-to-text:t">
                  <w:txbxContent>
                    <w:p w:rsidR="008E5D2C" w:rsidP="006E59A0" w:rsidRDefault="004A2ADE" w14:paraId="79AB05A4" w14:textId="182504DA">
                      <w:pPr>
                        <w:spacing w:before="240" w:after="120"/>
                      </w:pPr>
                      <w:r w:rsidRPr="00C557FB">
                        <w:t xml:space="preserve">Se </w:t>
                      </w:r>
                      <w:r w:rsidRPr="00C557FB" w:rsidR="00770DDD">
                        <w:t xml:space="preserve">il campo </w:t>
                      </w:r>
                      <w:r w:rsidRPr="00C557FB" w:rsidR="00FA403F">
                        <w:t>DROOLS_RULE_ACTIVATION_GROUP è not null e</w:t>
                      </w:r>
                      <w:r w:rsidRPr="00C557FB" w:rsidR="00C557FB">
                        <w:t xml:space="preserve"> contiene al</w:t>
                      </w:r>
                      <w:r w:rsidR="00C557FB">
                        <w:t>m</w:t>
                      </w:r>
                      <w:r w:rsidR="006E59A0">
                        <w:t>e</w:t>
                      </w:r>
                      <w:r w:rsidR="00C557FB">
                        <w:t xml:space="preserve">no un carattere diverso da </w:t>
                      </w:r>
                      <w:r w:rsidR="006E59A0">
                        <w:t>spazio</w:t>
                      </w:r>
                    </w:p>
                    <w:p w:rsidRPr="0017006E" w:rsidR="00B53A30" w:rsidP="00B53A30" w:rsidRDefault="00B53A30" w14:paraId="6FDB879C" w14:textId="789AE023">
                      <w:r w:rsidRPr="0017006E">
                        <w:t xml:space="preserve">rule "Nome della Regola </w:t>
                      </w:r>
                      <w:r w:rsidRPr="002C6DE1">
                        <w:rPr>
                          <w:i/>
                          <w:iCs/>
                        </w:rPr>
                        <w:t>[campo label]</w:t>
                      </w:r>
                      <w:r w:rsidRPr="0017006E">
                        <w:t>"</w:t>
                      </w:r>
                    </w:p>
                    <w:p w:rsidRPr="00DB3E5D" w:rsidR="00B53A30" w:rsidP="00B53A30" w:rsidRDefault="00B53A30" w14:paraId="083AF12E" w14:textId="53005BC8">
                      <w:pPr>
                        <w:rPr>
                          <w:color w:val="EE0000"/>
                          <w:lang w:val="en-US"/>
                        </w:rPr>
                      </w:pPr>
                      <w:r w:rsidRPr="00DB3E5D">
                        <w:t xml:space="preserve">        </w:t>
                      </w:r>
                      <w:ins w:author="Unknown" w:date="2025-12-09T04:21:00Z" w16du:dateUtc="2025-12-09T12:21:00Z" w:id="283">
                        <w:r w:rsidRPr="00FA403F" w:rsidR="008E5D2C">
                          <w:rPr>
                            <w:color w:val="EE0000"/>
                            <w:lang w:val="en-US"/>
                          </w:rPr>
                          <w:t>activation-group</w:t>
                        </w:r>
                        <w:r w:rsidRPr="00DB3E5D">
                          <w:rPr>
                            <w:color w:val="EE0000"/>
                            <w:lang w:val="en-US"/>
                          </w:rPr>
                          <w:t xml:space="preserve"> </w:t>
                        </w:r>
                        <w:r w:rsidRPr="00FA403F" w:rsidR="008E5D2C">
                          <w:rPr>
                            <w:color w:val="EE0000"/>
                            <w:lang w:val="en-US"/>
                          </w:rPr>
                          <w:t>“nome gruppo</w:t>
                        </w:r>
                      </w:ins>
                      <w:r w:rsidRPr="00FA403F" w:rsidR="008E5D2C">
                        <w:rPr>
                          <w:color w:val="EE0000"/>
                          <w:lang w:val="en-US"/>
                        </w:rPr>
                        <w:t xml:space="preserve"> </w:t>
                      </w:r>
                      <w:r w:rsidRPr="00FA403F">
                        <w:rPr>
                          <w:i/>
                          <w:iCs/>
                          <w:color w:val="EE0000"/>
                          <w:lang w:val="en-US"/>
                        </w:rPr>
                        <w:t>[campo</w:t>
                      </w:r>
                      <w:r w:rsidRPr="00FA403F" w:rsidR="008E5D2C">
                        <w:rPr>
                          <w:i/>
                          <w:iCs/>
                          <w:color w:val="EE0000"/>
                          <w:lang w:val="en-US"/>
                        </w:rPr>
                        <w:t xml:space="preserve"> </w:t>
                      </w:r>
                      <w:r w:rsidRPr="00FA403F" w:rsidR="00FA403F">
                        <w:rPr>
                          <w:rFonts w:ascii="Calibri" w:hAnsi="Calibri" w:cs="Calibri"/>
                          <w:i/>
                          <w:iCs/>
                          <w:color w:val="EE0000"/>
                          <w:lang w:val="en-US"/>
                        </w:rPr>
                        <w:t>DROOLS_RULE_ACTIVATION_GROUP</w:t>
                      </w:r>
                      <w:del w:author="Unknown" w:id="284">
                        <w:r w:rsidRPr="00FA403F">
                          <w:rPr>
                            <w:i/>
                            <w:iCs/>
                            <w:color w:val="EE0000"/>
                            <w:lang w:val="en-US"/>
                          </w:rPr>
                          <w:delText>]</w:delText>
                        </w:r>
                      </w:del>
                      <w:ins w:author="Unknown" w:date="2025-12-09T04:21:00Z" w16du:dateUtc="2025-12-09T12:21:00Z" w:id="285">
                        <w:r w:rsidRPr="00FA403F">
                          <w:rPr>
                            <w:i/>
                            <w:iCs/>
                            <w:color w:val="EE0000"/>
                            <w:lang w:val="en-US"/>
                          </w:rPr>
                          <w:t>]</w:t>
                        </w:r>
                        <w:r w:rsidRPr="00FA403F" w:rsidR="008E5D2C">
                          <w:rPr>
                            <w:i/>
                            <w:iCs/>
                            <w:color w:val="EE0000"/>
                            <w:lang w:val="en-US"/>
                          </w:rPr>
                          <w:t>”</w:t>
                        </w:r>
                      </w:ins>
                    </w:p>
                    <w:p w:rsidRPr="00DB3E5D" w:rsidR="00B53A30" w:rsidP="00B53A30" w:rsidRDefault="00B53A30" w14:paraId="4ABCCDF3" w14:textId="77777777">
                      <w:r w:rsidRPr="00DB3E5D">
                        <w:rPr>
                          <w:lang w:val="en-US"/>
                        </w:rPr>
                        <w:t xml:space="preserve">    </w:t>
                      </w:r>
                      <w:r w:rsidRPr="00DB3E5D">
                        <w:t>when</w:t>
                      </w:r>
                    </w:p>
                    <w:p w:rsidRPr="00B6698A" w:rsidR="00B53A30" w:rsidP="00B53A30" w:rsidRDefault="00B53A30" w14:paraId="016AD704" w14:textId="77777777">
                      <w:r w:rsidRPr="00DB3E5D">
                        <w:t xml:space="preserve">        </w:t>
                      </w:r>
                      <w:r w:rsidRPr="00B6698A">
                        <w:t xml:space="preserve">  Condizioni per l</w:t>
                      </w:r>
                      <w:r>
                        <w:t xml:space="preserve">a esecuzione </w:t>
                      </w:r>
                      <w:r w:rsidRPr="002C6DE1">
                        <w:rPr>
                          <w:i/>
                          <w:iCs/>
                        </w:rPr>
                        <w:t>[campo rule_condition]</w:t>
                      </w:r>
                    </w:p>
                    <w:p w:rsidRPr="00DB3E5D" w:rsidR="00B53A30" w:rsidP="00B53A30" w:rsidRDefault="00B53A30" w14:paraId="362A2F11" w14:textId="77777777">
                      <w:r w:rsidRPr="00DB3E5D">
                        <w:t xml:space="preserve">    then</w:t>
                      </w:r>
                    </w:p>
                    <w:p w:rsidRPr="00DB3E5D" w:rsidR="00B53A30" w:rsidP="00B53A30" w:rsidRDefault="00B53A30" w14:paraId="7197D200" w14:textId="77777777">
                      <w:r w:rsidRPr="00DB3E5D">
                        <w:t xml:space="preserve">        </w:t>
                      </w:r>
                      <w:r w:rsidRPr="009A079F">
                        <w:t xml:space="preserve">  Azione da eseguire </w:t>
                      </w:r>
                      <w:r w:rsidRPr="002C6DE1">
                        <w:rPr>
                          <w:i/>
                          <w:iCs/>
                        </w:rPr>
                        <w:t>[campo rule_action]</w:t>
                      </w:r>
                    </w:p>
                    <w:p w:rsidRPr="00DB3E5D" w:rsidR="00B53A30" w:rsidP="00B53A30" w:rsidRDefault="00B53A30" w14:paraId="28781CA2" w14:textId="77777777">
                      <w:r w:rsidRPr="00DB3E5D">
                        <w:t>end</w:t>
                      </w:r>
                    </w:p>
                    <w:p w:rsidR="006E59A0" w:rsidP="006E59A0" w:rsidRDefault="006E59A0" w14:paraId="1C408728" w14:textId="46C037E9">
                      <w:pPr>
                        <w:spacing w:before="240" w:after="120"/>
                      </w:pPr>
                      <w:r w:rsidRPr="00C557FB">
                        <w:t xml:space="preserve">Se il campo DROOLS_RULE_ACTIVATION_GROUP è null </w:t>
                      </w:r>
                      <w:r>
                        <w:t xml:space="preserve">oppure </w:t>
                      </w:r>
                      <w:r w:rsidRPr="00C557FB">
                        <w:t xml:space="preserve">contiene </w:t>
                      </w:r>
                      <w:r>
                        <w:t>solo caratteri spazio</w:t>
                      </w:r>
                    </w:p>
                    <w:p w:rsidRPr="0017006E" w:rsidR="006E59A0" w:rsidP="006E59A0" w:rsidRDefault="006E59A0" w14:paraId="7C358918" w14:textId="77777777">
                      <w:r w:rsidRPr="0017006E">
                        <w:t xml:space="preserve">rule "Nome della Regola </w:t>
                      </w:r>
                      <w:r w:rsidRPr="002C6DE1">
                        <w:rPr>
                          <w:i/>
                          <w:iCs/>
                        </w:rPr>
                        <w:t>[campo label]</w:t>
                      </w:r>
                      <w:r w:rsidRPr="0017006E">
                        <w:t>"</w:t>
                      </w:r>
                    </w:p>
                    <w:p w:rsidRPr="00DB3E5D" w:rsidR="006E59A0" w:rsidP="006E59A0" w:rsidRDefault="006E59A0" w14:paraId="1D159D53" w14:textId="77777777">
                      <w:r w:rsidRPr="00DB3E5D">
                        <w:t xml:space="preserve">    when</w:t>
                      </w:r>
                    </w:p>
                    <w:p w:rsidRPr="00B6698A" w:rsidR="006E59A0" w:rsidP="006E59A0" w:rsidRDefault="006E59A0" w14:paraId="72C5DC7B" w14:textId="77777777">
                      <w:r w:rsidRPr="00DB3E5D">
                        <w:t xml:space="preserve">        </w:t>
                      </w:r>
                      <w:r w:rsidRPr="00B6698A">
                        <w:t xml:space="preserve">  Condizioni per l</w:t>
                      </w:r>
                      <w:r>
                        <w:t xml:space="preserve">a esecuzione </w:t>
                      </w:r>
                      <w:r w:rsidRPr="002C6DE1">
                        <w:rPr>
                          <w:i/>
                          <w:iCs/>
                        </w:rPr>
                        <w:t>[campo rule_condition]</w:t>
                      </w:r>
                    </w:p>
                    <w:p w:rsidRPr="00DB3E5D" w:rsidR="006E59A0" w:rsidP="006E59A0" w:rsidRDefault="006E59A0" w14:paraId="041DF16B" w14:textId="77777777">
                      <w:r w:rsidRPr="00DB3E5D">
                        <w:t xml:space="preserve">    then</w:t>
                      </w:r>
                    </w:p>
                    <w:p w:rsidRPr="00DB3E5D" w:rsidR="006E59A0" w:rsidP="006E59A0" w:rsidRDefault="006E59A0" w14:paraId="4DBA74C7" w14:textId="77777777">
                      <w:r w:rsidRPr="00DB3E5D">
                        <w:t xml:space="preserve">        </w:t>
                      </w:r>
                      <w:r w:rsidRPr="009A079F">
                        <w:t xml:space="preserve">  Azione da eseguire </w:t>
                      </w:r>
                      <w:r w:rsidRPr="002C6DE1">
                        <w:rPr>
                          <w:i/>
                          <w:iCs/>
                        </w:rPr>
                        <w:t>[campo rule_action]</w:t>
                      </w:r>
                    </w:p>
                    <w:p w:rsidRPr="00DB3E5D" w:rsidR="006E59A0" w:rsidP="006E59A0" w:rsidRDefault="006E59A0" w14:paraId="202B9C7D" w14:textId="77777777">
                      <w:r w:rsidRPr="00DB3E5D">
                        <w:t>end</w:t>
                      </w:r>
                    </w:p>
                    <w:p w:rsidRPr="009A079F" w:rsidR="00B53A30" w:rsidP="00B53A30" w:rsidRDefault="00B53A30" w14:paraId="5DAB6C7B" w14:textId="77777777"/>
                  </w:txbxContent>
                </v:textbox>
                <w10:wrap type="topAndBottom" anchorx="margin"/>
              </v:shape>
            </w:pict>
          </mc:Fallback>
        </mc:AlternateContent>
      </w:r>
      <w:r w:rsidRPr="00E65C9E" w:rsidR="00E65C9E">
        <w:rPr>
          <w:rFonts w:ascii="Calibri" w:hAnsi="Calibri" w:cs="Calibri"/>
        </w:rPr>
        <w:t xml:space="preserve">La property </w:t>
      </w:r>
      <w:r w:rsidRPr="009643F4" w:rsidR="009643F4">
        <w:rPr>
          <w:rFonts w:ascii="Calibri" w:hAnsi="Calibri" w:cs="Calibri"/>
          <w:i/>
          <w:iCs/>
        </w:rPr>
        <w:t>activation-group</w:t>
      </w:r>
      <w:r w:rsidR="009643F4">
        <w:rPr>
          <w:rFonts w:ascii="Calibri" w:hAnsi="Calibri" w:cs="Calibri"/>
        </w:rPr>
        <w:t xml:space="preserve"> </w:t>
      </w:r>
      <w:r w:rsidRPr="00E65C9E" w:rsidR="00E65C9E">
        <w:rPr>
          <w:rFonts w:ascii="Calibri" w:hAnsi="Calibri" w:cs="Calibri"/>
        </w:rPr>
        <w:t xml:space="preserve">permette di </w:t>
      </w:r>
      <w:r w:rsidR="00550BED">
        <w:rPr>
          <w:rFonts w:ascii="Calibri" w:hAnsi="Calibri" w:cs="Calibri"/>
        </w:rPr>
        <w:t>raggruppare</w:t>
      </w:r>
      <w:r w:rsidR="00F970F8">
        <w:rPr>
          <w:rFonts w:ascii="Calibri" w:hAnsi="Calibri" w:cs="Calibri"/>
        </w:rPr>
        <w:t xml:space="preserve"> </w:t>
      </w:r>
      <w:r w:rsidRPr="00E65C9E" w:rsidR="00E65C9E">
        <w:rPr>
          <w:rFonts w:ascii="Calibri" w:hAnsi="Calibri" w:cs="Calibri"/>
        </w:rPr>
        <w:t xml:space="preserve">le Regole </w:t>
      </w:r>
      <w:r w:rsidR="00F970F8">
        <w:rPr>
          <w:rFonts w:ascii="Calibri" w:hAnsi="Calibri" w:cs="Calibri"/>
        </w:rPr>
        <w:t xml:space="preserve">in modo che se una regola del gruppo è soddisfatta </w:t>
      </w:r>
      <w:r w:rsidR="00A565AC">
        <w:rPr>
          <w:rFonts w:ascii="Calibri" w:hAnsi="Calibri" w:cs="Calibri"/>
        </w:rPr>
        <w:t>NON vengono considerate le altre regole</w:t>
      </w:r>
      <w:r w:rsidR="00914ED5">
        <w:rPr>
          <w:rFonts w:ascii="Calibri" w:hAnsi="Calibri" w:cs="Calibri"/>
        </w:rPr>
        <w:t xml:space="preserve">; questo </w:t>
      </w:r>
      <w:r w:rsidR="00914ED5">
        <w:rPr>
          <w:rFonts w:ascii="Calibri" w:hAnsi="Calibri" w:cs="Calibri"/>
        </w:rPr>
        <w:t>permette di ridurre il numero di evalutazioni di Regole nel caso siano mutualmente es</w:t>
      </w:r>
      <w:r w:rsidR="00A9547B">
        <w:rPr>
          <w:rFonts w:ascii="Calibri" w:hAnsi="Calibri" w:cs="Calibri"/>
        </w:rPr>
        <w:t>clusive (XOR logico)</w:t>
      </w:r>
      <w:r w:rsidRPr="00E65C9E" w:rsidR="00E65C9E">
        <w:rPr>
          <w:rFonts w:ascii="Calibri" w:hAnsi="Calibri" w:cs="Calibri"/>
        </w:rPr>
        <w:t xml:space="preserve">. </w:t>
      </w:r>
    </w:p>
    <w:p w:rsidR="00E639BC" w:rsidP="00E65C9E" w:rsidRDefault="00E65C9E" w14:paraId="51C7406C" w14:textId="39FD75C1">
      <w:pPr>
        <w:spacing w:before="120" w:after="120"/>
        <w:ind w:left="1451"/>
        <w:jc w:val="both"/>
      </w:pPr>
      <w:r w:rsidRPr="00E65C9E">
        <w:rPr>
          <w:rFonts w:ascii="Calibri" w:hAnsi="Calibri" w:cs="Calibri"/>
        </w:rPr>
        <w:t xml:space="preserve">La </w:t>
      </w:r>
      <w:r w:rsidRPr="009643F4" w:rsidR="005F6F76">
        <w:rPr>
          <w:rFonts w:ascii="Calibri" w:hAnsi="Calibri" w:cs="Calibri"/>
          <w:i/>
          <w:iCs/>
        </w:rPr>
        <w:t>activation-group</w:t>
      </w:r>
      <w:r w:rsidR="005F6F76">
        <w:rPr>
          <w:rFonts w:ascii="Calibri" w:hAnsi="Calibri" w:cs="Calibri"/>
        </w:rPr>
        <w:t xml:space="preserve"> è una stringa non vuota non a blank</w:t>
      </w:r>
      <w:r w:rsidR="00852D69">
        <w:rPr>
          <w:rFonts w:ascii="Calibri" w:hAnsi="Calibri" w:cs="Calibri"/>
        </w:rPr>
        <w:t>, data la sua semantica NON deve essere introdotta con “valori di default”</w:t>
      </w:r>
      <w:r w:rsidR="005A287D">
        <w:rPr>
          <w:rFonts w:ascii="Calibri" w:hAnsi="Calibri" w:cs="Calibri"/>
        </w:rPr>
        <w:t xml:space="preserve"> in assenza del campo </w:t>
      </w:r>
      <w:r w:rsidRPr="00C557FB" w:rsidR="005A287D">
        <w:t>DROOLS_RULE_ACTIVATION_GROUP</w:t>
      </w:r>
    </w:p>
    <w:p w:rsidR="00D42C9E" w:rsidP="00842DA3" w:rsidRDefault="00E639BC" w14:paraId="3AC3555D" w14:textId="3B99B309">
      <w:pPr>
        <w:pStyle w:val="ListParagraph"/>
        <w:numPr>
          <w:ilvl w:val="2"/>
          <w:numId w:val="40"/>
        </w:numPr>
        <w:spacing w:before="120" w:after="120"/>
        <w:jc w:val="both"/>
        <w:rPr>
          <w:rFonts w:ascii="Calibri" w:hAnsi="Calibri" w:cs="Calibri"/>
        </w:rPr>
      </w:pPr>
      <w:r w:rsidRPr="00DB3E5D">
        <w:rPr>
          <w:rFonts w:ascii="Calibri" w:hAnsi="Calibri" w:cs="Calibri"/>
          <w:noProof/>
        </w:rPr>
        <mc:AlternateContent>
          <mc:Choice Requires="wps">
            <w:drawing>
              <wp:anchor distT="45720" distB="45720" distL="114300" distR="114300" simplePos="0" relativeHeight="251658247" behindDoc="0" locked="0" layoutInCell="1" allowOverlap="1" wp14:anchorId="1A20EDB1" wp14:editId="1C06D435">
                <wp:simplePos x="0" y="0"/>
                <wp:positionH relativeFrom="page">
                  <wp:posOffset>1899920</wp:posOffset>
                </wp:positionH>
                <wp:positionV relativeFrom="paragraph">
                  <wp:posOffset>455295</wp:posOffset>
                </wp:positionV>
                <wp:extent cx="4391025" cy="3457575"/>
                <wp:effectExtent l="0" t="0" r="28575" b="28575"/>
                <wp:wrapTopAndBottom/>
                <wp:docPr id="1218412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025" cy="3457575"/>
                        </a:xfrm>
                        <a:prstGeom prst="rect">
                          <a:avLst/>
                        </a:prstGeom>
                        <a:solidFill>
                          <a:srgbClr val="FFFFFF"/>
                        </a:solidFill>
                        <a:ln w="9525">
                          <a:solidFill>
                            <a:srgbClr val="000000"/>
                          </a:solidFill>
                          <a:miter lim="800000"/>
                          <a:headEnd/>
                          <a:tailEnd/>
                        </a:ln>
                      </wps:spPr>
                      <wps:txbx>
                        <w:txbxContent>
                          <w:p w:rsidR="00E639BC" w:rsidP="00E639BC" w:rsidRDefault="00E639BC" w14:paraId="3CF29487" w14:textId="77777777">
                            <w:pPr>
                              <w:spacing w:before="240" w:after="120"/>
                            </w:pPr>
                            <w:r w:rsidRPr="00C557FB">
                              <w:t xml:space="preserve">Se il campo </w:t>
                            </w:r>
                            <w:r w:rsidRPr="007C730A">
                              <w:rPr>
                                <w:rFonts w:ascii="Calibri" w:hAnsi="Calibri" w:cs="Calibri"/>
                              </w:rPr>
                              <w:t>DROOLS_RULE_NO_LOOP</w:t>
                            </w:r>
                            <w:r>
                              <w:rPr>
                                <w:rFonts w:ascii="Calibri" w:hAnsi="Calibri" w:cs="Calibri"/>
                              </w:rPr>
                              <w:t xml:space="preserve"> = 1</w:t>
                            </w:r>
                          </w:p>
                          <w:p w:rsidRPr="0017006E" w:rsidR="00E639BC" w:rsidP="00E639BC" w:rsidRDefault="00E639BC" w14:paraId="4138DDFA" w14:textId="77777777">
                            <w:r w:rsidRPr="0017006E">
                              <w:t xml:space="preserve">rule "Nome della Regola </w:t>
                            </w:r>
                            <w:r w:rsidRPr="002C6DE1">
                              <w:rPr>
                                <w:i/>
                                <w:iCs/>
                              </w:rPr>
                              <w:t>[campo label]</w:t>
                            </w:r>
                            <w:r w:rsidRPr="0017006E">
                              <w:t>"</w:t>
                            </w:r>
                          </w:p>
                          <w:p w:rsidRPr="00DB3E5D" w:rsidR="00E639BC" w:rsidP="00E639BC" w:rsidRDefault="00E639BC" w14:paraId="3DA89EFB" w14:textId="77777777">
                            <w:pPr>
                              <w:rPr>
                                <w:color w:val="EE0000"/>
                              </w:rPr>
                            </w:pPr>
                            <w:r w:rsidRPr="00DB3E5D">
                              <w:t xml:space="preserve">        </w:t>
                            </w:r>
                            <w:r w:rsidRPr="007C730A">
                              <w:rPr>
                                <w:color w:val="EE0000"/>
                              </w:rPr>
                              <w:t>no-loop</w:t>
                            </w:r>
                          </w:p>
                          <w:p w:rsidRPr="00DB3E5D" w:rsidR="00E639BC" w:rsidP="00E639BC" w:rsidRDefault="00E639BC" w14:paraId="08E7D0E3" w14:textId="77777777">
                            <w:r w:rsidRPr="00DB3E5D">
                              <w:t xml:space="preserve">    when</w:t>
                            </w:r>
                          </w:p>
                          <w:p w:rsidRPr="00B6698A" w:rsidR="00E639BC" w:rsidP="00E639BC" w:rsidRDefault="00E639BC" w14:paraId="404555CD" w14:textId="77777777">
                            <w:r w:rsidRPr="00DB3E5D">
                              <w:t xml:space="preserve">        </w:t>
                            </w:r>
                            <w:r w:rsidRPr="00B6698A">
                              <w:t xml:space="preserve">  Condizioni per l</w:t>
                            </w:r>
                            <w:r>
                              <w:t xml:space="preserve">a esecuzione </w:t>
                            </w:r>
                            <w:r w:rsidRPr="002C6DE1">
                              <w:rPr>
                                <w:i/>
                                <w:iCs/>
                              </w:rPr>
                              <w:t>[campo rule_condition]</w:t>
                            </w:r>
                          </w:p>
                          <w:p w:rsidRPr="00DB3E5D" w:rsidR="00E639BC" w:rsidP="00E639BC" w:rsidRDefault="00E639BC" w14:paraId="3EF9824C" w14:textId="77777777">
                            <w:r w:rsidRPr="00DB3E5D">
                              <w:t xml:space="preserve">    then</w:t>
                            </w:r>
                          </w:p>
                          <w:p w:rsidRPr="00DB3E5D" w:rsidR="00E639BC" w:rsidP="00E639BC" w:rsidRDefault="00E639BC" w14:paraId="05087BE0" w14:textId="77777777">
                            <w:r w:rsidRPr="00DB3E5D">
                              <w:t xml:space="preserve">        </w:t>
                            </w:r>
                            <w:r w:rsidRPr="009A079F">
                              <w:t xml:space="preserve">  Azione da eseguire </w:t>
                            </w:r>
                            <w:r w:rsidRPr="002C6DE1">
                              <w:rPr>
                                <w:i/>
                                <w:iCs/>
                              </w:rPr>
                              <w:t>[campo rule_action]</w:t>
                            </w:r>
                          </w:p>
                          <w:p w:rsidRPr="008B0DA3" w:rsidR="00E639BC" w:rsidP="00E639BC" w:rsidRDefault="00E639BC" w14:paraId="3184E0D2" w14:textId="77777777">
                            <w:r w:rsidRPr="008B0DA3">
                              <w:t>end</w:t>
                            </w:r>
                          </w:p>
                          <w:p w:rsidR="00E639BC" w:rsidP="00E639BC" w:rsidRDefault="00E639BC" w14:paraId="51B1A4B7" w14:textId="77777777">
                            <w:pPr>
                              <w:spacing w:before="240" w:after="120"/>
                            </w:pPr>
                            <w:r w:rsidRPr="008B0DA3">
                              <w:t xml:space="preserve">Se il campo </w:t>
                            </w:r>
                            <w:r w:rsidRPr="008B0DA3">
                              <w:rPr>
                                <w:rFonts w:ascii="Calibri" w:hAnsi="Calibri" w:cs="Calibri"/>
                              </w:rPr>
                              <w:t xml:space="preserve">DROOLS_RULE_NO_LOOP != </w:t>
                            </w:r>
                            <w:r>
                              <w:rPr>
                                <w:rFonts w:ascii="Calibri" w:hAnsi="Calibri" w:cs="Calibri"/>
                              </w:rPr>
                              <w:t>1</w:t>
                            </w:r>
                            <w:r w:rsidRPr="00C557FB">
                              <w:t xml:space="preserve"> </w:t>
                            </w:r>
                            <w:r>
                              <w:t>oppure null</w:t>
                            </w:r>
                          </w:p>
                          <w:p w:rsidRPr="0017006E" w:rsidR="00E639BC" w:rsidP="00E639BC" w:rsidRDefault="00E639BC" w14:paraId="2708E4D0" w14:textId="77777777">
                            <w:r w:rsidRPr="0017006E">
                              <w:t xml:space="preserve">rule "Nome della Regola </w:t>
                            </w:r>
                            <w:r w:rsidRPr="002C6DE1">
                              <w:rPr>
                                <w:i/>
                                <w:iCs/>
                              </w:rPr>
                              <w:t>[campo label]</w:t>
                            </w:r>
                            <w:r w:rsidRPr="0017006E">
                              <w:t>"</w:t>
                            </w:r>
                          </w:p>
                          <w:p w:rsidRPr="00DB3E5D" w:rsidR="00E639BC" w:rsidP="00E639BC" w:rsidRDefault="00E639BC" w14:paraId="1B3EBB5C" w14:textId="77777777">
                            <w:r w:rsidRPr="00DB3E5D">
                              <w:t xml:space="preserve">    when</w:t>
                            </w:r>
                          </w:p>
                          <w:p w:rsidRPr="00B6698A" w:rsidR="00E639BC" w:rsidP="00E639BC" w:rsidRDefault="00E639BC" w14:paraId="50A669F3" w14:textId="77777777">
                            <w:r w:rsidRPr="00DB3E5D">
                              <w:t xml:space="preserve">        </w:t>
                            </w:r>
                            <w:r w:rsidRPr="00B6698A">
                              <w:t xml:space="preserve">  Condizioni per l</w:t>
                            </w:r>
                            <w:r>
                              <w:t xml:space="preserve">a esecuzione </w:t>
                            </w:r>
                            <w:r w:rsidRPr="002C6DE1">
                              <w:rPr>
                                <w:i/>
                                <w:iCs/>
                              </w:rPr>
                              <w:t>[campo rule_condition]</w:t>
                            </w:r>
                          </w:p>
                          <w:p w:rsidRPr="00DB3E5D" w:rsidR="00E639BC" w:rsidP="00E639BC" w:rsidRDefault="00E639BC" w14:paraId="1B3B6B97" w14:textId="77777777">
                            <w:r w:rsidRPr="00DB3E5D">
                              <w:t xml:space="preserve">    then</w:t>
                            </w:r>
                          </w:p>
                          <w:p w:rsidRPr="00DB3E5D" w:rsidR="00E639BC" w:rsidP="00E639BC" w:rsidRDefault="00E639BC" w14:paraId="519B514D" w14:textId="77777777">
                            <w:r w:rsidRPr="00DB3E5D">
                              <w:t xml:space="preserve">        </w:t>
                            </w:r>
                            <w:r w:rsidRPr="009A079F">
                              <w:t xml:space="preserve">  Azione da eseguire </w:t>
                            </w:r>
                            <w:r w:rsidRPr="002C6DE1">
                              <w:rPr>
                                <w:i/>
                                <w:iCs/>
                              </w:rPr>
                              <w:t>[campo rule_action]</w:t>
                            </w:r>
                          </w:p>
                          <w:p w:rsidRPr="00DB3E5D" w:rsidR="00E639BC" w:rsidP="00E639BC" w:rsidRDefault="00E639BC" w14:paraId="4E8AE1D2" w14:textId="77777777">
                            <w:r w:rsidRPr="00DB3E5D">
                              <w:t>end</w:t>
                            </w:r>
                          </w:p>
                          <w:p w:rsidRPr="009A079F" w:rsidR="00E639BC" w:rsidP="00E639BC" w:rsidRDefault="00E639BC" w14:paraId="41060FE1"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481D39">
              <v:shape id="_x0000_s1028" style="position:absolute;left:0;text-align:left;margin-left:149.6pt;margin-top:35.85pt;width:345.75pt;height:272.25pt;z-index:251658247;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" w14:anchorId="1A20EDB1">
                <v:textbox>
                  <w:txbxContent>
                    <w:p w:rsidR="00E639BC" w:rsidP="00E639BC" w:rsidRDefault="00E639BC" w14:paraId="4B909BCE" w14:textId="77777777">
                      <w:pPr>
                        <w:spacing w:before="240" w:after="120"/>
                      </w:pPr>
                      <w:r w:rsidRPr="00C557FB">
                        <w:t xml:space="preserve">Se il campo </w:t>
                      </w:r>
                      <w:r w:rsidRPr="007C730A">
                        <w:rPr>
                          <w:rFonts w:ascii="Calibri" w:hAnsi="Calibri" w:cs="Calibri"/>
                        </w:rPr>
                        <w:t>DROOLS_RULE_NO_LOOP</w:t>
                      </w:r>
                      <w:r>
                        <w:rPr>
                          <w:rFonts w:ascii="Calibri" w:hAnsi="Calibri" w:cs="Calibri"/>
                        </w:rPr>
                        <w:t xml:space="preserve"> = 1</w:t>
                      </w:r>
                    </w:p>
                    <w:p w:rsidRPr="0017006E" w:rsidR="00E639BC" w:rsidP="00E639BC" w:rsidRDefault="00E639BC" w14:paraId="32509874" w14:textId="77777777">
                      <w:r w:rsidRPr="0017006E">
                        <w:t xml:space="preserve">rule "Nome della Regola </w:t>
                      </w:r>
                      <w:r w:rsidRPr="002C6DE1">
                        <w:rPr>
                          <w:i/>
                          <w:iCs/>
                        </w:rPr>
                        <w:t>[campo label]</w:t>
                      </w:r>
                      <w:r w:rsidRPr="0017006E">
                        <w:t>"</w:t>
                      </w:r>
                    </w:p>
                    <w:p w:rsidRPr="00DB3E5D" w:rsidR="00E639BC" w:rsidP="00E639BC" w:rsidRDefault="00E639BC" w14:paraId="3B28A977" w14:textId="77777777">
                      <w:pPr>
                        <w:rPr>
                          <w:color w:val="EE0000"/>
                        </w:rPr>
                      </w:pPr>
                      <w:r w:rsidRPr="00DB3E5D">
                        <w:t xml:space="preserve">        </w:t>
                      </w:r>
                      <w:r w:rsidRPr="007C730A">
                        <w:rPr>
                          <w:color w:val="EE0000"/>
                        </w:rPr>
                        <w:t>no-loop</w:t>
                      </w:r>
                    </w:p>
                    <w:p w:rsidRPr="00DB3E5D" w:rsidR="00E639BC" w:rsidP="00E639BC" w:rsidRDefault="00E639BC" w14:paraId="5FE53C25" w14:textId="77777777">
                      <w:r w:rsidRPr="00DB3E5D">
                        <w:t xml:space="preserve">    when</w:t>
                      </w:r>
                    </w:p>
                    <w:p w:rsidRPr="00B6698A" w:rsidR="00E639BC" w:rsidP="00E639BC" w:rsidRDefault="00E639BC" w14:paraId="769BC477" w14:textId="77777777">
                      <w:r w:rsidRPr="00DB3E5D">
                        <w:t xml:space="preserve">        </w:t>
                      </w:r>
                      <w:r w:rsidRPr="00B6698A">
                        <w:t xml:space="preserve">  Condizioni per l</w:t>
                      </w:r>
                      <w:r>
                        <w:t xml:space="preserve">a esecuzione </w:t>
                      </w:r>
                      <w:r w:rsidRPr="002C6DE1">
                        <w:rPr>
                          <w:i/>
                          <w:iCs/>
                        </w:rPr>
                        <w:t>[campo rule_condition]</w:t>
                      </w:r>
                    </w:p>
                    <w:p w:rsidRPr="00DB3E5D" w:rsidR="00E639BC" w:rsidP="00E639BC" w:rsidRDefault="00E639BC" w14:paraId="6197DAA9" w14:textId="77777777">
                      <w:r w:rsidRPr="00DB3E5D">
                        <w:t xml:space="preserve">    then</w:t>
                      </w:r>
                    </w:p>
                    <w:p w:rsidRPr="00DB3E5D" w:rsidR="00E639BC" w:rsidP="00E639BC" w:rsidRDefault="00E639BC" w14:paraId="445AC571" w14:textId="77777777">
                      <w:r w:rsidRPr="00DB3E5D">
                        <w:t xml:space="preserve">        </w:t>
                      </w:r>
                      <w:r w:rsidRPr="009A079F">
                        <w:t xml:space="preserve">  Azione da eseguire </w:t>
                      </w:r>
                      <w:r w:rsidRPr="002C6DE1">
                        <w:rPr>
                          <w:i/>
                          <w:iCs/>
                        </w:rPr>
                        <w:t>[campo rule_action]</w:t>
                      </w:r>
                    </w:p>
                    <w:p w:rsidRPr="008B0DA3" w:rsidR="00E639BC" w:rsidP="00E639BC" w:rsidRDefault="00E639BC" w14:paraId="5C036ADD" w14:textId="77777777">
                      <w:r w:rsidRPr="008B0DA3">
                        <w:t>end</w:t>
                      </w:r>
                    </w:p>
                    <w:p w:rsidR="00E639BC" w:rsidP="00E639BC" w:rsidRDefault="00E639BC" w14:paraId="07A7D9A2" w14:textId="77777777">
                      <w:pPr>
                        <w:spacing w:before="240" w:after="120"/>
                      </w:pPr>
                      <w:r w:rsidRPr="008B0DA3">
                        <w:t xml:space="preserve">Se il campo </w:t>
                      </w:r>
                      <w:r w:rsidRPr="008B0DA3">
                        <w:rPr>
                          <w:rFonts w:ascii="Calibri" w:hAnsi="Calibri" w:cs="Calibri"/>
                        </w:rPr>
                        <w:t xml:space="preserve">DROOLS_RULE_NO_LOOP != </w:t>
                      </w:r>
                      <w:r>
                        <w:rPr>
                          <w:rFonts w:ascii="Calibri" w:hAnsi="Calibri" w:cs="Calibri"/>
                        </w:rPr>
                        <w:t>1</w:t>
                      </w:r>
                      <w:r w:rsidRPr="00C557FB">
                        <w:t xml:space="preserve"> </w:t>
                      </w:r>
                      <w:r>
                        <w:t>oppure null</w:t>
                      </w:r>
                    </w:p>
                    <w:p w:rsidRPr="0017006E" w:rsidR="00E639BC" w:rsidP="00E639BC" w:rsidRDefault="00E639BC" w14:paraId="6735645F" w14:textId="77777777">
                      <w:r w:rsidRPr="0017006E">
                        <w:t xml:space="preserve">rule "Nome della Regola </w:t>
                      </w:r>
                      <w:r w:rsidRPr="002C6DE1">
                        <w:rPr>
                          <w:i/>
                          <w:iCs/>
                        </w:rPr>
                        <w:t>[campo label]</w:t>
                      </w:r>
                      <w:r w:rsidRPr="0017006E">
                        <w:t>"</w:t>
                      </w:r>
                    </w:p>
                    <w:p w:rsidRPr="00DB3E5D" w:rsidR="00E639BC" w:rsidP="00E639BC" w:rsidRDefault="00E639BC" w14:paraId="46E8A085" w14:textId="77777777">
                      <w:r w:rsidRPr="00DB3E5D">
                        <w:t xml:space="preserve">    when</w:t>
                      </w:r>
                    </w:p>
                    <w:p w:rsidRPr="00B6698A" w:rsidR="00E639BC" w:rsidP="00E639BC" w:rsidRDefault="00E639BC" w14:paraId="572347AC" w14:textId="77777777">
                      <w:r w:rsidRPr="00DB3E5D">
                        <w:t xml:space="preserve">        </w:t>
                      </w:r>
                      <w:r w:rsidRPr="00B6698A">
                        <w:t xml:space="preserve">  Condizioni per l</w:t>
                      </w:r>
                      <w:r>
                        <w:t xml:space="preserve">a esecuzione </w:t>
                      </w:r>
                      <w:r w:rsidRPr="002C6DE1">
                        <w:rPr>
                          <w:i/>
                          <w:iCs/>
                        </w:rPr>
                        <w:t>[campo rule_condition]</w:t>
                      </w:r>
                    </w:p>
                    <w:p w:rsidRPr="00DB3E5D" w:rsidR="00E639BC" w:rsidP="00E639BC" w:rsidRDefault="00E639BC" w14:paraId="32FE71DA" w14:textId="77777777">
                      <w:r w:rsidRPr="00DB3E5D">
                        <w:t xml:space="preserve">    then</w:t>
                      </w:r>
                    </w:p>
                    <w:p w:rsidRPr="00DB3E5D" w:rsidR="00E639BC" w:rsidP="00E639BC" w:rsidRDefault="00E639BC" w14:paraId="3D50EF25" w14:textId="77777777">
                      <w:r w:rsidRPr="00DB3E5D">
                        <w:t xml:space="preserve">        </w:t>
                      </w:r>
                      <w:r w:rsidRPr="009A079F">
                        <w:t xml:space="preserve">  Azione da eseguire </w:t>
                      </w:r>
                      <w:r w:rsidRPr="002C6DE1">
                        <w:rPr>
                          <w:i/>
                          <w:iCs/>
                        </w:rPr>
                        <w:t>[campo rule_action]</w:t>
                      </w:r>
                    </w:p>
                    <w:p w:rsidRPr="00DB3E5D" w:rsidR="00E639BC" w:rsidP="00E639BC" w:rsidRDefault="00E639BC" w14:paraId="3736ACA8" w14:textId="77777777">
                      <w:r w:rsidRPr="00DB3E5D">
                        <w:t>end</w:t>
                      </w:r>
                    </w:p>
                    <w:p w:rsidRPr="009A079F" w:rsidR="00E639BC" w:rsidP="00E639BC" w:rsidRDefault="00E639BC" w14:paraId="02EB378F" w14:textId="77777777"/>
                  </w:txbxContent>
                </v:textbox>
                <w10:wrap type="topAndBottom" anchorx="page"/>
              </v:shape>
            </w:pict>
          </mc:Fallback>
        </mc:AlternateContent>
      </w:r>
      <w:r w:rsidR="00923A77">
        <w:rPr>
          <w:rFonts w:ascii="Calibri" w:hAnsi="Calibri" w:cs="Calibri"/>
          <w:i/>
          <w:iCs/>
        </w:rPr>
        <w:t>no</w:t>
      </w:r>
      <w:r w:rsidRPr="00B519D1" w:rsidR="00923A77">
        <w:rPr>
          <w:rFonts w:ascii="Calibri" w:hAnsi="Calibri" w:cs="Calibri"/>
          <w:i/>
          <w:iCs/>
        </w:rPr>
        <w:t>-</w:t>
      </w:r>
      <w:r w:rsidR="00923A77">
        <w:rPr>
          <w:rFonts w:ascii="Calibri" w:hAnsi="Calibri" w:cs="Calibri"/>
          <w:i/>
          <w:iCs/>
        </w:rPr>
        <w:t>loop</w:t>
      </w:r>
      <w:r w:rsidRPr="00B519D1" w:rsidR="00923A77">
        <w:rPr>
          <w:rFonts w:ascii="Calibri" w:hAnsi="Calibri" w:cs="Calibri"/>
        </w:rPr>
        <w:t>, se</w:t>
      </w:r>
      <w:r w:rsidR="00923A77">
        <w:rPr>
          <w:rFonts w:ascii="Calibri" w:hAnsi="Calibri" w:cs="Calibri"/>
        </w:rPr>
        <w:t xml:space="preserve"> il campo </w:t>
      </w:r>
      <w:r w:rsidRPr="00723C65" w:rsidR="00723C65">
        <w:rPr>
          <w:rFonts w:ascii="Calibri" w:hAnsi="Calibri" w:cs="Calibri"/>
        </w:rPr>
        <w:t>DROOLS_RULE_NO_LOOP</w:t>
      </w:r>
      <w:r w:rsidRPr="00075C0A" w:rsidR="00923A77">
        <w:rPr>
          <w:rFonts w:ascii="Calibri" w:hAnsi="Calibri" w:cs="Calibri"/>
        </w:rPr>
        <w:t xml:space="preserve"> </w:t>
      </w:r>
      <w:r w:rsidR="00723C65">
        <w:rPr>
          <w:rFonts w:ascii="Calibri" w:hAnsi="Calibri" w:cs="Calibri"/>
        </w:rPr>
        <w:t xml:space="preserve">a 1 </w:t>
      </w:r>
      <w:r w:rsidRPr="00B519D1" w:rsidR="00923A77">
        <w:rPr>
          <w:rFonts w:ascii="Calibri" w:hAnsi="Calibri" w:cs="Calibri"/>
        </w:rPr>
        <w:t xml:space="preserve">inserire la keyword </w:t>
      </w:r>
      <w:r w:rsidR="00723C65">
        <w:rPr>
          <w:rFonts w:ascii="Calibri" w:hAnsi="Calibri" w:cs="Calibri"/>
          <w:i/>
          <w:iCs/>
        </w:rPr>
        <w:t>no-loop</w:t>
      </w:r>
      <w:r w:rsidRPr="002252B2" w:rsidR="002252B2">
        <w:rPr>
          <w:rFonts w:ascii="Calibri" w:hAnsi="Calibri" w:cs="Calibri"/>
        </w:rPr>
        <w:t xml:space="preserve">, </w:t>
      </w:r>
      <w:r w:rsidR="002252B2">
        <w:rPr>
          <w:rFonts w:ascii="Calibri" w:hAnsi="Calibri" w:cs="Calibri"/>
        </w:rPr>
        <w:t xml:space="preserve">in caso contrario non inserire </w:t>
      </w:r>
      <w:r w:rsidR="00D77526">
        <w:rPr>
          <w:rFonts w:ascii="Calibri" w:hAnsi="Calibri" w:cs="Calibri"/>
        </w:rPr>
        <w:t>modificatori alla regola</w:t>
      </w:r>
    </w:p>
    <w:p w:rsidR="00D42C9E" w:rsidP="002C6DE1" w:rsidRDefault="00073C92" w14:paraId="2F002E63" w14:textId="66F52DD0">
      <w:pPr>
        <w:spacing w:before="120" w:after="120"/>
        <w:ind w:left="1451"/>
        <w:jc w:val="both"/>
        <w:rPr>
          <w:rFonts w:ascii="Calibri" w:hAnsi="Calibri" w:cs="Calibri"/>
        </w:rPr>
      </w:pPr>
      <w:r w:rsidRPr="00E65C9E">
        <w:rPr>
          <w:rFonts w:ascii="Calibri" w:hAnsi="Calibri" w:cs="Calibri"/>
        </w:rPr>
        <w:t xml:space="preserve">La property </w:t>
      </w:r>
      <w:r>
        <w:rPr>
          <w:rFonts w:ascii="Calibri" w:hAnsi="Calibri" w:cs="Calibri"/>
          <w:i/>
          <w:iCs/>
        </w:rPr>
        <w:t>no-loop</w:t>
      </w:r>
      <w:r>
        <w:rPr>
          <w:rFonts w:ascii="Calibri" w:hAnsi="Calibri" w:cs="Calibri"/>
        </w:rPr>
        <w:t xml:space="preserve"> </w:t>
      </w:r>
      <w:r w:rsidRPr="00E65C9E">
        <w:rPr>
          <w:rFonts w:ascii="Calibri" w:hAnsi="Calibri" w:cs="Calibri"/>
        </w:rPr>
        <w:t xml:space="preserve">permette di </w:t>
      </w:r>
      <w:r w:rsidR="00AA6494">
        <w:rPr>
          <w:rFonts w:ascii="Calibri" w:hAnsi="Calibri" w:cs="Calibri"/>
        </w:rPr>
        <w:t xml:space="preserve">inibire la riesecuzione della Regola nel caso </w:t>
      </w:r>
      <w:r w:rsidR="00A91BB5">
        <w:rPr>
          <w:rFonts w:ascii="Calibri" w:hAnsi="Calibri" w:cs="Calibri"/>
        </w:rPr>
        <w:t>di cambiamenti dovuti alla sua Azione</w:t>
      </w:r>
    </w:p>
    <w:p w:rsidR="008F6A94" w:rsidP="008F6A94" w:rsidRDefault="008F6A94" w14:paraId="49D43155" w14:textId="4B7B8FCC">
      <w:pPr>
        <w:spacing w:before="120" w:after="120"/>
        <w:ind w:left="1451"/>
        <w:jc w:val="both"/>
      </w:pPr>
      <w:r w:rsidRPr="00E65C9E">
        <w:rPr>
          <w:rFonts w:ascii="Calibri" w:hAnsi="Calibri" w:cs="Calibri"/>
        </w:rPr>
        <w:t xml:space="preserve">La </w:t>
      </w:r>
      <w:r>
        <w:rPr>
          <w:rFonts w:ascii="Calibri" w:hAnsi="Calibri" w:cs="Calibri"/>
          <w:i/>
          <w:iCs/>
        </w:rPr>
        <w:t>no-loop</w:t>
      </w:r>
      <w:r>
        <w:rPr>
          <w:rFonts w:ascii="Calibri" w:hAnsi="Calibri" w:cs="Calibri"/>
        </w:rPr>
        <w:t xml:space="preserve"> deve essere introdotta </w:t>
      </w:r>
      <w:r w:rsidR="00FC2A08">
        <w:rPr>
          <w:rFonts w:ascii="Calibri" w:hAnsi="Calibri" w:cs="Calibri"/>
        </w:rPr>
        <w:t xml:space="preserve">soli in presenza del campo </w:t>
      </w:r>
      <w:r w:rsidRPr="007C730A" w:rsidR="00FC2A08">
        <w:rPr>
          <w:rFonts w:ascii="Calibri" w:hAnsi="Calibri" w:cs="Calibri"/>
        </w:rPr>
        <w:t>DROOLS_RULE_NO_LOOP</w:t>
      </w:r>
      <w:r w:rsidR="00FC2A08">
        <w:rPr>
          <w:rFonts w:ascii="Calibri" w:hAnsi="Calibri" w:cs="Calibri"/>
        </w:rPr>
        <w:t xml:space="preserve"> valorizzato a 1.</w:t>
      </w:r>
    </w:p>
    <w:p w:rsidR="003B2F7B" w:rsidP="0055399E" w:rsidRDefault="003B2F7B" w14:paraId="487A5F55" w14:textId="0E7308C6">
      <w:pPr>
        <w:pStyle w:val="Heading4"/>
      </w:pPr>
      <w:bookmarkStart w:name="_Ref216190523" w:id="286"/>
      <w:bookmarkStart w:name="_Toc222417430" w:id="287"/>
      <w:r>
        <w:t>RF07-0</w:t>
      </w:r>
      <w:r w:rsidR="005B781D">
        <w:t>1</w:t>
      </w:r>
      <w:r>
        <w:t>-</w:t>
      </w:r>
      <w:r w:rsidR="005B781D">
        <w:t>13</w:t>
      </w:r>
      <w:r>
        <w:t xml:space="preserve"> – </w:t>
      </w:r>
      <w:r w:rsidR="001D096F">
        <w:t xml:space="preserve">Tracciatura </w:t>
      </w:r>
      <w:r w:rsidR="00CF3855">
        <w:t xml:space="preserve">esecuzione </w:t>
      </w:r>
      <w:r w:rsidR="00957FA8">
        <w:t>del calcolo per ogni PaC</w:t>
      </w:r>
      <w:bookmarkEnd w:id="286"/>
      <w:bookmarkEnd w:id="287"/>
    </w:p>
    <w:p w:rsidR="00AF2DD0" w:rsidP="003B2F7B" w:rsidRDefault="00957FA8" w14:paraId="16D78901" w14:textId="3146AB1B">
      <w:pPr>
        <w:ind w:left="349"/>
        <w:jc w:val="both"/>
        <w:rPr>
          <w:rFonts w:ascii="Calibri" w:hAnsi="Calibri" w:cs="Calibri"/>
        </w:rPr>
      </w:pPr>
      <w:r>
        <w:rPr>
          <w:rFonts w:ascii="Calibri" w:hAnsi="Calibri" w:cs="Calibri"/>
        </w:rPr>
        <w:t xml:space="preserve">E’ richiesto di mantenere </w:t>
      </w:r>
      <w:r w:rsidR="00DF0946">
        <w:rPr>
          <w:rFonts w:ascii="Calibri" w:hAnsi="Calibri" w:cs="Calibri"/>
        </w:rPr>
        <w:t xml:space="preserve">a fine di audit </w:t>
      </w:r>
      <w:r>
        <w:rPr>
          <w:rFonts w:ascii="Calibri" w:hAnsi="Calibri" w:cs="Calibri"/>
        </w:rPr>
        <w:t>un log d</w:t>
      </w:r>
      <w:r w:rsidR="00DF0946">
        <w:rPr>
          <w:rFonts w:ascii="Calibri" w:hAnsi="Calibri" w:cs="Calibri"/>
        </w:rPr>
        <w:t xml:space="preserve">i come è </w:t>
      </w:r>
      <w:r w:rsidR="00A71FE5">
        <w:rPr>
          <w:rFonts w:ascii="Calibri" w:hAnsi="Calibri" w:cs="Calibri"/>
        </w:rPr>
        <w:t>stato eseguita ogni ricalcolo di una PaC.</w:t>
      </w:r>
    </w:p>
    <w:p w:rsidR="007D2F42" w:rsidP="003B2F7B" w:rsidRDefault="00A71FE5" w14:paraId="236869E6" w14:textId="65DBC57C">
      <w:pPr>
        <w:ind w:left="349"/>
        <w:jc w:val="both"/>
        <w:rPr>
          <w:rFonts w:ascii="Calibri" w:hAnsi="Calibri" w:cs="Calibri"/>
        </w:rPr>
      </w:pPr>
      <w:r>
        <w:rPr>
          <w:rFonts w:ascii="Calibri" w:hAnsi="Calibri" w:cs="Calibri"/>
        </w:rPr>
        <w:t>A questo fine è stata predisposta l</w:t>
      </w:r>
      <w:r w:rsidR="007D2F42">
        <w:rPr>
          <w:rFonts w:ascii="Calibri" w:hAnsi="Calibri" w:cs="Calibri"/>
        </w:rPr>
        <w:t>e</w:t>
      </w:r>
      <w:r>
        <w:rPr>
          <w:rFonts w:ascii="Calibri" w:hAnsi="Calibri" w:cs="Calibri"/>
        </w:rPr>
        <w:t xml:space="preserve"> tabell</w:t>
      </w:r>
      <w:r w:rsidR="007D2F42">
        <w:rPr>
          <w:rFonts w:ascii="Calibri" w:hAnsi="Calibri" w:cs="Calibri"/>
        </w:rPr>
        <w:t>e</w:t>
      </w:r>
    </w:p>
    <w:p w:rsidR="007D2F42" w:rsidP="00842DA3" w:rsidRDefault="007D2F42" w14:paraId="7B37FE2E" w14:textId="18884A9D">
      <w:pPr>
        <w:pStyle w:val="ListParagraph"/>
        <w:numPr>
          <w:ilvl w:val="0"/>
          <w:numId w:val="60"/>
        </w:numPr>
        <w:jc w:val="both"/>
        <w:rPr>
          <w:rFonts w:ascii="Calibri" w:hAnsi="Calibri" w:cs="Calibri"/>
        </w:rPr>
      </w:pPr>
      <w:r w:rsidRPr="003E6A9C">
        <w:rPr>
          <w:rFonts w:ascii="Calibri" w:hAnsi="Calibri" w:cs="Calibri"/>
        </w:rPr>
        <w:t>LCEL_LICENSE_CREDIT_ENGINE_LOG</w:t>
      </w:r>
      <w:r w:rsidRPr="003E6A9C" w:rsidR="003E6A9C">
        <w:rPr>
          <w:rFonts w:ascii="Calibri" w:hAnsi="Calibri" w:cs="Calibri"/>
        </w:rPr>
        <w:t xml:space="preserve"> che traccia</w:t>
      </w:r>
      <w:r w:rsidR="003E6A9C">
        <w:rPr>
          <w:rFonts w:ascii="Calibri" w:hAnsi="Calibri" w:cs="Calibri"/>
        </w:rPr>
        <w:t xml:space="preserve"> per esecuzione del calcolo</w:t>
      </w:r>
    </w:p>
    <w:p w:rsidR="00ED5C42" w:rsidP="00842DA3" w:rsidRDefault="00ED5C42" w14:paraId="7D505A63" w14:textId="2E063EC7">
      <w:pPr>
        <w:pStyle w:val="ListParagraph"/>
        <w:numPr>
          <w:ilvl w:val="1"/>
          <w:numId w:val="61"/>
        </w:numPr>
        <w:jc w:val="both"/>
        <w:rPr>
          <w:rFonts w:ascii="Calibri" w:hAnsi="Calibri" w:cs="Calibri"/>
        </w:rPr>
      </w:pPr>
      <w:r>
        <w:rPr>
          <w:rFonts w:ascii="Calibri" w:hAnsi="Calibri" w:cs="Calibri"/>
        </w:rPr>
        <w:t>PaC che è stata oggetto del calcolo</w:t>
      </w:r>
    </w:p>
    <w:p w:rsidR="003E6A9C" w:rsidP="00842DA3" w:rsidRDefault="00D57ED7" w14:paraId="083510DE" w14:textId="41A8E12E">
      <w:pPr>
        <w:pStyle w:val="ListParagraph"/>
        <w:numPr>
          <w:ilvl w:val="1"/>
          <w:numId w:val="61"/>
        </w:numPr>
        <w:jc w:val="both"/>
        <w:rPr>
          <w:rFonts w:ascii="Calibri" w:hAnsi="Calibri" w:cs="Calibri"/>
        </w:rPr>
      </w:pPr>
      <w:r>
        <w:rPr>
          <w:rFonts w:ascii="Calibri" w:hAnsi="Calibri" w:cs="Calibri"/>
        </w:rPr>
        <w:t>istante di termine</w:t>
      </w:r>
    </w:p>
    <w:p w:rsidR="00A311B2" w:rsidP="00842DA3" w:rsidRDefault="00A311B2" w14:paraId="2753C5DA" w14:textId="227C035F">
      <w:pPr>
        <w:pStyle w:val="ListParagraph"/>
        <w:numPr>
          <w:ilvl w:val="1"/>
          <w:numId w:val="61"/>
        </w:numPr>
        <w:jc w:val="both"/>
        <w:rPr>
          <w:rFonts w:ascii="Calibri" w:hAnsi="Calibri" w:cs="Calibri"/>
        </w:rPr>
      </w:pPr>
      <w:r>
        <w:rPr>
          <w:rFonts w:ascii="Calibri" w:hAnsi="Calibri" w:cs="Calibri"/>
        </w:rPr>
        <w:t>esito del calcolo (</w:t>
      </w:r>
      <w:r w:rsidR="009834E0">
        <w:rPr>
          <w:rFonts w:ascii="Calibri" w:hAnsi="Calibri" w:cs="Calibri"/>
        </w:rPr>
        <w:t>1 – Eseguito Regolarmente, 2 – In Errore</w:t>
      </w:r>
      <w:r>
        <w:rPr>
          <w:rFonts w:ascii="Calibri" w:hAnsi="Calibri" w:cs="Calibri"/>
        </w:rPr>
        <w:t>)</w:t>
      </w:r>
    </w:p>
    <w:p w:rsidRPr="00A311B2" w:rsidR="00A311B2" w:rsidP="00842DA3" w:rsidRDefault="00D57ED7" w14:paraId="255CABDB" w14:textId="04C7C5AF">
      <w:pPr>
        <w:pStyle w:val="ListParagraph"/>
        <w:numPr>
          <w:ilvl w:val="1"/>
          <w:numId w:val="61"/>
        </w:numPr>
        <w:jc w:val="both"/>
        <w:rPr>
          <w:rFonts w:ascii="Calibri" w:hAnsi="Calibri" w:cs="Calibri"/>
        </w:rPr>
      </w:pPr>
      <w:r>
        <w:rPr>
          <w:rFonts w:ascii="Calibri" w:hAnsi="Calibri" w:cs="Calibri"/>
        </w:rPr>
        <w:t>punteggio calcol</w:t>
      </w:r>
      <w:r w:rsidR="00B35866">
        <w:rPr>
          <w:rFonts w:ascii="Calibri" w:hAnsi="Calibri" w:cs="Calibri"/>
        </w:rPr>
        <w:t>ato</w:t>
      </w:r>
    </w:p>
    <w:p w:rsidRPr="00094146" w:rsidR="00B35866" w:rsidP="00842DA3" w:rsidRDefault="00B35866" w14:paraId="09897A0D" w14:textId="339B547A">
      <w:pPr>
        <w:pStyle w:val="ListParagraph"/>
        <w:numPr>
          <w:ilvl w:val="1"/>
          <w:numId w:val="61"/>
        </w:numPr>
        <w:jc w:val="both"/>
        <w:rPr>
          <w:rFonts w:ascii="Calibri" w:hAnsi="Calibri" w:cs="Calibri"/>
        </w:rPr>
      </w:pPr>
      <w:r>
        <w:rPr>
          <w:rFonts w:ascii="Calibri" w:hAnsi="Calibri" w:cs="Calibri"/>
        </w:rPr>
        <w:t>id esecuzione del motore (LCEE_ID</w:t>
      </w:r>
      <w:r w:rsidR="00691836">
        <w:rPr>
          <w:rFonts w:ascii="Calibri" w:hAnsi="Calibri" w:cs="Calibri"/>
        </w:rPr>
        <w:t xml:space="preserve">, vedi </w:t>
      </w:r>
      <w:r w:rsidR="006C2011">
        <w:rPr>
          <w:rFonts w:ascii="Calibri" w:hAnsi="Calibri" w:cs="Calibri"/>
        </w:rPr>
        <w:fldChar w:fldCharType="begin"/>
      </w:r>
      <w:r w:rsidR="006C2011">
        <w:rPr>
          <w:rFonts w:ascii="Calibri" w:hAnsi="Calibri" w:cs="Calibri"/>
        </w:rPr>
        <w:instrText xml:space="preserve"> REF _Ref216187818 \r \h </w:instrText>
      </w:r>
      <w:r w:rsidR="006C2011">
        <w:rPr>
          <w:rFonts w:ascii="Calibri" w:hAnsi="Calibri" w:cs="Calibri"/>
        </w:rPr>
      </w:r>
      <w:r w:rsidR="006C2011">
        <w:rPr>
          <w:rFonts w:ascii="Calibri" w:hAnsi="Calibri" w:cs="Calibri"/>
        </w:rPr>
        <w:fldChar w:fldCharType="separate"/>
      </w:r>
      <w:r w:rsidR="006C2011">
        <w:rPr>
          <w:rFonts w:ascii="Calibri" w:hAnsi="Calibri" w:cs="Calibri"/>
        </w:rPr>
        <w:t>9.7.1.11</w:t>
      </w:r>
      <w:r w:rsidR="006C2011">
        <w:rPr>
          <w:rFonts w:ascii="Calibri" w:hAnsi="Calibri" w:cs="Calibri"/>
        </w:rPr>
        <w:fldChar w:fldCharType="end"/>
      </w:r>
      <w:r>
        <w:rPr>
          <w:rFonts w:ascii="Calibri" w:hAnsi="Calibri" w:cs="Calibri"/>
        </w:rPr>
        <w:t>)</w:t>
      </w:r>
    </w:p>
    <w:p w:rsidR="003E6A9C" w:rsidP="00842DA3" w:rsidRDefault="003E6A9C" w14:paraId="1E155F21" w14:textId="2DA7C875">
      <w:pPr>
        <w:pStyle w:val="ListParagraph"/>
        <w:numPr>
          <w:ilvl w:val="0"/>
          <w:numId w:val="60"/>
        </w:numPr>
        <w:jc w:val="both"/>
        <w:rPr>
          <w:rFonts w:ascii="Calibri" w:hAnsi="Calibri" w:cs="Calibri"/>
        </w:rPr>
      </w:pPr>
      <w:r w:rsidRPr="00506B8F">
        <w:rPr>
          <w:rFonts w:ascii="Calibri" w:hAnsi="Calibri" w:cs="Calibri"/>
        </w:rPr>
        <w:t>LCJL_LICENSE_CREDIT_JSON_LOG</w:t>
      </w:r>
      <w:r w:rsidRPr="00506B8F" w:rsidR="00506B8F">
        <w:rPr>
          <w:rFonts w:ascii="Calibri" w:hAnsi="Calibri" w:cs="Calibri"/>
        </w:rPr>
        <w:t xml:space="preserve"> che </w:t>
      </w:r>
      <w:r w:rsidR="00506B8F">
        <w:rPr>
          <w:rFonts w:ascii="Calibri" w:hAnsi="Calibri" w:cs="Calibri"/>
        </w:rPr>
        <w:t xml:space="preserve">per ogni elaborazione conserva un json </w:t>
      </w:r>
      <w:r w:rsidR="000D1C37">
        <w:rPr>
          <w:rFonts w:ascii="Calibri" w:hAnsi="Calibri" w:cs="Calibri"/>
        </w:rPr>
        <w:t xml:space="preserve">con tutte le regole eseguite </w:t>
      </w:r>
      <w:r w:rsidR="0054045D">
        <w:rPr>
          <w:rFonts w:ascii="Calibri" w:hAnsi="Calibri" w:cs="Calibri"/>
        </w:rPr>
        <w:t xml:space="preserve">nell’ordine di esecuzione </w:t>
      </w:r>
      <w:r w:rsidR="003568B0">
        <w:rPr>
          <w:rFonts w:ascii="Calibri" w:hAnsi="Calibri" w:cs="Calibri"/>
        </w:rPr>
        <w:t>corredate con i</w:t>
      </w:r>
      <w:r w:rsidR="006317B1">
        <w:rPr>
          <w:rFonts w:ascii="Calibri" w:hAnsi="Calibri" w:cs="Calibri"/>
        </w:rPr>
        <w:t xml:space="preserve"> valori intermedi </w:t>
      </w:r>
      <w:r w:rsidR="00C1198B">
        <w:rPr>
          <w:rFonts w:ascii="Calibri" w:hAnsi="Calibri" w:cs="Calibri"/>
        </w:rPr>
        <w:t>del punteggio PaC</w:t>
      </w:r>
      <w:r w:rsidR="00337B46">
        <w:rPr>
          <w:rFonts w:ascii="Calibri" w:hAnsi="Calibri" w:cs="Calibri"/>
        </w:rPr>
        <w:t>; il json avrà la struttura di un array di oggetti cosi compost</w:t>
      </w:r>
      <w:r w:rsidR="003A232C">
        <w:rPr>
          <w:rFonts w:ascii="Calibri" w:hAnsi="Calibri" w:cs="Calibri"/>
        </w:rPr>
        <w:t>i</w:t>
      </w:r>
    </w:p>
    <w:p w:rsidR="00337B46" w:rsidP="00842DA3" w:rsidRDefault="00B0558E" w14:paraId="73C3628B" w14:textId="3BE1F963">
      <w:pPr>
        <w:pStyle w:val="ListParagraph"/>
        <w:numPr>
          <w:ilvl w:val="2"/>
          <w:numId w:val="60"/>
        </w:numPr>
        <w:jc w:val="both"/>
        <w:rPr>
          <w:rFonts w:ascii="Calibri" w:hAnsi="Calibri" w:cs="Calibri"/>
        </w:rPr>
      </w:pPr>
      <w:r>
        <w:rPr>
          <w:rFonts w:ascii="Calibri" w:hAnsi="Calibri" w:cs="Calibri"/>
        </w:rPr>
        <w:t>r</w:t>
      </w:r>
      <w:r w:rsidR="00A1011C">
        <w:rPr>
          <w:rFonts w:ascii="Calibri" w:hAnsi="Calibri" w:cs="Calibri"/>
        </w:rPr>
        <w:t>ule</w:t>
      </w:r>
      <w:r w:rsidR="00A1011C">
        <w:rPr>
          <w:rFonts w:ascii="Calibri" w:hAnsi="Calibri" w:cs="Calibri"/>
        </w:rPr>
        <w:tab/>
      </w:r>
      <w:r w:rsidR="000F465F">
        <w:rPr>
          <w:rFonts w:ascii="Calibri" w:hAnsi="Calibri" w:cs="Calibri"/>
        </w:rPr>
        <w:tab/>
      </w:r>
      <w:r w:rsidR="00A1011C">
        <w:rPr>
          <w:rFonts w:ascii="Calibri" w:hAnsi="Calibri" w:cs="Calibri"/>
        </w:rPr>
        <w:t>Nome della regola Drools scattata</w:t>
      </w:r>
    </w:p>
    <w:p w:rsidR="00A1011C" w:rsidP="00842DA3" w:rsidRDefault="00B0558E" w14:paraId="7E19953D" w14:textId="31A256A0">
      <w:pPr>
        <w:pStyle w:val="ListParagraph"/>
        <w:numPr>
          <w:ilvl w:val="2"/>
          <w:numId w:val="60"/>
        </w:numPr>
        <w:jc w:val="both"/>
        <w:rPr>
          <w:rFonts w:ascii="Calibri" w:hAnsi="Calibri" w:cs="Calibri"/>
        </w:rPr>
      </w:pPr>
      <w:r>
        <w:rPr>
          <w:rFonts w:ascii="Calibri" w:hAnsi="Calibri" w:cs="Calibri"/>
        </w:rPr>
        <w:t>c</w:t>
      </w:r>
      <w:r w:rsidR="002A1733">
        <w:rPr>
          <w:rFonts w:ascii="Calibri" w:hAnsi="Calibri" w:cs="Calibri"/>
        </w:rPr>
        <w:t>redit</w:t>
      </w:r>
      <w:r>
        <w:rPr>
          <w:rFonts w:ascii="Calibri" w:hAnsi="Calibri" w:cs="Calibri"/>
        </w:rPr>
        <w:t>s</w:t>
      </w:r>
      <w:r w:rsidR="000F4FC4">
        <w:rPr>
          <w:rFonts w:ascii="Calibri" w:hAnsi="Calibri" w:cs="Calibri"/>
        </w:rPr>
        <w:tab/>
      </w:r>
      <w:r w:rsidR="000F465F">
        <w:rPr>
          <w:rFonts w:ascii="Calibri" w:hAnsi="Calibri" w:cs="Calibri"/>
        </w:rPr>
        <w:tab/>
      </w:r>
      <w:r w:rsidR="000F4FC4">
        <w:rPr>
          <w:rFonts w:ascii="Calibri" w:hAnsi="Calibri" w:cs="Calibri"/>
        </w:rPr>
        <w:t xml:space="preserve">Punteggio </w:t>
      </w:r>
      <w:r w:rsidR="007C1DF4">
        <w:rPr>
          <w:rFonts w:ascii="Calibri" w:hAnsi="Calibri" w:cs="Calibri"/>
        </w:rPr>
        <w:t>PaC calcolato</w:t>
      </w:r>
    </w:p>
    <w:p w:rsidR="00373995" w:rsidP="00842DA3" w:rsidRDefault="000F465F" w14:paraId="012A274E" w14:textId="47FF0F0A">
      <w:pPr>
        <w:pStyle w:val="ListParagraph"/>
        <w:numPr>
          <w:ilvl w:val="2"/>
          <w:numId w:val="60"/>
        </w:numPr>
        <w:jc w:val="both"/>
        <w:rPr>
          <w:rFonts w:ascii="Calibri" w:hAnsi="Calibri" w:cs="Calibri"/>
        </w:rPr>
      </w:pPr>
      <w:r>
        <w:rPr>
          <w:rFonts w:ascii="Calibri" w:hAnsi="Calibri" w:cs="Calibri"/>
        </w:rPr>
        <w:t>rulePoints</w:t>
      </w:r>
      <w:r>
        <w:rPr>
          <w:rFonts w:ascii="Calibri" w:hAnsi="Calibri" w:cs="Calibri"/>
        </w:rPr>
        <w:tab/>
      </w:r>
      <w:r>
        <w:rPr>
          <w:rFonts w:ascii="Calibri" w:hAnsi="Calibri" w:cs="Calibri"/>
        </w:rPr>
        <w:t>Punti associati alla Regola</w:t>
      </w:r>
      <w:r w:rsidR="00F10564">
        <w:rPr>
          <w:rFonts w:ascii="Calibri" w:hAnsi="Calibri" w:cs="Calibri"/>
        </w:rPr>
        <w:t xml:space="preserve"> (Facoltativo</w:t>
      </w:r>
      <w:r w:rsidR="00F501BF">
        <w:rPr>
          <w:rFonts w:ascii="Calibri" w:hAnsi="Calibri" w:cs="Calibri"/>
        </w:rPr>
        <w:t>, sempre valorizza</w:t>
      </w:r>
      <w:r w:rsidR="002771CD">
        <w:rPr>
          <w:rFonts w:ascii="Calibri" w:hAnsi="Calibri" w:cs="Calibri"/>
        </w:rPr>
        <w:t>to nel caso di Decurtazioni e Recuperi</w:t>
      </w:r>
      <w:r w:rsidR="003A2AE2">
        <w:rPr>
          <w:rFonts w:ascii="Calibri" w:hAnsi="Calibri" w:cs="Calibri"/>
        </w:rPr>
        <w:t>, deducibile dalla regola negli altri casi</w:t>
      </w:r>
      <w:r w:rsidR="0001168D">
        <w:rPr>
          <w:rFonts w:ascii="Calibri" w:hAnsi="Calibri" w:cs="Calibri"/>
        </w:rPr>
        <w:t xml:space="preserve"> [</w:t>
      </w:r>
      <w:r w:rsidR="009379AD">
        <w:rPr>
          <w:rFonts w:ascii="Calibri" w:hAnsi="Calibri" w:cs="Calibri"/>
        </w:rPr>
        <w:t xml:space="preserve">solo in caso di campo </w:t>
      </w:r>
      <w:r w:rsidRPr="009379AD" w:rsidR="009379AD">
        <w:rPr>
          <w:rFonts w:ascii="Calibri" w:hAnsi="Calibri" w:cs="Calibri"/>
          <w:i/>
          <w:iCs/>
        </w:rPr>
        <w:t>credit</w:t>
      </w:r>
      <w:r w:rsidR="009379AD">
        <w:rPr>
          <w:rFonts w:ascii="Calibri" w:hAnsi="Calibri" w:cs="Calibri"/>
        </w:rPr>
        <w:t xml:space="preserve"> &gt;= 0</w:t>
      </w:r>
      <w:r w:rsidR="0001168D">
        <w:rPr>
          <w:rFonts w:ascii="Calibri" w:hAnsi="Calibri" w:cs="Calibri"/>
        </w:rPr>
        <w:t>]</w:t>
      </w:r>
      <w:r w:rsidR="00F10564">
        <w:rPr>
          <w:rFonts w:ascii="Calibri" w:hAnsi="Calibri" w:cs="Calibri"/>
        </w:rPr>
        <w:t>)</w:t>
      </w:r>
    </w:p>
    <w:p w:rsidR="007C1DF4" w:rsidP="00842DA3" w:rsidRDefault="00B0558E" w14:paraId="2245E131" w14:textId="61E3A09B">
      <w:pPr>
        <w:pStyle w:val="ListParagraph"/>
        <w:numPr>
          <w:ilvl w:val="2"/>
          <w:numId w:val="60"/>
        </w:numPr>
        <w:jc w:val="both"/>
        <w:rPr>
          <w:rFonts w:ascii="Calibri" w:hAnsi="Calibri" w:cs="Calibri"/>
        </w:rPr>
      </w:pPr>
      <w:r>
        <w:rPr>
          <w:rFonts w:ascii="Calibri" w:hAnsi="Calibri" w:cs="Calibri"/>
        </w:rPr>
        <w:t>events</w:t>
      </w:r>
      <w:r>
        <w:rPr>
          <w:rFonts w:ascii="Calibri" w:hAnsi="Calibri" w:cs="Calibri"/>
        </w:rPr>
        <w:tab/>
      </w:r>
      <w:r>
        <w:rPr>
          <w:rFonts w:ascii="Calibri" w:hAnsi="Calibri" w:cs="Calibri"/>
        </w:rPr>
        <w:t>Lista de</w:t>
      </w:r>
      <w:r w:rsidR="00D0578D">
        <w:rPr>
          <w:rFonts w:ascii="Calibri" w:hAnsi="Calibri" w:cs="Calibri"/>
        </w:rPr>
        <w:t>i</w:t>
      </w:r>
      <w:r>
        <w:rPr>
          <w:rFonts w:ascii="Calibri" w:hAnsi="Calibri" w:cs="Calibri"/>
        </w:rPr>
        <w:t xml:space="preserve"> </w:t>
      </w:r>
      <w:r w:rsidR="00D0578D">
        <w:rPr>
          <w:rFonts w:ascii="Calibri" w:hAnsi="Calibri" w:cs="Calibri"/>
        </w:rPr>
        <w:t xml:space="preserve">Requisiti Aggiuntivi / </w:t>
      </w:r>
      <w:r w:rsidR="00587677">
        <w:rPr>
          <w:rFonts w:ascii="Calibri" w:hAnsi="Calibri" w:cs="Calibri"/>
        </w:rPr>
        <w:t xml:space="preserve">Decurtazioni / Recuperi </w:t>
      </w:r>
      <w:r w:rsidR="00485904">
        <w:rPr>
          <w:rFonts w:ascii="Calibri" w:hAnsi="Calibri" w:cs="Calibri"/>
        </w:rPr>
        <w:t>utilizzati nel calcolo</w:t>
      </w:r>
      <w:r w:rsidR="0024699E">
        <w:rPr>
          <w:rFonts w:ascii="Calibri" w:hAnsi="Calibri" w:cs="Calibri"/>
        </w:rPr>
        <w:t xml:space="preserve"> della regola</w:t>
      </w:r>
    </w:p>
    <w:p w:rsidR="006F481B" w:rsidP="00842DA3" w:rsidRDefault="00EB4206" w14:paraId="3FEC7BE9" w14:textId="385F6D8D">
      <w:pPr>
        <w:pStyle w:val="ListParagraph"/>
        <w:numPr>
          <w:ilvl w:val="3"/>
          <w:numId w:val="60"/>
        </w:numPr>
        <w:jc w:val="both"/>
        <w:rPr>
          <w:rFonts w:ascii="Calibri" w:hAnsi="Calibri" w:cs="Calibri"/>
        </w:rPr>
      </w:pPr>
      <w:r>
        <w:rPr>
          <w:rFonts w:ascii="Calibri" w:hAnsi="Calibri" w:cs="Calibri"/>
        </w:rPr>
        <w:t>Nome della classe dell’evento (</w:t>
      </w:r>
      <w:r w:rsidR="008871AC">
        <w:rPr>
          <w:rFonts w:ascii="Calibri" w:hAnsi="Calibri" w:cs="Calibri"/>
        </w:rPr>
        <w:t xml:space="preserve">RequirementData, </w:t>
      </w:r>
      <w:r w:rsidRPr="00151608" w:rsidR="00151608">
        <w:rPr>
          <w:rFonts w:ascii="Calibri" w:hAnsi="Calibri" w:cs="Calibri"/>
        </w:rPr>
        <w:t>CompanyData</w:t>
      </w:r>
      <w:r w:rsidR="00151608">
        <w:rPr>
          <w:rFonts w:ascii="Calibri" w:hAnsi="Calibri" w:cs="Calibri"/>
        </w:rPr>
        <w:t xml:space="preserve">, </w:t>
      </w:r>
      <w:r w:rsidR="008871AC">
        <w:rPr>
          <w:rFonts w:ascii="Calibri" w:hAnsi="Calibri" w:cs="Calibri"/>
        </w:rPr>
        <w:t>etc</w:t>
      </w:r>
      <w:r>
        <w:rPr>
          <w:rFonts w:ascii="Calibri" w:hAnsi="Calibri" w:cs="Calibri"/>
        </w:rPr>
        <w:t>)</w:t>
      </w:r>
    </w:p>
    <w:p w:rsidR="003D0D95" w:rsidP="00842DA3" w:rsidRDefault="001A492A" w14:paraId="40532C46" w14:textId="77777777">
      <w:pPr>
        <w:pStyle w:val="ListParagraph"/>
        <w:numPr>
          <w:ilvl w:val="3"/>
          <w:numId w:val="60"/>
        </w:numPr>
        <w:jc w:val="both"/>
        <w:rPr>
          <w:rFonts w:ascii="Calibri" w:hAnsi="Calibri" w:cs="Calibri"/>
        </w:rPr>
      </w:pPr>
      <w:r>
        <w:rPr>
          <w:rFonts w:ascii="Calibri" w:hAnsi="Calibri" w:cs="Calibri"/>
        </w:rPr>
        <w:t xml:space="preserve">Inoltre </w:t>
      </w:r>
    </w:p>
    <w:p w:rsidR="008871AC" w:rsidP="00842DA3" w:rsidRDefault="003D0D95" w14:paraId="44208A0D" w14:textId="15E39DC8">
      <w:pPr>
        <w:pStyle w:val="ListParagraph"/>
        <w:numPr>
          <w:ilvl w:val="4"/>
          <w:numId w:val="60"/>
        </w:numPr>
        <w:jc w:val="both"/>
        <w:rPr>
          <w:rFonts w:ascii="Calibri" w:hAnsi="Calibri" w:cs="Calibri"/>
        </w:rPr>
      </w:pPr>
      <w:r>
        <w:rPr>
          <w:rFonts w:ascii="Calibri" w:hAnsi="Calibri" w:cs="Calibri"/>
        </w:rPr>
        <w:t xml:space="preserve">solo </w:t>
      </w:r>
      <w:r w:rsidR="001A492A">
        <w:rPr>
          <w:rFonts w:ascii="Calibri" w:hAnsi="Calibri" w:cs="Calibri"/>
        </w:rPr>
        <w:t>p</w:t>
      </w:r>
      <w:r w:rsidR="00A65331">
        <w:rPr>
          <w:rFonts w:ascii="Calibri" w:hAnsi="Calibri" w:cs="Calibri"/>
        </w:rPr>
        <w:t>er gli oggetti</w:t>
      </w:r>
      <w:r w:rsidR="00151608">
        <w:rPr>
          <w:rFonts w:ascii="Calibri" w:hAnsi="Calibri" w:cs="Calibri"/>
        </w:rPr>
        <w:t xml:space="preserve"> </w:t>
      </w:r>
      <w:r w:rsidR="00CD5B3A">
        <w:rPr>
          <w:rFonts w:ascii="Calibri" w:hAnsi="Calibri" w:cs="Calibri"/>
        </w:rPr>
        <w:t xml:space="preserve">di classe </w:t>
      </w:r>
      <w:r w:rsidRPr="00151608" w:rsidR="00151608">
        <w:rPr>
          <w:rFonts w:ascii="Calibri" w:hAnsi="Calibri" w:cs="Calibri"/>
        </w:rPr>
        <w:t>CompanyData</w:t>
      </w:r>
      <w:r w:rsidR="00151608">
        <w:rPr>
          <w:rFonts w:ascii="Calibri" w:hAnsi="Calibri" w:cs="Calibri"/>
        </w:rPr>
        <w:t xml:space="preserve"> </w:t>
      </w:r>
    </w:p>
    <w:p w:rsidR="00151608" w:rsidP="00842DA3" w:rsidRDefault="00F41469" w14:paraId="0AAE0C11" w14:textId="514801FC">
      <w:pPr>
        <w:pStyle w:val="ListParagraph"/>
        <w:numPr>
          <w:ilvl w:val="5"/>
          <w:numId w:val="60"/>
        </w:numPr>
        <w:jc w:val="both"/>
        <w:rPr>
          <w:rFonts w:ascii="Calibri" w:hAnsi="Calibri" w:cs="Calibri"/>
        </w:rPr>
      </w:pPr>
      <w:r w:rsidRPr="00F41469">
        <w:rPr>
          <w:rFonts w:ascii="Calibri" w:hAnsi="Calibri" w:cs="Calibri"/>
        </w:rPr>
        <w:t>ccRegistrationDate</w:t>
      </w:r>
    </w:p>
    <w:p w:rsidR="00F41469" w:rsidP="00842DA3" w:rsidRDefault="00F41469" w14:paraId="39E45032" w14:textId="205A0BAC">
      <w:pPr>
        <w:pStyle w:val="ListParagraph"/>
        <w:numPr>
          <w:ilvl w:val="5"/>
          <w:numId w:val="60"/>
        </w:numPr>
        <w:jc w:val="both"/>
        <w:rPr>
          <w:rFonts w:ascii="Calibri" w:hAnsi="Calibri" w:cs="Calibri"/>
        </w:rPr>
      </w:pPr>
      <w:r w:rsidRPr="00F41469">
        <w:rPr>
          <w:rFonts w:ascii="Calibri" w:hAnsi="Calibri" w:cs="Calibri"/>
        </w:rPr>
        <w:t>licenseCreationDate</w:t>
      </w:r>
    </w:p>
    <w:p w:rsidR="00F41469" w:rsidP="00842DA3" w:rsidRDefault="003D0D95" w14:paraId="453AF84C" w14:textId="7AA0BFD3">
      <w:pPr>
        <w:pStyle w:val="ListParagraph"/>
        <w:numPr>
          <w:ilvl w:val="4"/>
          <w:numId w:val="60"/>
        </w:numPr>
        <w:jc w:val="both"/>
        <w:rPr>
          <w:rFonts w:ascii="Calibri" w:hAnsi="Calibri" w:cs="Calibri"/>
        </w:rPr>
      </w:pPr>
      <w:r>
        <w:rPr>
          <w:rFonts w:ascii="Calibri" w:hAnsi="Calibri" w:cs="Calibri"/>
        </w:rPr>
        <w:t xml:space="preserve">solo per gli oggetti di classe </w:t>
      </w:r>
      <w:r w:rsidRPr="002F6BB7" w:rsidR="002F6BB7">
        <w:rPr>
          <w:rFonts w:ascii="Calibri" w:hAnsi="Calibri" w:cs="Calibri"/>
        </w:rPr>
        <w:t>RequirementData</w:t>
      </w:r>
    </w:p>
    <w:p w:rsidR="002F6BB7" w:rsidP="00842DA3" w:rsidRDefault="00906B34" w14:paraId="1015C00D" w14:textId="1C5FB3AB">
      <w:pPr>
        <w:pStyle w:val="ListParagraph"/>
        <w:numPr>
          <w:ilvl w:val="5"/>
          <w:numId w:val="60"/>
        </w:numPr>
        <w:jc w:val="both"/>
        <w:rPr>
          <w:rFonts w:ascii="Calibri" w:hAnsi="Calibri" w:cs="Calibri"/>
        </w:rPr>
      </w:pPr>
      <w:r w:rsidRPr="00906B34">
        <w:rPr>
          <w:rFonts w:ascii="Calibri" w:hAnsi="Calibri" w:cs="Calibri"/>
        </w:rPr>
        <w:t>id</w:t>
      </w:r>
    </w:p>
    <w:p w:rsidR="00245398" w:rsidP="00842DA3" w:rsidRDefault="00AF07F6" w14:paraId="530703A3" w14:textId="3C833D57">
      <w:pPr>
        <w:pStyle w:val="ListParagraph"/>
        <w:numPr>
          <w:ilvl w:val="5"/>
          <w:numId w:val="60"/>
        </w:numPr>
        <w:jc w:val="both"/>
        <w:rPr>
          <w:rFonts w:ascii="Calibri" w:hAnsi="Calibri" w:cs="Calibri"/>
        </w:rPr>
      </w:pPr>
      <w:r w:rsidRPr="00AF07F6">
        <w:rPr>
          <w:rFonts w:ascii="Calibri" w:hAnsi="Calibri" w:cs="Calibri"/>
        </w:rPr>
        <w:t>licenseCreationDate</w:t>
      </w:r>
    </w:p>
    <w:p w:rsidR="00906B34" w:rsidP="00842DA3" w:rsidRDefault="00906B34" w14:paraId="24A965E0" w14:textId="601C4166">
      <w:pPr>
        <w:pStyle w:val="ListParagraph"/>
        <w:numPr>
          <w:ilvl w:val="5"/>
          <w:numId w:val="60"/>
        </w:numPr>
        <w:jc w:val="both"/>
        <w:rPr>
          <w:rFonts w:ascii="Calibri" w:hAnsi="Calibri" w:cs="Calibri"/>
        </w:rPr>
      </w:pPr>
      <w:r w:rsidRPr="00906B34">
        <w:rPr>
          <w:rFonts w:ascii="Calibri" w:hAnsi="Calibri" w:cs="Calibri"/>
        </w:rPr>
        <w:t>from</w:t>
      </w:r>
    </w:p>
    <w:p w:rsidR="00906B34" w:rsidP="00842DA3" w:rsidRDefault="00906B34" w14:paraId="7611FE28" w14:textId="55295474">
      <w:pPr>
        <w:pStyle w:val="ListParagraph"/>
        <w:numPr>
          <w:ilvl w:val="5"/>
          <w:numId w:val="60"/>
        </w:numPr>
        <w:jc w:val="both"/>
        <w:rPr>
          <w:rFonts w:ascii="Calibri" w:hAnsi="Calibri" w:cs="Calibri"/>
        </w:rPr>
      </w:pPr>
      <w:r>
        <w:rPr>
          <w:rFonts w:ascii="Calibri" w:hAnsi="Calibri" w:cs="Calibri"/>
        </w:rPr>
        <w:t>to</w:t>
      </w:r>
      <w:r w:rsidR="00446185">
        <w:rPr>
          <w:rFonts w:ascii="Calibri" w:hAnsi="Calibri" w:cs="Calibri"/>
        </w:rPr>
        <w:tab/>
      </w:r>
      <w:r w:rsidR="000975A6">
        <w:rPr>
          <w:rFonts w:ascii="Calibri" w:hAnsi="Calibri" w:cs="Calibri"/>
        </w:rPr>
        <w:tab/>
      </w:r>
      <w:r w:rsidR="00446185">
        <w:rPr>
          <w:rFonts w:ascii="Calibri" w:hAnsi="Calibri" w:cs="Calibri"/>
        </w:rPr>
        <w:t>(se presente)</w:t>
      </w:r>
    </w:p>
    <w:p w:rsidR="00906B34" w:rsidP="00842DA3" w:rsidRDefault="000975A6" w14:paraId="10CAD30E" w14:textId="366FB991">
      <w:pPr>
        <w:pStyle w:val="ListParagraph"/>
        <w:numPr>
          <w:ilvl w:val="5"/>
          <w:numId w:val="60"/>
        </w:numPr>
        <w:jc w:val="both"/>
        <w:rPr>
          <w:rFonts w:ascii="Calibri" w:hAnsi="Calibri" w:cs="Calibri"/>
        </w:rPr>
      </w:pPr>
      <w:r w:rsidRPr="000975A6">
        <w:rPr>
          <w:rFonts w:ascii="Calibri" w:hAnsi="Calibri" w:cs="Calibri"/>
        </w:rPr>
        <w:t>deductionId</w:t>
      </w:r>
      <w:r>
        <w:rPr>
          <w:rFonts w:ascii="Calibri" w:hAnsi="Calibri" w:cs="Calibri"/>
        </w:rPr>
        <w:tab/>
      </w:r>
      <w:r>
        <w:rPr>
          <w:rFonts w:ascii="Calibri" w:hAnsi="Calibri" w:cs="Calibri"/>
        </w:rPr>
        <w:t>(se presente)</w:t>
      </w:r>
    </w:p>
    <w:p w:rsidR="000975A6" w:rsidP="00842DA3" w:rsidRDefault="009F629A" w14:paraId="5BA52259" w14:textId="701E89B9">
      <w:pPr>
        <w:pStyle w:val="ListParagraph"/>
        <w:numPr>
          <w:ilvl w:val="5"/>
          <w:numId w:val="60"/>
        </w:numPr>
        <w:jc w:val="both"/>
        <w:rPr>
          <w:rFonts w:ascii="Calibri" w:hAnsi="Calibri" w:cs="Calibri"/>
        </w:rPr>
      </w:pPr>
      <w:r w:rsidRPr="009F629A">
        <w:rPr>
          <w:rFonts w:ascii="Calibri" w:hAnsi="Calibri" w:cs="Calibri"/>
        </w:rPr>
        <w:t>deductionCredits</w:t>
      </w:r>
      <w:r w:rsidR="000975A6">
        <w:rPr>
          <w:rFonts w:ascii="Calibri" w:hAnsi="Calibri" w:cs="Calibri"/>
        </w:rPr>
        <w:tab/>
      </w:r>
      <w:r w:rsidR="000975A6">
        <w:rPr>
          <w:rFonts w:ascii="Calibri" w:hAnsi="Calibri" w:cs="Calibri"/>
        </w:rPr>
        <w:t>(se presente)</w:t>
      </w:r>
    </w:p>
    <w:p w:rsidR="000975A6" w:rsidP="00842DA3" w:rsidRDefault="009F629A" w14:paraId="14DA1BC1" w14:textId="6B425A8C">
      <w:pPr>
        <w:pStyle w:val="ListParagraph"/>
        <w:numPr>
          <w:ilvl w:val="5"/>
          <w:numId w:val="60"/>
        </w:numPr>
        <w:jc w:val="both"/>
        <w:rPr>
          <w:rFonts w:ascii="Calibri" w:hAnsi="Calibri" w:cs="Calibri"/>
        </w:rPr>
      </w:pPr>
      <w:r w:rsidRPr="009F629A">
        <w:rPr>
          <w:rFonts w:ascii="Calibri" w:hAnsi="Calibri" w:cs="Calibri"/>
        </w:rPr>
        <w:t>remediationId</w:t>
      </w:r>
      <w:r w:rsidR="000975A6">
        <w:rPr>
          <w:rFonts w:ascii="Calibri" w:hAnsi="Calibri" w:cs="Calibri"/>
        </w:rPr>
        <w:tab/>
      </w:r>
      <w:r w:rsidR="000975A6">
        <w:rPr>
          <w:rFonts w:ascii="Calibri" w:hAnsi="Calibri" w:cs="Calibri"/>
        </w:rPr>
        <w:t>(se presente)</w:t>
      </w:r>
    </w:p>
    <w:p w:rsidR="000975A6" w:rsidP="00842DA3" w:rsidRDefault="00245398" w14:paraId="5C4E28A2" w14:textId="6386B0D5">
      <w:pPr>
        <w:pStyle w:val="ListParagraph"/>
        <w:numPr>
          <w:ilvl w:val="5"/>
          <w:numId w:val="60"/>
        </w:numPr>
        <w:jc w:val="both"/>
        <w:rPr>
          <w:rFonts w:ascii="Calibri" w:hAnsi="Calibri" w:cs="Calibri"/>
        </w:rPr>
      </w:pPr>
      <w:r w:rsidRPr="00245398">
        <w:rPr>
          <w:rFonts w:ascii="Calibri" w:hAnsi="Calibri" w:cs="Calibri"/>
        </w:rPr>
        <w:t>remediationCredits</w:t>
      </w:r>
      <w:r w:rsidR="000975A6">
        <w:rPr>
          <w:rFonts w:ascii="Calibri" w:hAnsi="Calibri" w:cs="Calibri"/>
        </w:rPr>
        <w:tab/>
      </w:r>
      <w:r w:rsidR="000975A6">
        <w:rPr>
          <w:rFonts w:ascii="Calibri" w:hAnsi="Calibri" w:cs="Calibri"/>
        </w:rPr>
        <w:t>(se presente)</w:t>
      </w:r>
    </w:p>
    <w:p w:rsidR="001A5E86" w:rsidP="007232E5" w:rsidRDefault="007232E5" w14:paraId="11EF7B33" w14:textId="6B916DA5">
      <w:pPr>
        <w:spacing w:before="240" w:after="120"/>
        <w:ind w:left="346"/>
        <w:jc w:val="both"/>
        <w:rPr>
          <w:rFonts w:ascii="Calibri" w:hAnsi="Calibri" w:cs="Calibri"/>
        </w:rPr>
      </w:pPr>
      <w:r>
        <w:rPr>
          <w:rFonts w:ascii="Calibri" w:hAnsi="Calibri" w:cs="Calibri"/>
        </w:rPr>
        <w:t>Le valorizzazioni da eseg</w:t>
      </w:r>
      <w:r w:rsidR="00230352">
        <w:rPr>
          <w:rFonts w:ascii="Calibri" w:hAnsi="Calibri" w:cs="Calibri"/>
        </w:rPr>
        <w:t>u</w:t>
      </w:r>
      <w:r>
        <w:rPr>
          <w:rFonts w:ascii="Calibri" w:hAnsi="Calibri" w:cs="Calibri"/>
        </w:rPr>
        <w:t>ire sui campi sono le seguenti</w:t>
      </w:r>
    </w:p>
    <w:tbl>
      <w:tblPr>
        <w:tblStyle w:val="TableGrid"/>
        <w:tblW w:w="0" w:type="auto"/>
        <w:tblInd w:w="3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53"/>
        <w:gridCol w:w="3074"/>
        <w:gridCol w:w="3098"/>
      </w:tblGrid>
      <w:tr w:rsidR="00F048C7" w:rsidTr="00B05EA9" w14:paraId="7FDDB00C" w14:textId="77777777">
        <w:trPr>
          <w:cantSplit/>
          <w:tblHeader/>
        </w:trPr>
        <w:tc>
          <w:tcPr>
            <w:tcW w:w="9225" w:type="dxa"/>
            <w:gridSpan w:val="3"/>
          </w:tcPr>
          <w:p w:rsidRPr="006E59DD" w:rsidR="006E59DD" w:rsidP="007232E5" w:rsidRDefault="006E59DD" w14:paraId="648FE8AA" w14:textId="11DEFE21">
            <w:pPr>
              <w:spacing w:before="240" w:after="120"/>
              <w:jc w:val="both"/>
              <w:rPr>
                <w:rFonts w:ascii="Calibri" w:hAnsi="Calibri" w:cs="Calibri"/>
                <w:b/>
                <w:bCs/>
              </w:rPr>
            </w:pPr>
            <w:r w:rsidRPr="006E59DD">
              <w:rPr>
                <w:rFonts w:ascii="Calibri" w:hAnsi="Calibri" w:cs="Calibri"/>
                <w:b/>
                <w:bCs/>
              </w:rPr>
              <w:t>Tabella LCEL_LICENSE_CREDIT_ENGINE_LOG</w:t>
            </w:r>
          </w:p>
        </w:tc>
      </w:tr>
      <w:tr w:rsidR="00F048C7" w:rsidTr="006E59DD" w14:paraId="4960A572" w14:textId="77777777">
        <w:trPr>
          <w:cantSplit/>
          <w:tblHeader/>
        </w:trPr>
        <w:tc>
          <w:tcPr>
            <w:tcW w:w="3053" w:type="dxa"/>
          </w:tcPr>
          <w:p w:rsidRPr="006E59DD" w:rsidR="007232E5" w:rsidP="007232E5" w:rsidRDefault="007232E5" w14:paraId="2E5DD556" w14:textId="1CBAACF3">
            <w:pPr>
              <w:spacing w:before="240" w:after="120"/>
              <w:jc w:val="both"/>
              <w:rPr>
                <w:rFonts w:ascii="Calibri" w:hAnsi="Calibri" w:cs="Calibri"/>
                <w:b/>
                <w:bCs/>
                <w:i/>
                <w:iCs/>
              </w:rPr>
            </w:pPr>
            <w:r w:rsidRPr="006E59DD">
              <w:rPr>
                <w:rFonts w:ascii="Calibri" w:hAnsi="Calibri" w:cs="Calibri"/>
                <w:b/>
                <w:bCs/>
                <w:i/>
                <w:iCs/>
              </w:rPr>
              <w:t>Campo</w:t>
            </w:r>
          </w:p>
        </w:tc>
        <w:tc>
          <w:tcPr>
            <w:tcW w:w="3074" w:type="dxa"/>
          </w:tcPr>
          <w:p w:rsidRPr="006E59DD" w:rsidR="007232E5" w:rsidP="007232E5" w:rsidRDefault="007232E5" w14:paraId="60CE0A26" w14:textId="15B8D4EA">
            <w:pPr>
              <w:spacing w:before="240" w:after="120"/>
              <w:jc w:val="both"/>
              <w:rPr>
                <w:rFonts w:ascii="Calibri" w:hAnsi="Calibri" w:cs="Calibri"/>
                <w:b/>
                <w:bCs/>
                <w:i/>
                <w:iCs/>
              </w:rPr>
            </w:pPr>
            <w:r w:rsidRPr="006E59DD">
              <w:rPr>
                <w:rFonts w:ascii="Calibri" w:hAnsi="Calibri" w:cs="Calibri"/>
                <w:b/>
                <w:bCs/>
                <w:i/>
                <w:iCs/>
              </w:rPr>
              <w:t>Significato</w:t>
            </w:r>
          </w:p>
        </w:tc>
        <w:tc>
          <w:tcPr>
            <w:tcW w:w="3098" w:type="dxa"/>
          </w:tcPr>
          <w:p w:rsidRPr="006E59DD" w:rsidR="007232E5" w:rsidP="007232E5" w:rsidRDefault="007232E5" w14:paraId="5B683FB3" w14:textId="1BCB0A49">
            <w:pPr>
              <w:spacing w:before="240" w:after="120"/>
              <w:jc w:val="both"/>
              <w:rPr>
                <w:rFonts w:ascii="Calibri" w:hAnsi="Calibri" w:cs="Calibri"/>
                <w:b/>
                <w:bCs/>
                <w:i/>
                <w:iCs/>
              </w:rPr>
            </w:pPr>
            <w:r w:rsidRPr="006E59DD">
              <w:rPr>
                <w:rFonts w:ascii="Calibri" w:hAnsi="Calibri" w:cs="Calibri"/>
                <w:b/>
                <w:bCs/>
                <w:i/>
                <w:iCs/>
              </w:rPr>
              <w:t>Valorizzazione</w:t>
            </w:r>
          </w:p>
        </w:tc>
      </w:tr>
      <w:tr w:rsidR="00F048C7" w:rsidTr="006E59DD" w14:paraId="11BE5F37" w14:textId="77777777">
        <w:tc>
          <w:tcPr>
            <w:tcW w:w="3053" w:type="dxa"/>
          </w:tcPr>
          <w:p w:rsidR="007232E5" w:rsidP="007232E5" w:rsidRDefault="00A9743B" w14:paraId="1BB7E414" w14:textId="5C5ECAA2">
            <w:pPr>
              <w:spacing w:before="240" w:after="120"/>
              <w:jc w:val="both"/>
              <w:rPr>
                <w:rFonts w:ascii="Calibri" w:hAnsi="Calibri" w:cs="Calibri"/>
              </w:rPr>
            </w:pPr>
            <w:r w:rsidRPr="00A9743B">
              <w:rPr>
                <w:rFonts w:ascii="Calibri" w:hAnsi="Calibri" w:cs="Calibri"/>
                <w:lang w:val="en-US"/>
              </w:rPr>
              <w:t>LCEL_ID</w:t>
            </w:r>
          </w:p>
        </w:tc>
        <w:tc>
          <w:tcPr>
            <w:tcW w:w="3074" w:type="dxa"/>
          </w:tcPr>
          <w:p w:rsidR="007232E5" w:rsidP="007232E5" w:rsidRDefault="00A9743B" w14:paraId="78B588B0" w14:textId="69E2BDDF">
            <w:pPr>
              <w:spacing w:before="240" w:after="120"/>
              <w:jc w:val="both"/>
              <w:rPr>
                <w:rFonts w:ascii="Calibri" w:hAnsi="Calibri" w:cs="Calibri"/>
              </w:rPr>
            </w:pPr>
            <w:r>
              <w:rPr>
                <w:rFonts w:ascii="Calibri" w:hAnsi="Calibri" w:cs="Calibri"/>
              </w:rPr>
              <w:t>Identifica</w:t>
            </w:r>
            <w:r w:rsidR="009E3B3B">
              <w:rPr>
                <w:rFonts w:ascii="Calibri" w:hAnsi="Calibri" w:cs="Calibri"/>
              </w:rPr>
              <w:t>tivo unico della calcolo eseguito sulla singola PaC</w:t>
            </w:r>
          </w:p>
        </w:tc>
        <w:tc>
          <w:tcPr>
            <w:tcW w:w="3098" w:type="dxa"/>
          </w:tcPr>
          <w:p w:rsidR="007232E5" w:rsidP="007232E5" w:rsidRDefault="009E3B3B" w14:paraId="6749B555" w14:textId="7327A9BC">
            <w:pPr>
              <w:spacing w:before="240" w:after="120"/>
              <w:jc w:val="both"/>
              <w:rPr>
                <w:rFonts w:ascii="Calibri" w:hAnsi="Calibri" w:cs="Calibri"/>
              </w:rPr>
            </w:pPr>
            <w:r>
              <w:rPr>
                <w:rFonts w:ascii="Calibri" w:hAnsi="Calibri" w:cs="Calibri"/>
              </w:rPr>
              <w:t>Identity</w:t>
            </w:r>
          </w:p>
        </w:tc>
      </w:tr>
      <w:tr w:rsidR="00F048C7" w:rsidTr="006E59DD" w14:paraId="5BD914D1" w14:textId="77777777">
        <w:tc>
          <w:tcPr>
            <w:tcW w:w="3053" w:type="dxa"/>
          </w:tcPr>
          <w:p w:rsidR="00B27E4D" w:rsidP="00B27E4D" w:rsidRDefault="00B27E4D" w14:paraId="4F577295" w14:textId="634DEADB">
            <w:pPr>
              <w:spacing w:before="240" w:after="120"/>
              <w:jc w:val="both"/>
              <w:rPr>
                <w:rFonts w:ascii="Calibri" w:hAnsi="Calibri" w:cs="Calibri"/>
              </w:rPr>
            </w:pPr>
            <w:r w:rsidRPr="00C77E82">
              <w:rPr>
                <w:rFonts w:ascii="Calibri" w:hAnsi="Calibri" w:cs="Calibri"/>
                <w:lang w:val="en-US"/>
              </w:rPr>
              <w:t>LCEL_FK_LCEE_ID</w:t>
            </w:r>
          </w:p>
        </w:tc>
        <w:tc>
          <w:tcPr>
            <w:tcW w:w="3074" w:type="dxa"/>
          </w:tcPr>
          <w:p w:rsidR="00B27E4D" w:rsidP="00B27E4D" w:rsidRDefault="00B27E4D" w14:paraId="68D3A168" w14:textId="088DFF07">
            <w:pPr>
              <w:spacing w:before="240" w:after="120"/>
              <w:jc w:val="both"/>
              <w:rPr>
                <w:rFonts w:ascii="Calibri" w:hAnsi="Calibri" w:cs="Calibri"/>
              </w:rPr>
            </w:pPr>
            <w:r>
              <w:rPr>
                <w:rFonts w:ascii="Calibri" w:hAnsi="Calibri" w:cs="Calibri"/>
              </w:rPr>
              <w:t>Id unico della elaborazione</w:t>
            </w:r>
          </w:p>
        </w:tc>
        <w:tc>
          <w:tcPr>
            <w:tcW w:w="3098" w:type="dxa"/>
          </w:tcPr>
          <w:p w:rsidR="00B27E4D" w:rsidP="00B27E4D" w:rsidRDefault="00B27E4D" w14:paraId="19E40679" w14:textId="6DC1FF8C">
            <w:pPr>
              <w:spacing w:before="240" w:after="120"/>
              <w:jc w:val="both"/>
              <w:rPr>
                <w:rFonts w:ascii="Calibri" w:hAnsi="Calibri" w:cs="Calibri"/>
              </w:rPr>
            </w:pPr>
            <w:r w:rsidRPr="00A9743B">
              <w:rPr>
                <w:rFonts w:ascii="Calibri" w:hAnsi="Calibri" w:cs="Calibri"/>
                <w:lang w:val="en-US"/>
              </w:rPr>
              <w:t>LCE</w:t>
            </w:r>
            <w:r>
              <w:rPr>
                <w:rFonts w:ascii="Calibri" w:hAnsi="Calibri" w:cs="Calibri"/>
                <w:lang w:val="en-US"/>
              </w:rPr>
              <w:t>E</w:t>
            </w:r>
            <w:r w:rsidRPr="00A9743B">
              <w:rPr>
                <w:rFonts w:ascii="Calibri" w:hAnsi="Calibri" w:cs="Calibri"/>
                <w:lang w:val="en-US"/>
              </w:rPr>
              <w:t>_ID</w:t>
            </w:r>
          </w:p>
        </w:tc>
      </w:tr>
      <w:tr w:rsidR="00F048C7" w:rsidTr="006E59DD" w14:paraId="7C04F2EC" w14:textId="77777777">
        <w:tc>
          <w:tcPr>
            <w:tcW w:w="3053" w:type="dxa"/>
          </w:tcPr>
          <w:p w:rsidR="00B27E4D" w:rsidP="00B27E4D" w:rsidRDefault="00B27E4D" w14:paraId="32006CFE" w14:textId="629CDD8E">
            <w:pPr>
              <w:spacing w:before="240" w:after="120"/>
              <w:jc w:val="both"/>
              <w:rPr>
                <w:rFonts w:ascii="Calibri" w:hAnsi="Calibri" w:cs="Calibri"/>
              </w:rPr>
            </w:pPr>
            <w:r w:rsidRPr="008D10AA">
              <w:rPr>
                <w:rFonts w:ascii="Calibri" w:hAnsi="Calibri" w:cs="Calibri"/>
                <w:lang w:val="en-US"/>
              </w:rPr>
              <w:t>LCEL_OPERATION_TIME</w:t>
            </w:r>
          </w:p>
        </w:tc>
        <w:tc>
          <w:tcPr>
            <w:tcW w:w="3074" w:type="dxa"/>
          </w:tcPr>
          <w:p w:rsidR="00B27E4D" w:rsidP="00B27E4D" w:rsidRDefault="008F1CBB" w14:paraId="556228A9" w14:textId="48ECB22D">
            <w:pPr>
              <w:spacing w:before="240" w:after="120"/>
              <w:jc w:val="both"/>
              <w:rPr>
                <w:rFonts w:ascii="Calibri" w:hAnsi="Calibri" w:cs="Calibri"/>
              </w:rPr>
            </w:pPr>
            <w:r>
              <w:rPr>
                <w:rFonts w:ascii="Calibri" w:hAnsi="Calibri" w:cs="Calibri"/>
              </w:rPr>
              <w:t>Istante di termine della elaborazione del calcolo della specifica PaC</w:t>
            </w:r>
          </w:p>
        </w:tc>
        <w:tc>
          <w:tcPr>
            <w:tcW w:w="3098" w:type="dxa"/>
          </w:tcPr>
          <w:p w:rsidR="00B27E4D" w:rsidP="00B27E4D" w:rsidRDefault="002E797C" w14:paraId="31BEB3D0" w14:textId="45A090DE">
            <w:pPr>
              <w:spacing w:before="240" w:after="120"/>
              <w:jc w:val="both"/>
              <w:rPr>
                <w:rFonts w:ascii="Calibri" w:hAnsi="Calibri" w:cs="Calibri"/>
              </w:rPr>
            </w:pPr>
            <w:r>
              <w:rPr>
                <w:rFonts w:ascii="Calibri" w:hAnsi="Calibri" w:cs="Calibri"/>
              </w:rPr>
              <w:t>Timestamp (data e ora) dell’inserimento del record di log</w:t>
            </w:r>
          </w:p>
        </w:tc>
      </w:tr>
      <w:tr w:rsidR="00F048C7" w:rsidTr="006E59DD" w14:paraId="13DD358A" w14:textId="77777777">
        <w:tc>
          <w:tcPr>
            <w:tcW w:w="3053" w:type="dxa"/>
          </w:tcPr>
          <w:p w:rsidRPr="008D10AA" w:rsidR="00B27E4D" w:rsidP="00B27E4D" w:rsidRDefault="00B27E4D" w14:paraId="22B660DB" w14:textId="6F1A0FC5">
            <w:pPr>
              <w:spacing w:before="240" w:after="120"/>
              <w:jc w:val="both"/>
              <w:rPr>
                <w:rFonts w:ascii="Calibri" w:hAnsi="Calibri" w:cs="Calibri"/>
                <w:lang w:val="en-US"/>
              </w:rPr>
            </w:pPr>
            <w:r w:rsidRPr="008D10AA">
              <w:rPr>
                <w:rFonts w:ascii="Calibri" w:hAnsi="Calibri" w:cs="Calibri"/>
                <w:lang w:val="en-US"/>
              </w:rPr>
              <w:t>LCEL_FK_LICE_ID</w:t>
            </w:r>
          </w:p>
        </w:tc>
        <w:tc>
          <w:tcPr>
            <w:tcW w:w="3074" w:type="dxa"/>
          </w:tcPr>
          <w:p w:rsidR="00B27E4D" w:rsidP="00B27E4D" w:rsidRDefault="00CE31B5" w14:paraId="49AE8793" w14:textId="496DF39F">
            <w:pPr>
              <w:spacing w:before="240" w:after="120"/>
              <w:jc w:val="both"/>
              <w:rPr>
                <w:rFonts w:ascii="Calibri" w:hAnsi="Calibri" w:cs="Calibri"/>
              </w:rPr>
            </w:pPr>
            <w:r>
              <w:rPr>
                <w:rFonts w:ascii="Calibri" w:hAnsi="Calibri" w:cs="Calibri"/>
              </w:rPr>
              <w:t>Id Unico della PaC</w:t>
            </w:r>
          </w:p>
        </w:tc>
        <w:tc>
          <w:tcPr>
            <w:tcW w:w="3098" w:type="dxa"/>
          </w:tcPr>
          <w:p w:rsidR="00B27E4D" w:rsidP="00B27E4D" w:rsidRDefault="00CE31B5" w14:paraId="47940052" w14:textId="556C4CE3">
            <w:pPr>
              <w:spacing w:before="240" w:after="120"/>
              <w:jc w:val="both"/>
              <w:rPr>
                <w:rFonts w:ascii="Calibri" w:hAnsi="Calibri" w:cs="Calibri"/>
              </w:rPr>
            </w:pPr>
            <w:r>
              <w:rPr>
                <w:rFonts w:ascii="Calibri" w:hAnsi="Calibri" w:cs="Calibri"/>
              </w:rPr>
              <w:t>Id della tabella license</w:t>
            </w:r>
          </w:p>
        </w:tc>
      </w:tr>
      <w:tr w:rsidR="00F048C7" w:rsidTr="006E59DD" w14:paraId="42C20D04" w14:textId="77777777">
        <w:tc>
          <w:tcPr>
            <w:tcW w:w="3053" w:type="dxa"/>
          </w:tcPr>
          <w:p w:rsidRPr="008D10AA" w:rsidR="00B65D0F" w:rsidP="00B65D0F" w:rsidRDefault="00B65D0F" w14:paraId="5DFD3D54" w14:textId="54C64C7E">
            <w:pPr>
              <w:spacing w:before="240" w:after="120"/>
              <w:jc w:val="both"/>
              <w:rPr>
                <w:rFonts w:ascii="Calibri" w:hAnsi="Calibri" w:cs="Calibri"/>
                <w:lang w:val="en-US"/>
              </w:rPr>
            </w:pPr>
            <w:r w:rsidRPr="006D1621">
              <w:rPr>
                <w:rFonts w:ascii="Calibri" w:hAnsi="Calibri" w:cs="Calibri"/>
                <w:lang w:val="en-US"/>
              </w:rPr>
              <w:t>LCEL_PUNTEGGIO</w:t>
            </w:r>
          </w:p>
        </w:tc>
        <w:tc>
          <w:tcPr>
            <w:tcW w:w="3074" w:type="dxa"/>
          </w:tcPr>
          <w:p w:rsidR="00B65D0F" w:rsidP="00B65D0F" w:rsidRDefault="00B65D0F" w14:paraId="5726A3D8" w14:textId="1B0E83B5">
            <w:pPr>
              <w:spacing w:before="240" w:after="120"/>
              <w:jc w:val="both"/>
              <w:rPr>
                <w:rFonts w:ascii="Calibri" w:hAnsi="Calibri" w:cs="Calibri"/>
              </w:rPr>
            </w:pPr>
            <w:r>
              <w:rPr>
                <w:rFonts w:ascii="Calibri" w:hAnsi="Calibri" w:cs="Calibri"/>
              </w:rPr>
              <w:t>Punteggio finale calcolato</w:t>
            </w:r>
          </w:p>
        </w:tc>
        <w:tc>
          <w:tcPr>
            <w:tcW w:w="3098" w:type="dxa"/>
          </w:tcPr>
          <w:p w:rsidR="00B65D0F" w:rsidP="00B65D0F" w:rsidRDefault="001F3DA7" w14:paraId="006877A1" w14:textId="25E0C6B0">
            <w:pPr>
              <w:spacing w:before="240" w:after="120"/>
              <w:jc w:val="both"/>
              <w:rPr>
                <w:rFonts w:ascii="Calibri" w:hAnsi="Calibri" w:cs="Calibri"/>
              </w:rPr>
            </w:pPr>
            <w:r>
              <w:rPr>
                <w:rFonts w:ascii="Calibri" w:hAnsi="Calibri" w:cs="Calibri"/>
              </w:rPr>
              <w:t xml:space="preserve">Numero </w:t>
            </w:r>
            <w:r w:rsidR="00B65D0F">
              <w:rPr>
                <w:rFonts w:ascii="Calibri" w:hAnsi="Calibri" w:cs="Calibri"/>
              </w:rPr>
              <w:t xml:space="preserve">Intero </w:t>
            </w:r>
            <w:r>
              <w:rPr>
                <w:rFonts w:ascii="Calibri" w:hAnsi="Calibri" w:cs="Calibri"/>
              </w:rPr>
              <w:t>compreso tra 0 e 100 (valori soglia</w:t>
            </w:r>
            <w:r w:rsidR="007270A9">
              <w:rPr>
                <w:rFonts w:ascii="Calibri" w:hAnsi="Calibri" w:cs="Calibri"/>
              </w:rPr>
              <w:t>, potenzialmente variabili</w:t>
            </w:r>
            <w:r>
              <w:rPr>
                <w:rFonts w:ascii="Calibri" w:hAnsi="Calibri" w:cs="Calibri"/>
              </w:rPr>
              <w:t>)</w:t>
            </w:r>
          </w:p>
        </w:tc>
      </w:tr>
      <w:tr w:rsidR="00F048C7" w:rsidTr="006E59DD" w14:paraId="1851858C" w14:textId="77777777">
        <w:tc>
          <w:tcPr>
            <w:tcW w:w="3053" w:type="dxa"/>
          </w:tcPr>
          <w:p w:rsidRPr="006D1621" w:rsidR="00B65D0F" w:rsidP="00B65D0F" w:rsidRDefault="00B65D0F" w14:paraId="65A14939" w14:textId="24692786">
            <w:pPr>
              <w:spacing w:before="240" w:after="120"/>
              <w:jc w:val="both"/>
              <w:rPr>
                <w:rFonts w:ascii="Calibri" w:hAnsi="Calibri" w:cs="Calibri"/>
                <w:lang w:val="en-US"/>
              </w:rPr>
            </w:pPr>
            <w:r w:rsidRPr="006D1621">
              <w:rPr>
                <w:rFonts w:ascii="Calibri" w:hAnsi="Calibri" w:cs="Calibri"/>
                <w:lang w:val="en-US"/>
              </w:rPr>
              <w:t>LCEL_STATUS</w:t>
            </w:r>
          </w:p>
        </w:tc>
        <w:tc>
          <w:tcPr>
            <w:tcW w:w="3074" w:type="dxa"/>
          </w:tcPr>
          <w:p w:rsidR="00B65D0F" w:rsidP="00B65D0F" w:rsidRDefault="00B65D0F" w14:paraId="7782E9C5" w14:textId="16DF8163">
            <w:pPr>
              <w:spacing w:before="240" w:after="120"/>
              <w:jc w:val="both"/>
              <w:rPr>
                <w:rFonts w:ascii="Calibri" w:hAnsi="Calibri" w:cs="Calibri"/>
              </w:rPr>
            </w:pPr>
            <w:r>
              <w:rPr>
                <w:rFonts w:ascii="Calibri" w:hAnsi="Calibri" w:cs="Calibri"/>
              </w:rPr>
              <w:t>Stato della elaborazione</w:t>
            </w:r>
          </w:p>
        </w:tc>
        <w:tc>
          <w:tcPr>
            <w:tcW w:w="3098" w:type="dxa"/>
          </w:tcPr>
          <w:p w:rsidR="00B65D0F" w:rsidP="00B65D0F" w:rsidRDefault="00987D24" w14:paraId="09D53C70" w14:textId="77777777">
            <w:pPr>
              <w:spacing w:before="240" w:after="120"/>
              <w:jc w:val="both"/>
              <w:rPr>
                <w:rFonts w:ascii="Calibri" w:hAnsi="Calibri" w:cs="Calibri"/>
              </w:rPr>
            </w:pPr>
            <w:r>
              <w:rPr>
                <w:rFonts w:ascii="Calibri" w:hAnsi="Calibri" w:cs="Calibri"/>
              </w:rPr>
              <w:t>Può assumere i valori</w:t>
            </w:r>
          </w:p>
          <w:p w:rsidRPr="00934810" w:rsidR="0016033D" w:rsidP="00B65D0F" w:rsidRDefault="0016033D" w14:paraId="23D3BA81" w14:textId="77777777">
            <w:pPr>
              <w:spacing w:before="240" w:after="120"/>
              <w:jc w:val="both"/>
              <w:rPr>
                <w:rFonts w:ascii="Calibri" w:hAnsi="Calibri" w:cs="Calibri"/>
              </w:rPr>
            </w:pPr>
            <w:r w:rsidRPr="00934810">
              <w:rPr>
                <w:rFonts w:ascii="Calibri" w:hAnsi="Calibri" w:eastAsia="MS Mincho" w:cs="Calibri"/>
              </w:rPr>
              <w:t xml:space="preserve">1 - Eseguito Regolarmente, </w:t>
            </w:r>
          </w:p>
          <w:p w:rsidR="00987D24" w:rsidP="00B65D0F" w:rsidRDefault="0016033D" w14:paraId="744F1124" w14:textId="3A81E24F">
            <w:pPr>
              <w:spacing w:before="240" w:after="120"/>
              <w:jc w:val="both"/>
              <w:rPr>
                <w:rFonts w:ascii="Calibri" w:hAnsi="Calibri" w:cs="Calibri"/>
              </w:rPr>
            </w:pPr>
            <w:r w:rsidRPr="0016033D">
              <w:rPr>
                <w:rFonts w:ascii="Calibri" w:hAnsi="Calibri" w:cs="Calibri"/>
                <w:lang w:val="en-US"/>
              </w:rPr>
              <w:t>2 - In errore</w:t>
            </w:r>
          </w:p>
        </w:tc>
      </w:tr>
    </w:tbl>
    <w:p w:rsidRPr="00A42FEA" w:rsidR="007232E5" w:rsidP="007232E5" w:rsidRDefault="00A5685B" w14:paraId="2C8F82BD" w14:textId="679C5962">
      <w:pPr>
        <w:spacing w:before="240" w:after="120"/>
        <w:ind w:left="346"/>
        <w:jc w:val="both"/>
        <w:rPr>
          <w:rFonts w:ascii="Calibri" w:hAnsi="Calibri" w:cs="Calibri"/>
        </w:rPr>
      </w:pPr>
      <w:r>
        <w:rPr>
          <w:rFonts w:ascii="Calibri" w:hAnsi="Calibri" w:cs="Calibri"/>
        </w:rPr>
        <w:t xml:space="preserve">I dati di dettaglio </w:t>
      </w:r>
      <w:r w:rsidR="00BC564D">
        <w:rPr>
          <w:rFonts w:ascii="Calibri" w:hAnsi="Calibri" w:cs="Calibri"/>
        </w:rPr>
        <w:t xml:space="preserve">della elaborazione sono salvati nella tabella </w:t>
      </w:r>
      <w:r w:rsidRPr="00A42FEA" w:rsidR="00A42FEA">
        <w:rPr>
          <w:rFonts w:ascii="Calibri" w:hAnsi="Calibri" w:cs="Calibri"/>
        </w:rPr>
        <w:t>LCJL_LICENSE_CREDIT_JSON_LOG</w:t>
      </w:r>
      <w:r w:rsidR="00A42FEA">
        <w:rPr>
          <w:rFonts w:ascii="Calibri" w:hAnsi="Calibri" w:cs="Calibri"/>
        </w:rPr>
        <w:t xml:space="preserve"> sotto forma di json, pur essendo in relazione </w:t>
      </w:r>
      <w:r w:rsidR="00C748B7">
        <w:rPr>
          <w:rFonts w:ascii="Calibri" w:hAnsi="Calibri" w:cs="Calibri"/>
        </w:rPr>
        <w:t xml:space="preserve">0 o </w:t>
      </w:r>
      <w:r w:rsidR="00E355AF">
        <w:rPr>
          <w:rFonts w:ascii="Calibri" w:hAnsi="Calibri" w:cs="Calibri"/>
        </w:rPr>
        <w:t>1 a 1 con l’esecuzione</w:t>
      </w:r>
      <w:r w:rsidR="004103B6">
        <w:rPr>
          <w:rFonts w:ascii="Calibri" w:hAnsi="Calibri" w:cs="Calibri"/>
        </w:rPr>
        <w:t xml:space="preserve"> vengono tenuti separati per ragioni di perfomance nell’accesso.</w:t>
      </w:r>
    </w:p>
    <w:tbl>
      <w:tblPr>
        <w:tblStyle w:val="TableGrid"/>
        <w:tblW w:w="0" w:type="auto"/>
        <w:tblInd w:w="3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53"/>
        <w:gridCol w:w="3074"/>
        <w:gridCol w:w="3098"/>
      </w:tblGrid>
      <w:tr w:rsidR="00F048C7" w:rsidTr="00B05EA9" w14:paraId="104186C4" w14:textId="77777777">
        <w:trPr>
          <w:cantSplit/>
          <w:tblHeader/>
        </w:trPr>
        <w:tc>
          <w:tcPr>
            <w:tcW w:w="9225" w:type="dxa"/>
            <w:gridSpan w:val="3"/>
          </w:tcPr>
          <w:p w:rsidRPr="008C592A" w:rsidR="00482C88" w:rsidP="00B05EA9" w:rsidRDefault="00482C88" w14:paraId="0B35210C" w14:textId="731FBF33">
            <w:pPr>
              <w:spacing w:before="240" w:after="120"/>
              <w:jc w:val="both"/>
              <w:rPr>
                <w:rFonts w:ascii="Calibri" w:hAnsi="Calibri" w:cs="Calibri"/>
                <w:b/>
                <w:bCs/>
              </w:rPr>
            </w:pPr>
            <w:r w:rsidRPr="006E59DD">
              <w:rPr>
                <w:rFonts w:ascii="Calibri" w:hAnsi="Calibri" w:cs="Calibri"/>
                <w:b/>
                <w:bCs/>
              </w:rPr>
              <w:t xml:space="preserve">Tabella </w:t>
            </w:r>
            <w:r w:rsidRPr="008C592A" w:rsidR="008C592A">
              <w:rPr>
                <w:rFonts w:ascii="Calibri" w:hAnsi="Calibri" w:cs="Calibri"/>
                <w:b/>
                <w:bCs/>
              </w:rPr>
              <w:t>LCJL_LICENSE_CREDIT_JSON_LOG</w:t>
            </w:r>
          </w:p>
        </w:tc>
      </w:tr>
      <w:tr w:rsidR="00F048C7" w:rsidTr="00B05EA9" w14:paraId="43035BDE" w14:textId="77777777">
        <w:trPr>
          <w:cantSplit/>
          <w:tblHeader/>
        </w:trPr>
        <w:tc>
          <w:tcPr>
            <w:tcW w:w="3053" w:type="dxa"/>
          </w:tcPr>
          <w:p w:rsidRPr="006E59DD" w:rsidR="00482C88" w:rsidP="00B05EA9" w:rsidRDefault="00482C88" w14:paraId="3CDBCE47" w14:textId="77777777">
            <w:pPr>
              <w:spacing w:before="240" w:after="120"/>
              <w:jc w:val="both"/>
              <w:rPr>
                <w:rFonts w:ascii="Calibri" w:hAnsi="Calibri" w:cs="Calibri"/>
                <w:b/>
                <w:bCs/>
                <w:i/>
                <w:iCs/>
              </w:rPr>
            </w:pPr>
            <w:r w:rsidRPr="006E59DD">
              <w:rPr>
                <w:rFonts w:ascii="Calibri" w:hAnsi="Calibri" w:cs="Calibri"/>
                <w:b/>
                <w:bCs/>
                <w:i/>
                <w:iCs/>
              </w:rPr>
              <w:t>Campo</w:t>
            </w:r>
          </w:p>
        </w:tc>
        <w:tc>
          <w:tcPr>
            <w:tcW w:w="3074" w:type="dxa"/>
          </w:tcPr>
          <w:p w:rsidRPr="006E59DD" w:rsidR="00482C88" w:rsidP="00B05EA9" w:rsidRDefault="00482C88" w14:paraId="57855D69" w14:textId="77777777">
            <w:pPr>
              <w:spacing w:before="240" w:after="120"/>
              <w:jc w:val="both"/>
              <w:rPr>
                <w:rFonts w:ascii="Calibri" w:hAnsi="Calibri" w:cs="Calibri"/>
                <w:b/>
                <w:bCs/>
                <w:i/>
                <w:iCs/>
              </w:rPr>
            </w:pPr>
            <w:r w:rsidRPr="006E59DD">
              <w:rPr>
                <w:rFonts w:ascii="Calibri" w:hAnsi="Calibri" w:cs="Calibri"/>
                <w:b/>
                <w:bCs/>
                <w:i/>
                <w:iCs/>
              </w:rPr>
              <w:t>Significato</w:t>
            </w:r>
          </w:p>
        </w:tc>
        <w:tc>
          <w:tcPr>
            <w:tcW w:w="3098" w:type="dxa"/>
          </w:tcPr>
          <w:p w:rsidRPr="006E59DD" w:rsidR="00482C88" w:rsidP="00B05EA9" w:rsidRDefault="00482C88" w14:paraId="325D5E9C" w14:textId="77777777">
            <w:pPr>
              <w:spacing w:before="240" w:after="120"/>
              <w:jc w:val="both"/>
              <w:rPr>
                <w:rFonts w:ascii="Calibri" w:hAnsi="Calibri" w:cs="Calibri"/>
                <w:b/>
                <w:bCs/>
                <w:i/>
                <w:iCs/>
              </w:rPr>
            </w:pPr>
            <w:r w:rsidRPr="006E59DD">
              <w:rPr>
                <w:rFonts w:ascii="Calibri" w:hAnsi="Calibri" w:cs="Calibri"/>
                <w:b/>
                <w:bCs/>
                <w:i/>
                <w:iCs/>
              </w:rPr>
              <w:t>Valorizzazione</w:t>
            </w:r>
          </w:p>
        </w:tc>
      </w:tr>
      <w:tr w:rsidR="00F048C7" w:rsidTr="00B05EA9" w14:paraId="30D985A4" w14:textId="77777777">
        <w:tc>
          <w:tcPr>
            <w:tcW w:w="3053" w:type="dxa"/>
          </w:tcPr>
          <w:p w:rsidR="00482C88" w:rsidP="00B05EA9" w:rsidRDefault="00B55C2F" w14:paraId="72E81B47" w14:textId="38E7F3ED">
            <w:pPr>
              <w:spacing w:before="240" w:after="120"/>
              <w:jc w:val="both"/>
              <w:rPr>
                <w:rFonts w:ascii="Calibri" w:hAnsi="Calibri" w:cs="Calibri"/>
              </w:rPr>
            </w:pPr>
            <w:r w:rsidRPr="00B55C2F">
              <w:rPr>
                <w:rFonts w:ascii="Calibri" w:hAnsi="Calibri" w:cs="Calibri"/>
                <w:lang w:val="en-US"/>
              </w:rPr>
              <w:t>LCJL_ID</w:t>
            </w:r>
          </w:p>
        </w:tc>
        <w:tc>
          <w:tcPr>
            <w:tcW w:w="3074" w:type="dxa"/>
          </w:tcPr>
          <w:p w:rsidR="00482C88" w:rsidP="00B05EA9" w:rsidRDefault="00482C88" w14:paraId="4D6B6582" w14:textId="24316270">
            <w:pPr>
              <w:spacing w:before="240" w:after="120"/>
              <w:jc w:val="both"/>
              <w:rPr>
                <w:rFonts w:ascii="Calibri" w:hAnsi="Calibri" w:cs="Calibri"/>
              </w:rPr>
            </w:pPr>
            <w:r>
              <w:rPr>
                <w:rFonts w:ascii="Calibri" w:hAnsi="Calibri" w:cs="Calibri"/>
              </w:rPr>
              <w:t xml:space="preserve">Identificativo unico della </w:t>
            </w:r>
            <w:r w:rsidR="00D86BA0">
              <w:rPr>
                <w:rFonts w:ascii="Calibri" w:hAnsi="Calibri" w:cs="Calibri"/>
              </w:rPr>
              <w:t>rig</w:t>
            </w:r>
            <w:r w:rsidR="00860974">
              <w:rPr>
                <w:rFonts w:ascii="Calibri" w:hAnsi="Calibri" w:cs="Calibri"/>
              </w:rPr>
              <w:t>a</w:t>
            </w:r>
          </w:p>
        </w:tc>
        <w:tc>
          <w:tcPr>
            <w:tcW w:w="3098" w:type="dxa"/>
          </w:tcPr>
          <w:p w:rsidR="00482C88" w:rsidP="00B05EA9" w:rsidRDefault="00482C88" w14:paraId="2C2209AA" w14:textId="77777777">
            <w:pPr>
              <w:spacing w:before="240" w:after="120"/>
              <w:jc w:val="both"/>
              <w:rPr>
                <w:rFonts w:ascii="Calibri" w:hAnsi="Calibri" w:cs="Calibri"/>
              </w:rPr>
            </w:pPr>
            <w:r>
              <w:rPr>
                <w:rFonts w:ascii="Calibri" w:hAnsi="Calibri" w:cs="Calibri"/>
              </w:rPr>
              <w:t>Identity</w:t>
            </w:r>
          </w:p>
        </w:tc>
      </w:tr>
      <w:tr w:rsidR="00F048C7" w:rsidTr="00B05EA9" w14:paraId="390A9A41" w14:textId="77777777">
        <w:tc>
          <w:tcPr>
            <w:tcW w:w="3053" w:type="dxa"/>
          </w:tcPr>
          <w:p w:rsidR="00482C88" w:rsidP="00B05EA9" w:rsidRDefault="00B55C2F" w14:paraId="23E8B7FA" w14:textId="130AADAB">
            <w:pPr>
              <w:spacing w:before="240" w:after="120"/>
              <w:jc w:val="both"/>
              <w:rPr>
                <w:rFonts w:ascii="Calibri" w:hAnsi="Calibri" w:cs="Calibri"/>
              </w:rPr>
            </w:pPr>
            <w:r w:rsidRPr="00B55C2F">
              <w:rPr>
                <w:rFonts w:ascii="Calibri" w:hAnsi="Calibri" w:cs="Calibri"/>
                <w:lang w:val="en-US"/>
              </w:rPr>
              <w:t>LCJL_FK_LCEL_ID</w:t>
            </w:r>
          </w:p>
        </w:tc>
        <w:tc>
          <w:tcPr>
            <w:tcW w:w="3074" w:type="dxa"/>
          </w:tcPr>
          <w:p w:rsidR="00482C88" w:rsidP="00B05EA9" w:rsidRDefault="005479FB" w14:paraId="31E6ABAB" w14:textId="32916980">
            <w:pPr>
              <w:spacing w:before="240" w:after="120"/>
              <w:jc w:val="both"/>
              <w:rPr>
                <w:rFonts w:ascii="Calibri" w:hAnsi="Calibri" w:cs="Calibri"/>
              </w:rPr>
            </w:pPr>
            <w:r>
              <w:rPr>
                <w:rFonts w:ascii="Calibri" w:hAnsi="Calibri" w:cs="Calibri"/>
              </w:rPr>
              <w:t>Identificativo unico della calcolo eseguito sulla singola PaC</w:t>
            </w:r>
          </w:p>
        </w:tc>
        <w:tc>
          <w:tcPr>
            <w:tcW w:w="3098" w:type="dxa"/>
          </w:tcPr>
          <w:p w:rsidR="00482C88" w:rsidP="00B05EA9" w:rsidRDefault="005479FB" w14:paraId="79547B49" w14:textId="760D39B3">
            <w:pPr>
              <w:spacing w:before="240" w:after="120"/>
              <w:jc w:val="both"/>
              <w:rPr>
                <w:rFonts w:ascii="Calibri" w:hAnsi="Calibri" w:cs="Calibri"/>
              </w:rPr>
            </w:pPr>
            <w:r w:rsidRPr="00A9743B">
              <w:rPr>
                <w:rFonts w:ascii="Calibri" w:hAnsi="Calibri" w:cs="Calibri"/>
                <w:lang w:val="en-US"/>
              </w:rPr>
              <w:t>LCEL_ID</w:t>
            </w:r>
          </w:p>
        </w:tc>
      </w:tr>
      <w:tr w:rsidR="00F048C7" w:rsidTr="00B05EA9" w14:paraId="469F5A34" w14:textId="77777777">
        <w:tc>
          <w:tcPr>
            <w:tcW w:w="3053" w:type="dxa"/>
          </w:tcPr>
          <w:p w:rsidR="00482C88" w:rsidP="00B05EA9" w:rsidRDefault="00D86BA0" w14:paraId="66CC7778" w14:textId="2D0704EC">
            <w:pPr>
              <w:spacing w:before="240" w:after="120"/>
              <w:jc w:val="both"/>
              <w:rPr>
                <w:rFonts w:ascii="Calibri" w:hAnsi="Calibri" w:cs="Calibri"/>
              </w:rPr>
            </w:pPr>
            <w:r w:rsidRPr="00D86BA0">
              <w:rPr>
                <w:rFonts w:ascii="Calibri" w:hAnsi="Calibri" w:cs="Calibri"/>
                <w:lang w:val="en-US"/>
              </w:rPr>
              <w:t>LCJL_DATI_CALCOLO_JSON</w:t>
            </w:r>
          </w:p>
        </w:tc>
        <w:tc>
          <w:tcPr>
            <w:tcW w:w="3074" w:type="dxa"/>
          </w:tcPr>
          <w:p w:rsidRPr="00D142D4" w:rsidR="0001220F" w:rsidP="00D142D4" w:rsidRDefault="00D142D4" w14:paraId="4D1017DA" w14:textId="001E6EE3">
            <w:pPr>
              <w:spacing w:before="240" w:after="120"/>
              <w:jc w:val="both"/>
              <w:rPr>
                <w:rFonts w:ascii="Calibri" w:hAnsi="Calibri" w:cs="Calibri"/>
              </w:rPr>
            </w:pPr>
            <w:r>
              <w:rPr>
                <w:rFonts w:ascii="Calibri" w:hAnsi="Calibri" w:cs="Calibri"/>
              </w:rPr>
              <w:t>Le fasi del calcolo de</w:t>
            </w:r>
            <w:r w:rsidR="001F3F03">
              <w:rPr>
                <w:rFonts w:ascii="Calibri" w:hAnsi="Calibri" w:cs="Calibri"/>
              </w:rPr>
              <w:t>l punteggio PaC, descrive come si è giunti al valore totale calcolato</w:t>
            </w:r>
          </w:p>
        </w:tc>
        <w:tc>
          <w:tcPr>
            <w:tcW w:w="3098" w:type="dxa"/>
          </w:tcPr>
          <w:p w:rsidR="00D142D4" w:rsidP="00D142D4" w:rsidRDefault="00D142D4" w14:paraId="2A4CB54A" w14:textId="6BA3FD9D">
            <w:pPr>
              <w:spacing w:before="240" w:after="120"/>
              <w:jc w:val="both"/>
              <w:rPr>
                <w:rFonts w:ascii="Calibri" w:hAnsi="Calibri" w:cs="Calibri"/>
              </w:rPr>
            </w:pPr>
            <w:r>
              <w:rPr>
                <w:rFonts w:ascii="Calibri" w:hAnsi="Calibri" w:cs="Calibri"/>
              </w:rPr>
              <w:t>Json contenente le varie fasi del calcolo con le seguenti informazioni</w:t>
            </w:r>
            <w:r w:rsidR="001F3F03">
              <w:rPr>
                <w:rFonts w:ascii="Calibri" w:hAnsi="Calibri" w:cs="Calibri"/>
              </w:rPr>
              <w:t xml:space="preserve"> (vedi </w:t>
            </w:r>
            <w:r w:rsidR="005B781D">
              <w:rPr>
                <w:rFonts w:ascii="Calibri" w:hAnsi="Calibri" w:cs="Calibri"/>
              </w:rPr>
              <w:fldChar w:fldCharType="begin"/>
            </w:r>
            <w:r w:rsidR="005B781D">
              <w:rPr>
                <w:rFonts w:ascii="Calibri" w:hAnsi="Calibri" w:cs="Calibri"/>
              </w:rPr>
              <w:instrText xml:space="preserve"> REF _Ref216190523 \r \h </w:instrText>
            </w:r>
            <w:r w:rsidR="005B781D">
              <w:rPr>
                <w:rFonts w:ascii="Calibri" w:hAnsi="Calibri" w:cs="Calibri"/>
              </w:rPr>
            </w:r>
            <w:r w:rsidR="005B781D">
              <w:rPr>
                <w:rFonts w:ascii="Calibri" w:hAnsi="Calibri" w:cs="Calibri"/>
              </w:rPr>
              <w:fldChar w:fldCharType="separate"/>
            </w:r>
            <w:r w:rsidR="005B781D">
              <w:rPr>
                <w:rFonts w:ascii="Calibri" w:hAnsi="Calibri" w:cs="Calibri"/>
              </w:rPr>
              <w:t>9.7.1.13</w:t>
            </w:r>
            <w:r w:rsidR="005B781D">
              <w:rPr>
                <w:rFonts w:ascii="Calibri" w:hAnsi="Calibri" w:cs="Calibri"/>
              </w:rPr>
              <w:fldChar w:fldCharType="end"/>
            </w:r>
            <w:r w:rsidR="001F3F03">
              <w:rPr>
                <w:rFonts w:ascii="Calibri" w:hAnsi="Calibri" w:cs="Calibri"/>
              </w:rPr>
              <w:t>)</w:t>
            </w:r>
          </w:p>
          <w:p w:rsidRPr="0001220F" w:rsidR="00D142D4" w:rsidP="00842DA3" w:rsidRDefault="00D142D4" w14:paraId="5BD3A907" w14:textId="77777777">
            <w:pPr>
              <w:pStyle w:val="ListParagraph"/>
              <w:numPr>
                <w:ilvl w:val="0"/>
                <w:numId w:val="74"/>
              </w:numPr>
              <w:spacing w:before="240" w:after="120"/>
              <w:jc w:val="both"/>
              <w:rPr>
                <w:rFonts w:ascii="Calibri" w:hAnsi="Calibri" w:cs="Calibri"/>
              </w:rPr>
            </w:pPr>
            <w:r w:rsidRPr="0001220F">
              <w:rPr>
                <w:rFonts w:ascii="Calibri" w:hAnsi="Calibri" w:cs="Calibri"/>
              </w:rPr>
              <w:t>Regole scattate</w:t>
            </w:r>
          </w:p>
          <w:p w:rsidRPr="0001220F" w:rsidR="00D142D4" w:rsidP="00842DA3" w:rsidRDefault="00D142D4" w14:paraId="620866E1" w14:textId="77777777">
            <w:pPr>
              <w:pStyle w:val="ListParagraph"/>
              <w:numPr>
                <w:ilvl w:val="0"/>
                <w:numId w:val="74"/>
              </w:numPr>
              <w:spacing w:before="240" w:after="120"/>
              <w:jc w:val="both"/>
              <w:rPr>
                <w:rFonts w:ascii="Calibri" w:hAnsi="Calibri" w:cs="Calibri"/>
              </w:rPr>
            </w:pPr>
            <w:r w:rsidRPr="0001220F">
              <w:rPr>
                <w:rFonts w:ascii="Calibri" w:hAnsi="Calibri" w:cs="Calibri"/>
              </w:rPr>
              <w:t>Punteggio calcolato nelle varie fasi</w:t>
            </w:r>
          </w:p>
          <w:p w:rsidRPr="00D142D4" w:rsidR="00482C88" w:rsidP="00842DA3" w:rsidRDefault="00D142D4" w14:paraId="7D6FD730" w14:textId="775FB0CF">
            <w:pPr>
              <w:pStyle w:val="ListParagraph"/>
              <w:numPr>
                <w:ilvl w:val="0"/>
                <w:numId w:val="74"/>
              </w:numPr>
              <w:spacing w:before="240" w:after="120"/>
              <w:jc w:val="both"/>
              <w:rPr>
                <w:rFonts w:ascii="Calibri" w:hAnsi="Calibri" w:cs="Calibri"/>
              </w:rPr>
            </w:pPr>
            <w:r w:rsidRPr="00D142D4">
              <w:rPr>
                <w:rFonts w:ascii="Calibri" w:hAnsi="Calibri" w:cs="Calibri"/>
              </w:rPr>
              <w:t>Eventi coinvolti</w:t>
            </w:r>
          </w:p>
        </w:tc>
      </w:tr>
    </w:tbl>
    <w:p w:rsidRPr="003C18C0" w:rsidR="009C3C1B" w:rsidP="0055399E" w:rsidRDefault="009C3C1B" w14:paraId="2A44DAA4" w14:textId="574E6AE7">
      <w:pPr>
        <w:pStyle w:val="Heading4"/>
      </w:pPr>
      <w:bookmarkStart w:name="_Toc222417431" w:id="288"/>
      <w:r w:rsidRPr="003C18C0">
        <w:t>RF07-0</w:t>
      </w:r>
      <w:r w:rsidR="00832004">
        <w:t>1</w:t>
      </w:r>
      <w:r w:rsidRPr="003C18C0">
        <w:t>-</w:t>
      </w:r>
      <w:r w:rsidR="00832004">
        <w:t>14</w:t>
      </w:r>
      <w:r w:rsidRPr="003C18C0">
        <w:t xml:space="preserve"> – </w:t>
      </w:r>
      <w:r w:rsidRPr="003C18C0" w:rsidR="003C18C0">
        <w:t>Batch per aggiorna</w:t>
      </w:r>
      <w:r w:rsidR="003C18C0">
        <w:t xml:space="preserve">mento </w:t>
      </w:r>
      <w:r w:rsidR="00626379">
        <w:t>scatto anzianità</w:t>
      </w:r>
      <w:r w:rsidR="00565917">
        <w:t xml:space="preserve"> </w:t>
      </w:r>
      <w:r w:rsidR="00E93D65">
        <w:t>i</w:t>
      </w:r>
      <w:r w:rsidR="002B44D8">
        <w:t xml:space="preserve">scrizione e </w:t>
      </w:r>
      <w:r w:rsidR="00E93D65">
        <w:t>anzianità PaC</w:t>
      </w:r>
      <w:bookmarkEnd w:id="288"/>
    </w:p>
    <w:p w:rsidR="009C3C1B" w:rsidP="009C3C1B" w:rsidRDefault="008B60FB" w14:paraId="2E847D40" w14:textId="6FE8E18E">
      <w:pPr>
        <w:ind w:left="349"/>
        <w:jc w:val="both"/>
        <w:rPr>
          <w:rFonts w:ascii="Calibri" w:hAnsi="Calibri" w:cs="Calibri"/>
        </w:rPr>
      </w:pPr>
      <w:r>
        <w:rPr>
          <w:rFonts w:ascii="Calibri" w:hAnsi="Calibri" w:cs="Calibri"/>
        </w:rPr>
        <w:t>I paragraf</w:t>
      </w:r>
      <w:r w:rsidR="00FA0879">
        <w:rPr>
          <w:rFonts w:ascii="Calibri" w:hAnsi="Calibri" w:cs="Calibri"/>
        </w:rPr>
        <w:t>i</w:t>
      </w:r>
      <w:r>
        <w:rPr>
          <w:rFonts w:ascii="Calibri" w:hAnsi="Calibri" w:cs="Calibri"/>
        </w:rPr>
        <w:t xml:space="preserve"> </w:t>
      </w:r>
      <w:r w:rsidR="00256651">
        <w:rPr>
          <w:rFonts w:ascii="Calibri" w:hAnsi="Calibri" w:cs="Calibri"/>
        </w:rPr>
        <w:fldChar w:fldCharType="begin"/>
      </w:r>
      <w:r w:rsidR="00256651">
        <w:rPr>
          <w:rFonts w:ascii="Calibri" w:hAnsi="Calibri" w:cs="Calibri"/>
        </w:rPr>
        <w:instrText xml:space="preserve"> REF _Ref215237645 \r \h </w:instrText>
      </w:r>
      <w:r w:rsidR="00256651">
        <w:rPr>
          <w:rFonts w:ascii="Calibri" w:hAnsi="Calibri" w:cs="Calibri"/>
        </w:rPr>
      </w:r>
      <w:r w:rsidR="00256651">
        <w:rPr>
          <w:rFonts w:ascii="Calibri" w:hAnsi="Calibri" w:cs="Calibri"/>
        </w:rPr>
        <w:fldChar w:fldCharType="separate"/>
      </w:r>
      <w:r w:rsidR="00256651">
        <w:rPr>
          <w:rFonts w:ascii="Calibri" w:hAnsi="Calibri" w:cs="Calibri"/>
        </w:rPr>
        <w:t>9.7.1.4</w:t>
      </w:r>
      <w:r w:rsidR="00256651">
        <w:rPr>
          <w:rFonts w:ascii="Calibri" w:hAnsi="Calibri" w:cs="Calibri"/>
        </w:rPr>
        <w:fldChar w:fldCharType="end"/>
      </w:r>
      <w:r w:rsidR="00256651">
        <w:rPr>
          <w:rFonts w:ascii="Calibri" w:hAnsi="Calibri" w:cs="Calibri"/>
        </w:rPr>
        <w:t xml:space="preserve"> </w:t>
      </w:r>
      <w:r w:rsidR="00FA0879">
        <w:rPr>
          <w:rFonts w:ascii="Calibri" w:hAnsi="Calibri" w:cs="Calibri"/>
        </w:rPr>
        <w:t xml:space="preserve">e </w:t>
      </w:r>
      <w:r w:rsidR="00FA0879">
        <w:rPr>
          <w:rFonts w:ascii="Calibri" w:hAnsi="Calibri" w:cs="Calibri"/>
        </w:rPr>
        <w:fldChar w:fldCharType="begin"/>
      </w:r>
      <w:r w:rsidR="00FA0879">
        <w:rPr>
          <w:rFonts w:ascii="Calibri" w:hAnsi="Calibri" w:cs="Calibri"/>
        </w:rPr>
        <w:instrText xml:space="preserve"> REF _Ref216190863 \r \h </w:instrText>
      </w:r>
      <w:r w:rsidR="00FA0879">
        <w:rPr>
          <w:rFonts w:ascii="Calibri" w:hAnsi="Calibri" w:cs="Calibri"/>
        </w:rPr>
      </w:r>
      <w:r w:rsidR="00FA0879">
        <w:rPr>
          <w:rFonts w:ascii="Calibri" w:hAnsi="Calibri" w:cs="Calibri"/>
        </w:rPr>
        <w:fldChar w:fldCharType="separate"/>
      </w:r>
      <w:r w:rsidR="00FA0879">
        <w:rPr>
          <w:rFonts w:ascii="Calibri" w:hAnsi="Calibri" w:cs="Calibri"/>
        </w:rPr>
        <w:t>9.7.1.5</w:t>
      </w:r>
      <w:r w:rsidR="00FA0879">
        <w:rPr>
          <w:rFonts w:ascii="Calibri" w:hAnsi="Calibri" w:cs="Calibri"/>
        </w:rPr>
        <w:fldChar w:fldCharType="end"/>
      </w:r>
      <w:r w:rsidR="00FA0879">
        <w:rPr>
          <w:rFonts w:ascii="Calibri" w:hAnsi="Calibri" w:cs="Calibri"/>
        </w:rPr>
        <w:t xml:space="preserve"> </w:t>
      </w:r>
      <w:r w:rsidR="00256651">
        <w:rPr>
          <w:rFonts w:ascii="Calibri" w:hAnsi="Calibri" w:cs="Calibri"/>
        </w:rPr>
        <w:t>descriv</w:t>
      </w:r>
      <w:r w:rsidR="00FA0879">
        <w:rPr>
          <w:rFonts w:ascii="Calibri" w:hAnsi="Calibri" w:cs="Calibri"/>
        </w:rPr>
        <w:t>ono</w:t>
      </w:r>
      <w:r w:rsidR="00256651">
        <w:rPr>
          <w:rFonts w:ascii="Calibri" w:hAnsi="Calibri" w:cs="Calibri"/>
        </w:rPr>
        <w:t xml:space="preserve"> come il motore effettua il calcolo de</w:t>
      </w:r>
      <w:r w:rsidR="00FA0879">
        <w:rPr>
          <w:rFonts w:ascii="Calibri" w:hAnsi="Calibri" w:cs="Calibri"/>
        </w:rPr>
        <w:t>gli</w:t>
      </w:r>
      <w:r w:rsidR="00256651">
        <w:rPr>
          <w:rFonts w:ascii="Calibri" w:hAnsi="Calibri" w:cs="Calibri"/>
        </w:rPr>
        <w:t xml:space="preserve"> scatt</w:t>
      </w:r>
      <w:r w:rsidR="00FA0879">
        <w:rPr>
          <w:rFonts w:ascii="Calibri" w:hAnsi="Calibri" w:cs="Calibri"/>
        </w:rPr>
        <w:t>i</w:t>
      </w:r>
      <w:r w:rsidR="00256651">
        <w:rPr>
          <w:rFonts w:ascii="Calibri" w:hAnsi="Calibri" w:cs="Calibri"/>
        </w:rPr>
        <w:t xml:space="preserve"> di anzianità della PaC </w:t>
      </w:r>
      <w:r w:rsidR="00FA0879">
        <w:rPr>
          <w:rFonts w:ascii="Calibri" w:hAnsi="Calibri" w:cs="Calibri"/>
        </w:rPr>
        <w:t xml:space="preserve">e di Iscrizione </w:t>
      </w:r>
      <w:r w:rsidR="00B550E5">
        <w:rPr>
          <w:rFonts w:ascii="Calibri" w:hAnsi="Calibri" w:cs="Calibri"/>
        </w:rPr>
        <w:t>rispettando il giusto ordine</w:t>
      </w:r>
      <w:r w:rsidR="000D4EED">
        <w:rPr>
          <w:rFonts w:ascii="Calibri" w:hAnsi="Calibri" w:cs="Calibri"/>
        </w:rPr>
        <w:t xml:space="preserve"> </w:t>
      </w:r>
      <w:r w:rsidR="00E3529A">
        <w:rPr>
          <w:rFonts w:ascii="Calibri" w:hAnsi="Calibri" w:cs="Calibri"/>
        </w:rPr>
        <w:t>temporale</w:t>
      </w:r>
      <w:r w:rsidR="004F29AD">
        <w:rPr>
          <w:rFonts w:ascii="Calibri" w:hAnsi="Calibri" w:cs="Calibri"/>
        </w:rPr>
        <w:t xml:space="preserve">, </w:t>
      </w:r>
      <w:r w:rsidR="000D4EED">
        <w:rPr>
          <w:rFonts w:ascii="Calibri" w:hAnsi="Calibri" w:cs="Calibri"/>
        </w:rPr>
        <w:t xml:space="preserve">tuttavia al fine di mostrare sempre il punteggio aggiornato occorre prevedere un ricalcolo periodico del punteggio della </w:t>
      </w:r>
      <w:r w:rsidR="000D4EED">
        <w:rPr>
          <w:rFonts w:ascii="Calibri" w:hAnsi="Calibri" w:cs="Calibri"/>
        </w:rPr>
        <w:t>PaC</w:t>
      </w:r>
      <w:r w:rsidR="00B45ED8">
        <w:rPr>
          <w:rFonts w:ascii="Calibri" w:hAnsi="Calibri" w:cs="Calibri"/>
        </w:rPr>
        <w:t xml:space="preserve"> almeno annuale</w:t>
      </w:r>
      <w:r w:rsidR="00883601">
        <w:rPr>
          <w:rFonts w:ascii="Calibri" w:hAnsi="Calibri" w:cs="Calibri"/>
        </w:rPr>
        <w:t xml:space="preserve"> e con un periodo massimo </w:t>
      </w:r>
      <w:r w:rsidR="00F90572">
        <w:rPr>
          <w:rFonts w:ascii="Calibri" w:hAnsi="Calibri" w:cs="Calibri"/>
        </w:rPr>
        <w:t xml:space="preserve">vincolato dal </w:t>
      </w:r>
      <w:r w:rsidR="00395243">
        <w:rPr>
          <w:rFonts w:ascii="Calibri" w:hAnsi="Calibri" w:cs="Calibri"/>
        </w:rPr>
        <w:t>ritardo accettabile nell’aggiornamento del</w:t>
      </w:r>
      <w:r w:rsidR="00FC7B5F">
        <w:rPr>
          <w:rFonts w:ascii="Calibri" w:hAnsi="Calibri" w:cs="Calibri"/>
        </w:rPr>
        <w:t xml:space="preserve"> </w:t>
      </w:r>
      <w:r w:rsidR="008E0A2E">
        <w:rPr>
          <w:rFonts w:ascii="Calibri" w:hAnsi="Calibri" w:cs="Calibri"/>
        </w:rPr>
        <w:t>punteggio PaC con lo scatto di anzianità.</w:t>
      </w:r>
    </w:p>
    <w:p w:rsidR="003F4C52" w:rsidP="008E0A2E" w:rsidRDefault="003F4C52" w14:paraId="103568DF" w14:textId="43711471">
      <w:pPr>
        <w:spacing w:before="120"/>
        <w:ind w:left="346"/>
        <w:jc w:val="both"/>
        <w:rPr>
          <w:rFonts w:ascii="Calibri" w:hAnsi="Calibri" w:cs="Calibri"/>
        </w:rPr>
      </w:pPr>
      <w:r>
        <w:rPr>
          <w:rFonts w:ascii="Calibri" w:hAnsi="Calibri" w:cs="Calibri"/>
        </w:rPr>
        <w:t xml:space="preserve">A questo fine </w:t>
      </w:r>
      <w:r w:rsidR="00C4022D">
        <w:rPr>
          <w:rFonts w:ascii="Calibri" w:hAnsi="Calibri" w:cs="Calibri"/>
        </w:rPr>
        <w:t xml:space="preserve">viene previsto un batch che valuta quotidianamente le </w:t>
      </w:r>
      <w:r w:rsidR="00B5249A">
        <w:rPr>
          <w:rFonts w:ascii="Calibri" w:hAnsi="Calibri" w:cs="Calibri"/>
        </w:rPr>
        <w:t>PaC e</w:t>
      </w:r>
      <w:r w:rsidR="006E17BA">
        <w:rPr>
          <w:rFonts w:ascii="Calibri" w:hAnsi="Calibri" w:cs="Calibri"/>
        </w:rPr>
        <w:t>d innesca un ricalcolo della patente</w:t>
      </w:r>
      <w:r w:rsidR="00B5249A">
        <w:rPr>
          <w:rFonts w:ascii="Calibri" w:hAnsi="Calibri" w:cs="Calibri"/>
        </w:rPr>
        <w:t xml:space="preserve"> per </w:t>
      </w:r>
      <w:r w:rsidR="00C414F6">
        <w:rPr>
          <w:rFonts w:ascii="Calibri" w:hAnsi="Calibri" w:cs="Calibri"/>
        </w:rPr>
        <w:t xml:space="preserve">quelle per cui è previsto </w:t>
      </w:r>
      <w:r w:rsidR="006E17BA">
        <w:rPr>
          <w:rFonts w:ascii="Calibri" w:hAnsi="Calibri" w:cs="Calibri"/>
        </w:rPr>
        <w:t>uno “scatto” di anzianità</w:t>
      </w:r>
      <w:r w:rsidR="00C850AE">
        <w:rPr>
          <w:rFonts w:ascii="Calibri" w:hAnsi="Calibri" w:cs="Calibri"/>
        </w:rPr>
        <w:t>.</w:t>
      </w:r>
    </w:p>
    <w:p w:rsidR="0037368B" w:rsidP="008E0A2E" w:rsidRDefault="005835D9" w14:paraId="18DFB141" w14:textId="54F7E0EB">
      <w:pPr>
        <w:spacing w:before="120"/>
        <w:ind w:left="346"/>
        <w:jc w:val="both"/>
        <w:rPr>
          <w:rFonts w:ascii="Calibri" w:hAnsi="Calibri" w:cs="Calibri"/>
        </w:rPr>
      </w:pPr>
      <w:r>
        <w:rPr>
          <w:rFonts w:ascii="Calibri" w:hAnsi="Calibri" w:cs="Calibri"/>
        </w:rPr>
        <w:t xml:space="preserve">Il ricalcolo deve avvenire </w:t>
      </w:r>
    </w:p>
    <w:p w:rsidR="00983322" w:rsidP="00842DA3" w:rsidRDefault="00983322" w14:paraId="2F3DF0AD" w14:textId="0DC5C570">
      <w:pPr>
        <w:pStyle w:val="ListParagraph"/>
        <w:numPr>
          <w:ilvl w:val="0"/>
          <w:numId w:val="75"/>
        </w:numPr>
        <w:spacing w:before="120"/>
        <w:jc w:val="both"/>
        <w:rPr>
          <w:rFonts w:ascii="Calibri" w:hAnsi="Calibri" w:cs="Calibri"/>
        </w:rPr>
      </w:pPr>
      <w:r w:rsidRPr="009B4E1C">
        <w:rPr>
          <w:rFonts w:ascii="Calibri" w:hAnsi="Calibri" w:cs="Calibri"/>
        </w:rPr>
        <w:t xml:space="preserve">Al “compleanno” della Azienda (ossia </w:t>
      </w:r>
      <w:r w:rsidRPr="009B4E1C" w:rsidR="00B846C4">
        <w:rPr>
          <w:rFonts w:ascii="Calibri" w:hAnsi="Calibri" w:cs="Calibri"/>
        </w:rPr>
        <w:t xml:space="preserve">quando </w:t>
      </w:r>
      <w:r w:rsidR="00A11083">
        <w:rPr>
          <w:rFonts w:ascii="Calibri" w:hAnsi="Calibri" w:cs="Calibri"/>
        </w:rPr>
        <w:t>il numero di anni</w:t>
      </w:r>
      <w:r w:rsidR="007573A5">
        <w:rPr>
          <w:rFonts w:ascii="Calibri" w:hAnsi="Calibri" w:cs="Calibri"/>
        </w:rPr>
        <w:t xml:space="preserve"> dalla data registrazione</w:t>
      </w:r>
      <w:r w:rsidRPr="009B4E1C" w:rsidR="00F807F3">
        <w:rPr>
          <w:rFonts w:ascii="Calibri" w:hAnsi="Calibri" w:cs="Calibri"/>
        </w:rPr>
        <w:t xml:space="preserve"> espress</w:t>
      </w:r>
      <w:r w:rsidR="00E072BB">
        <w:rPr>
          <w:rFonts w:ascii="Calibri" w:hAnsi="Calibri" w:cs="Calibri"/>
        </w:rPr>
        <w:t>o</w:t>
      </w:r>
      <w:r w:rsidRPr="009B4E1C" w:rsidR="00F807F3">
        <w:rPr>
          <w:rFonts w:ascii="Calibri" w:hAnsi="Calibri" w:cs="Calibri"/>
        </w:rPr>
        <w:t xml:space="preserve"> in anni </w:t>
      </w:r>
      <w:r w:rsidRPr="009B4E1C" w:rsidR="009B4E1C">
        <w:rPr>
          <w:rFonts w:ascii="Calibri" w:hAnsi="Calibri" w:cs="Calibri"/>
        </w:rPr>
        <w:t>interi per troncamento si incrementa di 1</w:t>
      </w:r>
      <w:r w:rsidRPr="009B4E1C">
        <w:rPr>
          <w:rFonts w:ascii="Calibri" w:hAnsi="Calibri" w:cs="Calibri"/>
        </w:rPr>
        <w:t>)</w:t>
      </w:r>
    </w:p>
    <w:p w:rsidRPr="00434317" w:rsidR="009B4E1C" w:rsidP="00842DA3" w:rsidRDefault="005159A3" w14:paraId="2F18DBA3" w14:textId="0DAA71EB">
      <w:pPr>
        <w:pStyle w:val="ListParagraph"/>
        <w:numPr>
          <w:ilvl w:val="0"/>
          <w:numId w:val="75"/>
        </w:numPr>
        <w:spacing w:before="120"/>
        <w:jc w:val="both"/>
        <w:rPr>
          <w:rFonts w:ascii="Calibri" w:hAnsi="Calibri" w:cs="Calibri"/>
        </w:rPr>
      </w:pPr>
      <w:r>
        <w:rPr>
          <w:rFonts w:ascii="Calibri" w:hAnsi="Calibri" w:cs="Calibri"/>
        </w:rPr>
        <w:t>Ogni anno in occasione del “compleanno</w:t>
      </w:r>
      <w:r w:rsidR="00A11083">
        <w:rPr>
          <w:rFonts w:ascii="Calibri" w:hAnsi="Calibri" w:cs="Calibri"/>
        </w:rPr>
        <w:t>”</w:t>
      </w:r>
      <w:r>
        <w:rPr>
          <w:rFonts w:ascii="Calibri" w:hAnsi="Calibri" w:cs="Calibri"/>
        </w:rPr>
        <w:t xml:space="preserve"> della </w:t>
      </w:r>
      <w:r w:rsidR="00A11083">
        <w:rPr>
          <w:rFonts w:ascii="Calibri" w:hAnsi="Calibri" w:cs="Calibri"/>
        </w:rPr>
        <w:t xml:space="preserve">PaC </w:t>
      </w:r>
      <w:r w:rsidRPr="009B4E1C" w:rsidR="00A11083">
        <w:rPr>
          <w:rFonts w:ascii="Calibri" w:hAnsi="Calibri" w:cs="Calibri"/>
        </w:rPr>
        <w:t xml:space="preserve"> (ossia quando </w:t>
      </w:r>
      <w:r w:rsidR="00E072BB">
        <w:rPr>
          <w:rFonts w:ascii="Calibri" w:hAnsi="Calibri" w:cs="Calibri"/>
        </w:rPr>
        <w:t>il numero di anni dal rilascio della PaC</w:t>
      </w:r>
      <w:r w:rsidRPr="009B4E1C" w:rsidR="00A11083">
        <w:rPr>
          <w:rFonts w:ascii="Calibri" w:hAnsi="Calibri" w:cs="Calibri"/>
        </w:rPr>
        <w:t xml:space="preserve"> espress</w:t>
      </w:r>
      <w:r w:rsidR="00E072BB">
        <w:rPr>
          <w:rFonts w:ascii="Calibri" w:hAnsi="Calibri" w:cs="Calibri"/>
        </w:rPr>
        <w:t>o</w:t>
      </w:r>
      <w:r w:rsidRPr="009B4E1C" w:rsidR="00A11083">
        <w:rPr>
          <w:rFonts w:ascii="Calibri" w:hAnsi="Calibri" w:cs="Calibri"/>
        </w:rPr>
        <w:t xml:space="preserve"> in anni interi per troncamento si incrementa di 1)</w:t>
      </w:r>
      <w:r w:rsidR="001D6680">
        <w:rPr>
          <w:rFonts w:ascii="Calibri" w:hAnsi="Calibri" w:cs="Calibri"/>
        </w:rPr>
        <w:t>;</w:t>
      </w:r>
      <w:r w:rsidR="00E072BB">
        <w:rPr>
          <w:rFonts w:ascii="Calibri" w:hAnsi="Calibri" w:cs="Calibri"/>
        </w:rPr>
        <w:t xml:space="preserve"> eventuali sospensioni hanno effetto </w:t>
      </w:r>
      <w:r w:rsidR="009E1944">
        <w:rPr>
          <w:rFonts w:ascii="Calibri" w:hAnsi="Calibri" w:cs="Calibri"/>
        </w:rPr>
        <w:t>sull’anno di maturazione ma non sul giorno in cui si matura</w:t>
      </w:r>
      <w:r w:rsidR="001D6680">
        <w:rPr>
          <w:rFonts w:ascii="Calibri" w:hAnsi="Calibri" w:cs="Calibri"/>
        </w:rPr>
        <w:t>, saranno le Regole del motore ad applicare la sospensione</w:t>
      </w:r>
      <w:r w:rsidR="00285853">
        <w:rPr>
          <w:rFonts w:ascii="Calibri" w:hAnsi="Calibri" w:cs="Calibri"/>
        </w:rPr>
        <w:t>.</w:t>
      </w:r>
      <w:r w:rsidR="00DC404C">
        <w:rPr>
          <w:rFonts w:ascii="Calibri" w:hAnsi="Calibri" w:cs="Calibri"/>
        </w:rPr>
        <w:t xml:space="preserve">  </w:t>
      </w:r>
      <w:r w:rsidRPr="007B2D2E" w:rsidR="00DC404C">
        <w:rPr>
          <w:rFonts w:ascii="Calibri" w:hAnsi="Calibri" w:cs="Calibri"/>
          <w:color w:val="EE0000"/>
        </w:rPr>
        <w:t xml:space="preserve">(Anzianità PaC da inplementare in </w:t>
      </w:r>
      <w:r w:rsidRPr="007B2D2E" w:rsidR="007B2D2E">
        <w:rPr>
          <w:rFonts w:ascii="Calibri" w:hAnsi="Calibri" w:cs="Calibri"/>
          <w:color w:val="EE0000"/>
        </w:rPr>
        <w:t>una fase successiva</w:t>
      </w:r>
      <w:r w:rsidRPr="007B2D2E" w:rsidR="00DC404C">
        <w:rPr>
          <w:rFonts w:ascii="Calibri" w:hAnsi="Calibri" w:cs="Calibri"/>
          <w:color w:val="EE0000"/>
        </w:rPr>
        <w:t>)</w:t>
      </w:r>
    </w:p>
    <w:p w:rsidR="00D2644E" w:rsidP="008E0A2E" w:rsidRDefault="002A4E2B" w14:paraId="0BD3A971" w14:textId="250F2A50">
      <w:pPr>
        <w:spacing w:before="120"/>
        <w:ind w:left="346"/>
        <w:jc w:val="both"/>
        <w:rPr>
          <w:rFonts w:ascii="Calibri" w:hAnsi="Calibri" w:cs="Calibri"/>
        </w:rPr>
      </w:pPr>
      <w:r>
        <w:rPr>
          <w:rFonts w:ascii="Calibri" w:hAnsi="Calibri" w:cs="Calibri"/>
        </w:rPr>
        <w:t xml:space="preserve">Il ricalcolo </w:t>
      </w:r>
      <w:r w:rsidR="00D51197">
        <w:rPr>
          <w:rFonts w:ascii="Calibri" w:hAnsi="Calibri" w:cs="Calibri"/>
        </w:rPr>
        <w:t>viene sottomesso</w:t>
      </w:r>
      <w:r w:rsidR="0087570C">
        <w:rPr>
          <w:rFonts w:ascii="Calibri" w:hAnsi="Calibri" w:cs="Calibri"/>
        </w:rPr>
        <w:t xml:space="preserve"> se la data</w:t>
      </w:r>
      <w:r w:rsidR="00D13784">
        <w:rPr>
          <w:rFonts w:ascii="Calibri" w:hAnsi="Calibri" w:cs="Calibri"/>
        </w:rPr>
        <w:t xml:space="preserve"> prevista supera </w:t>
      </w:r>
      <w:r w:rsidR="00291494">
        <w:rPr>
          <w:rFonts w:ascii="Calibri" w:hAnsi="Calibri" w:cs="Calibri"/>
        </w:rPr>
        <w:t xml:space="preserve">la data dell’ultimo </w:t>
      </w:r>
      <w:r w:rsidR="00D51197">
        <w:rPr>
          <w:rFonts w:ascii="Calibri" w:hAnsi="Calibri" w:cs="Calibri"/>
        </w:rPr>
        <w:t xml:space="preserve">calcolo eseguito di un </w:t>
      </w:r>
      <w:r w:rsidR="00241B32">
        <w:rPr>
          <w:rFonts w:ascii="Calibri" w:hAnsi="Calibri" w:cs="Calibri"/>
        </w:rPr>
        <w:t>margine al periodo di tolleranza specificato a configurazi</w:t>
      </w:r>
      <w:r w:rsidR="005F0F52">
        <w:rPr>
          <w:rFonts w:ascii="Calibri" w:hAnsi="Calibri" w:cs="Calibri"/>
        </w:rPr>
        <w:t>one</w:t>
      </w:r>
      <w:r w:rsidR="00346757">
        <w:rPr>
          <w:rFonts w:ascii="Calibri" w:hAnsi="Calibri" w:cs="Calibri"/>
        </w:rPr>
        <w:t>, attualmente l’esecuzione sar</w:t>
      </w:r>
      <w:r w:rsidR="00CE6A1C">
        <w:rPr>
          <w:rFonts w:ascii="Calibri" w:hAnsi="Calibri" w:cs="Calibri"/>
        </w:rPr>
        <w:t>à prevista tutti i giorni</w:t>
      </w:r>
      <w:r w:rsidR="00941AE7">
        <w:rPr>
          <w:rFonts w:ascii="Calibri" w:hAnsi="Calibri" w:cs="Calibri"/>
        </w:rPr>
        <w:t xml:space="preserve"> e verrà gestista tramite la schedulazione del batch</w:t>
      </w:r>
      <w:r w:rsidR="00D2644E">
        <w:rPr>
          <w:rFonts w:ascii="Calibri" w:hAnsi="Calibri" w:cs="Calibri"/>
        </w:rPr>
        <w:t>.</w:t>
      </w:r>
    </w:p>
    <w:p w:rsidRPr="005027CC" w:rsidR="007913E2" w:rsidP="008E0A2E" w:rsidRDefault="00111120" w14:paraId="2A464CB0" w14:textId="065D3A97">
      <w:pPr>
        <w:spacing w:before="120"/>
        <w:ind w:left="346"/>
        <w:jc w:val="both"/>
        <w:rPr>
          <w:rFonts w:ascii="Calibri" w:hAnsi="Calibri" w:cs="Calibri"/>
        </w:rPr>
      </w:pPr>
      <w:r>
        <w:rPr>
          <w:rFonts w:ascii="Calibri" w:hAnsi="Calibri" w:cs="Calibri"/>
        </w:rPr>
        <w:t xml:space="preserve">Le </w:t>
      </w:r>
      <w:r w:rsidR="00FE4717">
        <w:rPr>
          <w:rFonts w:ascii="Calibri" w:hAnsi="Calibri" w:cs="Calibri"/>
        </w:rPr>
        <w:t xml:space="preserve">PaC da sottoporre a </w:t>
      </w:r>
      <w:r w:rsidR="00682A46">
        <w:rPr>
          <w:rFonts w:ascii="Calibri" w:hAnsi="Calibri" w:cs="Calibri"/>
        </w:rPr>
        <w:t xml:space="preserve">ricalcolo vengono determinate considerando l’ultimo evento inserito nella </w:t>
      </w:r>
      <w:r w:rsidRPr="005027CC" w:rsidR="005027CC">
        <w:rPr>
          <w:rFonts w:ascii="Calibri" w:hAnsi="Calibri" w:cs="Calibri"/>
        </w:rPr>
        <w:t>license_instance_event</w:t>
      </w:r>
      <w:r w:rsidR="005027CC">
        <w:rPr>
          <w:rFonts w:ascii="Calibri" w:hAnsi="Calibri" w:cs="Calibri"/>
        </w:rPr>
        <w:t xml:space="preserve"> per attivare </w:t>
      </w:r>
      <w:r w:rsidR="000915D4">
        <w:rPr>
          <w:rFonts w:ascii="Calibri" w:hAnsi="Calibri" w:cs="Calibri"/>
        </w:rPr>
        <w:t>un ricalcolo del motore, la data di iscrizione della Azienda</w:t>
      </w:r>
      <w:r w:rsidR="00323455">
        <w:rPr>
          <w:rFonts w:ascii="Calibri" w:hAnsi="Calibri" w:cs="Calibri"/>
        </w:rPr>
        <w:t>,</w:t>
      </w:r>
      <w:r w:rsidR="000915D4">
        <w:rPr>
          <w:rFonts w:ascii="Calibri" w:hAnsi="Calibri" w:cs="Calibri"/>
        </w:rPr>
        <w:t xml:space="preserve"> la data di creazione della PaC</w:t>
      </w:r>
      <w:r w:rsidR="00323455">
        <w:rPr>
          <w:rFonts w:ascii="Calibri" w:hAnsi="Calibri" w:cs="Calibri"/>
        </w:rPr>
        <w:t xml:space="preserve"> e la data di sistema; se le </w:t>
      </w:r>
      <w:r w:rsidR="00635AAA">
        <w:rPr>
          <w:rFonts w:ascii="Calibri" w:hAnsi="Calibri" w:cs="Calibri"/>
        </w:rPr>
        <w:t>“eta”</w:t>
      </w:r>
      <w:r w:rsidR="00323455">
        <w:rPr>
          <w:rFonts w:ascii="Calibri" w:hAnsi="Calibri" w:cs="Calibri"/>
        </w:rPr>
        <w:t xml:space="preserve"> </w:t>
      </w:r>
      <w:r w:rsidR="00635AAA">
        <w:rPr>
          <w:rFonts w:ascii="Calibri" w:hAnsi="Calibri" w:cs="Calibri"/>
        </w:rPr>
        <w:t xml:space="preserve">risultano variate rispetto </w:t>
      </w:r>
      <w:r w:rsidR="00323455">
        <w:rPr>
          <w:rFonts w:ascii="Calibri" w:hAnsi="Calibri" w:cs="Calibri"/>
        </w:rPr>
        <w:t>al momento</w:t>
      </w:r>
      <w:r w:rsidR="00635AAA">
        <w:rPr>
          <w:rFonts w:ascii="Calibri" w:hAnsi="Calibri" w:cs="Calibri"/>
        </w:rPr>
        <w:t xml:space="preserve"> </w:t>
      </w:r>
      <w:r w:rsidR="00323455">
        <w:rPr>
          <w:rFonts w:ascii="Calibri" w:hAnsi="Calibri" w:cs="Calibri"/>
        </w:rPr>
        <w:t>dell’ultimo calcolo</w:t>
      </w:r>
      <w:r w:rsidR="00635AAA">
        <w:rPr>
          <w:rFonts w:ascii="Calibri" w:hAnsi="Calibri" w:cs="Calibri"/>
        </w:rPr>
        <w:t xml:space="preserve">, viene </w:t>
      </w:r>
      <w:r w:rsidR="00B05EA9">
        <w:rPr>
          <w:rFonts w:ascii="Calibri" w:hAnsi="Calibri" w:cs="Calibri"/>
        </w:rPr>
        <w:t>attivato un ricalcolo</w:t>
      </w:r>
      <w:r w:rsidR="00426D6C">
        <w:rPr>
          <w:rFonts w:ascii="Calibri" w:hAnsi="Calibri" w:cs="Calibri"/>
        </w:rPr>
        <w:t>.</w:t>
      </w:r>
    </w:p>
    <w:p w:rsidR="00426D6C" w:rsidP="008E0A2E" w:rsidRDefault="00426D6C" w14:paraId="51451834" w14:textId="0BA27BA4">
      <w:pPr>
        <w:spacing w:before="120"/>
        <w:ind w:left="346"/>
        <w:jc w:val="both"/>
        <w:rPr>
          <w:rFonts w:ascii="Calibri" w:hAnsi="Calibri" w:cs="Calibri"/>
        </w:rPr>
      </w:pPr>
      <w:r>
        <w:rPr>
          <w:rFonts w:ascii="Calibri" w:hAnsi="Calibri" w:cs="Calibri"/>
        </w:rPr>
        <w:t>Tabelle utili</w:t>
      </w:r>
      <w:r w:rsidR="006D6208">
        <w:rPr>
          <w:rFonts w:ascii="Calibri" w:hAnsi="Calibri" w:cs="Calibri"/>
        </w:rPr>
        <w:t xml:space="preserve"> per la determinazione dell’esecuzione del motore</w:t>
      </w:r>
    </w:p>
    <w:p w:rsidRPr="00B05EA9" w:rsidR="00E33538" w:rsidP="00842DA3" w:rsidRDefault="00E33538" w14:paraId="46FD65DA" w14:textId="37B940F2">
      <w:pPr>
        <w:pStyle w:val="ListParagraph"/>
        <w:numPr>
          <w:ilvl w:val="0"/>
          <w:numId w:val="76"/>
        </w:numPr>
        <w:spacing w:before="120"/>
        <w:jc w:val="both"/>
        <w:rPr>
          <w:rFonts w:ascii="Calibri" w:hAnsi="Calibri" w:cs="Calibri"/>
        </w:rPr>
      </w:pPr>
      <w:r w:rsidRPr="00B05EA9">
        <w:rPr>
          <w:rFonts w:ascii="Calibri" w:hAnsi="Calibri" w:cs="Calibri"/>
        </w:rPr>
        <w:t xml:space="preserve">L’ultima richiesta </w:t>
      </w:r>
      <w:r w:rsidRPr="00B05EA9" w:rsidR="007F63D9">
        <w:rPr>
          <w:rFonts w:ascii="Calibri" w:hAnsi="Calibri" w:cs="Calibri"/>
        </w:rPr>
        <w:t xml:space="preserve">di ricalcolo per una elaborazione del motore è invece desumibile dalla tabella </w:t>
      </w:r>
      <w:r w:rsidRPr="00B05EA9" w:rsidR="00842521">
        <w:rPr>
          <w:rFonts w:ascii="Calibri" w:hAnsi="Calibri" w:cs="Calibri"/>
        </w:rPr>
        <w:t xml:space="preserve">license_instance_event accedendo per </w:t>
      </w:r>
      <w:r w:rsidRPr="00B05EA9" w:rsidR="001564AB">
        <w:rPr>
          <w:rFonts w:ascii="Calibri" w:hAnsi="Calibri" w:cs="Calibri"/>
        </w:rPr>
        <w:t xml:space="preserve">id istanza </w:t>
      </w:r>
      <w:r w:rsidRPr="00B05EA9" w:rsidR="00912A4F">
        <w:rPr>
          <w:rFonts w:ascii="Calibri" w:hAnsi="Calibri" w:cs="Calibri"/>
        </w:rPr>
        <w:t>patente</w:t>
      </w:r>
      <w:r w:rsidRPr="00B05EA9" w:rsidR="001564AB">
        <w:rPr>
          <w:rFonts w:ascii="Calibri" w:hAnsi="Calibri" w:cs="Calibri"/>
        </w:rPr>
        <w:t xml:space="preserve"> [campo license_instance_id]</w:t>
      </w:r>
      <w:r w:rsidRPr="00B05EA9" w:rsidR="00912A4F">
        <w:rPr>
          <w:rFonts w:ascii="Calibri" w:hAnsi="Calibri" w:cs="Calibri"/>
        </w:rPr>
        <w:t>, record non cancellato [</w:t>
      </w:r>
      <w:r w:rsidRPr="00B05EA9" w:rsidR="00114A13">
        <w:rPr>
          <w:rFonts w:ascii="Calibri" w:hAnsi="Calibri" w:cs="Calibri"/>
        </w:rPr>
        <w:t>campo deleted = 0</w:t>
      </w:r>
      <w:r w:rsidRPr="00B05EA9" w:rsidR="00912A4F">
        <w:rPr>
          <w:rFonts w:ascii="Calibri" w:hAnsi="Calibri" w:cs="Calibri"/>
        </w:rPr>
        <w:t>]</w:t>
      </w:r>
      <w:r w:rsidRPr="00B05EA9" w:rsidR="00114A13">
        <w:rPr>
          <w:rFonts w:ascii="Calibri" w:hAnsi="Calibri" w:cs="Calibri"/>
        </w:rPr>
        <w:t xml:space="preserve"> e stato [</w:t>
      </w:r>
      <w:r w:rsidRPr="00B05EA9" w:rsidR="005A4EA3">
        <w:rPr>
          <w:rFonts w:ascii="Calibri" w:hAnsi="Calibri" w:cs="Calibri"/>
        </w:rPr>
        <w:t xml:space="preserve">3 Worked per richieste elaborazione completate, tutti gli stati per considerare anche le richieste da </w:t>
      </w:r>
      <w:r w:rsidRPr="00B05EA9" w:rsidR="005A1843">
        <w:rPr>
          <w:rFonts w:ascii="Calibri" w:hAnsi="Calibri" w:cs="Calibri"/>
        </w:rPr>
        <w:t>completare</w:t>
      </w:r>
      <w:r w:rsidRPr="00B05EA9" w:rsidR="00114A13">
        <w:rPr>
          <w:rFonts w:ascii="Calibri" w:hAnsi="Calibri" w:cs="Calibri"/>
        </w:rPr>
        <w:t>]</w:t>
      </w:r>
      <w:r w:rsidRPr="00B05EA9" w:rsidR="005A1843">
        <w:rPr>
          <w:rFonts w:ascii="Calibri" w:hAnsi="Calibri" w:cs="Calibri"/>
        </w:rPr>
        <w:t>.</w:t>
      </w:r>
    </w:p>
    <w:p w:rsidRPr="00B05EA9" w:rsidR="00B05EA9" w:rsidP="00842DA3" w:rsidRDefault="00B05EA9" w14:paraId="77CCE7AC" w14:textId="77777777">
      <w:pPr>
        <w:pStyle w:val="ListParagraph"/>
        <w:numPr>
          <w:ilvl w:val="0"/>
          <w:numId w:val="76"/>
        </w:numPr>
        <w:spacing w:before="120"/>
        <w:jc w:val="both"/>
        <w:rPr>
          <w:rFonts w:ascii="Calibri" w:hAnsi="Calibri" w:cs="Calibri"/>
        </w:rPr>
      </w:pPr>
      <w:r w:rsidRPr="00B05EA9">
        <w:rPr>
          <w:rFonts w:ascii="Calibri" w:hAnsi="Calibri" w:cs="Calibri"/>
        </w:rPr>
        <w:t>L’ultima esecuzione di una elaborazione del motore di calcolo del punteggio per la PaC è desumibile dalla tabella LCEL_LICENSE_CREDIT_ENGINE_LOG accendendo per numero patente [campo LCEL_FK_LICE_ID] e stato calcolato con successo [campo LCEL_STATUS=1]</w:t>
      </w:r>
    </w:p>
    <w:p w:rsidR="0066587F" w:rsidP="0066587F" w:rsidRDefault="00B45ED8" w14:paraId="2923D95E" w14:textId="22438A2B">
      <w:pPr>
        <w:spacing w:before="120"/>
        <w:ind w:left="346"/>
        <w:jc w:val="both"/>
        <w:rPr>
          <w:rFonts w:ascii="Calibri" w:hAnsi="Calibri" w:cs="Calibri"/>
        </w:rPr>
      </w:pPr>
      <w:r>
        <w:rPr>
          <w:rFonts w:ascii="Calibri" w:hAnsi="Calibri" w:cs="Calibri"/>
        </w:rPr>
        <w:t>Il Rical</w:t>
      </w:r>
      <w:r w:rsidR="005B1451">
        <w:rPr>
          <w:rFonts w:ascii="Calibri" w:hAnsi="Calibri" w:cs="Calibri"/>
        </w:rPr>
        <w:t>colo da parte del motore viene attivato inserendo un record “evento” nella tabella</w:t>
      </w:r>
      <w:r w:rsidR="00A64DA0">
        <w:rPr>
          <w:rFonts w:ascii="Calibri" w:hAnsi="Calibri" w:cs="Calibri"/>
        </w:rPr>
        <w:t xml:space="preserve"> </w:t>
      </w:r>
      <w:r w:rsidRPr="00A64DA0" w:rsidR="00A64DA0">
        <w:rPr>
          <w:rFonts w:ascii="Calibri" w:hAnsi="Calibri" w:cs="Calibri"/>
        </w:rPr>
        <w:t>license_instance_event</w:t>
      </w:r>
    </w:p>
    <w:tbl>
      <w:tblPr>
        <w:tblW w:w="9360" w:type="dxa"/>
        <w:jc w:val="center"/>
        <w:tblLook w:val="04A0" w:firstRow="1" w:lastRow="0" w:firstColumn="1" w:lastColumn="0" w:noHBand="0" w:noVBand="1"/>
      </w:tblPr>
      <w:tblGrid>
        <w:gridCol w:w="1967"/>
        <w:gridCol w:w="3669"/>
        <w:gridCol w:w="3724"/>
      </w:tblGrid>
      <w:tr w:rsidR="00F048C7" w:rsidTr="00326874" w14:paraId="69AAAC01" w14:textId="77777777">
        <w:trPr>
          <w:trHeight w:val="272"/>
          <w:jc w:val="center"/>
        </w:trPr>
        <w:tc>
          <w:tcPr>
            <w:tcW w:w="1967" w:type="dxa"/>
            <w:tcBorders>
              <w:top w:val="single" w:color="61CBF3" w:sz="4" w:space="0"/>
              <w:left w:val="single" w:color="61CBF3" w:sz="4" w:space="0"/>
              <w:bottom w:val="single" w:color="61CBF3" w:sz="4" w:space="0"/>
              <w:right w:val="nil"/>
            </w:tcBorders>
            <w:shd w:val="clear" w:color="0F9ED5" w:fill="0F9ED5"/>
            <w:noWrap/>
            <w:vAlign w:val="bottom"/>
            <w:hideMark/>
          </w:tcPr>
          <w:p w:rsidR="006F3D7B" w:rsidRDefault="006F3D7B" w14:paraId="59583FD5" w14:textId="77777777">
            <w:pPr>
              <w:rPr>
                <w:rFonts w:ascii="Aptos Narrow" w:hAnsi="Aptos Narrow"/>
                <w:b/>
                <w:bCs/>
                <w:color w:val="FFFFFF"/>
                <w:sz w:val="22"/>
                <w:szCs w:val="22"/>
              </w:rPr>
            </w:pPr>
            <w:r>
              <w:rPr>
                <w:rFonts w:ascii="Aptos Narrow" w:hAnsi="Aptos Narrow"/>
                <w:b/>
                <w:bCs/>
                <w:color w:val="FFFFFF"/>
                <w:sz w:val="22"/>
                <w:szCs w:val="22"/>
              </w:rPr>
              <w:t>Campo</w:t>
            </w:r>
          </w:p>
        </w:tc>
        <w:tc>
          <w:tcPr>
            <w:tcW w:w="3669" w:type="dxa"/>
            <w:tcBorders>
              <w:top w:val="single" w:color="61CBF3" w:sz="4" w:space="0"/>
              <w:left w:val="nil"/>
              <w:bottom w:val="single" w:color="61CBF3" w:sz="4" w:space="0"/>
              <w:right w:val="nil"/>
            </w:tcBorders>
            <w:shd w:val="clear" w:color="0F9ED5" w:fill="0F9ED5"/>
            <w:noWrap/>
            <w:vAlign w:val="bottom"/>
            <w:hideMark/>
          </w:tcPr>
          <w:p w:rsidR="006F3D7B" w:rsidRDefault="006F3D7B" w14:paraId="2995B3C2" w14:textId="77777777">
            <w:pPr>
              <w:rPr>
                <w:rFonts w:ascii="Aptos Narrow" w:hAnsi="Aptos Narrow"/>
                <w:b/>
                <w:bCs/>
                <w:color w:val="FFFFFF"/>
                <w:sz w:val="22"/>
                <w:szCs w:val="22"/>
              </w:rPr>
            </w:pPr>
            <w:r>
              <w:rPr>
                <w:rFonts w:ascii="Aptos Narrow" w:hAnsi="Aptos Narrow"/>
                <w:b/>
                <w:bCs/>
                <w:color w:val="FFFFFF"/>
                <w:sz w:val="22"/>
                <w:szCs w:val="22"/>
              </w:rPr>
              <w:t>Significato</w:t>
            </w:r>
          </w:p>
        </w:tc>
        <w:tc>
          <w:tcPr>
            <w:tcW w:w="3724" w:type="dxa"/>
            <w:tcBorders>
              <w:top w:val="single" w:color="61CBF3" w:sz="4" w:space="0"/>
              <w:left w:val="nil"/>
              <w:bottom w:val="single" w:color="61CBF3" w:sz="4" w:space="0"/>
              <w:right w:val="single" w:color="61CBF3" w:sz="4" w:space="0"/>
            </w:tcBorders>
            <w:shd w:val="clear" w:color="0F9ED5" w:fill="0F9ED5"/>
            <w:noWrap/>
            <w:vAlign w:val="bottom"/>
            <w:hideMark/>
          </w:tcPr>
          <w:p w:rsidR="006F3D7B" w:rsidRDefault="006F3D7B" w14:paraId="6F1DEA19" w14:textId="77777777">
            <w:pPr>
              <w:rPr>
                <w:rFonts w:ascii="Aptos Narrow" w:hAnsi="Aptos Narrow"/>
                <w:b/>
                <w:bCs/>
                <w:color w:val="FFFFFF"/>
                <w:sz w:val="22"/>
                <w:szCs w:val="22"/>
              </w:rPr>
            </w:pPr>
            <w:r>
              <w:rPr>
                <w:rFonts w:ascii="Aptos Narrow" w:hAnsi="Aptos Narrow"/>
                <w:b/>
                <w:bCs/>
                <w:color w:val="FFFFFF"/>
                <w:sz w:val="22"/>
                <w:szCs w:val="22"/>
              </w:rPr>
              <w:t>Valorizzazione</w:t>
            </w:r>
          </w:p>
        </w:tc>
      </w:tr>
      <w:tr w:rsidR="00F048C7" w:rsidTr="00326874" w14:paraId="66FDDDB4" w14:textId="77777777">
        <w:trPr>
          <w:trHeight w:val="272"/>
          <w:jc w:val="center"/>
        </w:trPr>
        <w:tc>
          <w:tcPr>
            <w:tcW w:w="1967" w:type="dxa"/>
            <w:tcBorders>
              <w:top w:val="single" w:color="61CBF3" w:sz="4" w:space="0"/>
              <w:left w:val="single" w:color="61CBF3" w:sz="4" w:space="0"/>
              <w:bottom w:val="single" w:color="61CBF3" w:sz="4" w:space="0"/>
              <w:right w:val="nil"/>
            </w:tcBorders>
            <w:shd w:val="clear" w:color="CAEDFB" w:fill="CAEDFB"/>
            <w:noWrap/>
            <w:vAlign w:val="bottom"/>
            <w:hideMark/>
          </w:tcPr>
          <w:p w:rsidR="006F3D7B" w:rsidRDefault="006F3D7B" w14:paraId="539583FE" w14:textId="77777777">
            <w:pPr>
              <w:rPr>
                <w:rFonts w:ascii="Aptos Narrow" w:hAnsi="Aptos Narrow"/>
                <w:color w:val="000000"/>
                <w:sz w:val="22"/>
                <w:szCs w:val="22"/>
              </w:rPr>
            </w:pPr>
            <w:r>
              <w:rPr>
                <w:rFonts w:ascii="Aptos Narrow" w:hAnsi="Aptos Narrow"/>
                <w:color w:val="000000"/>
                <w:sz w:val="22"/>
                <w:szCs w:val="22"/>
              </w:rPr>
              <w:t xml:space="preserve">id </w:t>
            </w:r>
          </w:p>
        </w:tc>
        <w:tc>
          <w:tcPr>
            <w:tcW w:w="3669" w:type="dxa"/>
            <w:tcBorders>
              <w:top w:val="single" w:color="61CBF3" w:sz="4" w:space="0"/>
              <w:left w:val="nil"/>
              <w:bottom w:val="single" w:color="61CBF3" w:sz="4" w:space="0"/>
              <w:right w:val="nil"/>
            </w:tcBorders>
            <w:shd w:val="clear" w:color="CAEDFB" w:fill="CAEDFB"/>
            <w:noWrap/>
            <w:vAlign w:val="bottom"/>
            <w:hideMark/>
          </w:tcPr>
          <w:p w:rsidR="006F3D7B" w:rsidRDefault="006F3D7B" w14:paraId="29F59B1D" w14:textId="77777777">
            <w:pPr>
              <w:rPr>
                <w:rFonts w:ascii="Aptos Narrow" w:hAnsi="Aptos Narrow"/>
                <w:color w:val="000000"/>
                <w:sz w:val="22"/>
                <w:szCs w:val="22"/>
              </w:rPr>
            </w:pPr>
            <w:r>
              <w:rPr>
                <w:rFonts w:ascii="Aptos Narrow" w:hAnsi="Aptos Narrow"/>
                <w:color w:val="000000"/>
                <w:sz w:val="22"/>
                <w:szCs w:val="22"/>
              </w:rPr>
              <w:t>Id Univoco di Riga</w:t>
            </w:r>
          </w:p>
        </w:tc>
        <w:tc>
          <w:tcPr>
            <w:tcW w:w="3724" w:type="dxa"/>
            <w:tcBorders>
              <w:top w:val="single" w:color="61CBF3" w:sz="4" w:space="0"/>
              <w:left w:val="nil"/>
              <w:bottom w:val="single" w:color="61CBF3" w:sz="4" w:space="0"/>
              <w:right w:val="single" w:color="61CBF3" w:sz="4" w:space="0"/>
            </w:tcBorders>
            <w:shd w:val="clear" w:color="CAEDFB" w:fill="CAEDFB"/>
            <w:noWrap/>
            <w:vAlign w:val="bottom"/>
            <w:hideMark/>
          </w:tcPr>
          <w:p w:rsidR="006F3D7B" w:rsidRDefault="006F3D7B" w14:paraId="4E4C7A55" w14:textId="77777777">
            <w:pPr>
              <w:rPr>
                <w:rFonts w:ascii="Aptos Narrow" w:hAnsi="Aptos Narrow"/>
                <w:color w:val="000000"/>
                <w:sz w:val="22"/>
                <w:szCs w:val="22"/>
              </w:rPr>
            </w:pPr>
            <w:r>
              <w:rPr>
                <w:rFonts w:ascii="Aptos Narrow" w:hAnsi="Aptos Narrow"/>
                <w:color w:val="000000"/>
                <w:sz w:val="22"/>
                <w:szCs w:val="22"/>
              </w:rPr>
              <w:t>Identity</w:t>
            </w:r>
          </w:p>
        </w:tc>
      </w:tr>
      <w:tr w:rsidR="00F048C7" w:rsidTr="00326874" w14:paraId="42E5A9AD" w14:textId="77777777">
        <w:trPr>
          <w:trHeight w:val="272"/>
          <w:jc w:val="center"/>
        </w:trPr>
        <w:tc>
          <w:tcPr>
            <w:tcW w:w="1967" w:type="dxa"/>
            <w:tcBorders>
              <w:top w:val="single" w:color="61CBF3" w:sz="4" w:space="0"/>
              <w:left w:val="single" w:color="61CBF3" w:sz="4" w:space="0"/>
              <w:bottom w:val="single" w:color="61CBF3" w:sz="4" w:space="0"/>
              <w:right w:val="nil"/>
            </w:tcBorders>
            <w:noWrap/>
            <w:vAlign w:val="bottom"/>
            <w:hideMark/>
          </w:tcPr>
          <w:p w:rsidR="006F3D7B" w:rsidRDefault="006F3D7B" w14:paraId="342F1F87" w14:textId="77777777">
            <w:pPr>
              <w:rPr>
                <w:rFonts w:ascii="Aptos Narrow" w:hAnsi="Aptos Narrow"/>
                <w:color w:val="000000"/>
                <w:sz w:val="22"/>
                <w:szCs w:val="22"/>
              </w:rPr>
            </w:pPr>
            <w:r>
              <w:rPr>
                <w:rFonts w:ascii="Aptos Narrow" w:hAnsi="Aptos Narrow"/>
                <w:color w:val="000000"/>
                <w:sz w:val="22"/>
                <w:szCs w:val="22"/>
              </w:rPr>
              <w:t>event_id</w:t>
            </w:r>
          </w:p>
        </w:tc>
        <w:tc>
          <w:tcPr>
            <w:tcW w:w="3669" w:type="dxa"/>
            <w:tcBorders>
              <w:top w:val="single" w:color="61CBF3" w:sz="4" w:space="0"/>
              <w:left w:val="nil"/>
              <w:bottom w:val="single" w:color="61CBF3" w:sz="4" w:space="0"/>
              <w:right w:val="nil"/>
            </w:tcBorders>
            <w:noWrap/>
            <w:vAlign w:val="bottom"/>
            <w:hideMark/>
          </w:tcPr>
          <w:p w:rsidR="006F3D7B" w:rsidRDefault="006F3D7B" w14:paraId="0ED94F6B" w14:textId="77777777">
            <w:pPr>
              <w:rPr>
                <w:rFonts w:ascii="Aptos Narrow" w:hAnsi="Aptos Narrow"/>
                <w:color w:val="000000"/>
                <w:sz w:val="22"/>
                <w:szCs w:val="22"/>
              </w:rPr>
            </w:pPr>
            <w:r>
              <w:rPr>
                <w:rFonts w:ascii="Aptos Narrow" w:hAnsi="Aptos Narrow"/>
                <w:color w:val="000000"/>
                <w:sz w:val="22"/>
                <w:szCs w:val="22"/>
              </w:rPr>
              <w:t>Id Univoco di Riga</w:t>
            </w:r>
          </w:p>
        </w:tc>
        <w:tc>
          <w:tcPr>
            <w:tcW w:w="3724" w:type="dxa"/>
            <w:tcBorders>
              <w:top w:val="single" w:color="61CBF3" w:sz="4" w:space="0"/>
              <w:left w:val="nil"/>
              <w:bottom w:val="single" w:color="61CBF3" w:sz="4" w:space="0"/>
              <w:right w:val="single" w:color="61CBF3" w:sz="4" w:space="0"/>
            </w:tcBorders>
            <w:noWrap/>
            <w:vAlign w:val="bottom"/>
            <w:hideMark/>
          </w:tcPr>
          <w:p w:rsidR="006F3D7B" w:rsidRDefault="006F3D7B" w14:paraId="41C87963" w14:textId="77777777">
            <w:pPr>
              <w:rPr>
                <w:rFonts w:ascii="Aptos Narrow" w:hAnsi="Aptos Narrow"/>
                <w:color w:val="000000"/>
                <w:sz w:val="22"/>
                <w:szCs w:val="22"/>
              </w:rPr>
            </w:pPr>
            <w:r>
              <w:rPr>
                <w:rFonts w:ascii="Aptos Narrow" w:hAnsi="Aptos Narrow"/>
                <w:color w:val="000000"/>
                <w:sz w:val="22"/>
                <w:szCs w:val="22"/>
              </w:rPr>
              <w:t>UUID</w:t>
            </w:r>
          </w:p>
        </w:tc>
      </w:tr>
      <w:tr w:rsidR="00F048C7" w:rsidTr="00326874" w14:paraId="22BB2B9B" w14:textId="77777777">
        <w:trPr>
          <w:trHeight w:val="272"/>
          <w:jc w:val="center"/>
        </w:trPr>
        <w:tc>
          <w:tcPr>
            <w:tcW w:w="1967" w:type="dxa"/>
            <w:tcBorders>
              <w:top w:val="single" w:color="61CBF3" w:sz="4" w:space="0"/>
              <w:left w:val="single" w:color="61CBF3" w:sz="4" w:space="0"/>
              <w:bottom w:val="single" w:color="61CBF3" w:sz="4" w:space="0"/>
              <w:right w:val="nil"/>
            </w:tcBorders>
            <w:shd w:val="clear" w:color="CAEDFB" w:fill="CAEDFB"/>
            <w:noWrap/>
            <w:vAlign w:val="bottom"/>
            <w:hideMark/>
          </w:tcPr>
          <w:p w:rsidR="006F3D7B" w:rsidRDefault="006F3D7B" w14:paraId="7FAB1C19" w14:textId="77777777">
            <w:pPr>
              <w:rPr>
                <w:rFonts w:ascii="Aptos Narrow" w:hAnsi="Aptos Narrow"/>
                <w:color w:val="000000"/>
                <w:sz w:val="22"/>
                <w:szCs w:val="22"/>
              </w:rPr>
            </w:pPr>
            <w:r>
              <w:rPr>
                <w:rFonts w:ascii="Aptos Narrow" w:hAnsi="Aptos Narrow"/>
                <w:color w:val="000000"/>
                <w:sz w:val="22"/>
                <w:szCs w:val="22"/>
              </w:rPr>
              <w:t>event_type_id</w:t>
            </w:r>
          </w:p>
        </w:tc>
        <w:tc>
          <w:tcPr>
            <w:tcW w:w="3669" w:type="dxa"/>
            <w:tcBorders>
              <w:top w:val="single" w:color="61CBF3" w:sz="4" w:space="0"/>
              <w:left w:val="nil"/>
              <w:bottom w:val="single" w:color="61CBF3" w:sz="4" w:space="0"/>
              <w:right w:val="nil"/>
            </w:tcBorders>
            <w:shd w:val="clear" w:color="CAEDFB" w:fill="CAEDFB"/>
            <w:noWrap/>
            <w:vAlign w:val="bottom"/>
            <w:hideMark/>
          </w:tcPr>
          <w:p w:rsidR="006F3D7B" w:rsidRDefault="006F3D7B" w14:paraId="6261EB82" w14:textId="77777777">
            <w:pPr>
              <w:rPr>
                <w:rFonts w:ascii="Aptos Narrow" w:hAnsi="Aptos Narrow"/>
                <w:color w:val="000000"/>
                <w:sz w:val="22"/>
                <w:szCs w:val="22"/>
              </w:rPr>
            </w:pPr>
            <w:r>
              <w:rPr>
                <w:rFonts w:ascii="Aptos Narrow" w:hAnsi="Aptos Narrow"/>
                <w:color w:val="000000"/>
                <w:sz w:val="22"/>
                <w:szCs w:val="22"/>
              </w:rPr>
              <w:t>Tipo evento</w:t>
            </w:r>
          </w:p>
        </w:tc>
        <w:tc>
          <w:tcPr>
            <w:tcW w:w="3724" w:type="dxa"/>
            <w:tcBorders>
              <w:top w:val="single" w:color="61CBF3" w:sz="4" w:space="0"/>
              <w:left w:val="nil"/>
              <w:bottom w:val="single" w:color="61CBF3" w:sz="4" w:space="0"/>
              <w:right w:val="single" w:color="61CBF3" w:sz="4" w:space="0"/>
            </w:tcBorders>
            <w:shd w:val="clear" w:color="CAEDFB" w:fill="CAEDFB"/>
            <w:noWrap/>
            <w:vAlign w:val="bottom"/>
            <w:hideMark/>
          </w:tcPr>
          <w:p w:rsidR="006F3D7B" w:rsidRDefault="006F3D7B" w14:paraId="6194C0F4" w14:textId="77777777">
            <w:pPr>
              <w:rPr>
                <w:rFonts w:ascii="Aptos Narrow" w:hAnsi="Aptos Narrow"/>
                <w:color w:val="000000"/>
                <w:sz w:val="22"/>
                <w:szCs w:val="22"/>
              </w:rPr>
            </w:pPr>
            <w:r>
              <w:rPr>
                <w:rFonts w:ascii="Aptos Narrow" w:hAnsi="Aptos Narrow"/>
                <w:color w:val="000000"/>
                <w:sz w:val="22"/>
                <w:szCs w:val="22"/>
              </w:rPr>
              <w:t>2</w:t>
            </w:r>
          </w:p>
        </w:tc>
      </w:tr>
      <w:tr w:rsidR="00F048C7" w:rsidTr="00326874" w14:paraId="4186241D" w14:textId="77777777">
        <w:trPr>
          <w:trHeight w:val="272"/>
          <w:jc w:val="center"/>
        </w:trPr>
        <w:tc>
          <w:tcPr>
            <w:tcW w:w="1967" w:type="dxa"/>
            <w:tcBorders>
              <w:top w:val="single" w:color="61CBF3" w:sz="4" w:space="0"/>
              <w:left w:val="single" w:color="61CBF3" w:sz="4" w:space="0"/>
              <w:bottom w:val="single" w:color="61CBF3" w:sz="4" w:space="0"/>
              <w:right w:val="nil"/>
            </w:tcBorders>
            <w:noWrap/>
            <w:vAlign w:val="bottom"/>
            <w:hideMark/>
          </w:tcPr>
          <w:p w:rsidR="006F3D7B" w:rsidRDefault="006F3D7B" w14:paraId="0184A06B" w14:textId="77777777">
            <w:pPr>
              <w:rPr>
                <w:rFonts w:ascii="Aptos Narrow" w:hAnsi="Aptos Narrow"/>
                <w:color w:val="000000"/>
                <w:sz w:val="22"/>
                <w:szCs w:val="22"/>
              </w:rPr>
            </w:pPr>
            <w:r>
              <w:rPr>
                <w:rFonts w:ascii="Aptos Narrow" w:hAnsi="Aptos Narrow"/>
                <w:color w:val="000000"/>
                <w:sz w:val="22"/>
                <w:szCs w:val="22"/>
              </w:rPr>
              <w:t>event_state_id</w:t>
            </w:r>
          </w:p>
        </w:tc>
        <w:tc>
          <w:tcPr>
            <w:tcW w:w="3669" w:type="dxa"/>
            <w:tcBorders>
              <w:top w:val="single" w:color="61CBF3" w:sz="4" w:space="0"/>
              <w:left w:val="nil"/>
              <w:bottom w:val="single" w:color="61CBF3" w:sz="4" w:space="0"/>
              <w:right w:val="nil"/>
            </w:tcBorders>
            <w:noWrap/>
            <w:vAlign w:val="bottom"/>
            <w:hideMark/>
          </w:tcPr>
          <w:p w:rsidR="006F3D7B" w:rsidRDefault="006F3D7B" w14:paraId="580AEACF" w14:textId="77777777">
            <w:pPr>
              <w:rPr>
                <w:rFonts w:ascii="Aptos Narrow" w:hAnsi="Aptos Narrow"/>
                <w:color w:val="000000"/>
                <w:sz w:val="22"/>
                <w:szCs w:val="22"/>
              </w:rPr>
            </w:pPr>
          </w:p>
        </w:tc>
        <w:tc>
          <w:tcPr>
            <w:tcW w:w="3724" w:type="dxa"/>
            <w:tcBorders>
              <w:top w:val="single" w:color="61CBF3" w:sz="4" w:space="0"/>
              <w:left w:val="nil"/>
              <w:bottom w:val="single" w:color="61CBF3" w:sz="4" w:space="0"/>
              <w:right w:val="single" w:color="61CBF3" w:sz="4" w:space="0"/>
            </w:tcBorders>
            <w:noWrap/>
            <w:vAlign w:val="bottom"/>
            <w:hideMark/>
          </w:tcPr>
          <w:p w:rsidR="006F3D7B" w:rsidRDefault="006F3D7B" w14:paraId="35DEDB0C" w14:textId="77777777">
            <w:pPr>
              <w:rPr>
                <w:rFonts w:ascii="Aptos Narrow" w:hAnsi="Aptos Narrow"/>
                <w:color w:val="000000"/>
                <w:sz w:val="22"/>
                <w:szCs w:val="22"/>
              </w:rPr>
            </w:pPr>
            <w:r>
              <w:rPr>
                <w:rFonts w:ascii="Aptos Narrow" w:hAnsi="Aptos Narrow"/>
                <w:color w:val="000000"/>
                <w:sz w:val="22"/>
                <w:szCs w:val="22"/>
              </w:rPr>
              <w:t>1</w:t>
            </w:r>
          </w:p>
        </w:tc>
      </w:tr>
      <w:tr w:rsidR="00F048C7" w:rsidTr="00326874" w14:paraId="3EED7234" w14:textId="77777777">
        <w:trPr>
          <w:trHeight w:val="272"/>
          <w:jc w:val="center"/>
        </w:trPr>
        <w:tc>
          <w:tcPr>
            <w:tcW w:w="1967" w:type="dxa"/>
            <w:tcBorders>
              <w:top w:val="single" w:color="61CBF3" w:sz="4" w:space="0"/>
              <w:left w:val="single" w:color="61CBF3" w:sz="4" w:space="0"/>
              <w:bottom w:val="single" w:color="61CBF3" w:sz="4" w:space="0"/>
              <w:right w:val="nil"/>
            </w:tcBorders>
            <w:shd w:val="clear" w:color="CAEDFB" w:fill="CAEDFB"/>
            <w:noWrap/>
            <w:vAlign w:val="bottom"/>
            <w:hideMark/>
          </w:tcPr>
          <w:p w:rsidR="006F3D7B" w:rsidRDefault="006F3D7B" w14:paraId="522454AF" w14:textId="77777777">
            <w:pPr>
              <w:rPr>
                <w:rFonts w:ascii="Aptos Narrow" w:hAnsi="Aptos Narrow"/>
                <w:color w:val="000000"/>
                <w:sz w:val="22"/>
                <w:szCs w:val="22"/>
              </w:rPr>
            </w:pPr>
            <w:r>
              <w:rPr>
                <w:rFonts w:ascii="Aptos Narrow" w:hAnsi="Aptos Narrow"/>
                <w:color w:val="000000"/>
                <w:sz w:val="22"/>
                <w:szCs w:val="22"/>
              </w:rPr>
              <w:t>license_instance_id</w:t>
            </w:r>
          </w:p>
        </w:tc>
        <w:tc>
          <w:tcPr>
            <w:tcW w:w="3669" w:type="dxa"/>
            <w:tcBorders>
              <w:top w:val="single" w:color="61CBF3" w:sz="4" w:space="0"/>
              <w:left w:val="nil"/>
              <w:bottom w:val="single" w:color="61CBF3" w:sz="4" w:space="0"/>
              <w:right w:val="nil"/>
            </w:tcBorders>
            <w:shd w:val="clear" w:color="CAEDFB" w:fill="CAEDFB"/>
            <w:noWrap/>
            <w:vAlign w:val="bottom"/>
            <w:hideMark/>
          </w:tcPr>
          <w:p w:rsidR="006F3D7B" w:rsidRDefault="006F3D7B" w14:paraId="56D1A9D8" w14:textId="77777777">
            <w:pPr>
              <w:rPr>
                <w:rFonts w:ascii="Aptos Narrow" w:hAnsi="Aptos Narrow"/>
                <w:color w:val="000000"/>
                <w:sz w:val="22"/>
                <w:szCs w:val="22"/>
              </w:rPr>
            </w:pPr>
            <w:r>
              <w:rPr>
                <w:rFonts w:ascii="Aptos Narrow" w:hAnsi="Aptos Narrow"/>
                <w:color w:val="000000"/>
                <w:sz w:val="22"/>
                <w:szCs w:val="22"/>
              </w:rPr>
              <w:t>Id della Istanza della Patente</w:t>
            </w:r>
          </w:p>
        </w:tc>
        <w:tc>
          <w:tcPr>
            <w:tcW w:w="3724" w:type="dxa"/>
            <w:tcBorders>
              <w:top w:val="single" w:color="61CBF3" w:sz="4" w:space="0"/>
              <w:left w:val="nil"/>
              <w:bottom w:val="single" w:color="61CBF3" w:sz="4" w:space="0"/>
              <w:right w:val="single" w:color="61CBF3" w:sz="4" w:space="0"/>
            </w:tcBorders>
            <w:shd w:val="clear" w:color="CAEDFB" w:fill="CAEDFB"/>
            <w:noWrap/>
            <w:vAlign w:val="bottom"/>
            <w:hideMark/>
          </w:tcPr>
          <w:p w:rsidR="006F3D7B" w:rsidRDefault="006F3D7B" w14:paraId="446DAF5E" w14:textId="77777777">
            <w:pPr>
              <w:rPr>
                <w:rFonts w:ascii="Aptos Narrow" w:hAnsi="Aptos Narrow"/>
                <w:color w:val="000000"/>
                <w:sz w:val="22"/>
                <w:szCs w:val="22"/>
              </w:rPr>
            </w:pPr>
            <w:r>
              <w:rPr>
                <w:rFonts w:ascii="Aptos Narrow" w:hAnsi="Aptos Narrow"/>
                <w:color w:val="000000"/>
                <w:sz w:val="22"/>
                <w:szCs w:val="22"/>
              </w:rPr>
              <w:t>license_instance.id</w:t>
            </w:r>
          </w:p>
        </w:tc>
      </w:tr>
      <w:tr w:rsidR="00F048C7" w:rsidTr="00326874" w14:paraId="59539798" w14:textId="77777777">
        <w:trPr>
          <w:trHeight w:val="272"/>
          <w:jc w:val="center"/>
        </w:trPr>
        <w:tc>
          <w:tcPr>
            <w:tcW w:w="1967" w:type="dxa"/>
            <w:tcBorders>
              <w:top w:val="single" w:color="61CBF3" w:sz="4" w:space="0"/>
              <w:left w:val="single" w:color="61CBF3" w:sz="4" w:space="0"/>
              <w:bottom w:val="single" w:color="61CBF3" w:sz="4" w:space="0"/>
              <w:right w:val="nil"/>
            </w:tcBorders>
            <w:noWrap/>
            <w:vAlign w:val="bottom"/>
            <w:hideMark/>
          </w:tcPr>
          <w:p w:rsidRPr="006F3D7B" w:rsidR="006F3D7B" w:rsidRDefault="006F3D7B" w14:paraId="3643128D" w14:textId="77777777">
            <w:pPr>
              <w:rPr>
                <w:rFonts w:ascii="Aptos Narrow" w:hAnsi="Aptos Narrow"/>
                <w:color w:val="000000"/>
                <w:sz w:val="22"/>
                <w:szCs w:val="22"/>
                <w:lang w:val="en-US"/>
              </w:rPr>
            </w:pPr>
            <w:r w:rsidRPr="006F3D7B">
              <w:rPr>
                <w:rFonts w:ascii="Aptos Narrow" w:hAnsi="Aptos Narrow"/>
                <w:color w:val="000000"/>
                <w:sz w:val="22"/>
                <w:szCs w:val="22"/>
                <w:lang w:val="en-US"/>
              </w:rPr>
              <w:t>lic_inst_req_add_id</w:t>
            </w:r>
          </w:p>
        </w:tc>
        <w:tc>
          <w:tcPr>
            <w:tcW w:w="3669" w:type="dxa"/>
            <w:tcBorders>
              <w:top w:val="single" w:color="61CBF3" w:sz="4" w:space="0"/>
              <w:left w:val="nil"/>
              <w:bottom w:val="single" w:color="61CBF3" w:sz="4" w:space="0"/>
              <w:right w:val="nil"/>
            </w:tcBorders>
            <w:noWrap/>
            <w:vAlign w:val="bottom"/>
            <w:hideMark/>
          </w:tcPr>
          <w:p w:rsidR="006F3D7B" w:rsidRDefault="006F3D7B" w14:paraId="462B8702" w14:textId="77777777">
            <w:pPr>
              <w:rPr>
                <w:rFonts w:ascii="Aptos Narrow" w:hAnsi="Aptos Narrow"/>
                <w:color w:val="000000"/>
                <w:sz w:val="22"/>
                <w:szCs w:val="22"/>
              </w:rPr>
            </w:pPr>
            <w:r>
              <w:rPr>
                <w:rFonts w:ascii="Aptos Narrow" w:hAnsi="Aptos Narrow"/>
                <w:color w:val="000000"/>
                <w:sz w:val="22"/>
                <w:szCs w:val="22"/>
              </w:rPr>
              <w:t>Id dello eventuale Requisito Aggiuntivo</w:t>
            </w:r>
          </w:p>
        </w:tc>
        <w:tc>
          <w:tcPr>
            <w:tcW w:w="3724" w:type="dxa"/>
            <w:tcBorders>
              <w:top w:val="single" w:color="61CBF3" w:sz="4" w:space="0"/>
              <w:left w:val="nil"/>
              <w:bottom w:val="single" w:color="61CBF3" w:sz="4" w:space="0"/>
              <w:right w:val="single" w:color="61CBF3" w:sz="4" w:space="0"/>
            </w:tcBorders>
            <w:noWrap/>
            <w:vAlign w:val="bottom"/>
            <w:hideMark/>
          </w:tcPr>
          <w:p w:rsidR="006F3D7B" w:rsidRDefault="006F3D7B" w14:paraId="0EE74520" w14:textId="4C7936D9">
            <w:pPr>
              <w:rPr>
                <w:rFonts w:ascii="Aptos Narrow" w:hAnsi="Aptos Narrow"/>
                <w:color w:val="FF0000"/>
                <w:sz w:val="22"/>
                <w:szCs w:val="22"/>
              </w:rPr>
            </w:pPr>
            <w:r w:rsidRPr="006F3D7B">
              <w:rPr>
                <w:rFonts w:ascii="Aptos Narrow" w:hAnsi="Aptos Narrow"/>
                <w:color w:val="FF0000"/>
                <w:sz w:val="22"/>
                <w:szCs w:val="22"/>
                <w:highlight w:val="yellow"/>
              </w:rPr>
              <w:t>null, da verificare se va in errore non dovrebbe</w:t>
            </w:r>
          </w:p>
        </w:tc>
      </w:tr>
      <w:tr w:rsidR="00F048C7" w:rsidTr="00326874" w14:paraId="439E6AB2" w14:textId="77777777">
        <w:trPr>
          <w:trHeight w:val="272"/>
          <w:jc w:val="center"/>
        </w:trPr>
        <w:tc>
          <w:tcPr>
            <w:tcW w:w="1967" w:type="dxa"/>
            <w:tcBorders>
              <w:top w:val="single" w:color="61CBF3" w:sz="4" w:space="0"/>
              <w:left w:val="single" w:color="61CBF3" w:sz="4" w:space="0"/>
              <w:bottom w:val="single" w:color="61CBF3" w:sz="4" w:space="0"/>
              <w:right w:val="nil"/>
            </w:tcBorders>
            <w:shd w:val="clear" w:color="CAEDFB" w:fill="CAEDFB"/>
            <w:noWrap/>
            <w:vAlign w:val="bottom"/>
            <w:hideMark/>
          </w:tcPr>
          <w:p w:rsidR="006F3D7B" w:rsidRDefault="006F3D7B" w14:paraId="76EB7A2E" w14:textId="77777777">
            <w:pPr>
              <w:rPr>
                <w:rFonts w:ascii="Aptos Narrow" w:hAnsi="Aptos Narrow"/>
                <w:color w:val="000000"/>
                <w:sz w:val="22"/>
                <w:szCs w:val="22"/>
              </w:rPr>
            </w:pPr>
            <w:r>
              <w:rPr>
                <w:rFonts w:ascii="Aptos Narrow" w:hAnsi="Aptos Narrow"/>
                <w:color w:val="000000"/>
                <w:sz w:val="22"/>
                <w:szCs w:val="22"/>
              </w:rPr>
              <w:t>content</w:t>
            </w:r>
          </w:p>
        </w:tc>
        <w:tc>
          <w:tcPr>
            <w:tcW w:w="3669" w:type="dxa"/>
            <w:tcBorders>
              <w:top w:val="single" w:color="61CBF3" w:sz="4" w:space="0"/>
              <w:left w:val="nil"/>
              <w:bottom w:val="single" w:color="61CBF3" w:sz="4" w:space="0"/>
              <w:right w:val="nil"/>
            </w:tcBorders>
            <w:shd w:val="clear" w:color="CAEDFB" w:fill="CAEDFB"/>
            <w:noWrap/>
            <w:vAlign w:val="bottom"/>
            <w:hideMark/>
          </w:tcPr>
          <w:p w:rsidR="006F3D7B" w:rsidRDefault="006F3D7B" w14:paraId="42BB405B" w14:textId="77777777">
            <w:pPr>
              <w:rPr>
                <w:rFonts w:ascii="Aptos Narrow" w:hAnsi="Aptos Narrow"/>
                <w:color w:val="000000"/>
                <w:sz w:val="22"/>
                <w:szCs w:val="22"/>
              </w:rPr>
            </w:pPr>
            <w:r>
              <w:rPr>
                <w:rFonts w:ascii="Aptos Narrow" w:hAnsi="Aptos Narrow"/>
                <w:color w:val="000000"/>
                <w:sz w:val="22"/>
                <w:szCs w:val="22"/>
              </w:rPr>
              <w:t>La modifica occorsa come json, in questo caso registriamo il motivo</w:t>
            </w:r>
          </w:p>
        </w:tc>
        <w:tc>
          <w:tcPr>
            <w:tcW w:w="3724" w:type="dxa"/>
            <w:tcBorders>
              <w:top w:val="single" w:color="61CBF3" w:sz="4" w:space="0"/>
              <w:left w:val="nil"/>
              <w:bottom w:val="single" w:color="61CBF3" w:sz="4" w:space="0"/>
              <w:right w:val="single" w:color="61CBF3" w:sz="4" w:space="0"/>
            </w:tcBorders>
            <w:shd w:val="clear" w:color="CAEDFB" w:fill="CAEDFB"/>
            <w:noWrap/>
            <w:vAlign w:val="bottom"/>
            <w:hideMark/>
          </w:tcPr>
          <w:p w:rsidR="006F3D7B" w:rsidRDefault="006F3D7B" w14:paraId="24A0B076" w14:textId="29B91B39">
            <w:pPr>
              <w:rPr>
                <w:rFonts w:ascii="Aptos Narrow" w:hAnsi="Aptos Narrow"/>
                <w:color w:val="000000"/>
                <w:sz w:val="22"/>
                <w:szCs w:val="22"/>
              </w:rPr>
            </w:pPr>
            <w:r>
              <w:rPr>
                <w:rFonts w:ascii="Aptos Narrow" w:hAnsi="Aptos Narrow"/>
                <w:color w:val="000000"/>
                <w:sz w:val="22"/>
                <w:szCs w:val="22"/>
              </w:rPr>
              <w:t>{Motivo:"Rivalutazione Periodica per Aggiornamento bonus anzianità PaC"</w:t>
            </w:r>
            <w:r w:rsidR="00CC2B9D">
              <w:rPr>
                <w:rFonts w:ascii="Aptos Narrow" w:hAnsi="Aptos Narrow"/>
                <w:color w:val="000000"/>
                <w:sz w:val="22"/>
                <w:szCs w:val="22"/>
              </w:rPr>
              <w:t xml:space="preserve">, </w:t>
            </w:r>
            <w:r w:rsidRPr="00CC2B9D" w:rsidR="00CC2B9D">
              <w:rPr>
                <w:rFonts w:ascii="Aptos Narrow" w:hAnsi="Aptos Narrow"/>
                <w:color w:val="000000"/>
                <w:sz w:val="22"/>
                <w:szCs w:val="22"/>
              </w:rPr>
              <w:t>cc_registration_date</w:t>
            </w:r>
            <w:r w:rsidR="00CC2B9D">
              <w:rPr>
                <w:rFonts w:ascii="Aptos Narrow" w:hAnsi="Aptos Narrow"/>
                <w:color w:val="000000"/>
                <w:sz w:val="22"/>
                <w:szCs w:val="22"/>
              </w:rPr>
              <w:t xml:space="preserve"> : </w:t>
            </w:r>
            <w:r w:rsidRPr="00CC2B9D" w:rsidR="00CC2B9D">
              <w:rPr>
                <w:rFonts w:ascii="Aptos Narrow" w:hAnsi="Aptos Narrow"/>
                <w:color w:val="000000"/>
                <w:sz w:val="22"/>
                <w:szCs w:val="22"/>
              </w:rPr>
              <w:t>cc_registration_date</w:t>
            </w:r>
            <w:r w:rsidR="00B11131">
              <w:rPr>
                <w:rFonts w:ascii="Aptos Narrow" w:hAnsi="Aptos Narrow"/>
                <w:color w:val="000000"/>
                <w:sz w:val="22"/>
                <w:szCs w:val="22"/>
              </w:rPr>
              <w:t xml:space="preserve"> </w:t>
            </w:r>
            <w:r>
              <w:rPr>
                <w:rFonts w:ascii="Aptos Narrow" w:hAnsi="Aptos Narrow"/>
                <w:color w:val="000000"/>
                <w:sz w:val="22"/>
                <w:szCs w:val="22"/>
              </w:rPr>
              <w:t>}'</w:t>
            </w:r>
          </w:p>
        </w:tc>
      </w:tr>
      <w:tr w:rsidR="00F048C7" w:rsidTr="00326874" w14:paraId="28E85B8B" w14:textId="77777777">
        <w:trPr>
          <w:trHeight w:val="272"/>
          <w:jc w:val="center"/>
        </w:trPr>
        <w:tc>
          <w:tcPr>
            <w:tcW w:w="1967" w:type="dxa"/>
            <w:tcBorders>
              <w:top w:val="single" w:color="61CBF3" w:sz="4" w:space="0"/>
              <w:left w:val="single" w:color="61CBF3" w:sz="4" w:space="0"/>
              <w:bottom w:val="single" w:color="61CBF3" w:sz="4" w:space="0"/>
              <w:right w:val="nil"/>
            </w:tcBorders>
            <w:noWrap/>
            <w:vAlign w:val="bottom"/>
            <w:hideMark/>
          </w:tcPr>
          <w:p w:rsidR="006F3D7B" w:rsidRDefault="006F3D7B" w14:paraId="2F70019C" w14:textId="77777777">
            <w:pPr>
              <w:rPr>
                <w:rFonts w:ascii="Aptos Narrow" w:hAnsi="Aptos Narrow"/>
                <w:color w:val="000000"/>
                <w:sz w:val="22"/>
                <w:szCs w:val="22"/>
              </w:rPr>
            </w:pPr>
            <w:r>
              <w:rPr>
                <w:rFonts w:ascii="Aptos Narrow" w:hAnsi="Aptos Narrow"/>
                <w:color w:val="000000"/>
                <w:sz w:val="22"/>
                <w:szCs w:val="22"/>
              </w:rPr>
              <w:t>created_by</w:t>
            </w:r>
          </w:p>
        </w:tc>
        <w:tc>
          <w:tcPr>
            <w:tcW w:w="3669" w:type="dxa"/>
            <w:tcBorders>
              <w:top w:val="single" w:color="61CBF3" w:sz="4" w:space="0"/>
              <w:left w:val="nil"/>
              <w:bottom w:val="single" w:color="61CBF3" w:sz="4" w:space="0"/>
              <w:right w:val="nil"/>
            </w:tcBorders>
            <w:noWrap/>
            <w:vAlign w:val="bottom"/>
            <w:hideMark/>
          </w:tcPr>
          <w:p w:rsidR="006F3D7B" w:rsidRDefault="006F3D7B" w14:paraId="76FA9A6E" w14:textId="77777777">
            <w:pPr>
              <w:rPr>
                <w:rFonts w:ascii="Aptos Narrow" w:hAnsi="Aptos Narrow"/>
                <w:color w:val="000000"/>
                <w:sz w:val="22"/>
                <w:szCs w:val="22"/>
              </w:rPr>
            </w:pPr>
            <w:r>
              <w:rPr>
                <w:rFonts w:ascii="Aptos Narrow" w:hAnsi="Aptos Narrow"/>
                <w:color w:val="000000"/>
                <w:sz w:val="22"/>
                <w:szCs w:val="22"/>
              </w:rPr>
              <w:t>Id utente di creazione</w:t>
            </w:r>
          </w:p>
        </w:tc>
        <w:tc>
          <w:tcPr>
            <w:tcW w:w="3724" w:type="dxa"/>
            <w:tcBorders>
              <w:top w:val="single" w:color="61CBF3" w:sz="4" w:space="0"/>
              <w:left w:val="nil"/>
              <w:bottom w:val="single" w:color="61CBF3" w:sz="4" w:space="0"/>
              <w:right w:val="single" w:color="61CBF3" w:sz="4" w:space="0"/>
            </w:tcBorders>
            <w:noWrap/>
            <w:vAlign w:val="bottom"/>
            <w:hideMark/>
          </w:tcPr>
          <w:p w:rsidR="006F3D7B" w:rsidRDefault="006F3D7B" w14:paraId="07036939" w14:textId="5067B4E7">
            <w:pPr>
              <w:rPr>
                <w:rFonts w:ascii="Aptos Narrow" w:hAnsi="Aptos Narrow"/>
                <w:color w:val="000000"/>
                <w:sz w:val="22"/>
                <w:szCs w:val="22"/>
              </w:rPr>
            </w:pPr>
            <w:r w:rsidRPr="006F3D7B">
              <w:rPr>
                <w:rFonts w:ascii="Aptos Narrow" w:hAnsi="Aptos Narrow"/>
                <w:color w:val="EE0000"/>
                <w:sz w:val="22"/>
                <w:szCs w:val="22"/>
                <w:highlight w:val="yellow"/>
              </w:rPr>
              <w:t>Batch, da verificare nome definitivo</w:t>
            </w:r>
          </w:p>
        </w:tc>
      </w:tr>
      <w:tr w:rsidR="00F048C7" w:rsidTr="00326874" w14:paraId="4742414E" w14:textId="77777777">
        <w:trPr>
          <w:trHeight w:val="272"/>
          <w:jc w:val="center"/>
        </w:trPr>
        <w:tc>
          <w:tcPr>
            <w:tcW w:w="1967" w:type="dxa"/>
            <w:tcBorders>
              <w:top w:val="single" w:color="61CBF3" w:sz="4" w:space="0"/>
              <w:left w:val="single" w:color="61CBF3" w:sz="4" w:space="0"/>
              <w:bottom w:val="single" w:color="61CBF3" w:sz="4" w:space="0"/>
              <w:right w:val="nil"/>
            </w:tcBorders>
            <w:shd w:val="clear" w:color="CAEDFB" w:fill="CAEDFB"/>
            <w:noWrap/>
            <w:vAlign w:val="bottom"/>
            <w:hideMark/>
          </w:tcPr>
          <w:p w:rsidR="006F3D7B" w:rsidRDefault="006F3D7B" w14:paraId="750CA0EF" w14:textId="77777777">
            <w:pPr>
              <w:rPr>
                <w:rFonts w:ascii="Aptos Narrow" w:hAnsi="Aptos Narrow"/>
                <w:color w:val="000000"/>
                <w:sz w:val="22"/>
                <w:szCs w:val="22"/>
              </w:rPr>
            </w:pPr>
            <w:r>
              <w:rPr>
                <w:rFonts w:ascii="Aptos Narrow" w:hAnsi="Aptos Narrow"/>
                <w:color w:val="000000"/>
                <w:sz w:val="22"/>
                <w:szCs w:val="22"/>
              </w:rPr>
              <w:t>created_date</w:t>
            </w:r>
          </w:p>
        </w:tc>
        <w:tc>
          <w:tcPr>
            <w:tcW w:w="3669" w:type="dxa"/>
            <w:tcBorders>
              <w:top w:val="single" w:color="61CBF3" w:sz="4" w:space="0"/>
              <w:left w:val="nil"/>
              <w:bottom w:val="single" w:color="61CBF3" w:sz="4" w:space="0"/>
              <w:right w:val="nil"/>
            </w:tcBorders>
            <w:shd w:val="clear" w:color="CAEDFB" w:fill="CAEDFB"/>
            <w:noWrap/>
            <w:vAlign w:val="bottom"/>
            <w:hideMark/>
          </w:tcPr>
          <w:p w:rsidR="006F3D7B" w:rsidRDefault="006F3D7B" w14:paraId="0086EEEF" w14:textId="77777777">
            <w:pPr>
              <w:rPr>
                <w:rFonts w:ascii="Aptos Narrow" w:hAnsi="Aptos Narrow"/>
                <w:color w:val="000000"/>
                <w:sz w:val="22"/>
                <w:szCs w:val="22"/>
              </w:rPr>
            </w:pPr>
            <w:r>
              <w:rPr>
                <w:rFonts w:ascii="Aptos Narrow" w:hAnsi="Aptos Narrow"/>
                <w:color w:val="000000"/>
                <w:sz w:val="22"/>
                <w:szCs w:val="22"/>
              </w:rPr>
              <w:t>Data Creazione</w:t>
            </w:r>
          </w:p>
        </w:tc>
        <w:tc>
          <w:tcPr>
            <w:tcW w:w="3724" w:type="dxa"/>
            <w:tcBorders>
              <w:top w:val="single" w:color="61CBF3" w:sz="4" w:space="0"/>
              <w:left w:val="nil"/>
              <w:bottom w:val="single" w:color="61CBF3" w:sz="4" w:space="0"/>
              <w:right w:val="single" w:color="61CBF3" w:sz="4" w:space="0"/>
            </w:tcBorders>
            <w:shd w:val="clear" w:color="CAEDFB" w:fill="CAEDFB"/>
            <w:noWrap/>
            <w:vAlign w:val="bottom"/>
            <w:hideMark/>
          </w:tcPr>
          <w:p w:rsidR="006F3D7B" w:rsidRDefault="006F3D7B" w14:paraId="5388EEE9" w14:textId="77777777">
            <w:pPr>
              <w:rPr>
                <w:rFonts w:ascii="Aptos Narrow" w:hAnsi="Aptos Narrow"/>
                <w:color w:val="000000"/>
                <w:sz w:val="22"/>
                <w:szCs w:val="22"/>
              </w:rPr>
            </w:pPr>
            <w:r>
              <w:rPr>
                <w:rFonts w:ascii="Aptos Narrow" w:hAnsi="Aptos Narrow"/>
                <w:color w:val="000000"/>
                <w:sz w:val="22"/>
                <w:szCs w:val="22"/>
              </w:rPr>
              <w:t>Data e ora di sistema</w:t>
            </w:r>
          </w:p>
        </w:tc>
      </w:tr>
      <w:tr w:rsidR="00F048C7" w:rsidTr="00326874" w14:paraId="74366F88" w14:textId="77777777">
        <w:trPr>
          <w:trHeight w:val="272"/>
          <w:jc w:val="center"/>
        </w:trPr>
        <w:tc>
          <w:tcPr>
            <w:tcW w:w="1967" w:type="dxa"/>
            <w:tcBorders>
              <w:top w:val="single" w:color="61CBF3" w:sz="4" w:space="0"/>
              <w:left w:val="single" w:color="61CBF3" w:sz="4" w:space="0"/>
              <w:bottom w:val="single" w:color="61CBF3" w:sz="4" w:space="0"/>
              <w:right w:val="nil"/>
            </w:tcBorders>
            <w:noWrap/>
            <w:vAlign w:val="bottom"/>
            <w:hideMark/>
          </w:tcPr>
          <w:p w:rsidR="006F3D7B" w:rsidRDefault="006F3D7B" w14:paraId="53D0186A" w14:textId="77777777">
            <w:pPr>
              <w:rPr>
                <w:rFonts w:ascii="Aptos Narrow" w:hAnsi="Aptos Narrow"/>
                <w:color w:val="000000"/>
                <w:sz w:val="22"/>
                <w:szCs w:val="22"/>
              </w:rPr>
            </w:pPr>
            <w:r>
              <w:rPr>
                <w:rFonts w:ascii="Aptos Narrow" w:hAnsi="Aptos Narrow"/>
                <w:color w:val="000000"/>
                <w:sz w:val="22"/>
                <w:szCs w:val="22"/>
              </w:rPr>
              <w:t>last_modified_by</w:t>
            </w:r>
          </w:p>
        </w:tc>
        <w:tc>
          <w:tcPr>
            <w:tcW w:w="3669" w:type="dxa"/>
            <w:tcBorders>
              <w:top w:val="single" w:color="61CBF3" w:sz="4" w:space="0"/>
              <w:left w:val="nil"/>
              <w:bottom w:val="single" w:color="61CBF3" w:sz="4" w:space="0"/>
              <w:right w:val="nil"/>
            </w:tcBorders>
            <w:noWrap/>
            <w:vAlign w:val="bottom"/>
            <w:hideMark/>
          </w:tcPr>
          <w:p w:rsidR="006F3D7B" w:rsidRDefault="006F3D7B" w14:paraId="7145747E" w14:textId="77777777">
            <w:pPr>
              <w:rPr>
                <w:rFonts w:ascii="Aptos Narrow" w:hAnsi="Aptos Narrow"/>
                <w:color w:val="000000"/>
                <w:sz w:val="22"/>
                <w:szCs w:val="22"/>
              </w:rPr>
            </w:pPr>
            <w:r>
              <w:rPr>
                <w:rFonts w:ascii="Aptos Narrow" w:hAnsi="Aptos Narrow"/>
                <w:color w:val="000000"/>
                <w:sz w:val="22"/>
                <w:szCs w:val="22"/>
              </w:rPr>
              <w:t>Id utente di aggiornamento</w:t>
            </w:r>
          </w:p>
        </w:tc>
        <w:tc>
          <w:tcPr>
            <w:tcW w:w="3724" w:type="dxa"/>
            <w:tcBorders>
              <w:top w:val="single" w:color="61CBF3" w:sz="4" w:space="0"/>
              <w:left w:val="nil"/>
              <w:bottom w:val="single" w:color="61CBF3" w:sz="4" w:space="0"/>
              <w:right w:val="single" w:color="61CBF3" w:sz="4" w:space="0"/>
            </w:tcBorders>
            <w:noWrap/>
            <w:vAlign w:val="bottom"/>
            <w:hideMark/>
          </w:tcPr>
          <w:p w:rsidR="006F3D7B" w:rsidRDefault="006F3D7B" w14:paraId="10930BC0" w14:textId="77777777">
            <w:pPr>
              <w:rPr>
                <w:rFonts w:ascii="Aptos Narrow" w:hAnsi="Aptos Narrow"/>
                <w:color w:val="000000"/>
                <w:sz w:val="22"/>
                <w:szCs w:val="22"/>
              </w:rPr>
            </w:pPr>
            <w:r>
              <w:rPr>
                <w:rFonts w:ascii="Aptos Narrow" w:hAnsi="Aptos Narrow"/>
                <w:color w:val="000000"/>
                <w:sz w:val="22"/>
                <w:szCs w:val="22"/>
              </w:rPr>
              <w:t>null</w:t>
            </w:r>
          </w:p>
        </w:tc>
      </w:tr>
      <w:tr w:rsidR="00F048C7" w:rsidTr="00326874" w14:paraId="5B170907" w14:textId="77777777">
        <w:trPr>
          <w:trHeight w:val="272"/>
          <w:jc w:val="center"/>
        </w:trPr>
        <w:tc>
          <w:tcPr>
            <w:tcW w:w="1967" w:type="dxa"/>
            <w:tcBorders>
              <w:top w:val="single" w:color="61CBF3" w:sz="4" w:space="0"/>
              <w:left w:val="single" w:color="61CBF3" w:sz="4" w:space="0"/>
              <w:bottom w:val="single" w:color="61CBF3" w:sz="4" w:space="0"/>
              <w:right w:val="nil"/>
            </w:tcBorders>
            <w:shd w:val="clear" w:color="CAEDFB" w:fill="CAEDFB"/>
            <w:noWrap/>
            <w:vAlign w:val="bottom"/>
            <w:hideMark/>
          </w:tcPr>
          <w:p w:rsidR="006F3D7B" w:rsidRDefault="006F3D7B" w14:paraId="6761A9BE" w14:textId="77777777">
            <w:pPr>
              <w:rPr>
                <w:rFonts w:ascii="Aptos Narrow" w:hAnsi="Aptos Narrow"/>
                <w:color w:val="000000"/>
                <w:sz w:val="22"/>
                <w:szCs w:val="22"/>
              </w:rPr>
            </w:pPr>
            <w:r>
              <w:rPr>
                <w:rFonts w:ascii="Aptos Narrow" w:hAnsi="Aptos Narrow"/>
                <w:color w:val="000000"/>
                <w:sz w:val="22"/>
                <w:szCs w:val="22"/>
              </w:rPr>
              <w:t>last_modified_date</w:t>
            </w:r>
          </w:p>
        </w:tc>
        <w:tc>
          <w:tcPr>
            <w:tcW w:w="3669" w:type="dxa"/>
            <w:tcBorders>
              <w:top w:val="single" w:color="61CBF3" w:sz="4" w:space="0"/>
              <w:left w:val="nil"/>
              <w:bottom w:val="single" w:color="61CBF3" w:sz="4" w:space="0"/>
              <w:right w:val="nil"/>
            </w:tcBorders>
            <w:shd w:val="clear" w:color="CAEDFB" w:fill="CAEDFB"/>
            <w:noWrap/>
            <w:vAlign w:val="bottom"/>
            <w:hideMark/>
          </w:tcPr>
          <w:p w:rsidR="006F3D7B" w:rsidRDefault="006F3D7B" w14:paraId="28B9C93F" w14:textId="77777777">
            <w:pPr>
              <w:rPr>
                <w:rFonts w:ascii="Aptos Narrow" w:hAnsi="Aptos Narrow"/>
                <w:color w:val="000000"/>
                <w:sz w:val="22"/>
                <w:szCs w:val="22"/>
              </w:rPr>
            </w:pPr>
            <w:r>
              <w:rPr>
                <w:rFonts w:ascii="Aptos Narrow" w:hAnsi="Aptos Narrow"/>
                <w:color w:val="000000"/>
                <w:sz w:val="22"/>
                <w:szCs w:val="22"/>
              </w:rPr>
              <w:t>Data ultima Modifica</w:t>
            </w:r>
          </w:p>
        </w:tc>
        <w:tc>
          <w:tcPr>
            <w:tcW w:w="3724" w:type="dxa"/>
            <w:tcBorders>
              <w:top w:val="single" w:color="61CBF3" w:sz="4" w:space="0"/>
              <w:left w:val="nil"/>
              <w:bottom w:val="single" w:color="61CBF3" w:sz="4" w:space="0"/>
              <w:right w:val="single" w:color="61CBF3" w:sz="4" w:space="0"/>
            </w:tcBorders>
            <w:shd w:val="clear" w:color="CAEDFB" w:fill="CAEDFB"/>
            <w:noWrap/>
            <w:vAlign w:val="bottom"/>
            <w:hideMark/>
          </w:tcPr>
          <w:p w:rsidR="006F3D7B" w:rsidRDefault="006F3D7B" w14:paraId="7A6A4CF3" w14:textId="77777777">
            <w:pPr>
              <w:rPr>
                <w:rFonts w:ascii="Aptos Narrow" w:hAnsi="Aptos Narrow"/>
                <w:color w:val="000000"/>
                <w:sz w:val="22"/>
                <w:szCs w:val="22"/>
              </w:rPr>
            </w:pPr>
            <w:r>
              <w:rPr>
                <w:rFonts w:ascii="Aptos Narrow" w:hAnsi="Aptos Narrow"/>
                <w:color w:val="000000"/>
                <w:sz w:val="22"/>
                <w:szCs w:val="22"/>
              </w:rPr>
              <w:t>null</w:t>
            </w:r>
          </w:p>
        </w:tc>
      </w:tr>
      <w:tr w:rsidR="00F048C7" w:rsidTr="00326874" w14:paraId="3B4500DD" w14:textId="77777777">
        <w:trPr>
          <w:trHeight w:val="272"/>
          <w:jc w:val="center"/>
        </w:trPr>
        <w:tc>
          <w:tcPr>
            <w:tcW w:w="1967" w:type="dxa"/>
            <w:tcBorders>
              <w:top w:val="single" w:color="61CBF3" w:sz="4" w:space="0"/>
              <w:left w:val="single" w:color="61CBF3" w:sz="4" w:space="0"/>
              <w:bottom w:val="single" w:color="61CBF3" w:sz="4" w:space="0"/>
              <w:right w:val="nil"/>
            </w:tcBorders>
            <w:noWrap/>
            <w:vAlign w:val="bottom"/>
            <w:hideMark/>
          </w:tcPr>
          <w:p w:rsidR="006F3D7B" w:rsidRDefault="006F3D7B" w14:paraId="1DC22A09" w14:textId="77777777">
            <w:pPr>
              <w:rPr>
                <w:rFonts w:ascii="Aptos Narrow" w:hAnsi="Aptos Narrow"/>
                <w:color w:val="000000"/>
                <w:sz w:val="22"/>
                <w:szCs w:val="22"/>
              </w:rPr>
            </w:pPr>
            <w:r>
              <w:rPr>
                <w:rFonts w:ascii="Aptos Narrow" w:hAnsi="Aptos Narrow"/>
                <w:color w:val="000000"/>
                <w:sz w:val="22"/>
                <w:szCs w:val="22"/>
              </w:rPr>
              <w:t>deleted</w:t>
            </w:r>
          </w:p>
        </w:tc>
        <w:tc>
          <w:tcPr>
            <w:tcW w:w="3669" w:type="dxa"/>
            <w:tcBorders>
              <w:top w:val="single" w:color="61CBF3" w:sz="4" w:space="0"/>
              <w:left w:val="nil"/>
              <w:bottom w:val="single" w:color="61CBF3" w:sz="4" w:space="0"/>
              <w:right w:val="nil"/>
            </w:tcBorders>
            <w:noWrap/>
            <w:vAlign w:val="bottom"/>
            <w:hideMark/>
          </w:tcPr>
          <w:p w:rsidR="006F3D7B" w:rsidRDefault="006F3D7B" w14:paraId="3CD3629A" w14:textId="77777777">
            <w:pPr>
              <w:rPr>
                <w:rFonts w:ascii="Aptos Narrow" w:hAnsi="Aptos Narrow"/>
                <w:color w:val="000000"/>
                <w:sz w:val="22"/>
                <w:szCs w:val="22"/>
              </w:rPr>
            </w:pPr>
            <w:r>
              <w:rPr>
                <w:rFonts w:ascii="Aptos Narrow" w:hAnsi="Aptos Narrow"/>
                <w:color w:val="000000"/>
                <w:sz w:val="22"/>
                <w:szCs w:val="22"/>
              </w:rPr>
              <w:t>Flag cancellazione</w:t>
            </w:r>
          </w:p>
        </w:tc>
        <w:tc>
          <w:tcPr>
            <w:tcW w:w="3724" w:type="dxa"/>
            <w:tcBorders>
              <w:top w:val="single" w:color="61CBF3" w:sz="4" w:space="0"/>
              <w:left w:val="nil"/>
              <w:bottom w:val="single" w:color="61CBF3" w:sz="4" w:space="0"/>
              <w:right w:val="single" w:color="61CBF3" w:sz="4" w:space="0"/>
            </w:tcBorders>
            <w:noWrap/>
            <w:vAlign w:val="bottom"/>
            <w:hideMark/>
          </w:tcPr>
          <w:p w:rsidR="006F3D7B" w:rsidRDefault="006F3D7B" w14:paraId="147A84CA" w14:textId="77777777">
            <w:pPr>
              <w:rPr>
                <w:rFonts w:ascii="Aptos Narrow" w:hAnsi="Aptos Narrow"/>
                <w:color w:val="000000"/>
                <w:sz w:val="22"/>
                <w:szCs w:val="22"/>
              </w:rPr>
            </w:pPr>
            <w:r>
              <w:rPr>
                <w:rFonts w:ascii="Aptos Narrow" w:hAnsi="Aptos Narrow"/>
                <w:color w:val="000000"/>
                <w:sz w:val="22"/>
                <w:szCs w:val="22"/>
              </w:rPr>
              <w:t>0</w:t>
            </w:r>
          </w:p>
        </w:tc>
      </w:tr>
      <w:tr w:rsidR="00F048C7" w:rsidTr="00326874" w14:paraId="5226D1D4" w14:textId="77777777">
        <w:trPr>
          <w:trHeight w:val="272"/>
          <w:jc w:val="center"/>
        </w:trPr>
        <w:tc>
          <w:tcPr>
            <w:tcW w:w="1967" w:type="dxa"/>
            <w:tcBorders>
              <w:top w:val="single" w:color="61CBF3" w:sz="4" w:space="0"/>
              <w:left w:val="single" w:color="61CBF3" w:sz="4" w:space="0"/>
              <w:bottom w:val="single" w:color="61CBF3" w:sz="4" w:space="0"/>
              <w:right w:val="nil"/>
            </w:tcBorders>
            <w:shd w:val="clear" w:color="CAEDFB" w:fill="CAEDFB"/>
            <w:noWrap/>
            <w:vAlign w:val="bottom"/>
            <w:hideMark/>
          </w:tcPr>
          <w:p w:rsidR="006F3D7B" w:rsidRDefault="006F3D7B" w14:paraId="613F0310" w14:textId="77777777">
            <w:pPr>
              <w:rPr>
                <w:rFonts w:ascii="Aptos Narrow" w:hAnsi="Aptos Narrow"/>
                <w:color w:val="000000"/>
                <w:sz w:val="22"/>
                <w:szCs w:val="22"/>
              </w:rPr>
            </w:pPr>
            <w:r>
              <w:rPr>
                <w:rFonts w:ascii="Aptos Narrow" w:hAnsi="Aptos Narrow"/>
                <w:color w:val="000000"/>
                <w:sz w:val="22"/>
                <w:szCs w:val="22"/>
              </w:rPr>
              <w:t>deleted_date</w:t>
            </w:r>
          </w:p>
        </w:tc>
        <w:tc>
          <w:tcPr>
            <w:tcW w:w="3669" w:type="dxa"/>
            <w:tcBorders>
              <w:top w:val="single" w:color="61CBF3" w:sz="4" w:space="0"/>
              <w:left w:val="nil"/>
              <w:bottom w:val="single" w:color="61CBF3" w:sz="4" w:space="0"/>
              <w:right w:val="nil"/>
            </w:tcBorders>
            <w:shd w:val="clear" w:color="CAEDFB" w:fill="CAEDFB"/>
            <w:noWrap/>
            <w:vAlign w:val="bottom"/>
            <w:hideMark/>
          </w:tcPr>
          <w:p w:rsidR="006F3D7B" w:rsidRDefault="006F3D7B" w14:paraId="4965626A" w14:textId="77777777">
            <w:pPr>
              <w:rPr>
                <w:rFonts w:ascii="Aptos Narrow" w:hAnsi="Aptos Narrow"/>
                <w:color w:val="000000"/>
                <w:sz w:val="22"/>
                <w:szCs w:val="22"/>
              </w:rPr>
            </w:pPr>
            <w:r>
              <w:rPr>
                <w:rFonts w:ascii="Aptos Narrow" w:hAnsi="Aptos Narrow"/>
                <w:color w:val="000000"/>
                <w:sz w:val="22"/>
                <w:szCs w:val="22"/>
              </w:rPr>
              <w:t>Id utente di cancellazione</w:t>
            </w:r>
          </w:p>
        </w:tc>
        <w:tc>
          <w:tcPr>
            <w:tcW w:w="3724" w:type="dxa"/>
            <w:tcBorders>
              <w:top w:val="single" w:color="61CBF3" w:sz="4" w:space="0"/>
              <w:left w:val="nil"/>
              <w:bottom w:val="single" w:color="61CBF3" w:sz="4" w:space="0"/>
              <w:right w:val="single" w:color="61CBF3" w:sz="4" w:space="0"/>
            </w:tcBorders>
            <w:shd w:val="clear" w:color="CAEDFB" w:fill="CAEDFB"/>
            <w:noWrap/>
            <w:vAlign w:val="bottom"/>
            <w:hideMark/>
          </w:tcPr>
          <w:p w:rsidR="006F3D7B" w:rsidRDefault="006F3D7B" w14:paraId="517D6209" w14:textId="77777777">
            <w:pPr>
              <w:rPr>
                <w:rFonts w:ascii="Aptos Narrow" w:hAnsi="Aptos Narrow"/>
                <w:color w:val="000000"/>
                <w:sz w:val="22"/>
                <w:szCs w:val="22"/>
              </w:rPr>
            </w:pPr>
            <w:r>
              <w:rPr>
                <w:rFonts w:ascii="Aptos Narrow" w:hAnsi="Aptos Narrow"/>
                <w:color w:val="000000"/>
                <w:sz w:val="22"/>
                <w:szCs w:val="22"/>
              </w:rPr>
              <w:t>null</w:t>
            </w:r>
          </w:p>
        </w:tc>
      </w:tr>
      <w:tr w:rsidR="00F048C7" w:rsidTr="00326874" w14:paraId="419D06CE" w14:textId="77777777">
        <w:trPr>
          <w:trHeight w:val="272"/>
          <w:jc w:val="center"/>
        </w:trPr>
        <w:tc>
          <w:tcPr>
            <w:tcW w:w="1967" w:type="dxa"/>
            <w:tcBorders>
              <w:top w:val="single" w:color="61CBF3" w:sz="4" w:space="0"/>
              <w:left w:val="single" w:color="61CBF3" w:sz="4" w:space="0"/>
              <w:bottom w:val="single" w:color="61CBF3" w:sz="4" w:space="0"/>
              <w:right w:val="nil"/>
            </w:tcBorders>
            <w:noWrap/>
            <w:vAlign w:val="bottom"/>
            <w:hideMark/>
          </w:tcPr>
          <w:p w:rsidR="006F3D7B" w:rsidRDefault="006F3D7B" w14:paraId="364C94B2" w14:textId="77777777">
            <w:pPr>
              <w:rPr>
                <w:rFonts w:ascii="Aptos Narrow" w:hAnsi="Aptos Narrow"/>
                <w:color w:val="000000"/>
                <w:sz w:val="22"/>
                <w:szCs w:val="22"/>
              </w:rPr>
            </w:pPr>
            <w:r>
              <w:rPr>
                <w:rFonts w:ascii="Aptos Narrow" w:hAnsi="Aptos Narrow"/>
                <w:color w:val="000000"/>
                <w:sz w:val="22"/>
                <w:szCs w:val="22"/>
              </w:rPr>
              <w:t>deleted_by</w:t>
            </w:r>
          </w:p>
        </w:tc>
        <w:tc>
          <w:tcPr>
            <w:tcW w:w="3669" w:type="dxa"/>
            <w:tcBorders>
              <w:top w:val="single" w:color="61CBF3" w:sz="4" w:space="0"/>
              <w:left w:val="nil"/>
              <w:bottom w:val="single" w:color="61CBF3" w:sz="4" w:space="0"/>
              <w:right w:val="nil"/>
            </w:tcBorders>
            <w:noWrap/>
            <w:vAlign w:val="bottom"/>
            <w:hideMark/>
          </w:tcPr>
          <w:p w:rsidR="006F3D7B" w:rsidRDefault="006F3D7B" w14:paraId="32F152F9" w14:textId="77777777">
            <w:pPr>
              <w:rPr>
                <w:rFonts w:ascii="Aptos Narrow" w:hAnsi="Aptos Narrow"/>
                <w:color w:val="000000"/>
                <w:sz w:val="22"/>
                <w:szCs w:val="22"/>
              </w:rPr>
            </w:pPr>
            <w:r>
              <w:rPr>
                <w:rFonts w:ascii="Aptos Narrow" w:hAnsi="Aptos Narrow"/>
                <w:color w:val="000000"/>
                <w:sz w:val="22"/>
                <w:szCs w:val="22"/>
              </w:rPr>
              <w:t>Data cancellazione</w:t>
            </w:r>
          </w:p>
        </w:tc>
        <w:tc>
          <w:tcPr>
            <w:tcW w:w="3724" w:type="dxa"/>
            <w:tcBorders>
              <w:top w:val="single" w:color="61CBF3" w:sz="4" w:space="0"/>
              <w:left w:val="nil"/>
              <w:bottom w:val="single" w:color="61CBF3" w:sz="4" w:space="0"/>
              <w:right w:val="single" w:color="61CBF3" w:sz="4" w:space="0"/>
            </w:tcBorders>
            <w:noWrap/>
            <w:vAlign w:val="bottom"/>
            <w:hideMark/>
          </w:tcPr>
          <w:p w:rsidR="006F3D7B" w:rsidRDefault="006F3D7B" w14:paraId="6F08D9EB" w14:textId="77777777">
            <w:pPr>
              <w:rPr>
                <w:rFonts w:ascii="Aptos Narrow" w:hAnsi="Aptos Narrow"/>
                <w:color w:val="000000"/>
                <w:sz w:val="22"/>
                <w:szCs w:val="22"/>
              </w:rPr>
            </w:pPr>
            <w:r>
              <w:rPr>
                <w:rFonts w:ascii="Aptos Narrow" w:hAnsi="Aptos Narrow"/>
                <w:color w:val="000000"/>
                <w:sz w:val="22"/>
                <w:szCs w:val="22"/>
              </w:rPr>
              <w:t>null</w:t>
            </w:r>
          </w:p>
        </w:tc>
      </w:tr>
    </w:tbl>
    <w:p w:rsidR="00326874" w:rsidP="008E0507" w:rsidRDefault="00CB7720" w14:paraId="2079D19C" w14:textId="40BF8D42">
      <w:pPr>
        <w:pStyle w:val="Heading4"/>
      </w:pPr>
      <w:bookmarkStart w:name="_Toc222417432" w:id="289"/>
      <w:r>
        <w:t>RF07-01-15</w:t>
      </w:r>
      <w:r w:rsidRPr="003C18C0" w:rsidR="00181CF1">
        <w:t xml:space="preserve"> – </w:t>
      </w:r>
      <w:r w:rsidR="00BB3F62">
        <w:t>Aggiornamento Decurtazioni e recuperi dopo esecuzione motore</w:t>
      </w:r>
      <w:bookmarkEnd w:id="289"/>
    </w:p>
    <w:p w:rsidR="00BB3F62" w:rsidP="00BB3F62" w:rsidRDefault="00C91A7E" w14:paraId="6F59271F" w14:textId="0E03186F">
      <w:pPr>
        <w:rPr>
          <w:rFonts w:ascii="Calibri" w:hAnsi="Calibri" w:cs="Calibri"/>
        </w:rPr>
      </w:pPr>
      <w:r w:rsidRPr="00C91A7E">
        <w:rPr>
          <w:rFonts w:ascii="Calibri" w:hAnsi="Calibri" w:cs="Calibri"/>
        </w:rPr>
        <w:t xml:space="preserve">Il processo deve tenere traccia </w:t>
      </w:r>
      <w:r>
        <w:rPr>
          <w:rFonts w:ascii="Calibri" w:hAnsi="Calibri" w:cs="Calibri"/>
        </w:rPr>
        <w:t>della prima e ultima volta che il motore ha considerato una decurtazione e un recupero ed eventuali annullamenti.</w:t>
      </w:r>
    </w:p>
    <w:p w:rsidR="00955DF3" w:rsidP="00BB3F62" w:rsidRDefault="00C91A7E" w14:paraId="62A5C83C" w14:textId="48E9B756">
      <w:pPr>
        <w:rPr>
          <w:rFonts w:ascii="Calibri" w:hAnsi="Calibri" w:cs="Calibri"/>
        </w:rPr>
      </w:pPr>
      <w:r>
        <w:rPr>
          <w:rFonts w:ascii="Calibri" w:hAnsi="Calibri" w:cs="Calibri"/>
        </w:rPr>
        <w:t>In particolare</w:t>
      </w:r>
      <w:r w:rsidR="00CB7720">
        <w:rPr>
          <w:rFonts w:ascii="Calibri" w:hAnsi="Calibri" w:cs="Calibri"/>
        </w:rPr>
        <w:t>,</w:t>
      </w:r>
      <w:r>
        <w:rPr>
          <w:rFonts w:ascii="Calibri" w:hAnsi="Calibri" w:cs="Calibri"/>
        </w:rPr>
        <w:t xml:space="preserve"> ad ogni aggiornamento del punteggio della patente</w:t>
      </w:r>
      <w:r w:rsidR="00955DF3">
        <w:rPr>
          <w:rFonts w:ascii="Calibri" w:hAnsi="Calibri" w:cs="Calibri"/>
        </w:rPr>
        <w:t xml:space="preserve"> occorre aggiornare i seguenti attributi</w:t>
      </w:r>
      <w:r w:rsidR="00011732">
        <w:rPr>
          <w:rFonts w:ascii="Calibri" w:hAnsi="Calibri" w:cs="Calibri"/>
        </w:rPr>
        <w:t>:</w:t>
      </w:r>
    </w:p>
    <w:p w:rsidR="00011732" w:rsidP="00BB3F62" w:rsidRDefault="00011732" w14:paraId="7D87F90C" w14:textId="77777777">
      <w:pPr>
        <w:rPr>
          <w:rFonts w:ascii="Calibri" w:hAnsi="Calibri" w:cs="Calibri"/>
        </w:rPr>
      </w:pPr>
    </w:p>
    <w:tbl>
      <w:tblPr>
        <w:tblW w:w="5000" w:type="pct"/>
        <w:tblLayout w:type="fixed"/>
        <w:tblCellMar>
          <w:left w:w="70" w:type="dxa"/>
          <w:right w:w="70" w:type="dxa"/>
        </w:tblCellMar>
        <w:tblLook w:val="04A0" w:firstRow="1" w:lastRow="0" w:firstColumn="1" w:lastColumn="0" w:noHBand="0" w:noVBand="1"/>
      </w:tblPr>
      <w:tblGrid>
        <w:gridCol w:w="1272"/>
        <w:gridCol w:w="1417"/>
        <w:gridCol w:w="2268"/>
        <w:gridCol w:w="4619"/>
      </w:tblGrid>
      <w:tr w:rsidR="00011732" w:rsidTr="00011732" w14:paraId="625C328D" w14:textId="77777777">
        <w:trPr>
          <w:trHeight w:val="276"/>
        </w:trPr>
        <w:tc>
          <w:tcPr>
            <w:tcW w:w="664" w:type="pct"/>
            <w:tcBorders>
              <w:top w:val="single" w:color="95B3D7" w:sz="4" w:space="0"/>
              <w:left w:val="single" w:color="95B3D7" w:sz="4" w:space="0"/>
              <w:bottom w:val="single" w:color="95B3D7" w:sz="4" w:space="0"/>
              <w:right w:val="nil"/>
            </w:tcBorders>
            <w:shd w:val="clear" w:color="4F81BD" w:fill="4F81BD"/>
            <w:vAlign w:val="center"/>
            <w:hideMark/>
          </w:tcPr>
          <w:p w:rsidR="00011732" w:rsidRDefault="00011732" w14:paraId="494C5211" w14:textId="77777777">
            <w:pPr>
              <w:rPr>
                <w:rFonts w:ascii="Calibri" w:hAnsi="Calibri" w:cs="Calibri"/>
                <w:b/>
                <w:bCs/>
                <w:color w:val="FFFFFF"/>
                <w:sz w:val="22"/>
                <w:szCs w:val="22"/>
              </w:rPr>
            </w:pPr>
            <w:r>
              <w:rPr>
                <w:rFonts w:ascii="Calibri" w:hAnsi="Calibri" w:cs="Calibri"/>
                <w:b/>
                <w:bCs/>
                <w:color w:val="FFFFFF"/>
                <w:sz w:val="22"/>
                <w:szCs w:val="22"/>
              </w:rPr>
              <w:t>Entità</w:t>
            </w:r>
          </w:p>
        </w:tc>
        <w:tc>
          <w:tcPr>
            <w:tcW w:w="740" w:type="pct"/>
            <w:tcBorders>
              <w:top w:val="single" w:color="95B3D7" w:sz="4" w:space="0"/>
              <w:left w:val="nil"/>
              <w:bottom w:val="single" w:color="95B3D7" w:sz="4" w:space="0"/>
              <w:right w:val="nil"/>
            </w:tcBorders>
            <w:shd w:val="clear" w:color="4F81BD" w:fill="4F81BD"/>
            <w:vAlign w:val="center"/>
            <w:hideMark/>
          </w:tcPr>
          <w:p w:rsidR="00011732" w:rsidRDefault="00011732" w14:paraId="0FF52CA5" w14:textId="77777777">
            <w:pPr>
              <w:rPr>
                <w:rFonts w:ascii="Calibri" w:hAnsi="Calibri" w:cs="Calibri"/>
                <w:b/>
                <w:bCs/>
                <w:color w:val="FFFFFF"/>
                <w:sz w:val="22"/>
                <w:szCs w:val="22"/>
              </w:rPr>
            </w:pPr>
            <w:r>
              <w:rPr>
                <w:rFonts w:ascii="Calibri" w:hAnsi="Calibri" w:cs="Calibri"/>
                <w:b/>
                <w:bCs/>
                <w:color w:val="FFFFFF"/>
                <w:sz w:val="22"/>
                <w:szCs w:val="22"/>
              </w:rPr>
              <w:t>Attributo</w:t>
            </w:r>
          </w:p>
        </w:tc>
        <w:tc>
          <w:tcPr>
            <w:tcW w:w="1184" w:type="pct"/>
            <w:tcBorders>
              <w:top w:val="single" w:color="95B3D7" w:sz="4" w:space="0"/>
              <w:left w:val="nil"/>
              <w:bottom w:val="single" w:color="95B3D7" w:sz="4" w:space="0"/>
              <w:right w:val="nil"/>
            </w:tcBorders>
            <w:shd w:val="clear" w:color="4F81BD" w:fill="4F81BD"/>
            <w:vAlign w:val="center"/>
            <w:hideMark/>
          </w:tcPr>
          <w:p w:rsidR="00011732" w:rsidRDefault="00011732" w14:paraId="4BBE80F2" w14:textId="77777777">
            <w:pPr>
              <w:rPr>
                <w:rFonts w:ascii="Calibri" w:hAnsi="Calibri" w:cs="Calibri"/>
                <w:b/>
                <w:bCs/>
                <w:color w:val="FFFFFF"/>
                <w:sz w:val="22"/>
                <w:szCs w:val="22"/>
              </w:rPr>
            </w:pPr>
            <w:r>
              <w:rPr>
                <w:rFonts w:ascii="Calibri" w:hAnsi="Calibri" w:cs="Calibri"/>
                <w:b/>
                <w:bCs/>
                <w:color w:val="FFFFFF"/>
                <w:sz w:val="22"/>
                <w:szCs w:val="22"/>
              </w:rPr>
              <w:t>Significato</w:t>
            </w:r>
          </w:p>
        </w:tc>
        <w:tc>
          <w:tcPr>
            <w:tcW w:w="2412" w:type="pct"/>
            <w:tcBorders>
              <w:top w:val="single" w:color="95B3D7" w:sz="4" w:space="0"/>
              <w:left w:val="nil"/>
              <w:bottom w:val="single" w:color="95B3D7" w:sz="4" w:space="0"/>
              <w:right w:val="nil"/>
            </w:tcBorders>
            <w:shd w:val="clear" w:color="4F81BD" w:fill="4F81BD"/>
            <w:vAlign w:val="center"/>
            <w:hideMark/>
          </w:tcPr>
          <w:p w:rsidR="00011732" w:rsidRDefault="00011732" w14:paraId="666596EF" w14:textId="77777777">
            <w:pPr>
              <w:rPr>
                <w:rFonts w:ascii="Calibri" w:hAnsi="Calibri" w:cs="Calibri"/>
                <w:b/>
                <w:bCs/>
                <w:color w:val="FFFFFF"/>
                <w:sz w:val="22"/>
                <w:szCs w:val="22"/>
              </w:rPr>
            </w:pPr>
            <w:r>
              <w:rPr>
                <w:rFonts w:ascii="Calibri" w:hAnsi="Calibri" w:cs="Calibri"/>
                <w:b/>
                <w:bCs/>
                <w:color w:val="FFFFFF"/>
                <w:sz w:val="22"/>
                <w:szCs w:val="22"/>
              </w:rPr>
              <w:t>Regola di valorizzazione</w:t>
            </w:r>
          </w:p>
        </w:tc>
      </w:tr>
      <w:tr w:rsidR="00011732" w:rsidTr="00011732" w14:paraId="3CD0F21D" w14:textId="77777777">
        <w:trPr>
          <w:trHeight w:val="276"/>
        </w:trPr>
        <w:tc>
          <w:tcPr>
            <w:tcW w:w="664" w:type="pct"/>
            <w:tcBorders>
              <w:top w:val="single" w:color="95B3D7" w:sz="4" w:space="0"/>
              <w:left w:val="single" w:color="95B3D7" w:sz="4" w:space="0"/>
              <w:bottom w:val="single" w:color="95B3D7" w:sz="4" w:space="0"/>
              <w:right w:val="nil"/>
            </w:tcBorders>
            <w:shd w:val="clear" w:color="DCE6F1" w:fill="DCE6F1"/>
            <w:vAlign w:val="center"/>
            <w:hideMark/>
          </w:tcPr>
          <w:p w:rsidR="00011732" w:rsidRDefault="00011732" w14:paraId="060C425D" w14:textId="77777777">
            <w:pPr>
              <w:rPr>
                <w:rFonts w:ascii="Calibri" w:hAnsi="Calibri" w:cs="Calibri"/>
                <w:color w:val="000000"/>
                <w:sz w:val="22"/>
                <w:szCs w:val="22"/>
              </w:rPr>
            </w:pPr>
            <w:r>
              <w:rPr>
                <w:rFonts w:ascii="Calibri" w:hAnsi="Calibri" w:cs="Calibri"/>
                <w:color w:val="000000"/>
                <w:sz w:val="22"/>
                <w:szCs w:val="22"/>
              </w:rPr>
              <w:t>DECU_DECURTAZIONE_PAC_DAT</w:t>
            </w:r>
          </w:p>
        </w:tc>
        <w:tc>
          <w:tcPr>
            <w:tcW w:w="740" w:type="pct"/>
            <w:tcBorders>
              <w:top w:val="single" w:color="95B3D7" w:sz="4" w:space="0"/>
              <w:left w:val="nil"/>
              <w:bottom w:val="single" w:color="95B3D7" w:sz="4" w:space="0"/>
              <w:right w:val="nil"/>
            </w:tcBorders>
            <w:shd w:val="clear" w:color="DCE6F1" w:fill="DCE6F1"/>
            <w:vAlign w:val="center"/>
            <w:hideMark/>
          </w:tcPr>
          <w:p w:rsidR="00011732" w:rsidRDefault="00011732" w14:paraId="1F5A95EC" w14:textId="77777777">
            <w:pPr>
              <w:rPr>
                <w:rFonts w:ascii="Calibri" w:hAnsi="Calibri" w:cs="Calibri"/>
                <w:color w:val="000000"/>
                <w:sz w:val="22"/>
                <w:szCs w:val="22"/>
              </w:rPr>
            </w:pPr>
            <w:r>
              <w:rPr>
                <w:rFonts w:ascii="Calibri" w:hAnsi="Calibri" w:cs="Calibri"/>
                <w:color w:val="000000"/>
                <w:sz w:val="22"/>
                <w:szCs w:val="22"/>
              </w:rPr>
              <w:t>DECU_DATA_DECURTAZIONE_PUNTEGGIO_PATENTE</w:t>
            </w:r>
          </w:p>
        </w:tc>
        <w:tc>
          <w:tcPr>
            <w:tcW w:w="1184" w:type="pct"/>
            <w:tcBorders>
              <w:top w:val="single" w:color="95B3D7" w:sz="4" w:space="0"/>
              <w:left w:val="nil"/>
              <w:bottom w:val="single" w:color="95B3D7" w:sz="4" w:space="0"/>
              <w:right w:val="nil"/>
            </w:tcBorders>
            <w:shd w:val="clear" w:color="DCE6F1" w:fill="DCE6F1"/>
            <w:vAlign w:val="center"/>
            <w:hideMark/>
          </w:tcPr>
          <w:p w:rsidR="00011732" w:rsidRDefault="00011732" w14:paraId="713631AF" w14:textId="77777777">
            <w:pPr>
              <w:rPr>
                <w:rFonts w:ascii="Calibri" w:hAnsi="Calibri" w:cs="Calibri"/>
                <w:color w:val="000000"/>
                <w:sz w:val="22"/>
                <w:szCs w:val="22"/>
              </w:rPr>
            </w:pPr>
            <w:r>
              <w:rPr>
                <w:rFonts w:ascii="Calibri" w:hAnsi="Calibri" w:cs="Calibri"/>
                <w:color w:val="000000"/>
                <w:sz w:val="22"/>
                <w:szCs w:val="22"/>
              </w:rPr>
              <w:t>Rappresenta la data in cui il motore della patente ha preso in considerazione per la prima volta il punteggio della decurtazione per il calcolo del punteggio della patente</w:t>
            </w:r>
          </w:p>
        </w:tc>
        <w:tc>
          <w:tcPr>
            <w:tcW w:w="2412" w:type="pct"/>
            <w:tcBorders>
              <w:top w:val="single" w:color="95B3D7" w:sz="4" w:space="0"/>
              <w:left w:val="nil"/>
              <w:bottom w:val="single" w:color="95B3D7" w:sz="4" w:space="0"/>
              <w:right w:val="nil"/>
            </w:tcBorders>
            <w:shd w:val="clear" w:color="DCE6F1" w:fill="DCE6F1"/>
            <w:vAlign w:val="center"/>
            <w:hideMark/>
          </w:tcPr>
          <w:p w:rsidR="00011732" w:rsidRDefault="00011732" w14:paraId="045CE2BE" w14:textId="77777777">
            <w:pPr>
              <w:rPr>
                <w:rFonts w:ascii="Calibri" w:hAnsi="Calibri" w:cs="Calibri"/>
                <w:color w:val="000000"/>
                <w:sz w:val="22"/>
                <w:szCs w:val="22"/>
              </w:rPr>
            </w:pPr>
            <w:r>
              <w:rPr>
                <w:rFonts w:ascii="Calibri" w:hAnsi="Calibri" w:cs="Calibri"/>
                <w:color w:val="000000"/>
                <w:sz w:val="22"/>
                <w:szCs w:val="22"/>
              </w:rPr>
              <w:t>Il processo deve valorizzare l'attributo con la data corrente solo se questa non è gia valorizzata, altrimenti non fa nulla. Per recuperare l'id delle decurtazione da aggiornare occorre individuare l'attributo con id=39 (DeductionId)</w:t>
            </w:r>
          </w:p>
          <w:p w:rsidR="008A0C5F" w:rsidRDefault="008A0C5F" w14:paraId="471CF432" w14:textId="3F66EF46">
            <w:pPr>
              <w:rPr>
                <w:rFonts w:ascii="Calibri" w:hAnsi="Calibri" w:cs="Calibri"/>
                <w:color w:val="000000"/>
                <w:sz w:val="22"/>
                <w:szCs w:val="22"/>
              </w:rPr>
            </w:pPr>
            <w:r>
              <w:rPr>
                <w:rFonts w:ascii="Calibri" w:hAnsi="Calibri" w:cs="Calibri"/>
                <w:color w:val="000000"/>
                <w:sz w:val="22"/>
                <w:szCs w:val="22"/>
              </w:rPr>
              <w:t>(Vedi query1)</w:t>
            </w:r>
          </w:p>
        </w:tc>
      </w:tr>
      <w:tr w:rsidR="00011732" w:rsidTr="00011732" w14:paraId="58D97E47" w14:textId="77777777">
        <w:trPr>
          <w:trHeight w:val="276"/>
        </w:trPr>
        <w:tc>
          <w:tcPr>
            <w:tcW w:w="664" w:type="pct"/>
            <w:tcBorders>
              <w:top w:val="single" w:color="95B3D7" w:sz="4" w:space="0"/>
              <w:left w:val="single" w:color="95B3D7" w:sz="4" w:space="0"/>
              <w:bottom w:val="single" w:color="95B3D7" w:sz="4" w:space="0"/>
              <w:right w:val="nil"/>
            </w:tcBorders>
            <w:vAlign w:val="center"/>
            <w:hideMark/>
          </w:tcPr>
          <w:p w:rsidR="00011732" w:rsidRDefault="00011732" w14:paraId="36E5151B" w14:textId="44D4A2CB">
            <w:pPr>
              <w:rPr>
                <w:rFonts w:ascii="Calibri" w:hAnsi="Calibri" w:cs="Calibri"/>
                <w:color w:val="000000"/>
                <w:sz w:val="22"/>
                <w:szCs w:val="22"/>
              </w:rPr>
            </w:pPr>
            <w:r>
              <w:rPr>
                <w:rFonts w:ascii="Calibri" w:hAnsi="Calibri" w:cs="Calibri"/>
                <w:color w:val="000000"/>
                <w:sz w:val="22"/>
                <w:szCs w:val="22"/>
              </w:rPr>
              <w:t>DECU_DECURTAZIONE_PAC_DAT</w:t>
            </w:r>
          </w:p>
        </w:tc>
        <w:tc>
          <w:tcPr>
            <w:tcW w:w="740" w:type="pct"/>
            <w:tcBorders>
              <w:top w:val="single" w:color="95B3D7" w:sz="4" w:space="0"/>
              <w:left w:val="nil"/>
              <w:bottom w:val="single" w:color="95B3D7" w:sz="4" w:space="0"/>
              <w:right w:val="nil"/>
            </w:tcBorders>
            <w:vAlign w:val="center"/>
            <w:hideMark/>
          </w:tcPr>
          <w:p w:rsidR="00011732" w:rsidRDefault="00011732" w14:paraId="0D678D18" w14:textId="77777777">
            <w:pPr>
              <w:rPr>
                <w:rFonts w:ascii="Calibri" w:hAnsi="Calibri" w:cs="Calibri"/>
                <w:color w:val="000000"/>
                <w:sz w:val="22"/>
                <w:szCs w:val="22"/>
              </w:rPr>
            </w:pPr>
            <w:r>
              <w:rPr>
                <w:rFonts w:ascii="Calibri" w:hAnsi="Calibri" w:cs="Calibri"/>
                <w:color w:val="000000"/>
                <w:sz w:val="22"/>
                <w:szCs w:val="22"/>
              </w:rPr>
              <w:t>DECU_DATA_ULTIMO_CONTEGGIO_PATENTE</w:t>
            </w:r>
          </w:p>
        </w:tc>
        <w:tc>
          <w:tcPr>
            <w:tcW w:w="1184" w:type="pct"/>
            <w:tcBorders>
              <w:top w:val="single" w:color="95B3D7" w:sz="4" w:space="0"/>
              <w:left w:val="nil"/>
              <w:bottom w:val="single" w:color="95B3D7" w:sz="4" w:space="0"/>
              <w:right w:val="nil"/>
            </w:tcBorders>
            <w:vAlign w:val="center"/>
            <w:hideMark/>
          </w:tcPr>
          <w:p w:rsidR="00011732" w:rsidRDefault="00011732" w14:paraId="589C94DA" w14:textId="77777777">
            <w:pPr>
              <w:rPr>
                <w:rFonts w:ascii="Calibri" w:hAnsi="Calibri" w:cs="Calibri"/>
                <w:color w:val="000000"/>
                <w:sz w:val="22"/>
                <w:szCs w:val="22"/>
              </w:rPr>
            </w:pPr>
            <w:r>
              <w:rPr>
                <w:rFonts w:ascii="Calibri" w:hAnsi="Calibri" w:cs="Calibri"/>
                <w:color w:val="000000"/>
                <w:sz w:val="22"/>
                <w:szCs w:val="22"/>
              </w:rPr>
              <w:t>Rappresenta la data in cui il motore della patente ha preso in considerazione per l'ultima volta il punteggio della decurtazione per il calcolo del punteggio della patente</w:t>
            </w:r>
          </w:p>
        </w:tc>
        <w:tc>
          <w:tcPr>
            <w:tcW w:w="2412" w:type="pct"/>
            <w:tcBorders>
              <w:top w:val="single" w:color="95B3D7" w:sz="4" w:space="0"/>
              <w:left w:val="nil"/>
              <w:bottom w:val="single" w:color="95B3D7" w:sz="4" w:space="0"/>
              <w:right w:val="nil"/>
            </w:tcBorders>
            <w:vAlign w:val="center"/>
            <w:hideMark/>
          </w:tcPr>
          <w:p w:rsidR="00011732" w:rsidRDefault="00011732" w14:paraId="0A0765CF" w14:textId="0E7389DE">
            <w:pPr>
              <w:rPr>
                <w:rFonts w:ascii="Calibri" w:hAnsi="Calibri" w:cs="Calibri"/>
                <w:color w:val="000000"/>
                <w:sz w:val="22"/>
                <w:szCs w:val="22"/>
              </w:rPr>
            </w:pPr>
            <w:r>
              <w:rPr>
                <w:rFonts w:ascii="Calibri" w:hAnsi="Calibri" w:cs="Calibri"/>
                <w:color w:val="000000"/>
                <w:sz w:val="22"/>
                <w:szCs w:val="22"/>
              </w:rPr>
              <w:t>Il processo deve valorizzare l'attributo con la data corrente. Per recuperare l'id delle decurtazione da aggiornare occorre individuare l'attributo con id=39 (DeductionId)</w:t>
            </w:r>
            <w:r w:rsidR="008A0C5F">
              <w:rPr>
                <w:rFonts w:ascii="Calibri" w:hAnsi="Calibri" w:cs="Calibri"/>
                <w:color w:val="000000"/>
                <w:sz w:val="22"/>
                <w:szCs w:val="22"/>
              </w:rPr>
              <w:t xml:space="preserve"> </w:t>
            </w:r>
            <w:r w:rsidR="009D093B">
              <w:rPr>
                <w:rFonts w:ascii="Calibri" w:hAnsi="Calibri" w:cs="Calibri"/>
                <w:color w:val="000000"/>
                <w:sz w:val="22"/>
                <w:szCs w:val="22"/>
              </w:rPr>
              <w:t>(Vedi query1)</w:t>
            </w:r>
          </w:p>
        </w:tc>
      </w:tr>
      <w:tr w:rsidR="00011732" w:rsidTr="00011732" w14:paraId="4EADB56F" w14:textId="77777777">
        <w:trPr>
          <w:trHeight w:val="276"/>
        </w:trPr>
        <w:tc>
          <w:tcPr>
            <w:tcW w:w="664" w:type="pct"/>
            <w:tcBorders>
              <w:top w:val="single" w:color="95B3D7" w:sz="4" w:space="0"/>
              <w:left w:val="single" w:color="95B3D7" w:sz="4" w:space="0"/>
              <w:bottom w:val="single" w:color="95B3D7" w:sz="4" w:space="0"/>
              <w:right w:val="nil"/>
            </w:tcBorders>
            <w:shd w:val="clear" w:color="DCE6F1" w:fill="DCE6F1"/>
            <w:vAlign w:val="center"/>
            <w:hideMark/>
          </w:tcPr>
          <w:p w:rsidR="00011732" w:rsidRDefault="00011732" w14:paraId="2ACE5FF5" w14:textId="77777777">
            <w:pPr>
              <w:rPr>
                <w:rFonts w:ascii="Calibri" w:hAnsi="Calibri" w:cs="Calibri"/>
                <w:color w:val="000000"/>
                <w:sz w:val="22"/>
                <w:szCs w:val="22"/>
              </w:rPr>
            </w:pPr>
            <w:r>
              <w:rPr>
                <w:rFonts w:ascii="Calibri" w:hAnsi="Calibri" w:cs="Calibri"/>
                <w:color w:val="000000"/>
                <w:sz w:val="22"/>
                <w:szCs w:val="22"/>
              </w:rPr>
              <w:t>ANDE_ANNULLAMENTO_DECURTAZIONE_PAC_DAT</w:t>
            </w:r>
          </w:p>
        </w:tc>
        <w:tc>
          <w:tcPr>
            <w:tcW w:w="740" w:type="pct"/>
            <w:tcBorders>
              <w:top w:val="single" w:color="95B3D7" w:sz="4" w:space="0"/>
              <w:left w:val="nil"/>
              <w:bottom w:val="single" w:color="95B3D7" w:sz="4" w:space="0"/>
              <w:right w:val="nil"/>
            </w:tcBorders>
            <w:shd w:val="clear" w:color="DCE6F1" w:fill="DCE6F1"/>
            <w:vAlign w:val="center"/>
            <w:hideMark/>
          </w:tcPr>
          <w:p w:rsidR="00011732" w:rsidRDefault="00011732" w14:paraId="4A43FEA3" w14:textId="77777777">
            <w:pPr>
              <w:rPr>
                <w:rFonts w:ascii="Calibri" w:hAnsi="Calibri" w:cs="Calibri"/>
                <w:color w:val="000000"/>
                <w:sz w:val="22"/>
                <w:szCs w:val="22"/>
              </w:rPr>
            </w:pPr>
            <w:r>
              <w:rPr>
                <w:rFonts w:ascii="Calibri" w:hAnsi="Calibri" w:cs="Calibri"/>
                <w:color w:val="000000"/>
                <w:sz w:val="22"/>
                <w:szCs w:val="22"/>
              </w:rPr>
              <w:t>ANDE_DATA_ANNULLAMENTO_PUNTEGGIO_PATENTE</w:t>
            </w:r>
          </w:p>
        </w:tc>
        <w:tc>
          <w:tcPr>
            <w:tcW w:w="1184" w:type="pct"/>
            <w:tcBorders>
              <w:top w:val="single" w:color="95B3D7" w:sz="4" w:space="0"/>
              <w:left w:val="nil"/>
              <w:bottom w:val="single" w:color="95B3D7" w:sz="4" w:space="0"/>
              <w:right w:val="nil"/>
            </w:tcBorders>
            <w:shd w:val="clear" w:color="DCE6F1" w:fill="DCE6F1"/>
            <w:vAlign w:val="center"/>
            <w:hideMark/>
          </w:tcPr>
          <w:p w:rsidR="00011732" w:rsidRDefault="00011732" w14:paraId="2D8C9BBE" w14:textId="77777777">
            <w:pPr>
              <w:rPr>
                <w:rFonts w:ascii="Calibri" w:hAnsi="Calibri" w:cs="Calibri"/>
                <w:color w:val="000000"/>
                <w:sz w:val="22"/>
                <w:szCs w:val="22"/>
              </w:rPr>
            </w:pPr>
            <w:r>
              <w:rPr>
                <w:rFonts w:ascii="Calibri" w:hAnsi="Calibri" w:cs="Calibri"/>
                <w:color w:val="000000"/>
                <w:sz w:val="22"/>
                <w:szCs w:val="22"/>
              </w:rPr>
              <w:t>Rappresenta la data in cui il motore della patente ha preso in considerazione per la prima volta l'annullamento della decurtazione per il calcolo del punteggio della patente</w:t>
            </w:r>
          </w:p>
        </w:tc>
        <w:tc>
          <w:tcPr>
            <w:tcW w:w="2412" w:type="pct"/>
            <w:tcBorders>
              <w:top w:val="single" w:color="95B3D7" w:sz="4" w:space="0"/>
              <w:left w:val="nil"/>
              <w:bottom w:val="single" w:color="95B3D7" w:sz="4" w:space="0"/>
              <w:right w:val="nil"/>
            </w:tcBorders>
            <w:shd w:val="clear" w:color="DCE6F1" w:fill="DCE6F1"/>
            <w:vAlign w:val="center"/>
            <w:hideMark/>
          </w:tcPr>
          <w:p w:rsidR="00011732" w:rsidRDefault="00011732" w14:paraId="063F8A6A" w14:textId="0ED0E846">
            <w:pPr>
              <w:rPr>
                <w:rFonts w:ascii="Calibri" w:hAnsi="Calibri" w:cs="Calibri"/>
                <w:color w:val="000000"/>
                <w:sz w:val="22"/>
                <w:szCs w:val="22"/>
              </w:rPr>
            </w:pPr>
            <w:r>
              <w:rPr>
                <w:rFonts w:ascii="Calibri" w:hAnsi="Calibri" w:cs="Calibri"/>
                <w:color w:val="000000"/>
                <w:sz w:val="22"/>
                <w:szCs w:val="22"/>
              </w:rPr>
              <w:t>Il processo deve valorizzare l'attributo con la data corrente. Per recuperare l'id dell'annullamento da aggiornare occorre individuare le decurtazioni annullate ( requirement_Id=28 and state_Id=5) relative all'istanza di patente in elaborazione</w:t>
            </w:r>
            <w:r w:rsidR="008A0C5F">
              <w:rPr>
                <w:rFonts w:ascii="Calibri" w:hAnsi="Calibri" w:cs="Calibri"/>
                <w:color w:val="000000"/>
                <w:sz w:val="22"/>
                <w:szCs w:val="22"/>
              </w:rPr>
              <w:t>(Vedi query</w:t>
            </w:r>
            <w:r w:rsidR="000F1506">
              <w:rPr>
                <w:rFonts w:ascii="Calibri" w:hAnsi="Calibri" w:cs="Calibri"/>
                <w:color w:val="000000"/>
                <w:sz w:val="22"/>
                <w:szCs w:val="22"/>
              </w:rPr>
              <w:t>2</w:t>
            </w:r>
            <w:r w:rsidR="008A0C5F">
              <w:rPr>
                <w:rFonts w:ascii="Calibri" w:hAnsi="Calibri" w:cs="Calibri"/>
                <w:color w:val="000000"/>
                <w:sz w:val="22"/>
                <w:szCs w:val="22"/>
              </w:rPr>
              <w:t>)</w:t>
            </w:r>
          </w:p>
        </w:tc>
      </w:tr>
      <w:tr w:rsidR="00011732" w:rsidTr="00011732" w14:paraId="2145E060" w14:textId="77777777">
        <w:trPr>
          <w:trHeight w:val="276"/>
        </w:trPr>
        <w:tc>
          <w:tcPr>
            <w:tcW w:w="664" w:type="pct"/>
            <w:tcBorders>
              <w:top w:val="single" w:color="95B3D7" w:sz="4" w:space="0"/>
              <w:left w:val="single" w:color="95B3D7" w:sz="4" w:space="0"/>
              <w:bottom w:val="single" w:color="95B3D7" w:sz="4" w:space="0"/>
              <w:right w:val="nil"/>
            </w:tcBorders>
            <w:vAlign w:val="center"/>
            <w:hideMark/>
          </w:tcPr>
          <w:p w:rsidR="00011732" w:rsidRDefault="00011732" w14:paraId="7916549D" w14:textId="77777777">
            <w:pPr>
              <w:rPr>
                <w:rFonts w:ascii="Calibri" w:hAnsi="Calibri" w:cs="Calibri"/>
                <w:color w:val="000000"/>
                <w:sz w:val="22"/>
                <w:szCs w:val="22"/>
              </w:rPr>
            </w:pPr>
            <w:r>
              <w:rPr>
                <w:rFonts w:ascii="Calibri" w:hAnsi="Calibri" w:cs="Calibri"/>
                <w:color w:val="000000"/>
                <w:sz w:val="22"/>
                <w:szCs w:val="22"/>
              </w:rPr>
              <w:t>RECR_RECUPERO_CREDITI_PAC_DAT</w:t>
            </w:r>
          </w:p>
        </w:tc>
        <w:tc>
          <w:tcPr>
            <w:tcW w:w="740" w:type="pct"/>
            <w:tcBorders>
              <w:top w:val="single" w:color="95B3D7" w:sz="4" w:space="0"/>
              <w:left w:val="nil"/>
              <w:bottom w:val="single" w:color="95B3D7" w:sz="4" w:space="0"/>
              <w:right w:val="nil"/>
            </w:tcBorders>
            <w:vAlign w:val="center"/>
            <w:hideMark/>
          </w:tcPr>
          <w:p w:rsidR="00011732" w:rsidRDefault="00011732" w14:paraId="68B8FD73" w14:textId="77777777">
            <w:pPr>
              <w:rPr>
                <w:rFonts w:ascii="Calibri" w:hAnsi="Calibri" w:cs="Calibri"/>
                <w:color w:val="000000"/>
                <w:sz w:val="22"/>
                <w:szCs w:val="22"/>
              </w:rPr>
            </w:pPr>
            <w:r>
              <w:rPr>
                <w:rFonts w:ascii="Calibri" w:hAnsi="Calibri" w:cs="Calibri"/>
                <w:color w:val="000000"/>
                <w:sz w:val="22"/>
                <w:szCs w:val="22"/>
              </w:rPr>
              <w:t>RECR_DATA_RECUPERO_PUNTEGGIO_PATENTE</w:t>
            </w:r>
          </w:p>
        </w:tc>
        <w:tc>
          <w:tcPr>
            <w:tcW w:w="1184" w:type="pct"/>
            <w:tcBorders>
              <w:top w:val="single" w:color="95B3D7" w:sz="4" w:space="0"/>
              <w:left w:val="nil"/>
              <w:bottom w:val="single" w:color="95B3D7" w:sz="4" w:space="0"/>
              <w:right w:val="nil"/>
            </w:tcBorders>
            <w:vAlign w:val="center"/>
            <w:hideMark/>
          </w:tcPr>
          <w:p w:rsidR="00011732" w:rsidRDefault="00011732" w14:paraId="1BE00CB5" w14:textId="77777777">
            <w:pPr>
              <w:rPr>
                <w:rFonts w:ascii="Calibri" w:hAnsi="Calibri" w:cs="Calibri"/>
                <w:color w:val="000000"/>
                <w:sz w:val="22"/>
                <w:szCs w:val="22"/>
              </w:rPr>
            </w:pPr>
            <w:r>
              <w:rPr>
                <w:rFonts w:ascii="Calibri" w:hAnsi="Calibri" w:cs="Calibri"/>
                <w:color w:val="000000"/>
                <w:sz w:val="22"/>
                <w:szCs w:val="22"/>
              </w:rPr>
              <w:t xml:space="preserve">Rappresenta la data in cui il motore della patente ha preso in considerazione per la </w:t>
            </w:r>
            <w:r>
              <w:rPr>
                <w:rFonts w:ascii="Calibri" w:hAnsi="Calibri" w:cs="Calibri"/>
                <w:color w:val="000000"/>
                <w:sz w:val="22"/>
                <w:szCs w:val="22"/>
              </w:rPr>
              <w:t>prima volta il punteggio del recupero per il calcolo del punteggio della patente</w:t>
            </w:r>
          </w:p>
        </w:tc>
        <w:tc>
          <w:tcPr>
            <w:tcW w:w="2412" w:type="pct"/>
            <w:tcBorders>
              <w:top w:val="single" w:color="95B3D7" w:sz="4" w:space="0"/>
              <w:left w:val="nil"/>
              <w:bottom w:val="single" w:color="95B3D7" w:sz="4" w:space="0"/>
              <w:right w:val="nil"/>
            </w:tcBorders>
            <w:vAlign w:val="center"/>
            <w:hideMark/>
          </w:tcPr>
          <w:p w:rsidR="00011732" w:rsidRDefault="00011732" w14:paraId="7D542CC1" w14:textId="422BB62E">
            <w:pPr>
              <w:rPr>
                <w:rFonts w:ascii="Calibri" w:hAnsi="Calibri" w:cs="Calibri"/>
                <w:color w:val="000000"/>
                <w:sz w:val="22"/>
                <w:szCs w:val="22"/>
              </w:rPr>
            </w:pPr>
            <w:r>
              <w:rPr>
                <w:rFonts w:ascii="Calibri" w:hAnsi="Calibri" w:cs="Calibri"/>
                <w:color w:val="000000"/>
                <w:sz w:val="22"/>
                <w:szCs w:val="22"/>
              </w:rPr>
              <w:t xml:space="preserve">Il processo deve valorizzare l'attributo con la data corrente solo se questo non è gia valorizzato, altrimenti non fa nulla. Per recuperare l'id del recupero da aggiornare occorre individuare </w:t>
            </w:r>
            <w:r>
              <w:rPr>
                <w:rFonts w:ascii="Calibri" w:hAnsi="Calibri" w:cs="Calibri"/>
                <w:color w:val="000000"/>
                <w:sz w:val="22"/>
                <w:szCs w:val="22"/>
              </w:rPr>
              <w:t>l'attributo con id=40 (remediationId)</w:t>
            </w:r>
            <w:r w:rsidR="000F1506">
              <w:rPr>
                <w:rFonts w:ascii="Calibri" w:hAnsi="Calibri" w:cs="Calibri"/>
                <w:color w:val="000000"/>
                <w:sz w:val="22"/>
                <w:szCs w:val="22"/>
              </w:rPr>
              <w:t xml:space="preserve"> (Vedi query3)</w:t>
            </w:r>
          </w:p>
        </w:tc>
      </w:tr>
      <w:tr w:rsidR="00011732" w:rsidTr="00011732" w14:paraId="0606A76F" w14:textId="77777777">
        <w:trPr>
          <w:trHeight w:val="276"/>
        </w:trPr>
        <w:tc>
          <w:tcPr>
            <w:tcW w:w="664" w:type="pct"/>
            <w:tcBorders>
              <w:top w:val="single" w:color="95B3D7" w:sz="4" w:space="0"/>
              <w:left w:val="single" w:color="95B3D7" w:sz="4" w:space="0"/>
              <w:bottom w:val="single" w:color="95B3D7" w:sz="4" w:space="0"/>
              <w:right w:val="nil"/>
            </w:tcBorders>
            <w:shd w:val="clear" w:color="DCE6F1" w:fill="DCE6F1"/>
            <w:vAlign w:val="center"/>
            <w:hideMark/>
          </w:tcPr>
          <w:p w:rsidR="00011732" w:rsidRDefault="00011732" w14:paraId="10BD8AE2" w14:textId="4005ADD0">
            <w:pPr>
              <w:rPr>
                <w:rFonts w:ascii="Calibri" w:hAnsi="Calibri" w:cs="Calibri"/>
                <w:color w:val="000000"/>
                <w:sz w:val="22"/>
                <w:szCs w:val="22"/>
              </w:rPr>
            </w:pPr>
            <w:r>
              <w:rPr>
                <w:rFonts w:ascii="Calibri" w:hAnsi="Calibri" w:cs="Calibri"/>
                <w:color w:val="000000"/>
                <w:sz w:val="22"/>
                <w:szCs w:val="22"/>
              </w:rPr>
              <w:t>RECR_RECUPERO_CREDITI_PAC_DAT</w:t>
            </w:r>
          </w:p>
        </w:tc>
        <w:tc>
          <w:tcPr>
            <w:tcW w:w="740" w:type="pct"/>
            <w:tcBorders>
              <w:top w:val="single" w:color="95B3D7" w:sz="4" w:space="0"/>
              <w:left w:val="nil"/>
              <w:bottom w:val="single" w:color="95B3D7" w:sz="4" w:space="0"/>
              <w:right w:val="nil"/>
            </w:tcBorders>
            <w:shd w:val="clear" w:color="DCE6F1" w:fill="DCE6F1"/>
            <w:vAlign w:val="center"/>
            <w:hideMark/>
          </w:tcPr>
          <w:p w:rsidR="00011732" w:rsidRDefault="00011732" w14:paraId="5285C8EE" w14:textId="77777777">
            <w:pPr>
              <w:rPr>
                <w:rFonts w:ascii="Calibri" w:hAnsi="Calibri" w:cs="Calibri"/>
                <w:color w:val="000000"/>
                <w:sz w:val="22"/>
                <w:szCs w:val="22"/>
              </w:rPr>
            </w:pPr>
            <w:r>
              <w:rPr>
                <w:rFonts w:ascii="Calibri" w:hAnsi="Calibri" w:cs="Calibri"/>
                <w:color w:val="000000"/>
                <w:sz w:val="22"/>
                <w:szCs w:val="22"/>
              </w:rPr>
              <w:t>RECR_DATA_ULTIMO_CONTEGGIO_PATENTE</w:t>
            </w:r>
          </w:p>
        </w:tc>
        <w:tc>
          <w:tcPr>
            <w:tcW w:w="1184" w:type="pct"/>
            <w:tcBorders>
              <w:top w:val="single" w:color="95B3D7" w:sz="4" w:space="0"/>
              <w:left w:val="nil"/>
              <w:bottom w:val="single" w:color="95B3D7" w:sz="4" w:space="0"/>
              <w:right w:val="nil"/>
            </w:tcBorders>
            <w:shd w:val="clear" w:color="DCE6F1" w:fill="DCE6F1"/>
            <w:vAlign w:val="center"/>
            <w:hideMark/>
          </w:tcPr>
          <w:p w:rsidR="00011732" w:rsidRDefault="00011732" w14:paraId="717A4194" w14:textId="77777777">
            <w:pPr>
              <w:rPr>
                <w:rFonts w:ascii="Calibri" w:hAnsi="Calibri" w:cs="Calibri"/>
                <w:color w:val="000000"/>
                <w:sz w:val="22"/>
                <w:szCs w:val="22"/>
              </w:rPr>
            </w:pPr>
            <w:r>
              <w:rPr>
                <w:rFonts w:ascii="Calibri" w:hAnsi="Calibri" w:cs="Calibri"/>
                <w:color w:val="000000"/>
                <w:sz w:val="22"/>
                <w:szCs w:val="22"/>
              </w:rPr>
              <w:t>Rappresenta la data in cui il motore della patente ha preso in considerazione per l'ultima volta il punteggio del recupero per il calcolo del punteggio della patente</w:t>
            </w:r>
          </w:p>
        </w:tc>
        <w:tc>
          <w:tcPr>
            <w:tcW w:w="2412" w:type="pct"/>
            <w:tcBorders>
              <w:top w:val="single" w:color="95B3D7" w:sz="4" w:space="0"/>
              <w:left w:val="nil"/>
              <w:bottom w:val="single" w:color="95B3D7" w:sz="4" w:space="0"/>
              <w:right w:val="nil"/>
            </w:tcBorders>
            <w:shd w:val="clear" w:color="DCE6F1" w:fill="DCE6F1"/>
            <w:vAlign w:val="center"/>
            <w:hideMark/>
          </w:tcPr>
          <w:p w:rsidR="00011732" w:rsidRDefault="00011732" w14:paraId="4B904DAF" w14:textId="77777777">
            <w:pPr>
              <w:rPr>
                <w:rFonts w:ascii="Calibri" w:hAnsi="Calibri" w:cs="Calibri"/>
                <w:color w:val="000000"/>
                <w:sz w:val="22"/>
                <w:szCs w:val="22"/>
              </w:rPr>
            </w:pPr>
            <w:r>
              <w:rPr>
                <w:rFonts w:ascii="Calibri" w:hAnsi="Calibri" w:cs="Calibri"/>
                <w:color w:val="000000"/>
                <w:sz w:val="22"/>
                <w:szCs w:val="22"/>
              </w:rPr>
              <w:t>Il processo deve valorizzare l'attributo con la data corrente. Per recuperare l'id del recupero da aggiornare occorre individuare l'attributo con id=40 (remediationId)</w:t>
            </w:r>
          </w:p>
          <w:p w:rsidR="009D093B" w:rsidRDefault="009D093B" w14:paraId="7A32B2EA" w14:textId="43BEEC14">
            <w:pPr>
              <w:rPr>
                <w:rFonts w:ascii="Calibri" w:hAnsi="Calibri" w:cs="Calibri"/>
                <w:color w:val="000000"/>
                <w:sz w:val="22"/>
                <w:szCs w:val="22"/>
              </w:rPr>
            </w:pPr>
            <w:r>
              <w:rPr>
                <w:rFonts w:ascii="Calibri" w:hAnsi="Calibri" w:cs="Calibri"/>
                <w:color w:val="000000"/>
                <w:sz w:val="22"/>
                <w:szCs w:val="22"/>
              </w:rPr>
              <w:t>(Vedi query3)</w:t>
            </w:r>
          </w:p>
        </w:tc>
      </w:tr>
      <w:tr w:rsidR="00304054" w:rsidTr="00011732" w14:paraId="644A6FD1" w14:textId="77777777">
        <w:trPr>
          <w:trHeight w:val="276"/>
        </w:trPr>
        <w:tc>
          <w:tcPr>
            <w:tcW w:w="664" w:type="pct"/>
            <w:tcBorders>
              <w:top w:val="single" w:color="95B3D7" w:sz="4" w:space="0"/>
              <w:left w:val="single" w:color="95B3D7" w:sz="4" w:space="0"/>
              <w:bottom w:val="single" w:color="95B3D7" w:sz="4" w:space="0"/>
              <w:right w:val="nil"/>
            </w:tcBorders>
            <w:shd w:val="clear" w:color="DCE6F1" w:fill="DCE6F1"/>
            <w:vAlign w:val="center"/>
          </w:tcPr>
          <w:p w:rsidR="00304054" w:rsidRDefault="00304054" w14:paraId="1C0FCBBA" w14:textId="77777777">
            <w:pPr>
              <w:rPr>
                <w:rFonts w:ascii="Calibri" w:hAnsi="Calibri" w:cs="Calibri"/>
                <w:color w:val="000000"/>
                <w:sz w:val="22"/>
                <w:szCs w:val="22"/>
              </w:rPr>
            </w:pPr>
          </w:p>
        </w:tc>
        <w:tc>
          <w:tcPr>
            <w:tcW w:w="740" w:type="pct"/>
            <w:tcBorders>
              <w:top w:val="single" w:color="95B3D7" w:sz="4" w:space="0"/>
              <w:left w:val="nil"/>
              <w:bottom w:val="single" w:color="95B3D7" w:sz="4" w:space="0"/>
              <w:right w:val="nil"/>
            </w:tcBorders>
            <w:shd w:val="clear" w:color="DCE6F1" w:fill="DCE6F1"/>
            <w:vAlign w:val="center"/>
          </w:tcPr>
          <w:p w:rsidR="00304054" w:rsidRDefault="00304054" w14:paraId="25076485" w14:textId="77777777">
            <w:pPr>
              <w:rPr>
                <w:rFonts w:ascii="Calibri" w:hAnsi="Calibri" w:cs="Calibri"/>
                <w:color w:val="000000"/>
                <w:sz w:val="22"/>
                <w:szCs w:val="22"/>
              </w:rPr>
            </w:pPr>
          </w:p>
        </w:tc>
        <w:tc>
          <w:tcPr>
            <w:tcW w:w="1184" w:type="pct"/>
            <w:tcBorders>
              <w:top w:val="single" w:color="95B3D7" w:sz="4" w:space="0"/>
              <w:left w:val="nil"/>
              <w:bottom w:val="single" w:color="95B3D7" w:sz="4" w:space="0"/>
              <w:right w:val="nil"/>
            </w:tcBorders>
            <w:shd w:val="clear" w:color="DCE6F1" w:fill="DCE6F1"/>
            <w:vAlign w:val="center"/>
          </w:tcPr>
          <w:p w:rsidR="00304054" w:rsidRDefault="00304054" w14:paraId="27A7F827" w14:textId="77777777">
            <w:pPr>
              <w:rPr>
                <w:rFonts w:ascii="Calibri" w:hAnsi="Calibri" w:cs="Calibri"/>
                <w:color w:val="000000"/>
                <w:sz w:val="22"/>
                <w:szCs w:val="22"/>
              </w:rPr>
            </w:pPr>
          </w:p>
        </w:tc>
        <w:tc>
          <w:tcPr>
            <w:tcW w:w="2412" w:type="pct"/>
            <w:tcBorders>
              <w:top w:val="single" w:color="95B3D7" w:sz="4" w:space="0"/>
              <w:left w:val="nil"/>
              <w:bottom w:val="single" w:color="95B3D7" w:sz="4" w:space="0"/>
              <w:right w:val="nil"/>
            </w:tcBorders>
            <w:shd w:val="clear" w:color="DCE6F1" w:fill="DCE6F1"/>
            <w:vAlign w:val="center"/>
          </w:tcPr>
          <w:p w:rsidR="00304054" w:rsidRDefault="00304054" w14:paraId="71E7CA57" w14:textId="77777777">
            <w:pPr>
              <w:rPr>
                <w:rFonts w:ascii="Calibri" w:hAnsi="Calibri" w:cs="Calibri"/>
                <w:color w:val="000000"/>
                <w:sz w:val="22"/>
                <w:szCs w:val="22"/>
              </w:rPr>
            </w:pPr>
          </w:p>
        </w:tc>
      </w:tr>
      <w:tr w:rsidR="00011732" w:rsidTr="00011732" w14:paraId="34F2C611" w14:textId="77777777">
        <w:trPr>
          <w:trHeight w:val="276"/>
        </w:trPr>
        <w:tc>
          <w:tcPr>
            <w:tcW w:w="664" w:type="pct"/>
            <w:tcBorders>
              <w:top w:val="single" w:color="95B3D7" w:sz="4" w:space="0"/>
              <w:left w:val="single" w:color="95B3D7" w:sz="4" w:space="0"/>
              <w:bottom w:val="single" w:color="95B3D7" w:sz="4" w:space="0"/>
              <w:right w:val="nil"/>
            </w:tcBorders>
            <w:vAlign w:val="center"/>
            <w:hideMark/>
          </w:tcPr>
          <w:p w:rsidR="00011732" w:rsidRDefault="00011732" w14:paraId="4851FA81" w14:textId="77777777">
            <w:pPr>
              <w:rPr>
                <w:rFonts w:ascii="Calibri" w:hAnsi="Calibri" w:cs="Calibri"/>
                <w:color w:val="000000"/>
                <w:sz w:val="22"/>
                <w:szCs w:val="22"/>
              </w:rPr>
            </w:pPr>
            <w:r>
              <w:rPr>
                <w:rFonts w:ascii="Calibri" w:hAnsi="Calibri" w:cs="Calibri"/>
                <w:color w:val="000000"/>
                <w:sz w:val="22"/>
                <w:szCs w:val="22"/>
              </w:rPr>
              <w:t>ANRE_ANNULLAMENTO_RECUPERO_CREDITI_PAC_DAT</w:t>
            </w:r>
          </w:p>
        </w:tc>
        <w:tc>
          <w:tcPr>
            <w:tcW w:w="740" w:type="pct"/>
            <w:tcBorders>
              <w:top w:val="single" w:color="95B3D7" w:sz="4" w:space="0"/>
              <w:left w:val="nil"/>
              <w:bottom w:val="single" w:color="95B3D7" w:sz="4" w:space="0"/>
              <w:right w:val="nil"/>
            </w:tcBorders>
            <w:vAlign w:val="center"/>
            <w:hideMark/>
          </w:tcPr>
          <w:p w:rsidR="00011732" w:rsidRDefault="00011732" w14:paraId="0C041503" w14:textId="77777777">
            <w:pPr>
              <w:rPr>
                <w:rFonts w:ascii="Calibri" w:hAnsi="Calibri" w:cs="Calibri"/>
                <w:color w:val="000000"/>
                <w:sz w:val="22"/>
                <w:szCs w:val="22"/>
              </w:rPr>
            </w:pPr>
            <w:r>
              <w:rPr>
                <w:rFonts w:ascii="Calibri" w:hAnsi="Calibri" w:cs="Calibri"/>
                <w:color w:val="000000"/>
                <w:sz w:val="22"/>
                <w:szCs w:val="22"/>
              </w:rPr>
              <w:t>ANRE_DATA_ANNULLAMENTO_PUNTEGGIO_PATENTE</w:t>
            </w:r>
          </w:p>
        </w:tc>
        <w:tc>
          <w:tcPr>
            <w:tcW w:w="1184" w:type="pct"/>
            <w:tcBorders>
              <w:top w:val="single" w:color="95B3D7" w:sz="4" w:space="0"/>
              <w:left w:val="nil"/>
              <w:bottom w:val="single" w:color="95B3D7" w:sz="4" w:space="0"/>
              <w:right w:val="nil"/>
            </w:tcBorders>
            <w:vAlign w:val="center"/>
            <w:hideMark/>
          </w:tcPr>
          <w:p w:rsidR="00011732" w:rsidRDefault="00011732" w14:paraId="13A6C805" w14:textId="77777777">
            <w:pPr>
              <w:rPr>
                <w:rFonts w:ascii="Calibri" w:hAnsi="Calibri" w:cs="Calibri"/>
                <w:color w:val="000000"/>
                <w:sz w:val="22"/>
                <w:szCs w:val="22"/>
              </w:rPr>
            </w:pPr>
            <w:r>
              <w:rPr>
                <w:rFonts w:ascii="Calibri" w:hAnsi="Calibri" w:cs="Calibri"/>
                <w:color w:val="000000"/>
                <w:sz w:val="22"/>
                <w:szCs w:val="22"/>
              </w:rPr>
              <w:t>Rappresenta la data in cui il motore della patente ha preso in considerazione per la prima volta l'annullamento del recupero per il calcolo del punteggio della patente</w:t>
            </w:r>
          </w:p>
        </w:tc>
        <w:tc>
          <w:tcPr>
            <w:tcW w:w="2412" w:type="pct"/>
            <w:tcBorders>
              <w:top w:val="single" w:color="95B3D7" w:sz="4" w:space="0"/>
              <w:left w:val="nil"/>
              <w:bottom w:val="single" w:color="95B3D7" w:sz="4" w:space="0"/>
              <w:right w:val="nil"/>
            </w:tcBorders>
            <w:vAlign w:val="center"/>
            <w:hideMark/>
          </w:tcPr>
          <w:p w:rsidR="00011732" w:rsidRDefault="00011732" w14:paraId="00541693" w14:textId="4450C0E5">
            <w:pPr>
              <w:rPr>
                <w:rFonts w:ascii="Calibri" w:hAnsi="Calibri" w:cs="Calibri"/>
                <w:color w:val="000000"/>
                <w:sz w:val="22"/>
                <w:szCs w:val="22"/>
              </w:rPr>
            </w:pPr>
            <w:r>
              <w:rPr>
                <w:rFonts w:ascii="Calibri" w:hAnsi="Calibri" w:cs="Calibri"/>
                <w:color w:val="000000"/>
                <w:sz w:val="22"/>
                <w:szCs w:val="22"/>
              </w:rPr>
              <w:t>Il processo deve valorizzare l'attributo con la data corrente. Per recuperare l'id dell'annullamento da aggiornare occorre individuare i recuperi annullati ( requirement_Id=29 and state_Id=5) relative all'istanza di patente in elaborazione</w:t>
            </w:r>
            <w:r w:rsidR="009D093B">
              <w:rPr>
                <w:rFonts w:ascii="Calibri" w:hAnsi="Calibri" w:cs="Calibri"/>
                <w:color w:val="000000"/>
                <w:sz w:val="22"/>
                <w:szCs w:val="22"/>
              </w:rPr>
              <w:t xml:space="preserve"> (Vedi query4)</w:t>
            </w:r>
          </w:p>
        </w:tc>
      </w:tr>
    </w:tbl>
    <w:p w:rsidR="00955DF3" w:rsidP="00BB3F62" w:rsidRDefault="00955DF3" w14:paraId="45AA2A05" w14:textId="77777777">
      <w:pPr>
        <w:rPr>
          <w:rFonts w:ascii="Calibri" w:hAnsi="Calibri" w:cs="Calibri"/>
        </w:rPr>
      </w:pPr>
    </w:p>
    <w:p w:rsidRPr="00C91A7E" w:rsidR="00C91A7E" w:rsidP="00BB3F62" w:rsidRDefault="009D093B" w14:paraId="7FD0EC10" w14:textId="0024622E">
      <w:pPr>
        <w:rPr>
          <w:rFonts w:ascii="Calibri" w:hAnsi="Calibri" w:cs="Calibri"/>
        </w:rPr>
      </w:pPr>
      <w:r>
        <w:rPr>
          <w:rFonts w:ascii="Calibri" w:hAnsi="Calibri" w:cs="Calibri"/>
        </w:rPr>
        <w:t>In particolare</w:t>
      </w:r>
      <w:r w:rsidR="00A24E62">
        <w:rPr>
          <w:rFonts w:ascii="Calibri" w:hAnsi="Calibri" w:cs="Calibri"/>
        </w:rPr>
        <w:t>,</w:t>
      </w:r>
      <w:r w:rsidR="00B90827">
        <w:rPr>
          <w:rFonts w:ascii="Calibri" w:hAnsi="Calibri" w:cs="Calibri"/>
        </w:rPr>
        <w:t xml:space="preserve"> questi aggiornamenti devono esse</w:t>
      </w:r>
      <w:r w:rsidR="00FE2DD6">
        <w:rPr>
          <w:rFonts w:ascii="Calibri" w:hAnsi="Calibri" w:cs="Calibri"/>
        </w:rPr>
        <w:t xml:space="preserve">re eseguiti anche se il nuovo calcolo risulta invariato rispetto al </w:t>
      </w:r>
      <w:r>
        <w:rPr>
          <w:rFonts w:ascii="Calibri" w:hAnsi="Calibri" w:cs="Calibri"/>
        </w:rPr>
        <w:t xml:space="preserve">punteggio </w:t>
      </w:r>
      <w:r w:rsidR="00A24E62">
        <w:rPr>
          <w:rFonts w:ascii="Calibri" w:hAnsi="Calibri" w:cs="Calibri"/>
        </w:rPr>
        <w:t>della patente. Ad esempio</w:t>
      </w:r>
      <w:r w:rsidR="00424903">
        <w:rPr>
          <w:rFonts w:ascii="Calibri" w:hAnsi="Calibri" w:cs="Calibri"/>
        </w:rPr>
        <w:t>,</w:t>
      </w:r>
      <w:r w:rsidR="00A24E62">
        <w:rPr>
          <w:rFonts w:ascii="Calibri" w:hAnsi="Calibri" w:cs="Calibri"/>
        </w:rPr>
        <w:t xml:space="preserve"> ciò può accadere nel caso di un nuovo requisito e di uno invalidato</w:t>
      </w:r>
      <w:r>
        <w:rPr>
          <w:rFonts w:ascii="Calibri" w:hAnsi="Calibri" w:cs="Calibri"/>
        </w:rPr>
        <w:t>.</w:t>
      </w:r>
    </w:p>
    <w:p w:rsidR="00FD0CEA" w:rsidP="00BB3F62" w:rsidRDefault="00FD0CEA" w14:paraId="7AE0DB18" w14:textId="77777777">
      <w:pPr>
        <w:rPr>
          <w:rFonts w:ascii="Calibri" w:hAnsi="Calibri" w:cs="Calibri"/>
        </w:rPr>
      </w:pPr>
    </w:p>
    <w:p w:rsidRPr="00ED03DF" w:rsidR="00FD0CEA" w:rsidP="00FD0CEA" w:rsidRDefault="00FD0CEA" w14:paraId="166FC443" w14:textId="19758BEB">
      <w:pPr>
        <w:rPr>
          <w:rFonts w:ascii="Calibri" w:hAnsi="Calibri" w:cs="Calibri"/>
        </w:rPr>
      </w:pPr>
      <w:r w:rsidRPr="00ED03DF">
        <w:rPr>
          <w:rFonts w:ascii="Calibri" w:hAnsi="Calibri" w:cs="Calibri"/>
        </w:rPr>
        <w:t xml:space="preserve">Query </w:t>
      </w:r>
      <w:r w:rsidR="00984542">
        <w:rPr>
          <w:rFonts w:ascii="Calibri" w:hAnsi="Calibri" w:cs="Calibri"/>
        </w:rPr>
        <w:t xml:space="preserve">di select </w:t>
      </w:r>
      <w:r w:rsidRPr="00ED03DF">
        <w:rPr>
          <w:rFonts w:ascii="Calibri" w:hAnsi="Calibri" w:cs="Calibri"/>
        </w:rPr>
        <w:t>esemplificative dell</w:t>
      </w:r>
      <w:r w:rsidR="00984542">
        <w:rPr>
          <w:rFonts w:ascii="Calibri" w:hAnsi="Calibri" w:cs="Calibri"/>
        </w:rPr>
        <w:t>a logica di</w:t>
      </w:r>
      <w:r w:rsidRPr="00ED03DF">
        <w:rPr>
          <w:rFonts w:ascii="Calibri" w:hAnsi="Calibri" w:cs="Calibri"/>
        </w:rPr>
        <w:t xml:space="preserve"> valorizzazion</w:t>
      </w:r>
      <w:r w:rsidR="00984542">
        <w:rPr>
          <w:rFonts w:ascii="Calibri" w:hAnsi="Calibri" w:cs="Calibri"/>
        </w:rPr>
        <w:t>e</w:t>
      </w:r>
      <w:r w:rsidRPr="00ED03DF" w:rsidR="00ED03DF">
        <w:rPr>
          <w:rFonts w:ascii="Calibri" w:hAnsi="Calibri" w:cs="Calibri"/>
        </w:rPr>
        <w:t xml:space="preserve"> </w:t>
      </w:r>
    </w:p>
    <w:p w:rsidRPr="00C87485" w:rsidR="00FD0CEA" w:rsidP="00842DA3" w:rsidRDefault="00FD0CEA" w14:paraId="4433E63F" w14:textId="1D9C3B3F">
      <w:pPr>
        <w:pStyle w:val="ListParagraph"/>
        <w:numPr>
          <w:ilvl w:val="0"/>
          <w:numId w:val="87"/>
        </w:numPr>
        <w:rPr>
          <w:rFonts w:ascii="Calibri" w:hAnsi="Calibri" w:cs="Calibri"/>
        </w:rPr>
      </w:pPr>
      <w:r w:rsidRPr="00C87485">
        <w:rPr>
          <w:rFonts w:ascii="Calibri" w:hAnsi="Calibri" w:cs="Calibri"/>
        </w:rPr>
        <w:t>Query 1</w:t>
      </w:r>
      <w:r w:rsidRPr="00C87485" w:rsidR="00C87485">
        <w:rPr>
          <w:rFonts w:ascii="Calibri" w:hAnsi="Calibri" w:cs="Calibri"/>
        </w:rPr>
        <w:t xml:space="preserve">  - Valorizzazione dei campi DECU_DATA_DECURTAZIONE_PUNTEGGIO_PATENTE</w:t>
      </w:r>
      <w:r w:rsidR="00C87485">
        <w:rPr>
          <w:rFonts w:ascii="Calibri" w:hAnsi="Calibri" w:cs="Calibri"/>
        </w:rPr>
        <w:t xml:space="preserve"> e </w:t>
      </w:r>
      <w:r w:rsidRPr="00C87485" w:rsidR="00C87485">
        <w:rPr>
          <w:rFonts w:ascii="Calibri" w:hAnsi="Calibri" w:cs="Calibri"/>
        </w:rPr>
        <w:t>DECU_DATA_ULTIMO_CONTEGGIO_PATENTE</w:t>
      </w:r>
    </w:p>
    <w:p w:rsidRPr="00A14DD9" w:rsidR="00FD0CEA" w:rsidP="00C87485" w:rsidRDefault="00C87485" w14:paraId="31889E85" w14:textId="5853F3AF">
      <w:pPr>
        <w:ind w:left="2268"/>
        <w:rPr>
          <w:rFonts w:ascii="Calibri" w:hAnsi="Calibri" w:cs="Calibri"/>
        </w:rPr>
      </w:pPr>
      <w:r w:rsidRPr="00A14DD9">
        <w:rPr>
          <w:rFonts w:ascii="Calibri" w:hAnsi="Calibri" w:cs="Calibri"/>
        </w:rPr>
        <w:t>select DECU_ID,</w:t>
      </w:r>
      <w:r w:rsidRPr="00A14DD9">
        <w:rPr>
          <w:rFonts w:ascii="Calibri" w:hAnsi="Calibri" w:cs="Calibri"/>
        </w:rPr>
        <w:br/>
      </w:r>
      <w:r w:rsidRPr="00A14DD9">
        <w:rPr>
          <w:rFonts w:ascii="Calibri" w:hAnsi="Calibri" w:cs="Calibri"/>
        </w:rPr>
        <w:t>  coalesce(DECU_DATA_DECURTAZIONE_PUNTEGGIO_PATENTE, getDate()) DECU_DATA_DECURTAZIONE_PUNTEGGIO_PATENTE,</w:t>
      </w:r>
      <w:r w:rsidRPr="00A14DD9">
        <w:rPr>
          <w:rFonts w:ascii="Calibri" w:hAnsi="Calibri" w:cs="Calibri"/>
        </w:rPr>
        <w:br/>
      </w:r>
      <w:r w:rsidRPr="00A14DD9">
        <w:rPr>
          <w:rFonts w:ascii="Calibri" w:hAnsi="Calibri" w:cs="Calibri"/>
        </w:rPr>
        <w:t>  getDate() DECU_DATA_ULTIMO_CONTEGGIO_PATENTE</w:t>
      </w:r>
      <w:r w:rsidRPr="00A14DD9">
        <w:rPr>
          <w:rFonts w:ascii="Calibri" w:hAnsi="Calibri" w:cs="Calibri"/>
        </w:rPr>
        <w:br/>
      </w:r>
      <w:r w:rsidRPr="00A14DD9">
        <w:rPr>
          <w:rFonts w:ascii="Calibri" w:hAnsi="Calibri" w:cs="Calibri"/>
        </w:rPr>
        <w:t>from dbo.license_instance_requirement_additional lira</w:t>
      </w:r>
      <w:r w:rsidRPr="00A14DD9">
        <w:rPr>
          <w:rFonts w:ascii="Calibri" w:hAnsi="Calibri" w:cs="Calibri"/>
        </w:rPr>
        <w:br/>
      </w:r>
      <w:r w:rsidRPr="00A14DD9">
        <w:rPr>
          <w:rFonts w:ascii="Calibri" w:hAnsi="Calibri" w:cs="Calibri"/>
        </w:rPr>
        <w:t>join dbo.additional_requirement_operation_data adro on adro.lic_inst_req_add_id = lira.id and adro.requirement_attr_id = 39</w:t>
      </w:r>
      <w:r w:rsidRPr="00A14DD9">
        <w:rPr>
          <w:rFonts w:ascii="Calibri" w:hAnsi="Calibri" w:cs="Calibri"/>
        </w:rPr>
        <w:br/>
      </w:r>
      <w:r w:rsidRPr="00A14DD9">
        <w:rPr>
          <w:rFonts w:ascii="Calibri" w:hAnsi="Calibri" w:cs="Calibri"/>
        </w:rPr>
        <w:t>join dbo.DECU_DECURTAZIONE_PAC_DAT on DECU_ID = cast(adro.value as int)</w:t>
      </w:r>
      <w:r w:rsidRPr="00A14DD9">
        <w:rPr>
          <w:rFonts w:ascii="Calibri" w:hAnsi="Calibri" w:cs="Calibri"/>
        </w:rPr>
        <w:br/>
      </w:r>
      <w:r w:rsidRPr="00A14DD9">
        <w:rPr>
          <w:rFonts w:ascii="Calibri" w:hAnsi="Calibri" w:cs="Calibri"/>
        </w:rPr>
        <w:t>where lira.id = 894347 -- attibuto id del RequirementData (verificare sia id della license_instance_requirement_additional)</w:t>
      </w:r>
      <w:r w:rsidRPr="00A14DD9">
        <w:rPr>
          <w:rFonts w:ascii="Calibri" w:hAnsi="Calibri" w:cs="Calibri"/>
        </w:rPr>
        <w:br/>
      </w:r>
      <w:r w:rsidRPr="00A14DD9">
        <w:rPr>
          <w:rFonts w:ascii="Calibri" w:hAnsi="Calibri" w:cs="Calibri"/>
        </w:rPr>
        <w:t>and lira.requirement_id = 28 -- guardia per aggiornare solo decurtazioni</w:t>
      </w:r>
      <w:r w:rsidRPr="00A14DD9" w:rsidR="00FD0CEA">
        <w:rPr>
          <w:rFonts w:ascii="Calibri" w:hAnsi="Calibri" w:cs="Calibri"/>
        </w:rPr>
        <w:t>Query 2</w:t>
      </w:r>
    </w:p>
    <w:p w:rsidRPr="00BD3E77" w:rsidR="00C87485" w:rsidP="00842DA3" w:rsidRDefault="00C87485" w14:paraId="5C06F6CB" w14:textId="714A13C5">
      <w:pPr>
        <w:pStyle w:val="ListParagraph"/>
        <w:numPr>
          <w:ilvl w:val="0"/>
          <w:numId w:val="87"/>
        </w:numPr>
        <w:rPr>
          <w:rFonts w:ascii="Calibri" w:hAnsi="Calibri" w:cs="Calibri"/>
        </w:rPr>
      </w:pPr>
      <w:r w:rsidRPr="00BD3E77">
        <w:rPr>
          <w:rFonts w:ascii="Calibri" w:hAnsi="Calibri" w:cs="Calibri"/>
        </w:rPr>
        <w:t>Query 2</w:t>
      </w:r>
      <w:r w:rsidRPr="00C87485" w:rsidR="00BD3E77">
        <w:rPr>
          <w:rFonts w:ascii="Calibri" w:hAnsi="Calibri" w:cs="Calibri"/>
        </w:rPr>
        <w:t xml:space="preserve">  - Valorizzazione de</w:t>
      </w:r>
      <w:r w:rsidR="00BD3E77">
        <w:rPr>
          <w:rFonts w:ascii="Calibri" w:hAnsi="Calibri" w:cs="Calibri"/>
        </w:rPr>
        <w:t>l</w:t>
      </w:r>
      <w:r w:rsidRPr="00C87485" w:rsidR="00BD3E77">
        <w:rPr>
          <w:rFonts w:ascii="Calibri" w:hAnsi="Calibri" w:cs="Calibri"/>
        </w:rPr>
        <w:t xml:space="preserve"> camp</w:t>
      </w:r>
      <w:r w:rsidR="00BD3E77">
        <w:rPr>
          <w:rFonts w:ascii="Calibri" w:hAnsi="Calibri" w:cs="Calibri"/>
        </w:rPr>
        <w:t xml:space="preserve">o </w:t>
      </w:r>
      <w:r w:rsidRPr="00BD3E77" w:rsidR="00BD3E77">
        <w:rPr>
          <w:rFonts w:ascii="Calibri" w:hAnsi="Calibri" w:cs="Calibri"/>
        </w:rPr>
        <w:t xml:space="preserve"> ANDE_DATA_ANNULLAMENTO_PUNTEGGIO_PATENTE</w:t>
      </w:r>
    </w:p>
    <w:p w:rsidRPr="00BD3E77" w:rsidR="00C87485" w:rsidP="00BD3E77" w:rsidRDefault="00BD3E77" w14:paraId="7EBF8556" w14:textId="559C6DB6">
      <w:pPr>
        <w:ind w:left="2268"/>
        <w:rPr>
          <w:rFonts w:ascii="Calibri" w:hAnsi="Calibri" w:cs="Calibri"/>
        </w:rPr>
      </w:pPr>
      <w:r w:rsidRPr="00BD3E77">
        <w:rPr>
          <w:rFonts w:ascii="Calibri" w:hAnsi="Calibri" w:cs="Calibri"/>
        </w:rPr>
        <w:t xml:space="preserve">select DECU_ID, ANDE_ID, </w:t>
      </w:r>
      <w:r w:rsidR="00537AE5">
        <w:rPr>
          <w:rFonts w:ascii="Calibri" w:hAnsi="Calibri" w:cs="Calibri"/>
        </w:rPr>
        <w:t xml:space="preserve">getDate() </w:t>
      </w:r>
      <w:r w:rsidRPr="00BD3E77">
        <w:rPr>
          <w:rFonts w:ascii="Calibri" w:hAnsi="Calibri" w:cs="Calibri"/>
        </w:rPr>
        <w:t>ANDE_DATA_ANNULLAMENTO_PUNTEGGIO_PATENTE</w:t>
      </w:r>
      <w:r w:rsidRPr="00BD3E77">
        <w:rPr>
          <w:rFonts w:ascii="Calibri" w:hAnsi="Calibri" w:cs="Calibri"/>
        </w:rPr>
        <w:br/>
      </w:r>
      <w:r w:rsidRPr="00BD3E77">
        <w:rPr>
          <w:rFonts w:ascii="Calibri" w:hAnsi="Calibri" w:cs="Calibri"/>
        </w:rPr>
        <w:t>from dbo.license_instance_requirement_additional lira</w:t>
      </w:r>
      <w:r w:rsidRPr="00BD3E77">
        <w:rPr>
          <w:rFonts w:ascii="Calibri" w:hAnsi="Calibri" w:cs="Calibri"/>
        </w:rPr>
        <w:br/>
      </w:r>
      <w:r w:rsidRPr="00BD3E77">
        <w:rPr>
          <w:rFonts w:ascii="Calibri" w:hAnsi="Calibri" w:cs="Calibri"/>
        </w:rPr>
        <w:t>join dbo.additional_requirement_operation_data adro on adro.lic_inst_req_add_id = lira.id and adro.requirement_attr_id = 39</w:t>
      </w:r>
      <w:r w:rsidRPr="00BD3E77">
        <w:rPr>
          <w:rFonts w:ascii="Calibri" w:hAnsi="Calibri" w:cs="Calibri"/>
        </w:rPr>
        <w:br/>
      </w:r>
      <w:r w:rsidRPr="00BD3E77">
        <w:rPr>
          <w:rFonts w:ascii="Calibri" w:hAnsi="Calibri" w:cs="Calibri"/>
        </w:rPr>
        <w:t>join dbo.DECU_DECURTAZIONE_PAC_DAT on DECU_ID = cast(adro.value as int)</w:t>
      </w:r>
      <w:r w:rsidRPr="00BD3E77">
        <w:rPr>
          <w:rFonts w:ascii="Calibri" w:hAnsi="Calibri" w:cs="Calibri"/>
        </w:rPr>
        <w:br/>
      </w:r>
      <w:r w:rsidRPr="00BD3E77">
        <w:rPr>
          <w:rFonts w:ascii="Calibri" w:hAnsi="Calibri" w:cs="Calibri"/>
        </w:rPr>
        <w:t>join dbo.ANDE_ANNULLAMENTO_DECURTAZIONE_PAC_DAT on ANDE_FK_DECU_ID = DECU_ID</w:t>
      </w:r>
      <w:r w:rsidRPr="00BD3E77">
        <w:rPr>
          <w:rFonts w:ascii="Calibri" w:hAnsi="Calibri" w:cs="Calibri"/>
        </w:rPr>
        <w:br/>
      </w:r>
      <w:r w:rsidRPr="00BD3E77">
        <w:rPr>
          <w:rFonts w:ascii="Calibri" w:hAnsi="Calibri" w:cs="Calibri"/>
        </w:rPr>
        <w:t>where lira.license_instance_id = 421251 -- Ci deve andare per licenza perche' non vengono caricati (verificare per sicurezza)</w:t>
      </w:r>
      <w:r w:rsidRPr="00BD3E77">
        <w:rPr>
          <w:rFonts w:ascii="Calibri" w:hAnsi="Calibri" w:cs="Calibri"/>
        </w:rPr>
        <w:br/>
      </w:r>
      <w:r w:rsidRPr="00BD3E77">
        <w:rPr>
          <w:rFonts w:ascii="Calibri" w:hAnsi="Calibri" w:cs="Calibri"/>
        </w:rPr>
        <w:t>and lira.requirement_id = 28 -- seleziona le decurtazioni</w:t>
      </w:r>
      <w:r w:rsidRPr="00BD3E77">
        <w:rPr>
          <w:rFonts w:ascii="Calibri" w:hAnsi="Calibri" w:cs="Calibri"/>
        </w:rPr>
        <w:br/>
      </w:r>
      <w:r w:rsidRPr="00BD3E77">
        <w:rPr>
          <w:rFonts w:ascii="Calibri" w:hAnsi="Calibri" w:cs="Calibri"/>
        </w:rPr>
        <w:t>and lira.state_id = 5 -- considera solo le decurtazioni annullate sulla lira</w:t>
      </w:r>
      <w:r w:rsidRPr="00BD3E77">
        <w:rPr>
          <w:rFonts w:ascii="Calibri" w:hAnsi="Calibri" w:cs="Calibri"/>
        </w:rPr>
        <w:br/>
      </w:r>
      <w:r w:rsidRPr="00BD3E77">
        <w:rPr>
          <w:rFonts w:ascii="Calibri" w:hAnsi="Calibri" w:cs="Calibri"/>
        </w:rPr>
        <w:t>and ANDE_DATA_ANNULLAMENTO_PUNTEGGIO_PATENTE is null -- aggiorna l'annullamento teste' considerato NON caricando il requisito</w:t>
      </w:r>
    </w:p>
    <w:p w:rsidRPr="00C87485" w:rsidR="009C14CA" w:rsidP="00842DA3" w:rsidRDefault="00FD0CEA" w14:paraId="09D34A9A" w14:textId="5C4CDBE3">
      <w:pPr>
        <w:pStyle w:val="ListParagraph"/>
        <w:numPr>
          <w:ilvl w:val="0"/>
          <w:numId w:val="87"/>
        </w:numPr>
        <w:rPr>
          <w:rFonts w:ascii="Calibri" w:hAnsi="Calibri" w:cs="Calibri"/>
        </w:rPr>
      </w:pPr>
      <w:r w:rsidRPr="009C14CA">
        <w:rPr>
          <w:rFonts w:ascii="Calibri" w:hAnsi="Calibri" w:cs="Calibri"/>
        </w:rPr>
        <w:t>Query 3</w:t>
      </w:r>
      <w:r w:rsidRPr="00C87485" w:rsidR="009C14CA">
        <w:rPr>
          <w:rFonts w:ascii="Calibri" w:hAnsi="Calibri" w:cs="Calibri"/>
        </w:rPr>
        <w:t xml:space="preserve">  - Valorizzazione dei campi </w:t>
      </w:r>
      <w:r w:rsidRPr="009C14CA" w:rsidR="009C14CA">
        <w:rPr>
          <w:rFonts w:ascii="Calibri" w:hAnsi="Calibri" w:cs="Calibri"/>
        </w:rPr>
        <w:t>RECR_DATA_RECUPERO_PUNTEGGIO_PATENTE</w:t>
      </w:r>
      <w:r w:rsidR="009C14CA">
        <w:rPr>
          <w:rFonts w:ascii="Calibri" w:hAnsi="Calibri" w:cs="Calibri"/>
        </w:rPr>
        <w:t xml:space="preserve"> e </w:t>
      </w:r>
      <w:r w:rsidRPr="009C14CA" w:rsidR="009C14CA">
        <w:rPr>
          <w:rFonts w:ascii="Calibri" w:hAnsi="Calibri" w:cs="Calibri"/>
        </w:rPr>
        <w:t>RECR_DATA_ULTIMO_CONTEGGIO_PATENTE</w:t>
      </w:r>
    </w:p>
    <w:p w:rsidRPr="009C14CA" w:rsidR="009C14CA" w:rsidP="009C14CA" w:rsidRDefault="009C14CA" w14:paraId="3762BF19" w14:textId="77777777">
      <w:pPr>
        <w:ind w:left="2268"/>
        <w:rPr>
          <w:rFonts w:ascii="Calibri" w:hAnsi="Calibri" w:cs="Calibri"/>
        </w:rPr>
      </w:pPr>
      <w:r w:rsidRPr="009C14CA">
        <w:rPr>
          <w:rFonts w:ascii="Calibri" w:hAnsi="Calibri" w:cs="Calibri"/>
        </w:rPr>
        <w:t>select RECR_ID, RECR_PUNTEGGIO,</w:t>
      </w:r>
    </w:p>
    <w:p w:rsidRPr="009C14CA" w:rsidR="009C14CA" w:rsidP="009C14CA" w:rsidRDefault="009C14CA" w14:paraId="6249EB23" w14:textId="77777777">
      <w:pPr>
        <w:ind w:left="2268"/>
        <w:rPr>
          <w:rFonts w:ascii="Calibri" w:hAnsi="Calibri" w:cs="Calibri"/>
        </w:rPr>
      </w:pPr>
      <w:r w:rsidRPr="009C14CA">
        <w:rPr>
          <w:rFonts w:ascii="Calibri" w:hAnsi="Calibri" w:cs="Calibri"/>
        </w:rPr>
        <w:tab/>
      </w:r>
      <w:r w:rsidRPr="009C14CA">
        <w:rPr>
          <w:rFonts w:ascii="Calibri" w:hAnsi="Calibri" w:cs="Calibri"/>
        </w:rPr>
        <w:t xml:space="preserve">  coalesce(RECR_DATA_RECUPERO_PUNTEGGIO_PATENTE, getDate()) RECR_DATA_RECUPERO_PUNTEGGIO_PATENTE,</w:t>
      </w:r>
    </w:p>
    <w:p w:rsidRPr="009C14CA" w:rsidR="009C14CA" w:rsidP="009C14CA" w:rsidRDefault="009C14CA" w14:paraId="48CE7B60" w14:textId="77777777">
      <w:pPr>
        <w:ind w:left="2268"/>
        <w:rPr>
          <w:rFonts w:ascii="Calibri" w:hAnsi="Calibri" w:cs="Calibri"/>
        </w:rPr>
      </w:pPr>
      <w:r w:rsidRPr="009C14CA">
        <w:rPr>
          <w:rFonts w:ascii="Calibri" w:hAnsi="Calibri" w:cs="Calibri"/>
        </w:rPr>
        <w:tab/>
      </w:r>
      <w:r w:rsidRPr="009C14CA">
        <w:rPr>
          <w:rFonts w:ascii="Calibri" w:hAnsi="Calibri" w:cs="Calibri"/>
        </w:rPr>
        <w:t xml:space="preserve">  getDate() RECR_DATA_ULTIMO_CONTEGGIO_PATENTE</w:t>
      </w:r>
    </w:p>
    <w:p w:rsidRPr="009C14CA" w:rsidR="009C14CA" w:rsidP="009C14CA" w:rsidRDefault="009C14CA" w14:paraId="345FEDAA" w14:textId="77777777">
      <w:pPr>
        <w:ind w:left="2268"/>
        <w:rPr>
          <w:rFonts w:ascii="Calibri" w:hAnsi="Calibri" w:cs="Calibri"/>
          <w:lang w:val="en-US"/>
        </w:rPr>
      </w:pPr>
      <w:r w:rsidRPr="009C14CA">
        <w:rPr>
          <w:rFonts w:ascii="Calibri" w:hAnsi="Calibri" w:cs="Calibri"/>
          <w:lang w:val="en-US"/>
        </w:rPr>
        <w:t>from dbo.license_instance_requirement_additional lira</w:t>
      </w:r>
    </w:p>
    <w:p w:rsidRPr="009C14CA" w:rsidR="009C14CA" w:rsidP="009C14CA" w:rsidRDefault="009C14CA" w14:paraId="5F2D59CA" w14:textId="77777777">
      <w:pPr>
        <w:ind w:left="2268"/>
        <w:rPr>
          <w:rFonts w:ascii="Calibri" w:hAnsi="Calibri" w:cs="Calibri"/>
          <w:lang w:val="en-US"/>
        </w:rPr>
      </w:pPr>
      <w:r w:rsidRPr="009C14CA">
        <w:rPr>
          <w:rFonts w:ascii="Calibri" w:hAnsi="Calibri" w:cs="Calibri"/>
          <w:lang w:val="en-US"/>
        </w:rPr>
        <w:tab/>
      </w:r>
      <w:r w:rsidRPr="009C14CA">
        <w:rPr>
          <w:rFonts w:ascii="Calibri" w:hAnsi="Calibri" w:cs="Calibri"/>
          <w:lang w:val="en-US"/>
        </w:rPr>
        <w:t>join dbo.additional_requirement_operation_data adro on adro.lic_inst_req_add_id = lira.id and adro.requirement_attr_id = 40</w:t>
      </w:r>
    </w:p>
    <w:p w:rsidRPr="009C14CA" w:rsidR="009C14CA" w:rsidP="009C14CA" w:rsidRDefault="009C14CA" w14:paraId="69DA7BB6" w14:textId="77777777">
      <w:pPr>
        <w:ind w:left="2268"/>
        <w:rPr>
          <w:rFonts w:ascii="Calibri" w:hAnsi="Calibri" w:cs="Calibri"/>
          <w:lang w:val="en-US"/>
        </w:rPr>
      </w:pPr>
      <w:r w:rsidRPr="009C14CA">
        <w:rPr>
          <w:rFonts w:ascii="Calibri" w:hAnsi="Calibri" w:cs="Calibri"/>
          <w:lang w:val="en-US"/>
        </w:rPr>
        <w:tab/>
      </w:r>
      <w:r w:rsidRPr="009C14CA">
        <w:rPr>
          <w:rFonts w:ascii="Calibri" w:hAnsi="Calibri" w:cs="Calibri"/>
          <w:lang w:val="en-US"/>
        </w:rPr>
        <w:t>join dbo.RECR_RECUPERO_CREDITI_PAC_DAT on RECR_ID = cast(adro.value as int)</w:t>
      </w:r>
    </w:p>
    <w:p w:rsidRPr="009C14CA" w:rsidR="009C14CA" w:rsidP="009C14CA" w:rsidRDefault="009C14CA" w14:paraId="7DC8F371" w14:textId="77777777">
      <w:pPr>
        <w:ind w:left="2268"/>
        <w:rPr>
          <w:rFonts w:ascii="Calibri" w:hAnsi="Calibri" w:cs="Calibri"/>
        </w:rPr>
      </w:pPr>
      <w:r w:rsidRPr="009C14CA">
        <w:rPr>
          <w:rFonts w:ascii="Calibri" w:hAnsi="Calibri" w:cs="Calibri"/>
        </w:rPr>
        <w:t>where lira.id = 895678</w:t>
      </w:r>
      <w:r w:rsidRPr="009C14CA">
        <w:rPr>
          <w:rFonts w:ascii="Calibri" w:hAnsi="Calibri" w:cs="Calibri"/>
        </w:rPr>
        <w:tab/>
      </w:r>
      <w:r w:rsidRPr="009C14CA">
        <w:rPr>
          <w:rFonts w:ascii="Calibri" w:hAnsi="Calibri" w:cs="Calibri"/>
        </w:rPr>
        <w:tab/>
      </w:r>
      <w:r w:rsidRPr="009C14CA">
        <w:rPr>
          <w:rFonts w:ascii="Calibri" w:hAnsi="Calibri" w:cs="Calibri"/>
        </w:rPr>
        <w:tab/>
      </w:r>
      <w:r w:rsidRPr="009C14CA">
        <w:rPr>
          <w:rFonts w:ascii="Calibri" w:hAnsi="Calibri" w:cs="Calibri"/>
        </w:rPr>
        <w:tab/>
      </w:r>
      <w:r w:rsidRPr="009C14CA">
        <w:rPr>
          <w:rFonts w:ascii="Calibri" w:hAnsi="Calibri" w:cs="Calibri"/>
        </w:rPr>
        <w:tab/>
      </w:r>
      <w:r w:rsidRPr="009C14CA">
        <w:rPr>
          <w:rFonts w:ascii="Calibri" w:hAnsi="Calibri" w:cs="Calibri"/>
        </w:rPr>
        <w:t>-- attributo id del RequirementData (verificare sia id della license_instance_requirement_additional)</w:t>
      </w:r>
    </w:p>
    <w:p w:rsidRPr="009C14CA" w:rsidR="009C14CA" w:rsidP="009C14CA" w:rsidRDefault="009C14CA" w14:paraId="1B4423CC" w14:textId="21303FB2">
      <w:pPr>
        <w:ind w:left="2268"/>
        <w:rPr>
          <w:rFonts w:ascii="Calibri" w:hAnsi="Calibri" w:cs="Calibri"/>
        </w:rPr>
      </w:pPr>
      <w:r w:rsidRPr="009C14CA">
        <w:rPr>
          <w:rFonts w:ascii="Calibri" w:hAnsi="Calibri" w:cs="Calibri"/>
        </w:rPr>
        <w:tab/>
      </w:r>
      <w:r w:rsidRPr="009C14CA">
        <w:rPr>
          <w:rFonts w:ascii="Calibri" w:hAnsi="Calibri" w:cs="Calibri"/>
        </w:rPr>
        <w:t>and lira.requirement_id = 29</w:t>
      </w:r>
      <w:r w:rsidRPr="009C14CA">
        <w:rPr>
          <w:rFonts w:ascii="Calibri" w:hAnsi="Calibri" w:cs="Calibri"/>
        </w:rPr>
        <w:tab/>
      </w:r>
      <w:r w:rsidRPr="009C14CA">
        <w:rPr>
          <w:rFonts w:ascii="Calibri" w:hAnsi="Calibri" w:cs="Calibri"/>
        </w:rPr>
        <w:tab/>
      </w:r>
      <w:r w:rsidRPr="009C14CA">
        <w:rPr>
          <w:rFonts w:ascii="Calibri" w:hAnsi="Calibri" w:cs="Calibri"/>
        </w:rPr>
        <w:t>-- guardia per aggiornare solo recuperi</w:t>
      </w:r>
    </w:p>
    <w:p w:rsidRPr="00B2102C" w:rsidR="00FD0CEA" w:rsidP="00842DA3" w:rsidRDefault="00FD0CEA" w14:paraId="5A48406D" w14:textId="46220567">
      <w:pPr>
        <w:pStyle w:val="ListParagraph"/>
        <w:numPr>
          <w:ilvl w:val="0"/>
          <w:numId w:val="87"/>
        </w:numPr>
        <w:rPr>
          <w:rFonts w:ascii="Calibri" w:hAnsi="Calibri" w:cs="Calibri"/>
        </w:rPr>
      </w:pPr>
      <w:r w:rsidRPr="00B2102C">
        <w:rPr>
          <w:rFonts w:ascii="Calibri" w:hAnsi="Calibri" w:cs="Calibri"/>
        </w:rPr>
        <w:t xml:space="preserve">Query </w:t>
      </w:r>
      <w:r w:rsidR="00ED03DF">
        <w:rPr>
          <w:rFonts w:ascii="Calibri" w:hAnsi="Calibri" w:cs="Calibri"/>
        </w:rPr>
        <w:t>4</w:t>
      </w:r>
      <w:r w:rsidRPr="00C87485" w:rsidR="009C14CA">
        <w:rPr>
          <w:rFonts w:ascii="Calibri" w:hAnsi="Calibri" w:cs="Calibri"/>
        </w:rPr>
        <w:t xml:space="preserve">  - Valorizzazione de</w:t>
      </w:r>
      <w:r w:rsidR="009C14CA">
        <w:rPr>
          <w:rFonts w:ascii="Calibri" w:hAnsi="Calibri" w:cs="Calibri"/>
        </w:rPr>
        <w:t>l</w:t>
      </w:r>
      <w:r w:rsidRPr="00C87485" w:rsidR="009C14CA">
        <w:rPr>
          <w:rFonts w:ascii="Calibri" w:hAnsi="Calibri" w:cs="Calibri"/>
        </w:rPr>
        <w:t xml:space="preserve"> camp</w:t>
      </w:r>
      <w:r w:rsidR="009C14CA">
        <w:rPr>
          <w:rFonts w:ascii="Calibri" w:hAnsi="Calibri" w:cs="Calibri"/>
        </w:rPr>
        <w:t xml:space="preserve">o </w:t>
      </w:r>
      <w:r w:rsidRPr="00BD3E77" w:rsidR="009C14CA">
        <w:rPr>
          <w:rFonts w:ascii="Calibri" w:hAnsi="Calibri" w:cs="Calibri"/>
        </w:rPr>
        <w:t xml:space="preserve"> </w:t>
      </w:r>
      <w:r w:rsidRPr="00B2102C" w:rsidR="00B2102C">
        <w:rPr>
          <w:rFonts w:ascii="Calibri" w:hAnsi="Calibri" w:cs="Calibri"/>
        </w:rPr>
        <w:t>ANRE_DATA_ANNULLAMENTO_PUNTEGGIO_PATENTE</w:t>
      </w:r>
    </w:p>
    <w:p w:rsidRPr="00B2102C" w:rsidR="00B2102C" w:rsidP="00B2102C" w:rsidRDefault="00B2102C" w14:paraId="707D5F83" w14:textId="5E2BCC96">
      <w:pPr>
        <w:ind w:left="2268"/>
        <w:rPr>
          <w:rFonts w:ascii="Calibri" w:hAnsi="Calibri" w:cs="Calibri"/>
        </w:rPr>
      </w:pPr>
      <w:r w:rsidRPr="00B2102C">
        <w:rPr>
          <w:rFonts w:ascii="Calibri" w:hAnsi="Calibri" w:cs="Calibri"/>
        </w:rPr>
        <w:t xml:space="preserve">select RECR_ID, ANRE_ID, </w:t>
      </w:r>
      <w:r>
        <w:rPr>
          <w:rFonts w:ascii="Calibri" w:hAnsi="Calibri" w:cs="Calibri"/>
        </w:rPr>
        <w:t xml:space="preserve">getDate() </w:t>
      </w:r>
      <w:r w:rsidRPr="00B2102C">
        <w:rPr>
          <w:rFonts w:ascii="Calibri" w:hAnsi="Calibri" w:cs="Calibri"/>
        </w:rPr>
        <w:t>ANRE_DATA_ANNULLAMENTO_PUNTEGGIO_PATENTE</w:t>
      </w:r>
    </w:p>
    <w:p w:rsidRPr="00B2102C" w:rsidR="00B2102C" w:rsidP="00B2102C" w:rsidRDefault="00B2102C" w14:paraId="14C615BC" w14:textId="77777777">
      <w:pPr>
        <w:ind w:left="2268"/>
        <w:rPr>
          <w:rFonts w:ascii="Calibri" w:hAnsi="Calibri" w:cs="Calibri"/>
          <w:lang w:val="en-US"/>
        </w:rPr>
      </w:pPr>
      <w:r w:rsidRPr="00B2102C">
        <w:rPr>
          <w:rFonts w:ascii="Calibri" w:hAnsi="Calibri" w:cs="Calibri"/>
          <w:lang w:val="en-US"/>
        </w:rPr>
        <w:t>from dbo.license_instance_requirement_additional lira</w:t>
      </w:r>
    </w:p>
    <w:p w:rsidRPr="00B2102C" w:rsidR="00B2102C" w:rsidP="00B2102C" w:rsidRDefault="00B2102C" w14:paraId="0E3C8B91" w14:textId="77777777">
      <w:pPr>
        <w:ind w:left="2268"/>
        <w:rPr>
          <w:rFonts w:ascii="Calibri" w:hAnsi="Calibri" w:cs="Calibri"/>
          <w:lang w:val="en-US"/>
        </w:rPr>
      </w:pPr>
      <w:r w:rsidRPr="00B2102C">
        <w:rPr>
          <w:rFonts w:ascii="Calibri" w:hAnsi="Calibri" w:cs="Calibri"/>
          <w:lang w:val="en-US"/>
        </w:rPr>
        <w:tab/>
      </w:r>
      <w:r w:rsidRPr="00B2102C">
        <w:rPr>
          <w:rFonts w:ascii="Calibri" w:hAnsi="Calibri" w:cs="Calibri"/>
          <w:lang w:val="en-US"/>
        </w:rPr>
        <w:t>join dbo.additional_requirement_operation_data adro on adro.lic_inst_req_add_id = lira.id and adro.requirement_attr_id = 40</w:t>
      </w:r>
    </w:p>
    <w:p w:rsidRPr="00B2102C" w:rsidR="00B2102C" w:rsidP="00B2102C" w:rsidRDefault="00B2102C" w14:paraId="43C2EAFB" w14:textId="77777777">
      <w:pPr>
        <w:ind w:left="2268"/>
        <w:rPr>
          <w:rFonts w:ascii="Calibri" w:hAnsi="Calibri" w:cs="Calibri"/>
          <w:lang w:val="en-US"/>
        </w:rPr>
      </w:pPr>
      <w:r w:rsidRPr="00B2102C">
        <w:rPr>
          <w:rFonts w:ascii="Calibri" w:hAnsi="Calibri" w:cs="Calibri"/>
          <w:lang w:val="en-US"/>
        </w:rPr>
        <w:tab/>
      </w:r>
      <w:r w:rsidRPr="00B2102C">
        <w:rPr>
          <w:rFonts w:ascii="Calibri" w:hAnsi="Calibri" w:cs="Calibri"/>
          <w:lang w:val="en-US"/>
        </w:rPr>
        <w:t>join dbo.RECR_RECUPERO_CREDITI_PAC_DAT on RECR_ID = cast(adro.value as int)</w:t>
      </w:r>
    </w:p>
    <w:p w:rsidRPr="00B2102C" w:rsidR="00B2102C" w:rsidP="00B2102C" w:rsidRDefault="00B2102C" w14:paraId="27BD6698" w14:textId="77777777">
      <w:pPr>
        <w:ind w:left="2268"/>
        <w:rPr>
          <w:rFonts w:ascii="Calibri" w:hAnsi="Calibri" w:cs="Calibri"/>
        </w:rPr>
      </w:pPr>
      <w:r w:rsidRPr="00B2102C">
        <w:rPr>
          <w:rFonts w:ascii="Calibri" w:hAnsi="Calibri" w:cs="Calibri"/>
          <w:lang w:val="en-US"/>
        </w:rPr>
        <w:tab/>
      </w:r>
      <w:r w:rsidRPr="00B2102C">
        <w:rPr>
          <w:rFonts w:ascii="Calibri" w:hAnsi="Calibri" w:cs="Calibri"/>
        </w:rPr>
        <w:t>join dbo.ANRE_ANNULLAMENTO_RECUPERO_CREDITI_PAC_DAT on ANRE_FK_RECR_ID = RECR_ID</w:t>
      </w:r>
    </w:p>
    <w:p w:rsidRPr="00B2102C" w:rsidR="00B2102C" w:rsidP="00B2102C" w:rsidRDefault="00B2102C" w14:paraId="28158CAB" w14:textId="77777777">
      <w:pPr>
        <w:ind w:left="2268"/>
        <w:rPr>
          <w:rFonts w:ascii="Calibri" w:hAnsi="Calibri" w:cs="Calibri"/>
        </w:rPr>
      </w:pPr>
      <w:r w:rsidRPr="00B2102C">
        <w:rPr>
          <w:rFonts w:ascii="Calibri" w:hAnsi="Calibri" w:cs="Calibri"/>
        </w:rPr>
        <w:t>where lira.license_instance_id = 447269</w:t>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 Ci deve andare per licenza perche' non vengono caricati (verificare per sicurezza)</w:t>
      </w:r>
    </w:p>
    <w:p w:rsidRPr="00B2102C" w:rsidR="00B2102C" w:rsidP="00B2102C" w:rsidRDefault="00B2102C" w14:paraId="5DC23F7B" w14:textId="77777777">
      <w:pPr>
        <w:ind w:left="2268"/>
        <w:rPr>
          <w:rFonts w:ascii="Calibri" w:hAnsi="Calibri" w:cs="Calibri"/>
        </w:rPr>
      </w:pPr>
      <w:r w:rsidRPr="00B2102C">
        <w:rPr>
          <w:rFonts w:ascii="Calibri" w:hAnsi="Calibri" w:cs="Calibri"/>
        </w:rPr>
        <w:tab/>
      </w:r>
      <w:r w:rsidRPr="00B2102C">
        <w:rPr>
          <w:rFonts w:ascii="Calibri" w:hAnsi="Calibri" w:cs="Calibri"/>
        </w:rPr>
        <w:t>and lira.requirement_id = 29</w:t>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 seleziona i recuperi</w:t>
      </w:r>
    </w:p>
    <w:p w:rsidRPr="00B2102C" w:rsidR="00B2102C" w:rsidP="00B2102C" w:rsidRDefault="00B2102C" w14:paraId="000A36D7" w14:textId="77777777">
      <w:pPr>
        <w:ind w:left="2268"/>
        <w:rPr>
          <w:rFonts w:ascii="Calibri" w:hAnsi="Calibri" w:cs="Calibri"/>
        </w:rPr>
      </w:pPr>
      <w:r w:rsidRPr="00B2102C">
        <w:rPr>
          <w:rFonts w:ascii="Calibri" w:hAnsi="Calibri" w:cs="Calibri"/>
        </w:rPr>
        <w:tab/>
      </w:r>
      <w:r w:rsidRPr="00B2102C">
        <w:rPr>
          <w:rFonts w:ascii="Calibri" w:hAnsi="Calibri" w:cs="Calibri"/>
        </w:rPr>
        <w:t>and lira.state_id =</w:t>
      </w:r>
      <w:r w:rsidRPr="00B2102C">
        <w:rPr>
          <w:rFonts w:ascii="Calibri" w:hAnsi="Calibri" w:cs="Calibri"/>
        </w:rPr>
        <w:tab/>
      </w:r>
      <w:r w:rsidRPr="00B2102C">
        <w:rPr>
          <w:rFonts w:ascii="Calibri" w:hAnsi="Calibri" w:cs="Calibri"/>
        </w:rPr>
        <w:t>5</w:t>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ab/>
      </w:r>
      <w:r w:rsidRPr="00B2102C">
        <w:rPr>
          <w:rFonts w:ascii="Calibri" w:hAnsi="Calibri" w:cs="Calibri"/>
        </w:rPr>
        <w:t>-- considera solo i recuperi annullati sulla lira</w:t>
      </w:r>
    </w:p>
    <w:p w:rsidRPr="00B2102C" w:rsidR="00FD0CEA" w:rsidP="00B2102C" w:rsidRDefault="00B2102C" w14:paraId="5F5E4BB3" w14:textId="22E691D3">
      <w:pPr>
        <w:ind w:left="2268"/>
        <w:rPr>
          <w:rFonts w:ascii="Calibri" w:hAnsi="Calibri" w:cs="Calibri"/>
        </w:rPr>
      </w:pPr>
      <w:r w:rsidRPr="00B2102C">
        <w:rPr>
          <w:rFonts w:ascii="Calibri" w:hAnsi="Calibri" w:cs="Calibri"/>
        </w:rPr>
        <w:tab/>
      </w:r>
      <w:r w:rsidRPr="00B2102C">
        <w:rPr>
          <w:rFonts w:ascii="Calibri" w:hAnsi="Calibri" w:cs="Calibri"/>
        </w:rPr>
        <w:t>and ANRE_DATA_ANNULLAMENTO_PUNTEGGIO_PATENTE is null</w:t>
      </w:r>
      <w:r w:rsidRPr="00B2102C">
        <w:rPr>
          <w:rFonts w:ascii="Calibri" w:hAnsi="Calibri" w:cs="Calibri"/>
        </w:rPr>
        <w:tab/>
      </w:r>
      <w:r w:rsidRPr="00B2102C">
        <w:rPr>
          <w:rFonts w:ascii="Calibri" w:hAnsi="Calibri" w:cs="Calibri"/>
        </w:rPr>
        <w:t>-- aggiorna l'annullamento teste' considerato NON caricando il requisito</w:t>
      </w:r>
    </w:p>
    <w:p w:rsidRPr="003C18C0" w:rsidR="008E0507" w:rsidP="008E0507" w:rsidRDefault="008E0507" w14:paraId="4A646AD4" w14:textId="0F17D602">
      <w:pPr>
        <w:pStyle w:val="Heading4"/>
      </w:pPr>
      <w:bookmarkStart w:name="_Toc222417433" w:id="290"/>
      <w:r>
        <w:t>Riepilogo modifiche proposte al motore di calcolo del punteggio PaC</w:t>
      </w:r>
      <w:bookmarkEnd w:id="290"/>
    </w:p>
    <w:p w:rsidR="008E0507" w:rsidP="008E0507" w:rsidRDefault="008E0507" w14:paraId="09631804" w14:textId="77777777">
      <w:pPr>
        <w:ind w:left="349"/>
        <w:jc w:val="both"/>
        <w:rPr>
          <w:rFonts w:ascii="Calibri" w:hAnsi="Calibri" w:cs="Calibri"/>
        </w:rPr>
      </w:pPr>
      <w:r>
        <w:rPr>
          <w:rFonts w:ascii="Calibri" w:hAnsi="Calibri" w:cs="Calibri"/>
        </w:rPr>
        <w:t>Di seguito si ricapitolano le modifiche proposte al motore Drools e alle gestione applicativa delle regole Drools in configurazione</w:t>
      </w:r>
    </w:p>
    <w:p w:rsidR="008E0507" w:rsidP="003B2F7B" w:rsidRDefault="008E0507" w14:paraId="7CB1C1CA" w14:textId="77777777">
      <w:pPr>
        <w:ind w:left="349"/>
        <w:jc w:val="both"/>
        <w:rPr>
          <w:rFonts w:ascii="Calibri" w:hAnsi="Calibri" w:cs="Calibri"/>
        </w:rPr>
      </w:pPr>
    </w:p>
    <w:p w:rsidR="00A71FE5" w:rsidP="00842DA3" w:rsidRDefault="00BD47B8" w14:paraId="438E37C6" w14:textId="55A23BA7">
      <w:pPr>
        <w:pStyle w:val="ListParagraph"/>
        <w:numPr>
          <w:ilvl w:val="0"/>
          <w:numId w:val="77"/>
        </w:numPr>
        <w:jc w:val="both"/>
        <w:rPr>
          <w:rFonts w:ascii="Calibri" w:hAnsi="Calibri" w:cs="Calibri"/>
        </w:rPr>
      </w:pPr>
      <w:r w:rsidRPr="00CB5D7B">
        <w:rPr>
          <w:rFonts w:ascii="Calibri" w:hAnsi="Calibri" w:cs="Calibri"/>
        </w:rPr>
        <w:t>Caricamento regole in base alle date di validità (</w:t>
      </w:r>
      <w:r w:rsidR="00F57864">
        <w:rPr>
          <w:rFonts w:ascii="Calibri" w:hAnsi="Calibri" w:cs="Calibri"/>
        </w:rPr>
        <w:t xml:space="preserve">tabella </w:t>
      </w:r>
      <w:r w:rsidRPr="00F57864" w:rsidR="00F57864">
        <w:rPr>
          <w:rFonts w:ascii="Calibri" w:hAnsi="Calibri" w:cs="Calibri"/>
        </w:rPr>
        <w:t>LICENSE_CREDITS_RULE, camp</w:t>
      </w:r>
      <w:r w:rsidR="00F57864">
        <w:rPr>
          <w:rFonts w:ascii="Calibri" w:hAnsi="Calibri" w:cs="Calibri"/>
        </w:rPr>
        <w:t>i</w:t>
      </w:r>
      <w:r w:rsidRPr="00F57864" w:rsidR="00F57864">
        <w:rPr>
          <w:rFonts w:ascii="Calibri" w:hAnsi="Calibri" w:cs="Calibri"/>
        </w:rPr>
        <w:t xml:space="preserve"> </w:t>
      </w:r>
      <w:r w:rsidRPr="00CB5D7B" w:rsidR="00CB5D7B">
        <w:rPr>
          <w:rFonts w:ascii="Calibri" w:hAnsi="Calibri" w:cs="Calibri"/>
        </w:rPr>
        <w:t>RULE_START_DATE e RULE_END_DATE</w:t>
      </w:r>
      <w:r w:rsidRPr="00CB5D7B">
        <w:rPr>
          <w:rFonts w:ascii="Calibri" w:hAnsi="Calibri" w:cs="Calibri"/>
        </w:rPr>
        <w:t>)</w:t>
      </w:r>
    </w:p>
    <w:p w:rsidR="00CB5D7B" w:rsidP="00842DA3" w:rsidRDefault="00CB5D7B" w14:paraId="3A8380C4" w14:textId="36975FEA">
      <w:pPr>
        <w:pStyle w:val="ListParagraph"/>
        <w:numPr>
          <w:ilvl w:val="0"/>
          <w:numId w:val="77"/>
        </w:numPr>
        <w:jc w:val="both"/>
        <w:rPr>
          <w:rFonts w:ascii="Calibri" w:hAnsi="Calibri" w:cs="Calibri"/>
        </w:rPr>
      </w:pPr>
      <w:r>
        <w:rPr>
          <w:rFonts w:ascii="Calibri" w:hAnsi="Calibri" w:cs="Calibri"/>
        </w:rPr>
        <w:t>Supporto in configurazione per la property Drools salience (</w:t>
      </w:r>
      <w:r w:rsidR="00F57864">
        <w:rPr>
          <w:rFonts w:ascii="Calibri" w:hAnsi="Calibri" w:cs="Calibri"/>
        </w:rPr>
        <w:t xml:space="preserve">tabella </w:t>
      </w:r>
      <w:r w:rsidRPr="00F57864" w:rsidR="00F57864">
        <w:rPr>
          <w:rFonts w:ascii="Calibri" w:hAnsi="Calibri" w:cs="Calibri"/>
          <w:lang w:val="en-US"/>
        </w:rPr>
        <w:t>LICENSE_CREDITS_RULE</w:t>
      </w:r>
      <w:r w:rsidR="00F57864">
        <w:rPr>
          <w:rFonts w:ascii="Calibri" w:hAnsi="Calibri" w:cs="Calibri"/>
          <w:lang w:val="en-US"/>
        </w:rPr>
        <w:t xml:space="preserve">, campo </w:t>
      </w:r>
      <w:r w:rsidRPr="00F57864" w:rsidR="00F57864">
        <w:rPr>
          <w:rFonts w:ascii="Calibri" w:hAnsi="Calibri" w:cs="Calibri"/>
        </w:rPr>
        <w:t>DROOLS_RULE_SALIENCE</w:t>
      </w:r>
      <w:r>
        <w:rPr>
          <w:rFonts w:ascii="Calibri" w:hAnsi="Calibri" w:cs="Calibri"/>
        </w:rPr>
        <w:t>)</w:t>
      </w:r>
    </w:p>
    <w:p w:rsidRPr="00F8579B" w:rsidR="00F57864" w:rsidP="26C1D7DB" w:rsidRDefault="00F57864" w14:paraId="21D7D472" w14:textId="0230284E">
      <w:pPr>
        <w:pStyle w:val="ListParagraph"/>
        <w:jc w:val="both"/>
        <w:rPr>
          <w:rFonts w:ascii="Calibri" w:hAnsi="Calibri" w:cs="Calibri"/>
        </w:rPr>
      </w:pPr>
      <w:r w:rsidRPr="26C1D7DB">
        <w:rPr>
          <w:rFonts w:ascii="Calibri" w:hAnsi="Calibri" w:cs="Calibri"/>
        </w:rPr>
        <w:t xml:space="preserve">Supporto in configurazione per la property Drools </w:t>
      </w:r>
      <w:r w:rsidRPr="26C1D7DB" w:rsidR="00E376E0">
        <w:rPr>
          <w:rFonts w:ascii="Calibri" w:hAnsi="Calibri" w:cs="Calibri"/>
        </w:rPr>
        <w:t>activation</w:t>
      </w:r>
      <w:r w:rsidRPr="26C1D7DB" w:rsidR="00563CBB">
        <w:rPr>
          <w:rFonts w:ascii="Calibri" w:hAnsi="Calibri" w:cs="Calibri"/>
        </w:rPr>
        <w:t>-</w:t>
      </w:r>
      <w:r w:rsidRPr="26C1D7DB" w:rsidR="00E376E0">
        <w:rPr>
          <w:rFonts w:ascii="Calibri" w:hAnsi="Calibri" w:cs="Calibri"/>
        </w:rPr>
        <w:t>group</w:t>
      </w:r>
      <w:r w:rsidRPr="26C1D7DB">
        <w:rPr>
          <w:rFonts w:ascii="Calibri" w:hAnsi="Calibri" w:cs="Calibri"/>
        </w:rPr>
        <w:t xml:space="preserve"> (tabella LICENSE_CREDITS_RULE, campo </w:t>
      </w:r>
      <w:r w:rsidRPr="26C1D7DB" w:rsidR="00E376E0">
        <w:rPr>
          <w:rFonts w:ascii="Calibri" w:hAnsi="Calibri" w:cs="Calibri"/>
        </w:rPr>
        <w:t>DROOLS_RULE_ACTIVATION_GROUP</w:t>
      </w:r>
      <w:r w:rsidRPr="26C1D7DB">
        <w:rPr>
          <w:rFonts w:ascii="Calibri" w:hAnsi="Calibri" w:cs="Calibri"/>
        </w:rPr>
        <w:t>)</w:t>
      </w:r>
    </w:p>
    <w:p w:rsidR="00F57864" w:rsidP="00842DA3" w:rsidRDefault="00F57864" w14:paraId="763C7FB5" w14:textId="14513442">
      <w:pPr>
        <w:pStyle w:val="ListParagraph"/>
        <w:numPr>
          <w:ilvl w:val="0"/>
          <w:numId w:val="77"/>
        </w:numPr>
        <w:jc w:val="both"/>
        <w:rPr>
          <w:rFonts w:ascii="Calibri" w:hAnsi="Calibri" w:cs="Calibri"/>
        </w:rPr>
      </w:pPr>
      <w:r>
        <w:rPr>
          <w:rFonts w:ascii="Calibri" w:hAnsi="Calibri" w:cs="Calibri"/>
        </w:rPr>
        <w:t xml:space="preserve">Supporto in configurazione per la property Drools </w:t>
      </w:r>
      <w:r w:rsidR="00563CBB">
        <w:rPr>
          <w:rFonts w:ascii="Calibri" w:hAnsi="Calibri" w:cs="Calibri"/>
        </w:rPr>
        <w:t>no-loop</w:t>
      </w:r>
      <w:r>
        <w:rPr>
          <w:rFonts w:ascii="Calibri" w:hAnsi="Calibri" w:cs="Calibri"/>
        </w:rPr>
        <w:t xml:space="preserve"> (tabella </w:t>
      </w:r>
      <w:r w:rsidRPr="00563CBB">
        <w:rPr>
          <w:rFonts w:ascii="Calibri" w:hAnsi="Calibri" w:cs="Calibri"/>
        </w:rPr>
        <w:t xml:space="preserve">LICENSE_CREDITS_RULE, campo </w:t>
      </w:r>
      <w:r w:rsidRPr="00563CBB" w:rsidR="00563CBB">
        <w:rPr>
          <w:rFonts w:ascii="Calibri" w:hAnsi="Calibri" w:cs="Calibri"/>
        </w:rPr>
        <w:t>DROOLS_RULE_NO_LOOP</w:t>
      </w:r>
      <w:r>
        <w:rPr>
          <w:rFonts w:ascii="Calibri" w:hAnsi="Calibri" w:cs="Calibri"/>
        </w:rPr>
        <w:t>)</w:t>
      </w:r>
    </w:p>
    <w:p w:rsidR="00563CBB" w:rsidP="00842DA3" w:rsidRDefault="00DD59B5" w14:paraId="2EE07E70" w14:textId="5DD6F26A">
      <w:pPr>
        <w:pStyle w:val="ListParagraph"/>
        <w:numPr>
          <w:ilvl w:val="0"/>
          <w:numId w:val="77"/>
        </w:numPr>
        <w:jc w:val="both"/>
        <w:rPr>
          <w:rFonts w:ascii="Calibri" w:hAnsi="Calibri" w:cs="Calibri"/>
        </w:rPr>
      </w:pPr>
      <w:r>
        <w:rPr>
          <w:rFonts w:ascii="Calibri" w:hAnsi="Calibri" w:cs="Calibri"/>
        </w:rPr>
        <w:t xml:space="preserve">Modifica al template drl per le gestire le properties </w:t>
      </w:r>
      <w:r w:rsidR="00BA4AF1">
        <w:rPr>
          <w:rFonts w:ascii="Calibri" w:hAnsi="Calibri" w:cs="Calibri"/>
        </w:rPr>
        <w:t>salience, activation-group e no-loop</w:t>
      </w:r>
    </w:p>
    <w:p w:rsidRPr="007F7312" w:rsidR="00BA4AF1" w:rsidP="00842DA3" w:rsidRDefault="00BA4AF1" w14:paraId="270B3D0C" w14:textId="471FE4D9">
      <w:pPr>
        <w:pStyle w:val="ListParagraph"/>
        <w:numPr>
          <w:ilvl w:val="0"/>
          <w:numId w:val="77"/>
        </w:numPr>
        <w:jc w:val="both"/>
        <w:rPr>
          <w:rFonts w:ascii="Calibri" w:hAnsi="Calibri" w:cs="Calibri"/>
        </w:rPr>
      </w:pPr>
      <w:r>
        <w:rPr>
          <w:rFonts w:ascii="Calibri" w:hAnsi="Calibri" w:cs="Calibri"/>
        </w:rPr>
        <w:t xml:space="preserve">Modifica al template drl per la gestione della nuova variabile globale </w:t>
      </w:r>
      <w:r w:rsidRPr="000B464A" w:rsidR="00D45001">
        <w:rPr>
          <w:rFonts w:ascii="Calibri" w:hAnsi="Calibri" w:cs="Calibri"/>
          <w:i/>
          <w:iCs/>
        </w:rPr>
        <w:t>calculationLimitDate</w:t>
      </w:r>
      <w:r w:rsidR="00D45001">
        <w:rPr>
          <w:rFonts w:ascii="Calibri" w:hAnsi="Calibri" w:cs="Calibri"/>
          <w:i/>
          <w:iCs/>
        </w:rPr>
        <w:t xml:space="preserve"> </w:t>
      </w:r>
      <w:r w:rsidRPr="007F7312" w:rsidR="007F7312">
        <w:rPr>
          <w:rFonts w:ascii="Calibri" w:hAnsi="Calibri" w:cs="Calibri"/>
        </w:rPr>
        <w:t>di tipo LocalDate</w:t>
      </w:r>
    </w:p>
    <w:p w:rsidR="00A3075C" w:rsidP="00842DA3" w:rsidRDefault="00A3075C" w14:paraId="2CB9735F" w14:textId="6D3AFE0D">
      <w:pPr>
        <w:pStyle w:val="ListParagraph"/>
        <w:numPr>
          <w:ilvl w:val="0"/>
          <w:numId w:val="77"/>
        </w:numPr>
        <w:jc w:val="both"/>
        <w:rPr>
          <w:rFonts w:ascii="Calibri" w:hAnsi="Calibri" w:cs="Calibri"/>
        </w:rPr>
      </w:pPr>
      <w:r>
        <w:rPr>
          <w:rFonts w:ascii="Calibri" w:hAnsi="Calibri" w:cs="Calibri"/>
        </w:rPr>
        <w:t xml:space="preserve">Predisposizione di un nuovo fatto Drools GenericFact </w:t>
      </w:r>
      <w:r w:rsidR="00A31090">
        <w:rPr>
          <w:rFonts w:ascii="Calibri" w:hAnsi="Calibri" w:cs="Calibri"/>
        </w:rPr>
        <w:t>avente i seguenti attributi</w:t>
      </w:r>
    </w:p>
    <w:p w:rsidR="00A31090" w:rsidP="00842DA3" w:rsidRDefault="00A31090" w14:paraId="2DAD2ED1" w14:textId="720C1C5D">
      <w:pPr>
        <w:pStyle w:val="ListParagraph"/>
        <w:numPr>
          <w:ilvl w:val="1"/>
          <w:numId w:val="77"/>
        </w:numPr>
        <w:jc w:val="both"/>
        <w:rPr>
          <w:rFonts w:ascii="Calibri" w:hAnsi="Calibri" w:cs="Calibri"/>
        </w:rPr>
      </w:pPr>
      <w:r>
        <w:rPr>
          <w:rFonts w:ascii="Calibri" w:hAnsi="Calibri" w:cs="Calibri"/>
        </w:rPr>
        <w:t xml:space="preserve">Id </w:t>
      </w:r>
      <w:r w:rsidR="006A0B4F">
        <w:rPr>
          <w:rFonts w:ascii="Calibri" w:hAnsi="Calibri" w:cs="Calibri"/>
        </w:rPr>
        <w:t xml:space="preserve">di tipo </w:t>
      </w:r>
      <w:r>
        <w:rPr>
          <w:rFonts w:ascii="Calibri" w:hAnsi="Calibri" w:cs="Calibri"/>
        </w:rPr>
        <w:t>String che identifica l</w:t>
      </w:r>
      <w:r w:rsidR="006A0B4F">
        <w:rPr>
          <w:rFonts w:ascii="Calibri" w:hAnsi="Calibri" w:cs="Calibri"/>
        </w:rPr>
        <w:t>’oggetto e il suo contenuto</w:t>
      </w:r>
    </w:p>
    <w:p w:rsidR="006A0B4F" w:rsidP="00842DA3" w:rsidRDefault="006A0B4F" w14:paraId="4BB8EC87" w14:textId="5C2C2E29">
      <w:pPr>
        <w:pStyle w:val="ListParagraph"/>
        <w:numPr>
          <w:ilvl w:val="1"/>
          <w:numId w:val="77"/>
        </w:numPr>
        <w:jc w:val="both"/>
        <w:rPr>
          <w:rFonts w:ascii="Calibri" w:hAnsi="Calibri" w:cs="Calibri"/>
        </w:rPr>
      </w:pPr>
      <w:r>
        <w:rPr>
          <w:rFonts w:ascii="Calibri" w:hAnsi="Calibri" w:cs="Calibri"/>
        </w:rPr>
        <w:t>Value di tipo Object che “contiene” l’informazione</w:t>
      </w:r>
      <w:r w:rsidR="006B37E7">
        <w:rPr>
          <w:rFonts w:ascii="Calibri" w:hAnsi="Calibri" w:cs="Calibri"/>
        </w:rPr>
        <w:t xml:space="preserve"> necessaria alle regole</w:t>
      </w:r>
    </w:p>
    <w:p w:rsidR="005856D4" w:rsidP="00842DA3" w:rsidRDefault="005856D4" w14:paraId="460916FD" w14:textId="232A66E0">
      <w:pPr>
        <w:pStyle w:val="ListParagraph"/>
        <w:numPr>
          <w:ilvl w:val="0"/>
          <w:numId w:val="77"/>
        </w:numPr>
        <w:jc w:val="both"/>
        <w:rPr>
          <w:rFonts w:ascii="Calibri" w:hAnsi="Calibri" w:cs="Calibri"/>
        </w:rPr>
      </w:pPr>
      <w:r>
        <w:rPr>
          <w:rFonts w:ascii="Calibri" w:hAnsi="Calibri" w:cs="Calibri"/>
        </w:rPr>
        <w:t xml:space="preserve">L’oggetto </w:t>
      </w:r>
      <w:r w:rsidRPr="006E3E88">
        <w:rPr>
          <w:rFonts w:ascii="Calibri" w:hAnsi="Calibri" w:cs="Calibri"/>
          <w:i/>
          <w:iCs/>
        </w:rPr>
        <w:t>Credit</w:t>
      </w:r>
      <w:r>
        <w:rPr>
          <w:rFonts w:ascii="Calibri" w:hAnsi="Calibri" w:cs="Calibri"/>
        </w:rPr>
        <w:t xml:space="preserve"> rappresentante il punteggio PaC deve essere passato al motore come Fatto oltre che come variabile globale</w:t>
      </w:r>
    </w:p>
    <w:p w:rsidRPr="002F6582" w:rsidR="006E3E88" w:rsidP="00842DA3" w:rsidRDefault="006E3E88" w14:paraId="151D5DE4" w14:textId="6983F1BD">
      <w:pPr>
        <w:pStyle w:val="ListParagraph"/>
        <w:numPr>
          <w:ilvl w:val="0"/>
          <w:numId w:val="77"/>
        </w:numPr>
        <w:jc w:val="both"/>
        <w:rPr>
          <w:rFonts w:ascii="Calibri" w:hAnsi="Calibri" w:cs="Calibri"/>
        </w:rPr>
      </w:pPr>
      <w:r>
        <w:rPr>
          <w:rFonts w:ascii="Calibri" w:hAnsi="Calibri" w:cs="Calibri"/>
        </w:rPr>
        <w:t xml:space="preserve">Valorizzare l’attributo </w:t>
      </w:r>
      <w:r w:rsidRPr="00E812B2">
        <w:rPr>
          <w:rFonts w:ascii="Calibri" w:hAnsi="Calibri" w:cs="Calibri"/>
          <w:i/>
        </w:rPr>
        <w:t>licenseCreationDate</w:t>
      </w:r>
      <w:r>
        <w:rPr>
          <w:rFonts w:ascii="Calibri" w:hAnsi="Calibri" w:cs="Calibri"/>
          <w:i/>
        </w:rPr>
        <w:t xml:space="preserve"> </w:t>
      </w:r>
      <w:r w:rsidRPr="006E3E88">
        <w:rPr>
          <w:rFonts w:ascii="Calibri" w:hAnsi="Calibri" w:cs="Calibri"/>
          <w:iCs/>
        </w:rPr>
        <w:t>dello oggetto</w:t>
      </w:r>
      <w:r>
        <w:rPr>
          <w:rFonts w:ascii="Calibri" w:hAnsi="Calibri" w:cs="Calibri"/>
          <w:i/>
        </w:rPr>
        <w:t xml:space="preserve"> </w:t>
      </w:r>
      <w:r w:rsidRPr="00E812B2">
        <w:rPr>
          <w:rFonts w:ascii="Calibri" w:hAnsi="Calibri" w:cs="Calibri"/>
          <w:i/>
        </w:rPr>
        <w:t>CompanyData</w:t>
      </w:r>
      <w:r w:rsidR="002F6582">
        <w:rPr>
          <w:rFonts w:ascii="Calibri" w:hAnsi="Calibri" w:cs="Calibri"/>
          <w:i/>
        </w:rPr>
        <w:t xml:space="preserve"> </w:t>
      </w:r>
    </w:p>
    <w:p w:rsidR="002F6582" w:rsidP="00842DA3" w:rsidRDefault="002F6582" w14:paraId="2689B085" w14:textId="7E099D4E">
      <w:pPr>
        <w:pStyle w:val="ListParagraph"/>
        <w:numPr>
          <w:ilvl w:val="0"/>
          <w:numId w:val="77"/>
        </w:numPr>
        <w:jc w:val="both"/>
        <w:rPr>
          <w:rFonts w:ascii="Calibri" w:hAnsi="Calibri" w:cs="Calibri"/>
        </w:rPr>
      </w:pPr>
      <w:r>
        <w:rPr>
          <w:rFonts w:ascii="Calibri" w:hAnsi="Calibri" w:cs="Calibri"/>
        </w:rPr>
        <w:t xml:space="preserve"> </w:t>
      </w:r>
      <w:r w:rsidR="00796FEB">
        <w:rPr>
          <w:rFonts w:ascii="Calibri" w:hAnsi="Calibri" w:cs="Calibri"/>
        </w:rPr>
        <w:t xml:space="preserve">Log esecuzioni del motore di calcolo </w:t>
      </w:r>
      <w:r w:rsidR="009245A0">
        <w:rPr>
          <w:rFonts w:ascii="Calibri" w:hAnsi="Calibri" w:cs="Calibri"/>
        </w:rPr>
        <w:t xml:space="preserve">(tabella </w:t>
      </w:r>
      <w:r w:rsidRPr="00EE0495" w:rsidR="009245A0">
        <w:rPr>
          <w:rFonts w:ascii="Calibri" w:hAnsi="Calibri" w:cs="Calibri"/>
          <w:i/>
          <w:iCs/>
        </w:rPr>
        <w:t>LCEE_LICENSE_CREDIT_ENGINE_EXECUTIONS</w:t>
      </w:r>
      <w:r w:rsidR="009245A0">
        <w:rPr>
          <w:rFonts w:ascii="Calibri" w:hAnsi="Calibri" w:cs="Calibri"/>
        </w:rPr>
        <w:t>)</w:t>
      </w:r>
    </w:p>
    <w:p w:rsidRPr="00F168D9" w:rsidR="002F6582" w:rsidP="00842DA3" w:rsidRDefault="00F168D9" w14:paraId="2C0E3FB7" w14:textId="516FCFA2">
      <w:pPr>
        <w:pStyle w:val="ListParagraph"/>
        <w:numPr>
          <w:ilvl w:val="0"/>
          <w:numId w:val="77"/>
        </w:numPr>
        <w:jc w:val="both"/>
        <w:rPr>
          <w:rFonts w:ascii="Calibri" w:hAnsi="Calibri" w:cs="Calibri"/>
        </w:rPr>
      </w:pPr>
      <w:r w:rsidRPr="00F168D9">
        <w:rPr>
          <w:rFonts w:ascii="Calibri" w:hAnsi="Calibri" w:cs="Calibri"/>
        </w:rPr>
        <w:t>Valorizzazione in aggiornamento del nuo</w:t>
      </w:r>
      <w:r>
        <w:rPr>
          <w:rFonts w:ascii="Calibri" w:hAnsi="Calibri" w:cs="Calibri"/>
        </w:rPr>
        <w:t>vo campo</w:t>
      </w:r>
      <w:r w:rsidRPr="00F168D9" w:rsidR="004C43DD">
        <w:rPr>
          <w:rFonts w:ascii="Calibri" w:hAnsi="Calibri" w:cs="Calibri"/>
        </w:rPr>
        <w:t xml:space="preserve"> FIRST_ENGINE_RUN_LCEE_ID</w:t>
      </w:r>
      <w:r>
        <w:rPr>
          <w:rFonts w:ascii="Calibri" w:hAnsi="Calibri" w:cs="Calibri"/>
        </w:rPr>
        <w:t xml:space="preserve"> nella tabella </w:t>
      </w:r>
      <w:r w:rsidRPr="008F6136" w:rsidR="008F6136">
        <w:rPr>
          <w:rFonts w:ascii="Calibri" w:hAnsi="Calibri" w:cs="Calibri"/>
        </w:rPr>
        <w:t>license_instance_requirement_additional</w:t>
      </w:r>
      <w:r w:rsidR="008F6136">
        <w:rPr>
          <w:rFonts w:ascii="Calibri" w:hAnsi="Calibri" w:cs="Calibri"/>
        </w:rPr>
        <w:t xml:space="preserve"> (viene attualmente aggiornato lo stato)</w:t>
      </w:r>
    </w:p>
    <w:p w:rsidR="008C2F16" w:rsidP="00842DA3" w:rsidRDefault="008C2F16" w14:paraId="20352A69" w14:textId="1B04B39A">
      <w:pPr>
        <w:pStyle w:val="ListParagraph"/>
        <w:numPr>
          <w:ilvl w:val="0"/>
          <w:numId w:val="77"/>
        </w:numPr>
        <w:jc w:val="both"/>
        <w:rPr>
          <w:rFonts w:ascii="Calibri" w:hAnsi="Calibri" w:cs="Calibri"/>
        </w:rPr>
      </w:pPr>
      <w:r>
        <w:rPr>
          <w:rFonts w:ascii="Calibri" w:hAnsi="Calibri" w:cs="Calibri"/>
        </w:rPr>
        <w:t>Estrazione delle informazioni di esecuzione delle Regole durante il singolo calcolo PaC (</w:t>
      </w:r>
      <w:r w:rsidR="00D2408B">
        <w:rPr>
          <w:rFonts w:ascii="Calibri" w:hAnsi="Calibri" w:cs="Calibri"/>
        </w:rPr>
        <w:t xml:space="preserve">si ipotizza tramite listener </w:t>
      </w:r>
      <w:r w:rsidRPr="00D2408B" w:rsidR="00D2408B">
        <w:rPr>
          <w:rFonts w:ascii="Calibri" w:hAnsi="Calibri" w:cs="Calibri"/>
        </w:rPr>
        <w:t>AfterMatchFiredEvent</w:t>
      </w:r>
      <w:r>
        <w:rPr>
          <w:rFonts w:ascii="Calibri" w:hAnsi="Calibri" w:cs="Calibri"/>
        </w:rPr>
        <w:t>)</w:t>
      </w:r>
    </w:p>
    <w:p w:rsidRPr="00F168D9" w:rsidR="002F6582" w:rsidP="00842DA3" w:rsidRDefault="006A53FE" w14:paraId="3A83D006" w14:textId="06082182">
      <w:pPr>
        <w:pStyle w:val="ListParagraph"/>
        <w:numPr>
          <w:ilvl w:val="0"/>
          <w:numId w:val="77"/>
        </w:numPr>
        <w:jc w:val="both"/>
        <w:rPr>
          <w:rFonts w:ascii="Calibri" w:hAnsi="Calibri" w:cs="Calibri"/>
        </w:rPr>
      </w:pPr>
      <w:r>
        <w:rPr>
          <w:rFonts w:ascii="Calibri" w:hAnsi="Calibri" w:cs="Calibri"/>
        </w:rPr>
        <w:t>Log del computo del credito della singola PaC</w:t>
      </w:r>
      <w:r w:rsidR="0034344A">
        <w:rPr>
          <w:rFonts w:ascii="Calibri" w:hAnsi="Calibri" w:cs="Calibri"/>
        </w:rPr>
        <w:t xml:space="preserve"> (tabelle </w:t>
      </w:r>
      <w:r w:rsidRPr="003E6A9C" w:rsidR="0034344A">
        <w:rPr>
          <w:rFonts w:ascii="Calibri" w:hAnsi="Calibri" w:cs="Calibri"/>
        </w:rPr>
        <w:t>LCEL_LICENSE_CREDIT_ENGINE_LOG</w:t>
      </w:r>
      <w:r w:rsidR="0034344A">
        <w:rPr>
          <w:rFonts w:ascii="Calibri" w:hAnsi="Calibri" w:cs="Calibri"/>
        </w:rPr>
        <w:t xml:space="preserve"> e </w:t>
      </w:r>
      <w:r w:rsidRPr="00506B8F" w:rsidR="002A62D2">
        <w:rPr>
          <w:rFonts w:ascii="Calibri" w:hAnsi="Calibri" w:cs="Calibri"/>
        </w:rPr>
        <w:t>LCJL_LICENSE_CREDIT_JSON_LOG</w:t>
      </w:r>
      <w:r w:rsidR="0034344A">
        <w:rPr>
          <w:rFonts w:ascii="Calibri" w:hAnsi="Calibri" w:cs="Calibri"/>
        </w:rPr>
        <w:t>)</w:t>
      </w:r>
    </w:p>
    <w:p w:rsidR="00F948C7" w:rsidP="0055399E" w:rsidRDefault="00F948C7" w14:paraId="1191ED22" w14:textId="4E0BE365">
      <w:pPr>
        <w:spacing w:before="120"/>
        <w:ind w:left="346"/>
        <w:jc w:val="both"/>
        <w:rPr>
          <w:rFonts w:ascii="Calibri" w:hAnsi="Calibri" w:cs="Calibri"/>
        </w:rPr>
      </w:pPr>
      <w:r>
        <w:rPr>
          <w:rFonts w:ascii="Calibri" w:hAnsi="Calibri" w:cs="Calibri"/>
        </w:rPr>
        <w:t xml:space="preserve">Modifiche </w:t>
      </w:r>
      <w:r w:rsidR="00DA5689">
        <w:rPr>
          <w:rFonts w:ascii="Calibri" w:hAnsi="Calibri" w:cs="Calibri"/>
        </w:rPr>
        <w:t>per fornire al motore Decurtazioni e Recuperi</w:t>
      </w:r>
    </w:p>
    <w:p w:rsidR="008875D5" w:rsidP="00842DA3" w:rsidRDefault="008875D5" w14:paraId="715AB0C1" w14:textId="10B89743">
      <w:pPr>
        <w:pStyle w:val="ListParagraph"/>
        <w:numPr>
          <w:ilvl w:val="0"/>
          <w:numId w:val="77"/>
        </w:numPr>
        <w:jc w:val="both"/>
        <w:rPr>
          <w:rFonts w:ascii="Calibri" w:hAnsi="Calibri" w:cs="Calibri"/>
        </w:rPr>
      </w:pPr>
      <w:r>
        <w:rPr>
          <w:rFonts w:ascii="Calibri" w:hAnsi="Calibri" w:cs="Calibri"/>
        </w:rPr>
        <w:t>Nuova tipologi</w:t>
      </w:r>
      <w:r w:rsidR="00FD7629">
        <w:rPr>
          <w:rFonts w:ascii="Calibri" w:hAnsi="Calibri" w:cs="Calibri"/>
        </w:rPr>
        <w:t>a di Requisito Aggiuntivo “Decurtazione” caratterizzata dalle proprieà</w:t>
      </w:r>
    </w:p>
    <w:p w:rsidRPr="00753E1D" w:rsidR="00F948C7" w:rsidP="00842DA3" w:rsidRDefault="00F948C7" w14:paraId="1DFF3B5E" w14:textId="73E5EB48">
      <w:pPr>
        <w:pStyle w:val="ListParagraph"/>
        <w:numPr>
          <w:ilvl w:val="1"/>
          <w:numId w:val="77"/>
        </w:numPr>
        <w:jc w:val="both"/>
        <w:rPr>
          <w:rFonts w:ascii="Calibri" w:hAnsi="Calibri" w:cs="Calibri"/>
        </w:rPr>
      </w:pPr>
      <w:r w:rsidRPr="00A979B4">
        <w:rPr>
          <w:rFonts w:ascii="Calibri" w:hAnsi="Calibri" w:cs="Calibri"/>
          <w:i/>
          <w:iCs/>
        </w:rPr>
        <w:t>startDate</w:t>
      </w:r>
      <w:r w:rsidRPr="00753E1D">
        <w:rPr>
          <w:rFonts w:ascii="Calibri" w:hAnsi="Calibri" w:cs="Calibri"/>
        </w:rPr>
        <w:t xml:space="preserve"> che definisce la data da considerare per l’applicazione </w:t>
      </w:r>
      <w:r w:rsidR="00FD7629">
        <w:rPr>
          <w:rFonts w:ascii="Calibri" w:hAnsi="Calibri" w:cs="Calibri"/>
        </w:rPr>
        <w:t>della</w:t>
      </w:r>
      <w:r w:rsidRPr="00A828E4">
        <w:rPr>
          <w:rFonts w:ascii="Calibri" w:hAnsi="Calibri" w:cs="Calibri"/>
        </w:rPr>
        <w:t xml:space="preserve"> Decurtazione</w:t>
      </w:r>
    </w:p>
    <w:p w:rsidR="00F948C7" w:rsidP="00842DA3" w:rsidRDefault="00F948C7" w14:paraId="63953420" w14:textId="56802011">
      <w:pPr>
        <w:pStyle w:val="ListParagraph"/>
        <w:numPr>
          <w:ilvl w:val="1"/>
          <w:numId w:val="77"/>
        </w:numPr>
        <w:jc w:val="both"/>
        <w:rPr>
          <w:rFonts w:ascii="Calibri" w:hAnsi="Calibri" w:cs="Calibri"/>
        </w:rPr>
      </w:pPr>
      <w:r w:rsidRPr="00A979B4">
        <w:rPr>
          <w:rFonts w:ascii="Calibri" w:hAnsi="Calibri" w:cs="Calibri"/>
          <w:i/>
          <w:iCs/>
        </w:rPr>
        <w:t>deductionCredits</w:t>
      </w:r>
      <w:r w:rsidRPr="00906586">
        <w:rPr>
          <w:rFonts w:ascii="Calibri" w:hAnsi="Calibri" w:cs="Calibri"/>
        </w:rPr>
        <w:t xml:space="preserve"> che rappresenta i punti da decurtare </w:t>
      </w:r>
    </w:p>
    <w:p w:rsidR="00906586" w:rsidP="00842DA3" w:rsidRDefault="00906586" w14:paraId="4EB7C196" w14:textId="0666BBE1">
      <w:pPr>
        <w:pStyle w:val="ListParagraph"/>
        <w:numPr>
          <w:ilvl w:val="1"/>
          <w:numId w:val="77"/>
        </w:numPr>
        <w:jc w:val="both"/>
        <w:rPr>
          <w:rFonts w:ascii="Calibri" w:hAnsi="Calibri" w:cs="Calibri"/>
        </w:rPr>
      </w:pPr>
      <w:r w:rsidRPr="00A979B4">
        <w:rPr>
          <w:rFonts w:ascii="Calibri" w:hAnsi="Calibri" w:cs="Calibri"/>
          <w:i/>
          <w:iCs/>
        </w:rPr>
        <w:t>deductionId</w:t>
      </w:r>
      <w:r>
        <w:rPr>
          <w:rFonts w:ascii="Calibri" w:hAnsi="Calibri" w:cs="Calibri"/>
        </w:rPr>
        <w:t xml:space="preserve"> </w:t>
      </w:r>
      <w:r w:rsidR="00F97D38">
        <w:rPr>
          <w:rFonts w:ascii="Calibri" w:hAnsi="Calibri" w:cs="Calibri"/>
        </w:rPr>
        <w:t>che rappresenta lo id univoco della decurtazione (DECU_ID)</w:t>
      </w:r>
    </w:p>
    <w:p w:rsidRPr="001D3D1E" w:rsidR="001D3D1E" w:rsidP="00842DA3" w:rsidRDefault="00A361EC" w14:paraId="00110DD9" w14:textId="110F83C4">
      <w:pPr>
        <w:pStyle w:val="ListParagraph"/>
        <w:numPr>
          <w:ilvl w:val="0"/>
          <w:numId w:val="77"/>
        </w:numPr>
        <w:jc w:val="both"/>
        <w:rPr>
          <w:rFonts w:ascii="Calibri" w:hAnsi="Calibri" w:cs="Calibri"/>
        </w:rPr>
      </w:pPr>
      <w:r>
        <w:rPr>
          <w:rFonts w:ascii="Calibri" w:hAnsi="Calibri" w:cs="Calibri"/>
        </w:rPr>
        <w:t>L</w:t>
      </w:r>
      <w:r w:rsidRPr="001D3D1E" w:rsidR="001D3D1E">
        <w:rPr>
          <w:rFonts w:ascii="Calibri" w:hAnsi="Calibri" w:cs="Calibri"/>
        </w:rPr>
        <w:t xml:space="preserve">’annullamento </w:t>
      </w:r>
      <w:r w:rsidR="001D3D1E">
        <w:rPr>
          <w:rFonts w:ascii="Calibri" w:hAnsi="Calibri" w:cs="Calibri"/>
        </w:rPr>
        <w:t xml:space="preserve">della Decurtazione è gestione tramite il campo </w:t>
      </w:r>
      <w:r w:rsidRPr="00A361EC" w:rsidR="0061556B">
        <w:rPr>
          <w:rFonts w:ascii="Calibri" w:hAnsi="Calibri" w:cs="Calibri"/>
          <w:i/>
          <w:iCs/>
        </w:rPr>
        <w:t>deleted</w:t>
      </w:r>
      <w:r w:rsidR="0061556B">
        <w:rPr>
          <w:rFonts w:ascii="Calibri" w:hAnsi="Calibri" w:cs="Calibri"/>
        </w:rPr>
        <w:t xml:space="preserve"> della tabella </w:t>
      </w:r>
      <w:r w:rsidRPr="00A361EC">
        <w:rPr>
          <w:rFonts w:ascii="Calibri" w:hAnsi="Calibri" w:cs="Calibri"/>
          <w:i/>
          <w:iCs/>
        </w:rPr>
        <w:t>license_instance_requirement_additional</w:t>
      </w:r>
    </w:p>
    <w:p w:rsidR="00F97D38" w:rsidP="00842DA3" w:rsidRDefault="00F97D38" w14:paraId="77835E57" w14:textId="0DB587BE">
      <w:pPr>
        <w:pStyle w:val="ListParagraph"/>
        <w:numPr>
          <w:ilvl w:val="0"/>
          <w:numId w:val="77"/>
        </w:numPr>
        <w:jc w:val="both"/>
        <w:rPr>
          <w:rFonts w:ascii="Calibri" w:hAnsi="Calibri" w:cs="Calibri"/>
        </w:rPr>
      </w:pPr>
      <w:r>
        <w:rPr>
          <w:rFonts w:ascii="Calibri" w:hAnsi="Calibri" w:cs="Calibri"/>
        </w:rPr>
        <w:t>Nuova tipologia di Requisito Aggiuntivo “Recupero” caratterizzata dalle proprieà</w:t>
      </w:r>
    </w:p>
    <w:p w:rsidRPr="00753E1D" w:rsidR="00F97D38" w:rsidP="00842DA3" w:rsidRDefault="00F97D38" w14:paraId="05C72253" w14:textId="0FEC7FE5">
      <w:pPr>
        <w:pStyle w:val="ListParagraph"/>
        <w:numPr>
          <w:ilvl w:val="1"/>
          <w:numId w:val="77"/>
        </w:numPr>
        <w:jc w:val="both"/>
        <w:rPr>
          <w:rFonts w:ascii="Calibri" w:hAnsi="Calibri" w:cs="Calibri"/>
        </w:rPr>
      </w:pPr>
      <w:r w:rsidRPr="00A979B4">
        <w:rPr>
          <w:rFonts w:ascii="Calibri" w:hAnsi="Calibri" w:cs="Calibri"/>
          <w:i/>
          <w:iCs/>
        </w:rPr>
        <w:t>startDate</w:t>
      </w:r>
      <w:r w:rsidRPr="00753E1D">
        <w:rPr>
          <w:rFonts w:ascii="Calibri" w:hAnsi="Calibri" w:cs="Calibri"/>
        </w:rPr>
        <w:t xml:space="preserve"> che definisce la data da considerare per l’applicazione </w:t>
      </w:r>
      <w:r>
        <w:rPr>
          <w:rFonts w:ascii="Calibri" w:hAnsi="Calibri" w:cs="Calibri"/>
        </w:rPr>
        <w:t>del</w:t>
      </w:r>
      <w:r w:rsidRPr="00A828E4">
        <w:rPr>
          <w:rFonts w:ascii="Calibri" w:hAnsi="Calibri" w:cs="Calibri"/>
        </w:rPr>
        <w:t xml:space="preserve"> </w:t>
      </w:r>
      <w:r>
        <w:rPr>
          <w:rFonts w:ascii="Calibri" w:hAnsi="Calibri" w:cs="Calibri"/>
        </w:rPr>
        <w:t>Recupero</w:t>
      </w:r>
    </w:p>
    <w:p w:rsidR="00F948C7" w:rsidP="00842DA3" w:rsidRDefault="00F948C7" w14:paraId="73F520FB" w14:textId="21B90F8E">
      <w:pPr>
        <w:pStyle w:val="ListParagraph"/>
        <w:numPr>
          <w:ilvl w:val="1"/>
          <w:numId w:val="77"/>
        </w:numPr>
        <w:jc w:val="both"/>
        <w:rPr>
          <w:rFonts w:ascii="Calibri" w:hAnsi="Calibri" w:cs="Calibri"/>
        </w:rPr>
      </w:pPr>
      <w:r w:rsidRPr="00A979B4">
        <w:rPr>
          <w:rFonts w:ascii="Calibri" w:hAnsi="Calibri" w:cs="Calibri"/>
          <w:i/>
          <w:iCs/>
        </w:rPr>
        <w:t>remediationCredits</w:t>
      </w:r>
      <w:r w:rsidRPr="00753E1D">
        <w:rPr>
          <w:rFonts w:ascii="Calibri" w:hAnsi="Calibri" w:cs="Calibri"/>
        </w:rPr>
        <w:t xml:space="preserve"> che rappresenta i punti da recuperare </w:t>
      </w:r>
    </w:p>
    <w:p w:rsidR="00A979B4" w:rsidP="00842DA3" w:rsidRDefault="00B332B4" w14:paraId="5504B401" w14:textId="65EE3CEE">
      <w:pPr>
        <w:pStyle w:val="ListParagraph"/>
        <w:numPr>
          <w:ilvl w:val="1"/>
          <w:numId w:val="77"/>
        </w:numPr>
        <w:jc w:val="both"/>
        <w:rPr>
          <w:rFonts w:ascii="Calibri" w:hAnsi="Calibri" w:cs="Calibri"/>
        </w:rPr>
      </w:pPr>
      <w:r w:rsidRPr="00A979B4">
        <w:rPr>
          <w:rFonts w:ascii="Calibri" w:hAnsi="Calibri" w:cs="Calibri"/>
          <w:i/>
          <w:iCs/>
        </w:rPr>
        <w:t>remediation</w:t>
      </w:r>
      <w:r>
        <w:rPr>
          <w:rFonts w:ascii="Calibri" w:hAnsi="Calibri" w:cs="Calibri"/>
          <w:i/>
          <w:iCs/>
        </w:rPr>
        <w:t xml:space="preserve">Id </w:t>
      </w:r>
      <w:r>
        <w:rPr>
          <w:rFonts w:ascii="Calibri" w:hAnsi="Calibri" w:cs="Calibri"/>
        </w:rPr>
        <w:t>che rappresenta lo id univoco del recupero (</w:t>
      </w:r>
      <w:r w:rsidR="008F50BD">
        <w:rPr>
          <w:rFonts w:ascii="Calibri" w:hAnsi="Calibri" w:cs="Calibri"/>
        </w:rPr>
        <w:t>RECR</w:t>
      </w:r>
      <w:r>
        <w:rPr>
          <w:rFonts w:ascii="Calibri" w:hAnsi="Calibri" w:cs="Calibri"/>
        </w:rPr>
        <w:t>_ID)</w:t>
      </w:r>
    </w:p>
    <w:p w:rsidRPr="00CB5D7B" w:rsidR="00A361EC" w:rsidP="00842DA3" w:rsidRDefault="00A361EC" w14:paraId="6B6D7749" w14:textId="31E97512">
      <w:pPr>
        <w:pStyle w:val="ListParagraph"/>
        <w:numPr>
          <w:ilvl w:val="0"/>
          <w:numId w:val="77"/>
        </w:numPr>
        <w:jc w:val="both"/>
        <w:rPr>
          <w:rFonts w:ascii="Calibri" w:hAnsi="Calibri" w:cs="Calibri"/>
        </w:rPr>
      </w:pPr>
      <w:r>
        <w:rPr>
          <w:rFonts w:ascii="Calibri" w:hAnsi="Calibri" w:cs="Calibri"/>
        </w:rPr>
        <w:t>L</w:t>
      </w:r>
      <w:r w:rsidRPr="001D3D1E">
        <w:rPr>
          <w:rFonts w:ascii="Calibri" w:hAnsi="Calibri" w:cs="Calibri"/>
        </w:rPr>
        <w:t xml:space="preserve">’annullamento </w:t>
      </w:r>
      <w:r>
        <w:rPr>
          <w:rFonts w:ascii="Calibri" w:hAnsi="Calibri" w:cs="Calibri"/>
        </w:rPr>
        <w:t xml:space="preserve">del Recupero è gestione tramite il campo </w:t>
      </w:r>
      <w:r w:rsidRPr="00A361EC">
        <w:rPr>
          <w:rFonts w:ascii="Calibri" w:hAnsi="Calibri" w:cs="Calibri"/>
          <w:i/>
          <w:iCs/>
        </w:rPr>
        <w:t>deleted</w:t>
      </w:r>
      <w:r>
        <w:rPr>
          <w:rFonts w:ascii="Calibri" w:hAnsi="Calibri" w:cs="Calibri"/>
        </w:rPr>
        <w:t xml:space="preserve"> della tabella </w:t>
      </w:r>
      <w:r w:rsidRPr="00A361EC">
        <w:rPr>
          <w:rFonts w:ascii="Calibri" w:hAnsi="Calibri" w:cs="Calibri"/>
          <w:i/>
          <w:iCs/>
        </w:rPr>
        <w:t>license_instance_requirement_additional</w:t>
      </w:r>
    </w:p>
    <w:p w:rsidR="0055399E" w:rsidP="0055399E" w:rsidRDefault="0055399E" w14:paraId="49CE4598" w14:textId="3D460C9A">
      <w:pPr>
        <w:spacing w:before="120"/>
        <w:ind w:left="346"/>
        <w:jc w:val="both"/>
        <w:rPr>
          <w:rFonts w:ascii="Calibri" w:hAnsi="Calibri" w:cs="Calibri"/>
        </w:rPr>
      </w:pPr>
      <w:r>
        <w:rPr>
          <w:rFonts w:ascii="Calibri" w:hAnsi="Calibri" w:cs="Calibri"/>
        </w:rPr>
        <w:t xml:space="preserve">Modifiche per </w:t>
      </w:r>
      <w:r w:rsidR="00CE5ABC">
        <w:rPr>
          <w:rFonts w:ascii="Calibri" w:hAnsi="Calibri" w:cs="Calibri"/>
        </w:rPr>
        <w:t>“innescare” il ricalcoli per maturamento anzianità</w:t>
      </w:r>
    </w:p>
    <w:p w:rsidR="00CE5ABC" w:rsidP="00842DA3" w:rsidRDefault="00CE5ABC" w14:paraId="12C07F05" w14:textId="2B9B7850">
      <w:pPr>
        <w:pStyle w:val="ListParagraph"/>
        <w:numPr>
          <w:ilvl w:val="0"/>
          <w:numId w:val="77"/>
        </w:numPr>
        <w:jc w:val="both"/>
        <w:rPr>
          <w:rFonts w:ascii="Calibri" w:hAnsi="Calibri" w:cs="Calibri"/>
        </w:rPr>
      </w:pPr>
      <w:r>
        <w:rPr>
          <w:rFonts w:ascii="Calibri" w:hAnsi="Calibri" w:cs="Calibri"/>
        </w:rPr>
        <w:t>Elaborazione asincrona che a partire dalle date di iscrizione della Azienda e rilascio della PaC</w:t>
      </w:r>
      <w:r w:rsidR="000D33B5">
        <w:rPr>
          <w:rFonts w:ascii="Calibri" w:hAnsi="Calibri" w:cs="Calibri"/>
        </w:rPr>
        <w:t xml:space="preserve"> forza una ricalcolo del punteggio Pa</w:t>
      </w:r>
      <w:r w:rsidR="0000029C">
        <w:rPr>
          <w:rFonts w:ascii="Calibri" w:hAnsi="Calibri" w:cs="Calibri"/>
        </w:rPr>
        <w:t xml:space="preserve">C (inserimento evento nella tabella </w:t>
      </w:r>
      <w:r w:rsidRPr="00C37DDD" w:rsidR="00C37DDD">
        <w:rPr>
          <w:rFonts w:ascii="Calibri" w:hAnsi="Calibri" w:cs="Calibri"/>
        </w:rPr>
        <w:t>license_instance_event</w:t>
      </w:r>
      <w:r w:rsidR="0000029C">
        <w:rPr>
          <w:rFonts w:ascii="Calibri" w:hAnsi="Calibri" w:cs="Calibri"/>
        </w:rPr>
        <w:t>)</w:t>
      </w:r>
    </w:p>
    <w:p w:rsidRPr="00817F66" w:rsidR="00E978DE" w:rsidP="00842DA3" w:rsidRDefault="00E978DE" w14:paraId="7DA9F338" w14:textId="529062BB">
      <w:pPr>
        <w:pStyle w:val="Heading4"/>
        <w:numPr>
          <w:ilvl w:val="3"/>
          <w:numId w:val="78"/>
        </w:numPr>
      </w:pPr>
      <w:r w:rsidRPr="00817F66">
        <w:br w:type="page"/>
      </w:r>
    </w:p>
    <w:p w:rsidRPr="00DF27FB" w:rsidR="00DF27FB" w:rsidP="00DF27FB" w:rsidRDefault="008A52B8" w14:paraId="27EFA370" w14:textId="0F6FD820">
      <w:pPr>
        <w:pStyle w:val="Heading2"/>
      </w:pPr>
      <w:bookmarkStart w:name="_Toc222417434" w:id="291"/>
      <w:r w:rsidRPr="00676E7C">
        <w:t>Sintesi Requisiti</w:t>
      </w:r>
      <w:bookmarkEnd w:id="291"/>
      <w:r w:rsidRPr="00676E7C" w:rsidR="002E009A">
        <w:t xml:space="preserve"> </w:t>
      </w:r>
    </w:p>
    <w:p w:rsidR="00923D99" w:rsidP="007163F4" w:rsidRDefault="00923D99" w14:paraId="5D2A86AD" w14:textId="02308C25">
      <w:pPr>
        <w:rPr>
          <w:rFonts w:ascii="Calibri" w:hAnsi="Calibri" w:cs="Calibri"/>
        </w:rPr>
      </w:pPr>
      <w:r w:rsidRPr="00923D99">
        <w:rPr>
          <w:rFonts w:ascii="Calibri" w:hAnsi="Calibri" w:cs="Calibri"/>
        </w:rPr>
        <w:t xml:space="preserve">Il paragrafo </w:t>
      </w:r>
      <w:r w:rsidR="0083433C">
        <w:rPr>
          <w:rFonts w:ascii="Calibri" w:hAnsi="Calibri" w:cs="Calibri"/>
        </w:rPr>
        <w:t>riporta la sintesi dei requisiti con la classe di rischio e la priorità</w:t>
      </w:r>
      <w:r w:rsidR="00E932B4">
        <w:rPr>
          <w:rFonts w:ascii="Calibri" w:hAnsi="Calibri" w:cs="Calibri"/>
        </w:rPr>
        <w:t>.</w:t>
      </w:r>
    </w:p>
    <w:p w:rsidR="00924F8D" w:rsidP="007163F4" w:rsidRDefault="00924F8D" w14:paraId="1D4DB5A8" w14:textId="77777777">
      <w:pPr>
        <w:rPr>
          <w:rFonts w:ascii="Calibri" w:hAnsi="Calibri" w:cs="Calibri"/>
        </w:rPr>
      </w:pPr>
    </w:p>
    <w:tbl>
      <w:tblPr>
        <w:tblW w:w="8640" w:type="dxa"/>
        <w:tblCellMar>
          <w:left w:w="70" w:type="dxa"/>
          <w:right w:w="70" w:type="dxa"/>
        </w:tblCellMar>
        <w:tblLook w:val="04A0" w:firstRow="1" w:lastRow="0" w:firstColumn="1" w:lastColumn="0" w:noHBand="0" w:noVBand="1"/>
      </w:tblPr>
      <w:tblGrid>
        <w:gridCol w:w="2420"/>
        <w:gridCol w:w="1480"/>
        <w:gridCol w:w="2500"/>
        <w:gridCol w:w="1160"/>
        <w:gridCol w:w="1080"/>
      </w:tblGrid>
      <w:tr w:rsidR="00F048C7" w:rsidTr="008C00E8" w14:paraId="316F91E7" w14:textId="77777777">
        <w:trPr>
          <w:trHeight w:val="588"/>
        </w:trPr>
        <w:tc>
          <w:tcPr>
            <w:tcW w:w="2420" w:type="dxa"/>
            <w:tcBorders>
              <w:top w:val="single" w:color="auto" w:sz="8" w:space="0"/>
              <w:left w:val="single" w:color="auto" w:sz="4" w:space="0"/>
              <w:bottom w:val="single" w:color="auto" w:sz="8" w:space="0"/>
              <w:right w:val="single" w:color="auto" w:sz="8" w:space="0"/>
            </w:tcBorders>
            <w:shd w:val="clear" w:color="000000" w:fill="1F4E78"/>
            <w:vAlign w:val="center"/>
            <w:hideMark/>
          </w:tcPr>
          <w:p w:rsidR="00156EAE" w:rsidRDefault="00156EAE" w14:paraId="5CEBABD3" w14:textId="77777777">
            <w:pPr>
              <w:jc w:val="center"/>
              <w:rPr>
                <w:rFonts w:ascii="Calibri" w:hAnsi="Calibri" w:cs="Calibri"/>
                <w:b/>
                <w:bCs/>
                <w:color w:val="FFFFFF"/>
                <w:sz w:val="22"/>
                <w:szCs w:val="22"/>
              </w:rPr>
            </w:pPr>
            <w:r>
              <w:rPr>
                <w:rFonts w:ascii="Calibri" w:hAnsi="Calibri" w:cs="Calibri"/>
                <w:b/>
                <w:bCs/>
                <w:color w:val="FFFFFF"/>
                <w:sz w:val="22"/>
                <w:szCs w:val="22"/>
              </w:rPr>
              <w:t>Requisito I Livello</w:t>
            </w:r>
          </w:p>
        </w:tc>
        <w:tc>
          <w:tcPr>
            <w:tcW w:w="1480" w:type="dxa"/>
            <w:tcBorders>
              <w:top w:val="single" w:color="auto" w:sz="8" w:space="0"/>
              <w:left w:val="nil"/>
              <w:bottom w:val="single" w:color="auto" w:sz="8" w:space="0"/>
              <w:right w:val="single" w:color="auto" w:sz="8" w:space="0"/>
            </w:tcBorders>
            <w:shd w:val="clear" w:color="000000" w:fill="1F4E78"/>
            <w:vAlign w:val="center"/>
            <w:hideMark/>
          </w:tcPr>
          <w:p w:rsidR="00156EAE" w:rsidRDefault="00156EAE" w14:paraId="582B934B" w14:textId="77777777">
            <w:pPr>
              <w:jc w:val="center"/>
              <w:rPr>
                <w:rFonts w:ascii="Calibri" w:hAnsi="Calibri" w:cs="Calibri"/>
                <w:b/>
                <w:bCs/>
                <w:color w:val="FFFFFF"/>
                <w:sz w:val="22"/>
                <w:szCs w:val="22"/>
              </w:rPr>
            </w:pPr>
            <w:r>
              <w:rPr>
                <w:rFonts w:ascii="Calibri" w:hAnsi="Calibri" w:cs="Calibri"/>
                <w:b/>
                <w:bCs/>
                <w:color w:val="FFFFFF"/>
                <w:sz w:val="22"/>
                <w:szCs w:val="22"/>
              </w:rPr>
              <w:t>Requisito II Livello</w:t>
            </w:r>
          </w:p>
        </w:tc>
        <w:tc>
          <w:tcPr>
            <w:tcW w:w="2500" w:type="dxa"/>
            <w:tcBorders>
              <w:top w:val="single" w:color="auto" w:sz="8" w:space="0"/>
              <w:left w:val="nil"/>
              <w:bottom w:val="single" w:color="auto" w:sz="8" w:space="0"/>
              <w:right w:val="single" w:color="auto" w:sz="8" w:space="0"/>
            </w:tcBorders>
            <w:shd w:val="clear" w:color="000000" w:fill="1F4E78"/>
            <w:vAlign w:val="center"/>
            <w:hideMark/>
          </w:tcPr>
          <w:p w:rsidR="00156EAE" w:rsidRDefault="00156EAE" w14:paraId="1ABE95B1" w14:textId="77777777">
            <w:pPr>
              <w:jc w:val="center"/>
              <w:rPr>
                <w:rFonts w:ascii="Calibri" w:hAnsi="Calibri" w:cs="Calibri"/>
                <w:b/>
                <w:bCs/>
                <w:color w:val="FFFFFF"/>
                <w:sz w:val="22"/>
                <w:szCs w:val="22"/>
              </w:rPr>
            </w:pPr>
            <w:r>
              <w:rPr>
                <w:rFonts w:ascii="Calibri" w:hAnsi="Calibri" w:cs="Calibri"/>
                <w:b/>
                <w:bCs/>
                <w:color w:val="FFFFFF"/>
                <w:sz w:val="22"/>
                <w:szCs w:val="22"/>
              </w:rPr>
              <w:t>Requisito III Livello</w:t>
            </w:r>
          </w:p>
        </w:tc>
        <w:tc>
          <w:tcPr>
            <w:tcW w:w="1160" w:type="dxa"/>
            <w:tcBorders>
              <w:top w:val="single" w:color="auto" w:sz="8" w:space="0"/>
              <w:left w:val="nil"/>
              <w:bottom w:val="single" w:color="auto" w:sz="8" w:space="0"/>
              <w:right w:val="single" w:color="auto" w:sz="8" w:space="0"/>
            </w:tcBorders>
            <w:shd w:val="clear" w:color="000000" w:fill="1F4E78"/>
            <w:vAlign w:val="center"/>
            <w:hideMark/>
          </w:tcPr>
          <w:p w:rsidR="00156EAE" w:rsidRDefault="00156EAE" w14:paraId="1C815AEE" w14:textId="77777777">
            <w:pPr>
              <w:jc w:val="center"/>
              <w:rPr>
                <w:rFonts w:ascii="Calibri" w:hAnsi="Calibri" w:cs="Calibri"/>
                <w:b/>
                <w:bCs/>
                <w:color w:val="FFFFFF"/>
                <w:sz w:val="22"/>
                <w:szCs w:val="22"/>
              </w:rPr>
            </w:pPr>
            <w:r>
              <w:rPr>
                <w:rFonts w:ascii="Calibri" w:hAnsi="Calibri" w:cs="Calibri"/>
                <w:b/>
                <w:bCs/>
                <w:color w:val="FFFFFF"/>
                <w:sz w:val="22"/>
                <w:szCs w:val="22"/>
              </w:rPr>
              <w:t>Classe di Rischio</w:t>
            </w:r>
          </w:p>
        </w:tc>
        <w:tc>
          <w:tcPr>
            <w:tcW w:w="1080" w:type="dxa"/>
            <w:tcBorders>
              <w:top w:val="single" w:color="auto" w:sz="8" w:space="0"/>
              <w:left w:val="nil"/>
              <w:bottom w:val="single" w:color="auto" w:sz="8" w:space="0"/>
              <w:right w:val="single" w:color="auto" w:sz="8" w:space="0"/>
            </w:tcBorders>
            <w:shd w:val="clear" w:color="000000" w:fill="1F4E78"/>
            <w:vAlign w:val="center"/>
            <w:hideMark/>
          </w:tcPr>
          <w:p w:rsidR="00156EAE" w:rsidRDefault="00156EAE" w14:paraId="298A15B5" w14:textId="77777777">
            <w:pPr>
              <w:jc w:val="center"/>
              <w:rPr>
                <w:rFonts w:ascii="Calibri" w:hAnsi="Calibri" w:cs="Calibri"/>
                <w:b/>
                <w:bCs/>
                <w:color w:val="FFFFFF"/>
                <w:sz w:val="22"/>
                <w:szCs w:val="22"/>
              </w:rPr>
            </w:pPr>
            <w:r>
              <w:rPr>
                <w:rFonts w:ascii="Calibri" w:hAnsi="Calibri" w:cs="Calibri"/>
                <w:b/>
                <w:bCs/>
                <w:color w:val="FFFFFF"/>
                <w:sz w:val="22"/>
                <w:szCs w:val="22"/>
              </w:rPr>
              <w:t>Priorità</w:t>
            </w:r>
          </w:p>
        </w:tc>
      </w:tr>
      <w:tr w:rsidR="00F048C7" w:rsidTr="00221AB7" w14:paraId="58E58F2C"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203D19E5" w14:textId="592975B7">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63172AE6" w14:textId="02E9A9F3">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0AD5A90D" w14:textId="410F4C29">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41C315FD" w14:textId="6837D5BB">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742F6293" w14:textId="1EBD88DA">
            <w:pPr>
              <w:jc w:val="center"/>
              <w:rPr>
                <w:rFonts w:ascii="Calibri" w:hAnsi="Calibri" w:cs="Calibri"/>
                <w:color w:val="000000"/>
                <w:sz w:val="20"/>
                <w:szCs w:val="20"/>
              </w:rPr>
            </w:pPr>
          </w:p>
        </w:tc>
      </w:tr>
      <w:tr w:rsidR="00F048C7" w:rsidTr="00221AB7" w14:paraId="698A5D4A" w14:textId="77777777">
        <w:trPr>
          <w:trHeight w:val="564"/>
        </w:trPr>
        <w:tc>
          <w:tcPr>
            <w:tcW w:w="2420" w:type="dxa"/>
            <w:tcBorders>
              <w:top w:val="nil"/>
              <w:left w:val="single" w:color="auto" w:sz="4" w:space="0"/>
              <w:bottom w:val="single" w:color="000000" w:sz="8" w:space="0"/>
              <w:right w:val="single" w:color="auto" w:sz="8" w:space="0"/>
            </w:tcBorders>
          </w:tcPr>
          <w:p w:rsidR="00156EAE" w:rsidRDefault="00156EAE" w14:paraId="79B268DE" w14:textId="04007237">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4C6DFD57" w14:textId="2C924F7E">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329CD3A4" w14:textId="18CA8663">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456FF6AC" w14:textId="5C17D16F">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7356F1E2" w14:textId="2695CE4B">
            <w:pPr>
              <w:jc w:val="center"/>
              <w:rPr>
                <w:rFonts w:ascii="Calibri" w:hAnsi="Calibri" w:cs="Calibri"/>
                <w:color w:val="000000"/>
                <w:sz w:val="20"/>
                <w:szCs w:val="20"/>
              </w:rPr>
            </w:pPr>
          </w:p>
        </w:tc>
      </w:tr>
      <w:tr w:rsidR="00F048C7" w:rsidTr="00221AB7" w14:paraId="65C39046"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7C29D930" w14:textId="01E033DE">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6C7E098F" w14:textId="29782996">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3A41AE5B" w14:textId="66501666">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04CAB932" w14:textId="112C29E6">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702F685C" w14:textId="202A4880">
            <w:pPr>
              <w:jc w:val="center"/>
              <w:rPr>
                <w:rFonts w:ascii="Calibri" w:hAnsi="Calibri" w:cs="Calibri"/>
                <w:color w:val="000000"/>
                <w:sz w:val="20"/>
                <w:szCs w:val="20"/>
              </w:rPr>
            </w:pPr>
          </w:p>
        </w:tc>
      </w:tr>
      <w:tr w:rsidR="00F048C7" w:rsidTr="00221AB7" w14:paraId="4B4F0112"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1A82BB34" w14:textId="6A195CF5">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24547157" w14:textId="4C295E74">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568CD9F7" w14:textId="58A4FA76">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7492BDE1" w14:textId="568C1F98">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3C8B692F" w14:textId="11326CFF">
            <w:pPr>
              <w:jc w:val="center"/>
              <w:rPr>
                <w:rFonts w:ascii="Calibri" w:hAnsi="Calibri" w:cs="Calibri"/>
                <w:color w:val="000000"/>
                <w:sz w:val="20"/>
                <w:szCs w:val="20"/>
              </w:rPr>
            </w:pPr>
          </w:p>
        </w:tc>
      </w:tr>
      <w:tr w:rsidR="00F048C7" w:rsidTr="00221AB7" w14:paraId="7E2761CD"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30E8F6F1" w14:textId="1BA67BA6">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74564880" w14:textId="7E40EBE4">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2D28453F" w14:textId="66203FEA">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7CF54758" w14:textId="05F01347">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68BEE36B" w14:textId="6A101485">
            <w:pPr>
              <w:jc w:val="center"/>
              <w:rPr>
                <w:rFonts w:ascii="Calibri" w:hAnsi="Calibri" w:cs="Calibri"/>
                <w:color w:val="000000"/>
                <w:sz w:val="20"/>
                <w:szCs w:val="20"/>
              </w:rPr>
            </w:pPr>
          </w:p>
        </w:tc>
      </w:tr>
      <w:tr w:rsidR="00F048C7" w:rsidTr="00221AB7" w14:paraId="70AC3E38"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47DFDED2" w14:textId="5749279D">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7274071C" w14:textId="447F00A9">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6841C1CB" w14:textId="15E670B8">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3DB47611" w14:textId="6EAA4A04">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4F22448A" w14:textId="5CE23F7B">
            <w:pPr>
              <w:jc w:val="center"/>
              <w:rPr>
                <w:rFonts w:ascii="Calibri" w:hAnsi="Calibri" w:cs="Calibri"/>
                <w:color w:val="000000"/>
                <w:sz w:val="20"/>
                <w:szCs w:val="20"/>
              </w:rPr>
            </w:pPr>
          </w:p>
        </w:tc>
      </w:tr>
      <w:tr w:rsidR="00F048C7" w:rsidTr="00221AB7" w14:paraId="7AB78BF9"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1ADBCD40" w14:textId="2E256293">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7D5DE118" w14:textId="48A64802">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1591558D" w14:textId="570A7E90">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038BB135" w14:textId="01D15730">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2119ED76" w14:textId="2C81922B">
            <w:pPr>
              <w:jc w:val="center"/>
              <w:rPr>
                <w:rFonts w:ascii="Calibri" w:hAnsi="Calibri" w:cs="Calibri"/>
                <w:color w:val="000000"/>
                <w:sz w:val="20"/>
                <w:szCs w:val="20"/>
              </w:rPr>
            </w:pPr>
          </w:p>
        </w:tc>
      </w:tr>
      <w:tr w:rsidR="00F048C7" w:rsidTr="00221AB7" w14:paraId="2FF88655"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6E81D3ED" w14:textId="35CDF543">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05AC30B3" w14:textId="6BC66999">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39D4F169" w14:textId="6063B292">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393E0D54" w14:textId="12BFBA88">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1C923499" w14:textId="6B435FD1">
            <w:pPr>
              <w:jc w:val="center"/>
              <w:rPr>
                <w:rFonts w:ascii="Calibri" w:hAnsi="Calibri" w:cs="Calibri"/>
                <w:color w:val="000000"/>
                <w:sz w:val="20"/>
                <w:szCs w:val="20"/>
              </w:rPr>
            </w:pPr>
          </w:p>
        </w:tc>
      </w:tr>
      <w:tr w:rsidR="00F048C7" w:rsidTr="00221AB7" w14:paraId="0EF899BF"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6C463FEC" w14:textId="69CDB330">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5E0F20CA" w14:textId="5C815CB0">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0569E07E" w14:textId="245E9B87">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49D605F5" w14:textId="711A98A3">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32AF6D15" w14:textId="3946EDB9">
            <w:pPr>
              <w:jc w:val="center"/>
              <w:rPr>
                <w:rFonts w:ascii="Calibri" w:hAnsi="Calibri" w:cs="Calibri"/>
                <w:color w:val="000000"/>
                <w:sz w:val="20"/>
                <w:szCs w:val="20"/>
              </w:rPr>
            </w:pPr>
          </w:p>
        </w:tc>
      </w:tr>
      <w:tr w:rsidR="00F048C7" w:rsidTr="00221AB7" w14:paraId="274CCEFF" w14:textId="77777777">
        <w:trPr>
          <w:trHeight w:val="564"/>
        </w:trPr>
        <w:tc>
          <w:tcPr>
            <w:tcW w:w="2420" w:type="dxa"/>
            <w:tcBorders>
              <w:top w:val="nil"/>
              <w:left w:val="single" w:color="auto" w:sz="4" w:space="0"/>
              <w:bottom w:val="single" w:color="000000" w:sz="8" w:space="0"/>
              <w:right w:val="single" w:color="auto" w:sz="8" w:space="0"/>
            </w:tcBorders>
          </w:tcPr>
          <w:p w:rsidR="00156EAE" w:rsidRDefault="00156EAE" w14:paraId="722EE310" w14:textId="2A3F5A7D">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0BC9E33D" w14:textId="25C24E37">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5B1F498A" w14:textId="561604C8">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5A551DAE" w14:textId="6964AB8C">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0E60814B" w14:textId="13601DD2">
            <w:pPr>
              <w:jc w:val="center"/>
              <w:rPr>
                <w:rFonts w:ascii="Calibri" w:hAnsi="Calibri" w:cs="Calibri"/>
                <w:color w:val="000000"/>
                <w:sz w:val="20"/>
                <w:szCs w:val="20"/>
              </w:rPr>
            </w:pPr>
          </w:p>
        </w:tc>
      </w:tr>
      <w:tr w:rsidR="00F048C7" w:rsidTr="00221AB7" w14:paraId="62F73203" w14:textId="77777777">
        <w:trPr>
          <w:trHeight w:val="564"/>
        </w:trPr>
        <w:tc>
          <w:tcPr>
            <w:tcW w:w="2420" w:type="dxa"/>
            <w:tcBorders>
              <w:top w:val="nil"/>
              <w:left w:val="single" w:color="auto" w:sz="4" w:space="0"/>
              <w:bottom w:val="single" w:color="000000" w:sz="8" w:space="0"/>
              <w:right w:val="single" w:color="auto" w:sz="8" w:space="0"/>
            </w:tcBorders>
          </w:tcPr>
          <w:p w:rsidR="00156EAE" w:rsidRDefault="00156EAE" w14:paraId="48ADE1AE" w14:textId="0E676A8F">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51B7B045" w14:textId="487367F1">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0EF21BAA" w14:textId="40639C63">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791BFF01" w14:textId="3C6D18F7">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4212B6AF" w14:textId="5B7F4453">
            <w:pPr>
              <w:jc w:val="center"/>
              <w:rPr>
                <w:rFonts w:ascii="Calibri" w:hAnsi="Calibri" w:cs="Calibri"/>
                <w:color w:val="000000"/>
                <w:sz w:val="20"/>
                <w:szCs w:val="20"/>
              </w:rPr>
            </w:pPr>
          </w:p>
        </w:tc>
      </w:tr>
      <w:tr w:rsidR="00F048C7" w:rsidTr="00221AB7" w14:paraId="2AD4FCD6" w14:textId="77777777">
        <w:trPr>
          <w:trHeight w:val="564"/>
        </w:trPr>
        <w:tc>
          <w:tcPr>
            <w:tcW w:w="2420" w:type="dxa"/>
            <w:tcBorders>
              <w:top w:val="nil"/>
              <w:left w:val="single" w:color="auto" w:sz="4" w:space="0"/>
              <w:bottom w:val="single" w:color="000000" w:sz="8" w:space="0"/>
              <w:right w:val="single" w:color="auto" w:sz="8" w:space="0"/>
            </w:tcBorders>
          </w:tcPr>
          <w:p w:rsidR="00156EAE" w:rsidRDefault="00156EAE" w14:paraId="40468025" w14:textId="36D5F863">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6BAEEA39" w14:textId="2C4D918F">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305C844B" w14:textId="12FA6DA8">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684C0730" w14:textId="493BB779">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47BCA364" w14:textId="306FB9E8">
            <w:pPr>
              <w:jc w:val="center"/>
              <w:rPr>
                <w:rFonts w:ascii="Calibri" w:hAnsi="Calibri" w:cs="Calibri"/>
                <w:color w:val="000000"/>
                <w:sz w:val="20"/>
                <w:szCs w:val="20"/>
              </w:rPr>
            </w:pPr>
          </w:p>
        </w:tc>
      </w:tr>
      <w:tr w:rsidR="00F048C7" w:rsidTr="00221AB7" w14:paraId="40FF9FC6"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47F4587C" w14:textId="7FAC7785">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03F3767A" w14:textId="26E6CF53">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2E14C93D" w14:textId="6865DD47">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6E78F55C" w14:textId="1B74BC3B">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3169C036" w14:textId="49A6B4D9">
            <w:pPr>
              <w:jc w:val="center"/>
              <w:rPr>
                <w:rFonts w:ascii="Calibri" w:hAnsi="Calibri" w:cs="Calibri"/>
                <w:color w:val="000000"/>
                <w:sz w:val="20"/>
                <w:szCs w:val="20"/>
              </w:rPr>
            </w:pPr>
          </w:p>
        </w:tc>
      </w:tr>
      <w:tr w:rsidR="00F048C7" w:rsidTr="00221AB7" w14:paraId="3BA24838" w14:textId="77777777">
        <w:trPr>
          <w:trHeight w:val="564"/>
        </w:trPr>
        <w:tc>
          <w:tcPr>
            <w:tcW w:w="2420" w:type="dxa"/>
            <w:tcBorders>
              <w:top w:val="nil"/>
              <w:left w:val="single" w:color="auto" w:sz="4" w:space="0"/>
              <w:bottom w:val="single" w:color="000000" w:sz="8" w:space="0"/>
              <w:right w:val="single" w:color="auto" w:sz="8" w:space="0"/>
            </w:tcBorders>
          </w:tcPr>
          <w:p w:rsidR="00156EAE" w:rsidRDefault="00156EAE" w14:paraId="29A145B3" w14:textId="0C9D7030">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2AFBA48B" w14:textId="3B998C05">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12E42B09" w14:textId="12CC1DA2">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5653B722" w14:textId="31F8045C">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64A57C66" w14:textId="16721764">
            <w:pPr>
              <w:jc w:val="center"/>
              <w:rPr>
                <w:rFonts w:ascii="Calibri" w:hAnsi="Calibri" w:cs="Calibri"/>
                <w:color w:val="000000"/>
                <w:sz w:val="20"/>
                <w:szCs w:val="20"/>
              </w:rPr>
            </w:pPr>
          </w:p>
        </w:tc>
      </w:tr>
      <w:tr w:rsidR="00F048C7" w:rsidTr="00221AB7" w14:paraId="7BB21477" w14:textId="77777777">
        <w:trPr>
          <w:trHeight w:val="564"/>
        </w:trPr>
        <w:tc>
          <w:tcPr>
            <w:tcW w:w="2420" w:type="dxa"/>
            <w:tcBorders>
              <w:top w:val="nil"/>
              <w:left w:val="single" w:color="auto" w:sz="4" w:space="0"/>
              <w:bottom w:val="single" w:color="000000" w:sz="8" w:space="0"/>
              <w:right w:val="single" w:color="auto" w:sz="8" w:space="0"/>
            </w:tcBorders>
          </w:tcPr>
          <w:p w:rsidR="00156EAE" w:rsidRDefault="00156EAE" w14:paraId="5BB96D26" w14:textId="28902D5F">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739D3EB7" w14:textId="2C5A8AEB">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727BF29B" w14:textId="01E0E915">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18171587" w14:textId="1B96C3C4">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48A1A134" w14:textId="0EE5A926">
            <w:pPr>
              <w:jc w:val="center"/>
              <w:rPr>
                <w:rFonts w:ascii="Calibri" w:hAnsi="Calibri" w:cs="Calibri"/>
                <w:color w:val="000000"/>
                <w:sz w:val="20"/>
                <w:szCs w:val="20"/>
              </w:rPr>
            </w:pPr>
          </w:p>
        </w:tc>
      </w:tr>
      <w:tr w:rsidR="00F048C7" w:rsidTr="00221AB7" w14:paraId="765B8FBD"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79C80B7E" w14:textId="38E4E994">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0A6DE121" w14:textId="43EB6740">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3462684F" w14:textId="43B2F846">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3E4876D1" w14:textId="5223D519">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7D02FAC7" w14:textId="3E295161">
            <w:pPr>
              <w:jc w:val="center"/>
              <w:rPr>
                <w:rFonts w:ascii="Calibri" w:hAnsi="Calibri" w:cs="Calibri"/>
                <w:color w:val="000000"/>
                <w:sz w:val="20"/>
                <w:szCs w:val="20"/>
              </w:rPr>
            </w:pPr>
          </w:p>
        </w:tc>
      </w:tr>
      <w:tr w:rsidR="00F048C7" w:rsidTr="00221AB7" w14:paraId="4461BB0C"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31A631C8" w14:textId="7165A574">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4FD0A3B1" w14:textId="0730ACE6">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12249592" w14:textId="0B34E48D">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208AB478" w14:textId="29ADCA41">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043A1C71" w14:textId="40E198C0">
            <w:pPr>
              <w:jc w:val="center"/>
              <w:rPr>
                <w:rFonts w:ascii="Calibri" w:hAnsi="Calibri" w:cs="Calibri"/>
                <w:color w:val="000000"/>
                <w:sz w:val="20"/>
                <w:szCs w:val="20"/>
              </w:rPr>
            </w:pPr>
          </w:p>
        </w:tc>
      </w:tr>
      <w:tr w:rsidR="00F048C7" w:rsidTr="00221AB7" w14:paraId="21D0755E"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74518456" w14:textId="217A4A95">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764ED44B" w14:textId="229AA35F">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49334798" w14:textId="3E000A5F">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4F4E5FEB" w14:textId="2626EA87">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0CC2A213" w14:textId="6389524B">
            <w:pPr>
              <w:jc w:val="center"/>
              <w:rPr>
                <w:rFonts w:ascii="Calibri" w:hAnsi="Calibri" w:cs="Calibri"/>
                <w:color w:val="000000"/>
                <w:sz w:val="20"/>
                <w:szCs w:val="20"/>
              </w:rPr>
            </w:pPr>
          </w:p>
        </w:tc>
      </w:tr>
      <w:tr w:rsidR="00F048C7" w:rsidTr="00221AB7" w14:paraId="70F6F69B"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55334F0B" w14:textId="22CADDA9">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2C6C462B" w14:textId="7D4D8A98">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50CCAC0C" w14:textId="092576DC">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56F12CB0" w14:textId="71EF6C95">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7D4C3E17" w14:textId="6B8BEC26">
            <w:pPr>
              <w:jc w:val="center"/>
              <w:rPr>
                <w:rFonts w:ascii="Calibri" w:hAnsi="Calibri" w:cs="Calibri"/>
                <w:color w:val="000000"/>
                <w:sz w:val="20"/>
                <w:szCs w:val="20"/>
              </w:rPr>
            </w:pPr>
          </w:p>
        </w:tc>
      </w:tr>
      <w:tr w:rsidR="00F048C7" w:rsidTr="00221AB7" w14:paraId="431C1478"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4D5F9B0F" w14:textId="5094046A">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67CC66F0" w14:textId="255BDF58">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2795F2E2" w14:textId="5543CEA8">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3E939EF2" w14:textId="17E55D95">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40457165" w14:textId="5BA65A5C">
            <w:pPr>
              <w:jc w:val="center"/>
              <w:rPr>
                <w:rFonts w:ascii="Calibri" w:hAnsi="Calibri" w:cs="Calibri"/>
                <w:color w:val="000000"/>
                <w:sz w:val="20"/>
                <w:szCs w:val="20"/>
              </w:rPr>
            </w:pPr>
          </w:p>
        </w:tc>
      </w:tr>
      <w:tr w:rsidR="00F048C7" w:rsidTr="00221AB7" w14:paraId="06CC0D15"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274A2533" w14:textId="46C88F1F">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6281D4B1" w14:textId="7D5BD35D">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29C968DD" w14:textId="644D1CEE">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2EC8A29B" w14:textId="422A1AA6">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6212D040" w14:textId="597A415B">
            <w:pPr>
              <w:jc w:val="center"/>
              <w:rPr>
                <w:rFonts w:ascii="Calibri" w:hAnsi="Calibri" w:cs="Calibri"/>
                <w:color w:val="000000"/>
                <w:sz w:val="20"/>
                <w:szCs w:val="20"/>
              </w:rPr>
            </w:pPr>
          </w:p>
        </w:tc>
      </w:tr>
      <w:tr w:rsidR="00F048C7" w:rsidTr="00221AB7" w14:paraId="688CEC34"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5D1E8C55" w14:textId="6C37C6C9">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77FA916F" w14:textId="0397A8EA">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62AA597D" w14:textId="3ED4C508">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3C380E84" w14:textId="5DB333BD">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4D91AC54" w14:textId="17276750">
            <w:pPr>
              <w:jc w:val="center"/>
              <w:rPr>
                <w:rFonts w:ascii="Calibri" w:hAnsi="Calibri" w:cs="Calibri"/>
                <w:color w:val="000000"/>
                <w:sz w:val="20"/>
                <w:szCs w:val="20"/>
              </w:rPr>
            </w:pPr>
          </w:p>
        </w:tc>
      </w:tr>
      <w:tr w:rsidR="00F048C7" w:rsidTr="00221AB7" w14:paraId="22D2D619"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014E70FE" w14:textId="07B41752">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39517B8B" w14:textId="3F7507AC">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05FD50FA" w14:textId="6A970A5A">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62183EB7" w14:textId="3F3836B1">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572ADFA6" w14:textId="32D20C8C">
            <w:pPr>
              <w:jc w:val="center"/>
              <w:rPr>
                <w:rFonts w:ascii="Calibri" w:hAnsi="Calibri" w:cs="Calibri"/>
                <w:color w:val="000000"/>
                <w:sz w:val="20"/>
                <w:szCs w:val="20"/>
              </w:rPr>
            </w:pPr>
          </w:p>
        </w:tc>
      </w:tr>
      <w:tr w:rsidR="00F048C7" w:rsidTr="00221AB7" w14:paraId="264C844C"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0D6C3B0D" w14:textId="51BB3CD3">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0C221D85" w14:textId="59F972F0">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13D328D9" w14:textId="675C4615">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26D2C2C8" w14:textId="54C3673C">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7E87441A" w14:textId="22EF635B">
            <w:pPr>
              <w:jc w:val="center"/>
              <w:rPr>
                <w:rFonts w:ascii="Calibri" w:hAnsi="Calibri" w:cs="Calibri"/>
                <w:color w:val="000000"/>
                <w:sz w:val="20"/>
                <w:szCs w:val="20"/>
              </w:rPr>
            </w:pPr>
          </w:p>
        </w:tc>
      </w:tr>
      <w:tr w:rsidR="00F048C7" w:rsidTr="00221AB7" w14:paraId="4C158353" w14:textId="77777777">
        <w:trPr>
          <w:trHeight w:val="564"/>
        </w:trPr>
        <w:tc>
          <w:tcPr>
            <w:tcW w:w="2420" w:type="dxa"/>
            <w:tcBorders>
              <w:top w:val="nil"/>
              <w:left w:val="single" w:color="auto" w:sz="4" w:space="0"/>
              <w:bottom w:val="single" w:color="000000" w:sz="8" w:space="0"/>
              <w:right w:val="single" w:color="auto" w:sz="8" w:space="0"/>
            </w:tcBorders>
          </w:tcPr>
          <w:p w:rsidR="00156EAE" w:rsidRDefault="00156EAE" w14:paraId="607C0BFC" w14:textId="36630451">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11E49B1E" w14:textId="5A638144">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0A1F75D7" w14:textId="7EDF5F9A">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73F86576" w14:textId="403CFDBF">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1B594E17" w14:textId="17194A1D">
            <w:pPr>
              <w:jc w:val="center"/>
              <w:rPr>
                <w:rFonts w:ascii="Calibri" w:hAnsi="Calibri" w:cs="Calibri"/>
                <w:color w:val="000000"/>
                <w:sz w:val="20"/>
                <w:szCs w:val="20"/>
              </w:rPr>
            </w:pPr>
          </w:p>
        </w:tc>
      </w:tr>
      <w:tr w:rsidR="00F048C7" w:rsidTr="00221AB7" w14:paraId="37998FB2" w14:textId="77777777">
        <w:trPr>
          <w:trHeight w:val="1116"/>
        </w:trPr>
        <w:tc>
          <w:tcPr>
            <w:tcW w:w="2420" w:type="dxa"/>
            <w:tcBorders>
              <w:top w:val="nil"/>
              <w:left w:val="single" w:color="auto" w:sz="4" w:space="0"/>
              <w:bottom w:val="single" w:color="000000" w:sz="8" w:space="0"/>
              <w:right w:val="single" w:color="auto" w:sz="8" w:space="0"/>
            </w:tcBorders>
          </w:tcPr>
          <w:p w:rsidR="00156EAE" w:rsidRDefault="00156EAE" w14:paraId="705BDF1E" w14:textId="1DD4C0D7">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0F8B652F" w14:textId="025F51E0">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71B5631C" w14:textId="7909A72D">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56A81B5D" w14:textId="6FC1CE06">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0A2E91BC" w14:textId="0FA95F83">
            <w:pPr>
              <w:jc w:val="center"/>
              <w:rPr>
                <w:rFonts w:ascii="Calibri" w:hAnsi="Calibri" w:cs="Calibri"/>
                <w:color w:val="000000"/>
                <w:sz w:val="20"/>
                <w:szCs w:val="20"/>
              </w:rPr>
            </w:pPr>
          </w:p>
        </w:tc>
      </w:tr>
      <w:tr w:rsidR="00F048C7" w:rsidTr="00221AB7" w14:paraId="0739ED9C" w14:textId="77777777">
        <w:trPr>
          <w:trHeight w:val="840"/>
        </w:trPr>
        <w:tc>
          <w:tcPr>
            <w:tcW w:w="2420" w:type="dxa"/>
            <w:tcBorders>
              <w:top w:val="nil"/>
              <w:left w:val="single" w:color="auto" w:sz="4" w:space="0"/>
              <w:bottom w:val="single" w:color="000000" w:sz="8" w:space="0"/>
              <w:right w:val="single" w:color="auto" w:sz="8" w:space="0"/>
            </w:tcBorders>
          </w:tcPr>
          <w:p w:rsidR="00156EAE" w:rsidRDefault="00156EAE" w14:paraId="192A748F" w14:textId="6E752782">
            <w:pPr>
              <w:rPr>
                <w:rFonts w:ascii="Calibri" w:hAnsi="Calibri" w:cs="Calibri"/>
                <w:color w:val="000000"/>
                <w:sz w:val="20"/>
                <w:szCs w:val="20"/>
              </w:rPr>
            </w:pPr>
          </w:p>
        </w:tc>
        <w:tc>
          <w:tcPr>
            <w:tcW w:w="1480" w:type="dxa"/>
            <w:tcBorders>
              <w:top w:val="nil"/>
              <w:left w:val="nil"/>
              <w:bottom w:val="single" w:color="000000" w:sz="8" w:space="0"/>
              <w:right w:val="single" w:color="auto" w:sz="8" w:space="0"/>
            </w:tcBorders>
          </w:tcPr>
          <w:p w:rsidR="00156EAE" w:rsidRDefault="00156EAE" w14:paraId="0CC66413" w14:textId="12E175E9">
            <w:pPr>
              <w:rPr>
                <w:rFonts w:ascii="Calibri" w:hAnsi="Calibri" w:cs="Calibri"/>
                <w:color w:val="000000"/>
                <w:sz w:val="20"/>
                <w:szCs w:val="20"/>
              </w:rPr>
            </w:pPr>
          </w:p>
        </w:tc>
        <w:tc>
          <w:tcPr>
            <w:tcW w:w="2500" w:type="dxa"/>
            <w:tcBorders>
              <w:top w:val="nil"/>
              <w:left w:val="nil"/>
              <w:bottom w:val="single" w:color="000000" w:sz="8" w:space="0"/>
              <w:right w:val="single" w:color="auto" w:sz="8" w:space="0"/>
            </w:tcBorders>
          </w:tcPr>
          <w:p w:rsidR="00156EAE" w:rsidRDefault="00156EAE" w14:paraId="31F9E360" w14:textId="7C0625B4">
            <w:pPr>
              <w:rPr>
                <w:rFonts w:ascii="Calibri" w:hAnsi="Calibri" w:cs="Calibri"/>
                <w:color w:val="000000"/>
                <w:sz w:val="20"/>
                <w:szCs w:val="20"/>
              </w:rPr>
            </w:pPr>
          </w:p>
        </w:tc>
        <w:tc>
          <w:tcPr>
            <w:tcW w:w="1160" w:type="dxa"/>
            <w:tcBorders>
              <w:top w:val="nil"/>
              <w:left w:val="nil"/>
              <w:bottom w:val="single" w:color="000000" w:sz="8" w:space="0"/>
              <w:right w:val="single" w:color="auto" w:sz="8" w:space="0"/>
            </w:tcBorders>
            <w:vAlign w:val="center"/>
          </w:tcPr>
          <w:p w:rsidR="00156EAE" w:rsidRDefault="00156EAE" w14:paraId="5A94B5BC" w14:textId="63CAF42C">
            <w:pPr>
              <w:jc w:val="center"/>
              <w:rPr>
                <w:rFonts w:ascii="Calibri" w:hAnsi="Calibri" w:cs="Calibri"/>
                <w:color w:val="000000"/>
                <w:sz w:val="20"/>
                <w:szCs w:val="20"/>
              </w:rPr>
            </w:pPr>
          </w:p>
        </w:tc>
        <w:tc>
          <w:tcPr>
            <w:tcW w:w="1080" w:type="dxa"/>
            <w:tcBorders>
              <w:top w:val="nil"/>
              <w:left w:val="nil"/>
              <w:bottom w:val="single" w:color="000000" w:sz="8" w:space="0"/>
              <w:right w:val="single" w:color="auto" w:sz="8" w:space="0"/>
            </w:tcBorders>
            <w:vAlign w:val="center"/>
          </w:tcPr>
          <w:p w:rsidR="00156EAE" w:rsidRDefault="00156EAE" w14:paraId="160CE1AA" w14:textId="05F6B002">
            <w:pPr>
              <w:jc w:val="center"/>
              <w:rPr>
                <w:rFonts w:ascii="Calibri" w:hAnsi="Calibri" w:cs="Calibri"/>
                <w:color w:val="000000"/>
                <w:sz w:val="20"/>
                <w:szCs w:val="20"/>
              </w:rPr>
            </w:pPr>
          </w:p>
        </w:tc>
      </w:tr>
    </w:tbl>
    <w:p w:rsidRPr="00E932B4" w:rsidR="00E932B4" w:rsidP="007163F4" w:rsidRDefault="00E932B4" w14:paraId="26D81991" w14:textId="77777777">
      <w:pPr>
        <w:rPr>
          <w:rFonts w:ascii="Calibri" w:hAnsi="Calibri" w:cs="Calibri"/>
        </w:rPr>
      </w:pPr>
    </w:p>
    <w:p w:rsidR="69C8BFED" w:rsidRDefault="69C8BFED" w14:paraId="55086C6F" w14:textId="02C489F6"/>
    <w:p w:rsidR="6C43DC56" w:rsidRDefault="6C43DC56" w14:paraId="61592CC2" w14:textId="01249995"/>
    <w:p w:rsidR="3ACDD76F" w:rsidRDefault="3ACDD76F" w14:paraId="18F516F7" w14:textId="3DF46392"/>
    <w:p w:rsidRPr="005E40E2" w:rsidR="00F23F0F" w:rsidP="001A440B" w:rsidRDefault="00156EAE" w14:paraId="632C23F2" w14:textId="241C251D">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br w:type="page"/>
      </w:r>
    </w:p>
    <w:p w:rsidRPr="005E40E2" w:rsidR="00F23F0F" w:rsidP="001A440B" w:rsidRDefault="00F23F0F" w14:paraId="66C88819" w14:textId="77777777">
      <w:pPr>
        <w:rPr>
          <w:rFonts w:eastAsia="Calibri" w:asciiTheme="minorHAnsi" w:hAnsiTheme="minorHAnsi" w:cstheme="minorHAnsi"/>
          <w:noProof/>
          <w:szCs w:val="20"/>
          <w:lang w:eastAsia="en-US"/>
        </w:rPr>
      </w:pPr>
    </w:p>
    <w:p w:rsidRPr="00DB3C22" w:rsidR="000A6E29" w:rsidP="007C4C13" w:rsidRDefault="000A6E29" w14:paraId="38C2BC23" w14:textId="77777777">
      <w:pPr>
        <w:pStyle w:val="Heading1"/>
        <w:ind w:left="450" w:hanging="360"/>
        <w:rPr>
          <w:rFonts w:asciiTheme="minorHAnsi" w:hAnsiTheme="minorHAnsi" w:cstheme="minorBidi"/>
        </w:rPr>
      </w:pPr>
      <w:bookmarkStart w:name="_Toc12061963" w:id="292"/>
      <w:bookmarkStart w:name="_Toc222417435" w:id="293"/>
      <w:r w:rsidRPr="00DB3C22">
        <w:rPr>
          <w:rFonts w:asciiTheme="minorHAnsi" w:hAnsiTheme="minorHAnsi" w:cstheme="minorBidi"/>
        </w:rPr>
        <w:t>Requisiti NON funzionali</w:t>
      </w:r>
      <w:bookmarkEnd w:id="292"/>
      <w:bookmarkEnd w:id="293"/>
    </w:p>
    <w:p w:rsidRPr="00E67BD0" w:rsidR="000A6E29" w:rsidP="000A6E29" w:rsidRDefault="000A6E29" w14:paraId="21B85CD7" w14:textId="77777777">
      <w:pPr>
        <w:pStyle w:val="TestoCarattere"/>
        <w:ind w:firstLine="0"/>
        <w:rPr>
          <w:rFonts w:ascii="Calibri" w:hAnsi="Calibri" w:eastAsia="Calibri"/>
          <w:noProof/>
          <w:szCs w:val="20"/>
          <w:lang w:eastAsia="en-US"/>
        </w:rPr>
      </w:pPr>
      <w:r w:rsidRPr="00E67BD0">
        <w:rPr>
          <w:rFonts w:ascii="Calibri" w:hAnsi="Calibri" w:eastAsia="Calibri"/>
          <w:noProof/>
          <w:szCs w:val="20"/>
          <w:lang w:eastAsia="en-US"/>
        </w:rPr>
        <w:t xml:space="preserve">In questo paragrafo </w:t>
      </w:r>
      <w:r>
        <w:rPr>
          <w:rFonts w:ascii="Calibri" w:hAnsi="Calibri" w:eastAsia="Calibri"/>
          <w:noProof/>
          <w:szCs w:val="20"/>
          <w:lang w:eastAsia="en-US"/>
        </w:rPr>
        <w:t>sono</w:t>
      </w:r>
      <w:r w:rsidRPr="00E67BD0">
        <w:rPr>
          <w:rFonts w:ascii="Calibri" w:hAnsi="Calibri" w:eastAsia="Calibri"/>
          <w:noProof/>
          <w:szCs w:val="20"/>
          <w:lang w:eastAsia="en-US"/>
        </w:rPr>
        <w:t xml:space="preserve"> </w:t>
      </w:r>
      <w:r>
        <w:rPr>
          <w:rFonts w:ascii="Calibri" w:hAnsi="Calibri" w:eastAsia="Calibri"/>
          <w:noProof/>
          <w:szCs w:val="20"/>
          <w:lang w:eastAsia="en-US"/>
        </w:rPr>
        <w:t>descritti eventuali</w:t>
      </w:r>
      <w:r w:rsidRPr="00E67BD0">
        <w:rPr>
          <w:rFonts w:ascii="Calibri" w:hAnsi="Calibri" w:eastAsia="Calibri"/>
          <w:noProof/>
          <w:szCs w:val="20"/>
          <w:lang w:eastAsia="en-US"/>
        </w:rPr>
        <w:t xml:space="preserve"> requisiti non funzionali </w:t>
      </w:r>
      <w:r>
        <w:rPr>
          <w:rFonts w:ascii="Calibri" w:hAnsi="Calibri" w:eastAsia="Calibri"/>
          <w:noProof/>
          <w:szCs w:val="20"/>
          <w:lang w:eastAsia="en-US"/>
        </w:rPr>
        <w:t xml:space="preserve">espressi dagli utenti </w:t>
      </w:r>
      <w:r w:rsidRPr="00E67BD0">
        <w:rPr>
          <w:rFonts w:ascii="Calibri" w:hAnsi="Calibri" w:eastAsia="Calibri"/>
          <w:noProof/>
          <w:szCs w:val="20"/>
          <w:lang w:eastAsia="en-US"/>
        </w:rPr>
        <w:t>in termini di:</w:t>
      </w:r>
    </w:p>
    <w:p w:rsidRPr="00E67BD0" w:rsidR="000A6E29" w:rsidP="00842DA3" w:rsidRDefault="000A6E29" w14:paraId="38CE5A94" w14:textId="77777777">
      <w:pPr>
        <w:pStyle w:val="TestoCarattere"/>
        <w:numPr>
          <w:ilvl w:val="0"/>
          <w:numId w:val="23"/>
        </w:numPr>
        <w:jc w:val="both"/>
        <w:rPr>
          <w:rFonts w:ascii="Calibri" w:hAnsi="Calibri" w:eastAsia="Calibri"/>
          <w:noProof/>
          <w:szCs w:val="20"/>
          <w:lang w:eastAsia="en-US"/>
        </w:rPr>
      </w:pPr>
      <w:r w:rsidRPr="00E67BD0">
        <w:rPr>
          <w:rFonts w:ascii="Calibri" w:hAnsi="Calibri" w:eastAsia="Calibri"/>
          <w:noProof/>
          <w:szCs w:val="20"/>
          <w:lang w:eastAsia="en-US"/>
        </w:rPr>
        <w:t xml:space="preserve">esigenze particolari di connessioni alla rete, da garantire; </w:t>
      </w:r>
    </w:p>
    <w:p w:rsidRPr="00E67BD0" w:rsidR="000A6E29" w:rsidP="00842DA3" w:rsidRDefault="000A6E29" w14:paraId="5F75BBA0" w14:textId="77777777">
      <w:pPr>
        <w:pStyle w:val="TestoCarattere"/>
        <w:numPr>
          <w:ilvl w:val="0"/>
          <w:numId w:val="23"/>
        </w:numPr>
        <w:jc w:val="both"/>
        <w:rPr>
          <w:rFonts w:ascii="Calibri" w:hAnsi="Calibri" w:eastAsia="Calibri"/>
          <w:noProof/>
          <w:szCs w:val="20"/>
          <w:lang w:eastAsia="en-US"/>
        </w:rPr>
      </w:pPr>
      <w:r w:rsidRPr="00E67BD0">
        <w:rPr>
          <w:rFonts w:ascii="Calibri" w:hAnsi="Calibri" w:eastAsia="Calibri"/>
          <w:noProof/>
          <w:szCs w:val="20"/>
          <w:lang w:eastAsia="en-US"/>
        </w:rPr>
        <w:t>livelli di servizio;</w:t>
      </w:r>
    </w:p>
    <w:p w:rsidRPr="00E67BD0" w:rsidR="000A6E29" w:rsidP="00842DA3" w:rsidRDefault="000A6E29" w14:paraId="42ABDD7D" w14:textId="77777777">
      <w:pPr>
        <w:pStyle w:val="TestoCarattere"/>
        <w:numPr>
          <w:ilvl w:val="0"/>
          <w:numId w:val="23"/>
        </w:numPr>
        <w:jc w:val="both"/>
        <w:rPr>
          <w:rFonts w:ascii="Calibri" w:hAnsi="Calibri" w:eastAsia="Calibri"/>
          <w:noProof/>
          <w:szCs w:val="20"/>
          <w:lang w:eastAsia="en-US"/>
        </w:rPr>
      </w:pPr>
      <w:r w:rsidRPr="00E67BD0">
        <w:rPr>
          <w:rFonts w:ascii="Calibri" w:hAnsi="Calibri" w:eastAsia="Calibri"/>
          <w:noProof/>
          <w:szCs w:val="20"/>
          <w:lang w:eastAsia="en-US"/>
        </w:rPr>
        <w:t>funzioni generalizzate di gestione a cui far riferimento (es. eventuale funzione di identificazione tramite utenza e password);</w:t>
      </w:r>
    </w:p>
    <w:p w:rsidRPr="00E67BD0" w:rsidR="000A6E29" w:rsidP="00842DA3" w:rsidRDefault="000A6E29" w14:paraId="565CE19F" w14:textId="77777777">
      <w:pPr>
        <w:pStyle w:val="TestoCarattere"/>
        <w:numPr>
          <w:ilvl w:val="0"/>
          <w:numId w:val="23"/>
        </w:numPr>
        <w:jc w:val="both"/>
        <w:rPr>
          <w:rFonts w:ascii="Calibri" w:hAnsi="Calibri" w:eastAsia="Calibri"/>
          <w:noProof/>
          <w:szCs w:val="20"/>
          <w:lang w:eastAsia="en-US"/>
        </w:rPr>
      </w:pPr>
      <w:r w:rsidRPr="00E67BD0">
        <w:rPr>
          <w:rFonts w:ascii="Calibri" w:hAnsi="Calibri" w:eastAsia="Calibri"/>
          <w:noProof/>
          <w:szCs w:val="20"/>
          <w:lang w:eastAsia="en-US"/>
        </w:rPr>
        <w:t>particolari dispositivi, già esistenti, da dover condividere.</w:t>
      </w:r>
    </w:p>
    <w:p w:rsidRPr="00E67BD0" w:rsidR="000A6E29" w:rsidP="000A6E29" w:rsidRDefault="000A6E29" w14:paraId="4448691A" w14:textId="77777777">
      <w:pPr>
        <w:pStyle w:val="TestoCarattere"/>
        <w:ind w:firstLine="0"/>
        <w:rPr>
          <w:rFonts w:ascii="Calibri" w:hAnsi="Calibri" w:eastAsia="Calibri"/>
          <w:noProof/>
          <w:szCs w:val="20"/>
          <w:lang w:eastAsia="en-US"/>
        </w:rPr>
      </w:pPr>
      <w:r w:rsidRPr="00E67BD0">
        <w:rPr>
          <w:rFonts w:ascii="Calibri" w:hAnsi="Calibri" w:eastAsia="Calibri"/>
          <w:noProof/>
          <w:szCs w:val="20"/>
          <w:lang w:eastAsia="en-US"/>
        </w:rPr>
        <w:t xml:space="preserve">I requisiti non funzionali </w:t>
      </w:r>
      <w:r>
        <w:rPr>
          <w:rFonts w:ascii="Calibri" w:hAnsi="Calibri" w:eastAsia="Calibri"/>
          <w:noProof/>
          <w:szCs w:val="20"/>
          <w:lang w:eastAsia="en-US"/>
        </w:rPr>
        <w:t>sono</w:t>
      </w:r>
      <w:r w:rsidRPr="00E67BD0">
        <w:rPr>
          <w:rFonts w:ascii="Calibri" w:hAnsi="Calibri" w:eastAsia="Calibri"/>
          <w:noProof/>
          <w:szCs w:val="20"/>
          <w:lang w:eastAsia="en-US"/>
        </w:rPr>
        <w:t xml:space="preserve"> raccolti all’interno della seguente tabella:</w:t>
      </w:r>
    </w:p>
    <w:p w:rsidRPr="00E67BD0" w:rsidR="000A6E29" w:rsidP="000A6E29" w:rsidRDefault="000A6E29" w14:paraId="28F4EA35" w14:textId="77777777">
      <w:pPr>
        <w:pStyle w:val="TestoCarattere"/>
        <w:ind w:firstLine="0"/>
        <w:rPr>
          <w:rFonts w:ascii="Calibri" w:hAnsi="Calibri" w:eastAsia="Calibri"/>
          <w:noProof/>
          <w:szCs w:val="20"/>
          <w:lang w:eastAsia="en-US"/>
        </w:rPr>
      </w:pPr>
    </w:p>
    <w:tbl>
      <w:tblPr>
        <w:tblW w:w="0" w:type="auto"/>
        <w:tblInd w:w="7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left w:w="70" w:type="dxa"/>
          <w:right w:w="70" w:type="dxa"/>
        </w:tblCellMar>
        <w:tblLook w:val="0000" w:firstRow="0" w:lastRow="0" w:firstColumn="0" w:lastColumn="0" w:noHBand="0" w:noVBand="0"/>
      </w:tblPr>
      <w:tblGrid>
        <w:gridCol w:w="2325"/>
        <w:gridCol w:w="3345"/>
        <w:gridCol w:w="2976"/>
      </w:tblGrid>
      <w:tr w:rsidRPr="00E67BD0" w:rsidR="000A6E29" w:rsidTr="00924F8D" w14:paraId="295E8373" w14:textId="77777777">
        <w:trPr>
          <w:cantSplit/>
          <w:trHeight w:val="264"/>
          <w:tblHeader/>
        </w:trPr>
        <w:tc>
          <w:tcPr>
            <w:tcW w:w="2325" w:type="dxa"/>
            <w:shd w:val="clear" w:color="auto" w:fill="E6E6E6"/>
            <w:vAlign w:val="center"/>
          </w:tcPr>
          <w:p w:rsidRPr="00E67BD0" w:rsidR="000A6E29" w:rsidRDefault="000A6E29" w14:paraId="56C9ABF9" w14:textId="77777777">
            <w:pPr>
              <w:pStyle w:val="TestoCarattere"/>
              <w:ind w:firstLine="0"/>
              <w:jc w:val="center"/>
              <w:rPr>
                <w:rFonts w:ascii="Calibri" w:hAnsi="Calibri" w:eastAsia="Calibri"/>
                <w:b/>
                <w:noProof/>
                <w:szCs w:val="20"/>
                <w:lang w:eastAsia="en-US"/>
              </w:rPr>
            </w:pPr>
            <w:r w:rsidRPr="00E67BD0">
              <w:rPr>
                <w:rFonts w:ascii="Calibri" w:hAnsi="Calibri" w:eastAsia="Calibri"/>
                <w:b/>
                <w:noProof/>
                <w:szCs w:val="20"/>
                <w:lang w:eastAsia="en-US"/>
              </w:rPr>
              <w:t>Codice Requisito Non Funzionale</w:t>
            </w:r>
          </w:p>
        </w:tc>
        <w:tc>
          <w:tcPr>
            <w:tcW w:w="3345" w:type="dxa"/>
            <w:shd w:val="clear" w:color="auto" w:fill="E6E6E6"/>
            <w:vAlign w:val="center"/>
          </w:tcPr>
          <w:p w:rsidRPr="00E67BD0" w:rsidR="000A6E29" w:rsidRDefault="000A6E29" w14:paraId="11D75C8E" w14:textId="77777777">
            <w:pPr>
              <w:pStyle w:val="TestoCarattere"/>
              <w:ind w:firstLine="0"/>
              <w:jc w:val="center"/>
              <w:rPr>
                <w:rFonts w:ascii="Calibri" w:hAnsi="Calibri" w:eastAsia="Calibri"/>
                <w:b/>
                <w:noProof/>
                <w:szCs w:val="20"/>
                <w:lang w:eastAsia="en-US"/>
              </w:rPr>
            </w:pPr>
            <w:r w:rsidRPr="00E67BD0">
              <w:rPr>
                <w:rFonts w:ascii="Calibri" w:hAnsi="Calibri" w:eastAsia="Calibri"/>
                <w:b/>
                <w:noProof/>
                <w:szCs w:val="20"/>
                <w:lang w:eastAsia="en-US"/>
              </w:rPr>
              <w:t>Descrizione Requisito Non Funzionale</w:t>
            </w:r>
          </w:p>
        </w:tc>
        <w:tc>
          <w:tcPr>
            <w:tcW w:w="2976" w:type="dxa"/>
            <w:shd w:val="clear" w:color="auto" w:fill="E6E6E6"/>
          </w:tcPr>
          <w:p w:rsidRPr="00E67BD0" w:rsidR="000A6E29" w:rsidRDefault="000A6E29" w14:paraId="0E06790C" w14:textId="77777777">
            <w:pPr>
              <w:pStyle w:val="TestoCarattere"/>
              <w:ind w:firstLine="0"/>
              <w:jc w:val="center"/>
              <w:rPr>
                <w:rFonts w:ascii="Calibri" w:hAnsi="Calibri" w:eastAsia="Calibri"/>
                <w:b/>
                <w:noProof/>
                <w:szCs w:val="20"/>
                <w:lang w:eastAsia="en-US"/>
              </w:rPr>
            </w:pPr>
            <w:r w:rsidRPr="00E67BD0">
              <w:rPr>
                <w:rFonts w:ascii="Calibri" w:hAnsi="Calibri" w:eastAsia="Calibri"/>
                <w:b/>
                <w:noProof/>
                <w:szCs w:val="20"/>
                <w:lang w:eastAsia="en-US"/>
              </w:rPr>
              <w:t>Implicito / Esplicito</w:t>
            </w:r>
          </w:p>
        </w:tc>
      </w:tr>
      <w:tr w:rsidRPr="00E67BD0" w:rsidR="000A6E29" w:rsidTr="00924F8D" w14:paraId="09B7D85E" w14:textId="77777777">
        <w:trPr>
          <w:cantSplit/>
        </w:trPr>
        <w:tc>
          <w:tcPr>
            <w:tcW w:w="2325" w:type="dxa"/>
            <w:vAlign w:val="center"/>
          </w:tcPr>
          <w:p w:rsidRPr="00E67BD0" w:rsidR="000A6E29" w:rsidRDefault="00F95C6F" w14:paraId="29E58E32" w14:textId="192F9C0A">
            <w:pPr>
              <w:pStyle w:val="TestoCarattere"/>
              <w:ind w:firstLine="0"/>
              <w:rPr>
                <w:rFonts w:ascii="Calibri" w:hAnsi="Calibri" w:eastAsia="Calibri"/>
                <w:noProof/>
                <w:szCs w:val="20"/>
                <w:lang w:eastAsia="en-US"/>
              </w:rPr>
            </w:pPr>
            <w:r>
              <w:rPr>
                <w:rFonts w:ascii="Calibri" w:hAnsi="Calibri" w:eastAsia="Calibri"/>
                <w:noProof/>
                <w:szCs w:val="20"/>
                <w:lang w:eastAsia="en-US"/>
              </w:rPr>
              <w:t>RNF01</w:t>
            </w:r>
          </w:p>
        </w:tc>
        <w:tc>
          <w:tcPr>
            <w:tcW w:w="3345" w:type="dxa"/>
          </w:tcPr>
          <w:p w:rsidRPr="00E67BD0" w:rsidR="000A6E29" w:rsidRDefault="00F95C6F" w14:paraId="668CEF93" w14:textId="226E233F">
            <w:pPr>
              <w:pStyle w:val="TestoCarattere"/>
              <w:ind w:firstLine="0"/>
              <w:rPr>
                <w:rFonts w:ascii="Calibri" w:hAnsi="Calibri" w:eastAsia="Calibri"/>
                <w:noProof/>
                <w:szCs w:val="20"/>
                <w:lang w:eastAsia="en-US"/>
              </w:rPr>
            </w:pPr>
            <w:r>
              <w:rPr>
                <w:rFonts w:ascii="Calibri" w:hAnsi="Calibri" w:eastAsia="Calibri"/>
                <w:noProof/>
                <w:szCs w:val="20"/>
                <w:lang w:eastAsia="en-US"/>
              </w:rPr>
              <w:t xml:space="preserve">Le applicazioni </w:t>
            </w:r>
            <w:r w:rsidR="00497F53">
              <w:rPr>
                <w:rFonts w:ascii="Calibri" w:hAnsi="Calibri" w:eastAsia="Calibri"/>
                <w:noProof/>
                <w:szCs w:val="20"/>
                <w:lang w:eastAsia="en-US"/>
              </w:rPr>
              <w:t>esposte sul portale dei servizi devono prevedere la gestione multilingua</w:t>
            </w:r>
          </w:p>
        </w:tc>
        <w:tc>
          <w:tcPr>
            <w:tcW w:w="2976" w:type="dxa"/>
          </w:tcPr>
          <w:p w:rsidRPr="00E67BD0" w:rsidR="000A6E29" w:rsidRDefault="00497F53" w14:paraId="47CFCB52" w14:textId="63FB62CB">
            <w:pPr>
              <w:pStyle w:val="TestoCarattere"/>
              <w:ind w:firstLine="0"/>
              <w:rPr>
                <w:rFonts w:ascii="Calibri" w:hAnsi="Calibri" w:eastAsia="Calibri"/>
                <w:noProof/>
                <w:szCs w:val="20"/>
                <w:lang w:eastAsia="en-US"/>
              </w:rPr>
            </w:pPr>
            <w:r>
              <w:rPr>
                <w:rFonts w:ascii="Calibri" w:hAnsi="Calibri" w:eastAsia="Calibri"/>
                <w:noProof/>
                <w:szCs w:val="20"/>
                <w:lang w:eastAsia="en-US"/>
              </w:rPr>
              <w:t>Esplicito</w:t>
            </w:r>
          </w:p>
        </w:tc>
      </w:tr>
      <w:tr w:rsidRPr="00E67BD0" w:rsidR="000A6E29" w:rsidTr="00924F8D" w14:paraId="3C2FD9AA" w14:textId="77777777">
        <w:trPr>
          <w:cantSplit/>
        </w:trPr>
        <w:tc>
          <w:tcPr>
            <w:tcW w:w="2325" w:type="dxa"/>
            <w:vAlign w:val="center"/>
          </w:tcPr>
          <w:p w:rsidRPr="00E67BD0" w:rsidR="000A6E29" w:rsidRDefault="00497F53" w14:paraId="6CF43DE0" w14:textId="66CA7D2B">
            <w:pPr>
              <w:pStyle w:val="TestoCarattere"/>
              <w:ind w:firstLine="0"/>
              <w:rPr>
                <w:rFonts w:ascii="Calibri" w:hAnsi="Calibri" w:eastAsia="Calibri"/>
                <w:noProof/>
                <w:szCs w:val="20"/>
                <w:lang w:eastAsia="en-US"/>
              </w:rPr>
            </w:pPr>
            <w:r>
              <w:rPr>
                <w:rFonts w:ascii="Calibri" w:hAnsi="Calibri" w:eastAsia="Calibri"/>
                <w:noProof/>
                <w:szCs w:val="20"/>
                <w:lang w:eastAsia="en-US"/>
              </w:rPr>
              <w:t>RNF02</w:t>
            </w:r>
          </w:p>
        </w:tc>
        <w:tc>
          <w:tcPr>
            <w:tcW w:w="3345" w:type="dxa"/>
          </w:tcPr>
          <w:p w:rsidRPr="00E67BD0" w:rsidR="000A6E29" w:rsidRDefault="00497F53" w14:paraId="70F6AF43" w14:textId="5F1D409F">
            <w:pPr>
              <w:pStyle w:val="TestoCarattere"/>
              <w:ind w:firstLine="0"/>
              <w:rPr>
                <w:rFonts w:ascii="Calibri" w:hAnsi="Calibri" w:eastAsia="Calibri"/>
                <w:noProof/>
                <w:szCs w:val="20"/>
                <w:lang w:eastAsia="en-US"/>
              </w:rPr>
            </w:pPr>
            <w:r>
              <w:rPr>
                <w:rFonts w:ascii="Calibri" w:hAnsi="Calibri" w:eastAsia="Calibri"/>
                <w:noProof/>
                <w:szCs w:val="20"/>
                <w:lang w:eastAsia="en-US"/>
              </w:rPr>
              <w:t xml:space="preserve">Tutte le modifiche apportate alle </w:t>
            </w:r>
            <w:r w:rsidR="00554CD0">
              <w:rPr>
                <w:rFonts w:ascii="Calibri" w:hAnsi="Calibri" w:eastAsia="Calibri"/>
                <w:noProof/>
                <w:szCs w:val="20"/>
                <w:lang w:eastAsia="en-US"/>
              </w:rPr>
              <w:t>attestazion</w:t>
            </w:r>
            <w:r w:rsidR="005956F3">
              <w:rPr>
                <w:rFonts w:ascii="Calibri" w:hAnsi="Calibri" w:eastAsia="Calibri"/>
                <w:noProof/>
                <w:szCs w:val="20"/>
                <w:lang w:eastAsia="en-US"/>
              </w:rPr>
              <w:t>i</w:t>
            </w:r>
            <w:r>
              <w:rPr>
                <w:rFonts w:ascii="Calibri" w:hAnsi="Calibri" w:eastAsia="Calibri"/>
                <w:noProof/>
                <w:szCs w:val="20"/>
                <w:lang w:eastAsia="en-US"/>
              </w:rPr>
              <w:t xml:space="preserve"> devono essere storicizzate</w:t>
            </w:r>
          </w:p>
        </w:tc>
        <w:tc>
          <w:tcPr>
            <w:tcW w:w="2976" w:type="dxa"/>
          </w:tcPr>
          <w:p w:rsidRPr="00E67BD0" w:rsidR="000A6E29" w:rsidRDefault="00497F53" w14:paraId="42AE84F7" w14:textId="29D11862">
            <w:pPr>
              <w:pStyle w:val="TestoCarattere"/>
              <w:ind w:firstLine="0"/>
              <w:rPr>
                <w:rFonts w:ascii="Calibri" w:hAnsi="Calibri" w:eastAsia="Calibri"/>
                <w:noProof/>
                <w:szCs w:val="20"/>
                <w:lang w:eastAsia="en-US"/>
              </w:rPr>
            </w:pPr>
            <w:r>
              <w:rPr>
                <w:rFonts w:ascii="Calibri" w:hAnsi="Calibri" w:eastAsia="Calibri"/>
                <w:noProof/>
                <w:szCs w:val="20"/>
                <w:lang w:eastAsia="en-US"/>
              </w:rPr>
              <w:t>Esplicito</w:t>
            </w:r>
          </w:p>
        </w:tc>
      </w:tr>
      <w:tr w:rsidRPr="00E67BD0" w:rsidR="000A6E29" w:rsidTr="00924F8D" w14:paraId="77CB00BE" w14:textId="77777777">
        <w:trPr>
          <w:cantSplit/>
        </w:trPr>
        <w:tc>
          <w:tcPr>
            <w:tcW w:w="2325" w:type="dxa"/>
            <w:vAlign w:val="center"/>
          </w:tcPr>
          <w:p w:rsidRPr="00E67BD0" w:rsidR="000A6E29" w:rsidRDefault="0056701D" w14:paraId="12BE11BF" w14:textId="7D0C559F">
            <w:pPr>
              <w:pStyle w:val="TestoCarattere"/>
              <w:ind w:firstLine="0"/>
              <w:rPr>
                <w:rFonts w:ascii="Calibri" w:hAnsi="Calibri" w:eastAsia="Calibri"/>
                <w:noProof/>
                <w:szCs w:val="20"/>
                <w:lang w:eastAsia="en-US"/>
              </w:rPr>
            </w:pPr>
            <w:r>
              <w:rPr>
                <w:rFonts w:ascii="Calibri" w:hAnsi="Calibri" w:eastAsia="Calibri"/>
                <w:noProof/>
                <w:szCs w:val="20"/>
                <w:lang w:eastAsia="en-US"/>
              </w:rPr>
              <w:t>RNF03</w:t>
            </w:r>
          </w:p>
        </w:tc>
        <w:tc>
          <w:tcPr>
            <w:tcW w:w="3345" w:type="dxa"/>
          </w:tcPr>
          <w:p w:rsidRPr="00E67BD0" w:rsidR="000A6E29" w:rsidRDefault="0056701D" w14:paraId="20BB8EB3" w14:textId="302B02EF">
            <w:pPr>
              <w:pStyle w:val="TestoCarattere"/>
              <w:ind w:firstLine="0"/>
              <w:rPr>
                <w:rFonts w:ascii="Calibri" w:hAnsi="Calibri" w:eastAsia="Calibri"/>
                <w:noProof/>
                <w:szCs w:val="20"/>
                <w:lang w:eastAsia="en-US"/>
              </w:rPr>
            </w:pPr>
            <w:r>
              <w:rPr>
                <w:rFonts w:ascii="Calibri" w:hAnsi="Calibri" w:eastAsia="Calibri"/>
                <w:noProof/>
                <w:szCs w:val="20"/>
                <w:lang w:eastAsia="en-US"/>
              </w:rPr>
              <w:t xml:space="preserve">Le funzionalità esposte sul portale dei servizi devono essere realizzate con il framework </w:t>
            </w:r>
            <w:bookmarkStart w:name="_Hlk213442873" w:id="294"/>
            <w:r>
              <w:rPr>
                <w:rFonts w:ascii="Calibri" w:hAnsi="Calibri" w:eastAsia="Calibri"/>
                <w:noProof/>
                <w:szCs w:val="20"/>
                <w:lang w:eastAsia="en-US"/>
              </w:rPr>
              <w:t>“Bootstrap Italia”</w:t>
            </w:r>
            <w:bookmarkEnd w:id="294"/>
          </w:p>
        </w:tc>
        <w:tc>
          <w:tcPr>
            <w:tcW w:w="2976" w:type="dxa"/>
          </w:tcPr>
          <w:p w:rsidRPr="00E67BD0" w:rsidR="000A6E29" w:rsidRDefault="0056701D" w14:paraId="565E3959" w14:textId="10785CC6">
            <w:pPr>
              <w:pStyle w:val="TestoCarattere"/>
              <w:ind w:firstLine="0"/>
              <w:rPr>
                <w:rFonts w:ascii="Calibri" w:hAnsi="Calibri" w:eastAsia="Calibri"/>
                <w:noProof/>
                <w:szCs w:val="20"/>
                <w:lang w:eastAsia="en-US"/>
              </w:rPr>
            </w:pPr>
            <w:r>
              <w:rPr>
                <w:rFonts w:ascii="Calibri" w:hAnsi="Calibri" w:eastAsia="Calibri"/>
                <w:noProof/>
                <w:szCs w:val="20"/>
                <w:lang w:eastAsia="en-US"/>
              </w:rPr>
              <w:t>Esplicito</w:t>
            </w:r>
          </w:p>
        </w:tc>
      </w:tr>
    </w:tbl>
    <w:p w:rsidR="6C43DC56" w:rsidRDefault="6C43DC56" w14:paraId="5F30ED75" w14:textId="70B3867F"/>
    <w:p w:rsidRPr="005E40E2" w:rsidR="00F23F0F" w:rsidRDefault="00F23F0F" w14:paraId="2F6BF114" w14:textId="0841B156">
      <w:pPr>
        <w:rPr>
          <w:rFonts w:eastAsia="Calibri" w:asciiTheme="minorHAnsi" w:hAnsiTheme="minorHAnsi" w:cstheme="minorHAnsi"/>
          <w:noProof/>
          <w:szCs w:val="20"/>
          <w:lang w:eastAsia="en-US"/>
        </w:rPr>
      </w:pPr>
      <w:r w:rsidRPr="005E40E2">
        <w:rPr>
          <w:rFonts w:eastAsia="Calibri" w:asciiTheme="minorHAnsi" w:hAnsiTheme="minorHAnsi" w:cstheme="minorHAnsi"/>
          <w:noProof/>
          <w:szCs w:val="20"/>
          <w:lang w:eastAsia="en-US"/>
        </w:rPr>
        <w:br w:type="page"/>
      </w:r>
    </w:p>
    <w:p w:rsidR="00F23F0F" w:rsidP="001A440B" w:rsidRDefault="00F23F0F" w14:paraId="5B0C50E6" w14:textId="77777777">
      <w:pPr>
        <w:rPr>
          <w:rFonts w:eastAsia="Calibri" w:asciiTheme="minorHAnsi" w:hAnsiTheme="minorHAnsi" w:cstheme="minorHAnsi"/>
          <w:noProof/>
          <w:szCs w:val="20"/>
          <w:lang w:eastAsia="en-US"/>
        </w:rPr>
      </w:pPr>
    </w:p>
    <w:p w:rsidRPr="00DB3C22" w:rsidR="008A52B8" w:rsidP="007C4C13" w:rsidRDefault="008A52B8" w14:paraId="02887015" w14:textId="77777777">
      <w:pPr>
        <w:pStyle w:val="Heading1"/>
        <w:ind w:left="450" w:hanging="360"/>
        <w:rPr>
          <w:rFonts w:asciiTheme="minorHAnsi" w:hAnsiTheme="minorHAnsi" w:cstheme="minorBidi"/>
        </w:rPr>
      </w:pPr>
      <w:bookmarkStart w:name="_Toc222417436" w:id="295"/>
      <w:r w:rsidRPr="00DB3C22">
        <w:rPr>
          <w:rFonts w:asciiTheme="minorHAnsi" w:hAnsiTheme="minorHAnsi" w:cstheme="minorBidi"/>
        </w:rPr>
        <w:t>Classi di Rischio</w:t>
      </w:r>
      <w:bookmarkEnd w:id="295"/>
    </w:p>
    <w:p w:rsidR="006747D7" w:rsidP="006747D7" w:rsidRDefault="006747D7" w14:paraId="47409804" w14:textId="77777777">
      <w:pPr>
        <w:rPr>
          <w:rFonts w:asciiTheme="minorHAnsi" w:hAnsiTheme="minorHAnsi" w:cstheme="minorHAnsi"/>
        </w:rPr>
      </w:pPr>
    </w:p>
    <w:p w:rsidRPr="008A52B8" w:rsidR="00907516" w:rsidP="00907516" w:rsidRDefault="00B6281A" w14:paraId="1414A8C0" w14:textId="77777777">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t>In accordo con quanto descritto nel Cap.7 del “</w:t>
      </w:r>
      <w:r w:rsidRPr="00B6281A">
        <w:rPr>
          <w:rFonts w:eastAsia="Calibri" w:asciiTheme="minorHAnsi" w:hAnsiTheme="minorHAnsi" w:cstheme="minorHAnsi"/>
          <w:noProof/>
          <w:szCs w:val="20"/>
          <w:lang w:eastAsia="en-US"/>
        </w:rPr>
        <w:t>Capitolato Tecnico - Servizi Applicativi in ottica Cloud per le Pubbliche Amministrazioni – ID 2212</w:t>
      </w:r>
      <w:r w:rsidRPr="008A52B8">
        <w:rPr>
          <w:rFonts w:eastAsia="Calibri" w:asciiTheme="minorHAnsi" w:hAnsiTheme="minorHAnsi" w:cstheme="minorHAnsi"/>
          <w:noProof/>
          <w:szCs w:val="20"/>
          <w:lang w:eastAsia="en-US"/>
        </w:rPr>
        <w:t xml:space="preserve"> </w:t>
      </w:r>
      <w:r>
        <w:rPr>
          <w:rFonts w:eastAsia="Calibri" w:asciiTheme="minorHAnsi" w:hAnsiTheme="minorHAnsi" w:cstheme="minorHAnsi"/>
          <w:noProof/>
          <w:szCs w:val="20"/>
          <w:lang w:eastAsia="en-US"/>
        </w:rPr>
        <w:t xml:space="preserve">- </w:t>
      </w:r>
      <w:r w:rsidRPr="00B6281A">
        <w:rPr>
          <w:rFonts w:eastAsia="Calibri" w:asciiTheme="minorHAnsi" w:hAnsiTheme="minorHAnsi" w:cstheme="minorHAnsi"/>
          <w:noProof/>
          <w:szCs w:val="20"/>
          <w:lang w:eastAsia="en-US"/>
        </w:rPr>
        <w:t>ALLEGATO 2A - CAPITOLATO TECNICO SPECIALE - LOTTI APPLICATIVI</w:t>
      </w:r>
      <w:r>
        <w:rPr>
          <w:rFonts w:eastAsia="Calibri" w:asciiTheme="minorHAnsi" w:hAnsiTheme="minorHAnsi" w:cstheme="minorHAnsi"/>
          <w:noProof/>
          <w:szCs w:val="20"/>
          <w:lang w:eastAsia="en-US"/>
        </w:rPr>
        <w:t>“, l</w:t>
      </w:r>
      <w:r w:rsidRPr="008A52B8" w:rsidR="00907516">
        <w:rPr>
          <w:rFonts w:eastAsia="Calibri" w:asciiTheme="minorHAnsi" w:hAnsiTheme="minorHAnsi" w:cstheme="minorHAnsi"/>
          <w:noProof/>
          <w:szCs w:val="20"/>
          <w:lang w:eastAsia="en-US"/>
        </w:rPr>
        <w:t xml:space="preserve">a classe di rischio di un’applicazione, e di conseguenza le attività che insistono sull’applicazione stessa, è definita come segue: </w:t>
      </w:r>
    </w:p>
    <w:p w:rsidRPr="007C4C13" w:rsidR="008A52B8" w:rsidP="007C4C13" w:rsidRDefault="00907516" w14:paraId="779A8951" w14:textId="77777777">
      <w:pPr>
        <w:pStyle w:val="Heading2"/>
      </w:pPr>
      <w:bookmarkStart w:name="_Toc222417437" w:id="296"/>
      <w:r w:rsidRPr="007C4C13">
        <w:t>Classe A</w:t>
      </w:r>
      <w:r w:rsidRPr="007C4C13" w:rsidR="008D5954">
        <w:t xml:space="preserve"> - Alta</w:t>
      </w:r>
      <w:bookmarkEnd w:id="296"/>
    </w:p>
    <w:p w:rsidRPr="008A52B8" w:rsidR="00907516" w:rsidP="008A52B8" w:rsidRDefault="008A52B8" w14:paraId="7E92D1C5" w14:textId="77777777">
      <w:pPr>
        <w:jc w:val="both"/>
        <w:rPr>
          <w:rFonts w:eastAsia="Calibri" w:asciiTheme="minorHAnsi" w:hAnsiTheme="minorHAnsi" w:cstheme="minorHAnsi"/>
          <w:noProof/>
          <w:szCs w:val="20"/>
          <w:lang w:eastAsia="en-US"/>
        </w:rPr>
      </w:pPr>
      <w:r w:rsidRPr="008A52B8">
        <w:rPr>
          <w:rFonts w:eastAsia="Calibri" w:asciiTheme="minorHAnsi" w:hAnsiTheme="minorHAnsi" w:cstheme="minorHAnsi"/>
          <w:noProof/>
          <w:szCs w:val="20"/>
          <w:lang w:eastAsia="en-US"/>
        </w:rPr>
        <w:t>L</w:t>
      </w:r>
      <w:r w:rsidRPr="008A52B8" w:rsidR="00907516">
        <w:rPr>
          <w:rFonts w:eastAsia="Calibri" w:asciiTheme="minorHAnsi" w:hAnsiTheme="minorHAnsi" w:cstheme="minorHAnsi"/>
          <w:noProof/>
          <w:szCs w:val="20"/>
          <w:lang w:eastAsia="en-US"/>
        </w:rPr>
        <w:t xml:space="preserve">’applicazione od una sua funzionalità o il progetto sono caratterizzati da una elevatissima criticità dovuta alle possibili responsabilità civili e/o economiche e/o penali e dal loro potenziale impatto sull’esterno, connesse alla importanza economica e sociale dei dati acquisiti o elaborati, dai servizi offerti al cittadino/impresa/parti sociali/enti nazionali ed internazionali. Il ritardo nell’attivazione anche di una sola funzionalità e/o malfunzionamenti e/o l’indisponibilità temporanea del servizio può provocare danni gravi e diffusi verso terzi oppure causare una consistente perdita di immagine dell’Amministrazione e di fiducia verso i servizi da essa offerti al cittadino/impresa, ad altre Amministrazioni e verso l’esterno. A titolo di esempio rientrano in questa categoria progetti realizzativi collegati a finanziamenti che possono comportare la riduzione e/o la perdita anche parziale del contributo; progetti e attività collegate a servizi informatici a supporto di processi amministrativi vincolati per legge; processi informatici a supporto di servizi di emergenza (es. 112). </w:t>
      </w:r>
    </w:p>
    <w:p w:rsidRPr="007C4C13" w:rsidR="008A52B8" w:rsidP="007C4C13" w:rsidRDefault="00907516" w14:paraId="618681C1" w14:textId="77777777">
      <w:pPr>
        <w:pStyle w:val="Heading2"/>
      </w:pPr>
      <w:bookmarkStart w:name="_Toc222417438" w:id="297"/>
      <w:r w:rsidRPr="007C4C13">
        <w:t>Classe B</w:t>
      </w:r>
      <w:r w:rsidRPr="007C4C13" w:rsidR="008D5954">
        <w:t xml:space="preserve"> - Media</w:t>
      </w:r>
      <w:bookmarkEnd w:id="297"/>
    </w:p>
    <w:p w:rsidRPr="008A52B8" w:rsidR="00907516" w:rsidP="008A52B8" w:rsidRDefault="008A52B8" w14:paraId="002CA774" w14:textId="77777777">
      <w:pPr>
        <w:jc w:val="both"/>
        <w:rPr>
          <w:rFonts w:eastAsia="Calibri" w:asciiTheme="minorHAnsi" w:hAnsiTheme="minorHAnsi" w:cstheme="minorHAnsi"/>
          <w:noProof/>
          <w:szCs w:val="20"/>
          <w:lang w:eastAsia="en-US"/>
        </w:rPr>
      </w:pPr>
      <w:r w:rsidRPr="008A52B8">
        <w:rPr>
          <w:rFonts w:eastAsia="Calibri" w:asciiTheme="minorHAnsi" w:hAnsiTheme="minorHAnsi" w:cstheme="minorHAnsi"/>
          <w:noProof/>
          <w:szCs w:val="20"/>
          <w:lang w:eastAsia="en-US"/>
        </w:rPr>
        <w:t>L</w:t>
      </w:r>
      <w:r w:rsidRPr="008A52B8" w:rsidR="00907516">
        <w:rPr>
          <w:rFonts w:eastAsia="Calibri" w:asciiTheme="minorHAnsi" w:hAnsiTheme="minorHAnsi" w:cstheme="minorHAnsi"/>
          <w:noProof/>
          <w:szCs w:val="20"/>
          <w:lang w:eastAsia="en-US"/>
        </w:rPr>
        <w:t xml:space="preserve">’applicazione od una sua funzionalità o il progetto sono caratterizzati da limitate responsabilità civili e/o penali dovuta e limitato impatto potenziale sull’esterno. Il ritardo nell’attivazione anche di una sola funzionalità e/o malfunzionamenti e/o l’indisponibilità temporanea del servizio può provocare un contenuto danno di immagine e/o economico dell’Amministrazione, recuperabile in tempi brevi. Eventuali perdita di dati riservati e/o sensibili è limitata nel tempo e nell’entità senza causare danni ai cittadini/imprese e altre Amministrazioni nazionali ed internazionali. </w:t>
      </w:r>
    </w:p>
    <w:p w:rsidRPr="007C4C13" w:rsidR="008A52B8" w:rsidP="007C4C13" w:rsidRDefault="00907516" w14:paraId="4C20B48D" w14:textId="77777777">
      <w:pPr>
        <w:pStyle w:val="Heading2"/>
      </w:pPr>
      <w:bookmarkStart w:name="_Toc222417439" w:id="298"/>
      <w:r w:rsidRPr="007C4C13">
        <w:t>Classe C</w:t>
      </w:r>
      <w:r w:rsidRPr="007C4C13" w:rsidR="008D5954">
        <w:t xml:space="preserve"> - Bassa</w:t>
      </w:r>
      <w:bookmarkEnd w:id="298"/>
    </w:p>
    <w:p w:rsidRPr="008A52B8" w:rsidR="00907516" w:rsidP="008A52B8" w:rsidRDefault="008A52B8" w14:paraId="1DBB73E5" w14:textId="77777777">
      <w:pPr>
        <w:jc w:val="both"/>
        <w:rPr>
          <w:rFonts w:eastAsia="Calibri" w:asciiTheme="minorHAnsi" w:hAnsiTheme="minorHAnsi" w:cstheme="minorHAnsi"/>
          <w:noProof/>
          <w:szCs w:val="20"/>
          <w:lang w:eastAsia="en-US"/>
        </w:rPr>
      </w:pPr>
      <w:r w:rsidRPr="008A52B8">
        <w:rPr>
          <w:rFonts w:eastAsia="Calibri" w:asciiTheme="minorHAnsi" w:hAnsiTheme="minorHAnsi" w:cstheme="minorHAnsi"/>
          <w:noProof/>
          <w:szCs w:val="20"/>
          <w:lang w:eastAsia="en-US"/>
        </w:rPr>
        <w:t>L</w:t>
      </w:r>
      <w:r w:rsidRPr="008A52B8" w:rsidR="00907516">
        <w:rPr>
          <w:rFonts w:eastAsia="Calibri" w:asciiTheme="minorHAnsi" w:hAnsiTheme="minorHAnsi" w:cstheme="minorHAnsi"/>
          <w:noProof/>
          <w:szCs w:val="20"/>
          <w:lang w:eastAsia="en-US"/>
        </w:rPr>
        <w:t>’applicazione od una sua funzionalità o il progetto implicano la gestione di informazioni non critiche; un eventuale malfunzionamento comporta la sola perdita del lavoro svolto, o danni di limitato valore economico.</w:t>
      </w:r>
    </w:p>
    <w:p w:rsidR="00F067A7" w:rsidRDefault="00F067A7" w14:paraId="3B59E4EB" w14:textId="77777777">
      <w:pPr>
        <w:rPr>
          <w:rFonts w:eastAsia="Calibri" w:asciiTheme="minorHAnsi" w:hAnsiTheme="minorHAnsi" w:cstheme="minorHAnsi"/>
          <w:noProof/>
          <w:szCs w:val="20"/>
          <w:lang w:eastAsia="en-US"/>
        </w:rPr>
      </w:pPr>
      <w:r>
        <w:rPr>
          <w:rFonts w:eastAsia="Calibri" w:asciiTheme="minorHAnsi" w:hAnsiTheme="minorHAnsi" w:cstheme="minorHAnsi"/>
          <w:noProof/>
          <w:szCs w:val="20"/>
          <w:lang w:eastAsia="en-US"/>
        </w:rPr>
        <w:br w:type="page"/>
      </w:r>
    </w:p>
    <w:p w:rsidRPr="00DB3C22" w:rsidR="00F067A7" w:rsidP="007C4C13" w:rsidRDefault="00F067A7" w14:paraId="02AFE537" w14:textId="66A3D52A">
      <w:pPr>
        <w:pStyle w:val="Heading1"/>
        <w:ind w:left="450" w:hanging="360"/>
        <w:rPr>
          <w:rFonts w:asciiTheme="minorHAnsi" w:hAnsiTheme="minorHAnsi" w:cstheme="minorBidi"/>
        </w:rPr>
      </w:pPr>
      <w:bookmarkStart w:name="_Toc137112564" w:id="299"/>
      <w:bookmarkStart w:name="_Toc222417440" w:id="300"/>
      <w:r w:rsidRPr="00DB3C22">
        <w:rPr>
          <w:rFonts w:asciiTheme="minorHAnsi" w:hAnsiTheme="minorHAnsi" w:cstheme="minorBidi"/>
        </w:rPr>
        <w:t>Strategie di test</w:t>
      </w:r>
      <w:bookmarkEnd w:id="299"/>
      <w:bookmarkEnd w:id="300"/>
    </w:p>
    <w:p w:rsidRPr="007C4C13" w:rsidR="00F067A7" w:rsidP="007C4C13" w:rsidRDefault="00F067A7" w14:paraId="30F91A4A" w14:textId="77777777">
      <w:pPr>
        <w:pStyle w:val="Heading2"/>
      </w:pPr>
      <w:bookmarkStart w:name="_Toc137112565" w:id="301"/>
      <w:bookmarkStart w:name="_Toc222417441" w:id="302"/>
      <w:r w:rsidRPr="007C4C13">
        <w:t>Metodologie e tecniche di test</w:t>
      </w:r>
      <w:bookmarkEnd w:id="301"/>
      <w:bookmarkEnd w:id="302"/>
    </w:p>
    <w:p w:rsidR="00F067A7" w:rsidP="00035F90" w:rsidRDefault="00F067A7" w14:paraId="5F726246" w14:textId="77777777">
      <w:pPr>
        <w:jc w:val="both"/>
        <w:rPr>
          <w:rFonts w:eastAsia="Calibri" w:asciiTheme="minorHAnsi" w:hAnsiTheme="minorHAnsi" w:cstheme="minorHAnsi"/>
          <w:noProof/>
          <w:szCs w:val="20"/>
          <w:lang w:eastAsia="en-US"/>
        </w:rPr>
      </w:pPr>
      <w:r w:rsidRPr="00035F90">
        <w:rPr>
          <w:rFonts w:eastAsia="Calibri" w:asciiTheme="minorHAnsi" w:hAnsiTheme="minorHAnsi" w:cstheme="minorHAnsi"/>
          <w:noProof/>
          <w:szCs w:val="20"/>
          <w:lang w:eastAsia="en-US"/>
        </w:rPr>
        <w:t xml:space="preserve">Per ogni Requisito Funzionale individuato nel documento di disegno verrà riportato un esempio di test eseguito, che permetterà di verificarne il corretto funzionamento. </w:t>
      </w:r>
    </w:p>
    <w:p w:rsidR="000D60C9" w:rsidP="00035F90" w:rsidRDefault="000D60C9" w14:paraId="4230FCA8" w14:textId="77777777">
      <w:pPr>
        <w:jc w:val="both"/>
        <w:rPr>
          <w:rFonts w:eastAsia="Calibri" w:asciiTheme="minorHAnsi" w:hAnsiTheme="minorHAnsi" w:cstheme="minorHAnsi"/>
          <w:noProof/>
          <w:szCs w:val="20"/>
          <w:lang w:eastAsia="en-US"/>
        </w:rPr>
      </w:pPr>
    </w:p>
    <w:p w:rsidRPr="007C4C13" w:rsidR="000D60C9" w:rsidP="007C4C13" w:rsidRDefault="000D60C9" w14:paraId="6C59A214" w14:textId="77777777">
      <w:pPr>
        <w:pStyle w:val="Heading2"/>
      </w:pPr>
      <w:bookmarkStart w:name="_Ref181163707" w:id="303"/>
      <w:bookmarkStart w:name="_Toc184550483" w:id="304"/>
      <w:bookmarkStart w:name="_Toc212432974" w:id="305"/>
      <w:bookmarkStart w:name="_Toc508881464" w:id="306"/>
      <w:bookmarkStart w:name="_Toc37930096" w:id="307"/>
      <w:bookmarkStart w:name="_Toc222417442" w:id="308"/>
      <w:r w:rsidRPr="007C4C13">
        <w:t>Criteri di assegnazione del livello di rischio per il test</w:t>
      </w:r>
      <w:bookmarkEnd w:id="303"/>
      <w:bookmarkEnd w:id="304"/>
      <w:bookmarkEnd w:id="305"/>
      <w:bookmarkEnd w:id="306"/>
      <w:bookmarkEnd w:id="307"/>
      <w:bookmarkEnd w:id="308"/>
    </w:p>
    <w:p w:rsidRPr="00884094" w:rsidR="000D60C9" w:rsidP="000D60C9" w:rsidRDefault="000D60C9" w14:paraId="45ABCC6E" w14:textId="77777777">
      <w:pPr>
        <w:pStyle w:val="StileTrebuchetMS10ptGiustificato"/>
        <w:rPr>
          <w:rFonts w:ascii="Calibri" w:hAnsi="Calibri"/>
          <w:sz w:val="22"/>
          <w:szCs w:val="22"/>
          <w:lang w:eastAsia="en-GB"/>
        </w:rPr>
      </w:pPr>
      <w:r w:rsidRPr="00884094">
        <w:rPr>
          <w:rFonts w:ascii="Calibri" w:hAnsi="Calibri"/>
          <w:sz w:val="22"/>
          <w:szCs w:val="22"/>
          <w:lang w:eastAsia="en-GB"/>
        </w:rPr>
        <w:t xml:space="preserve">Nelle due tabelle seguenti vengono definiti i criteri di attribuzione dei livelli di rischio </w:t>
      </w:r>
      <w:r>
        <w:rPr>
          <w:rFonts w:ascii="Calibri" w:hAnsi="Calibri"/>
          <w:sz w:val="22"/>
          <w:szCs w:val="22"/>
          <w:lang w:eastAsia="en-GB"/>
        </w:rPr>
        <w:t>de</w:t>
      </w:r>
      <w:r w:rsidRPr="00884094">
        <w:rPr>
          <w:rFonts w:ascii="Calibri" w:hAnsi="Calibri"/>
          <w:sz w:val="22"/>
          <w:szCs w:val="22"/>
          <w:lang w:eastAsia="en-GB"/>
        </w:rPr>
        <w:t xml:space="preserve">i requisiti funzionali e </w:t>
      </w:r>
      <w:r>
        <w:rPr>
          <w:rFonts w:ascii="Calibri" w:hAnsi="Calibri"/>
          <w:sz w:val="22"/>
          <w:szCs w:val="22"/>
          <w:lang w:eastAsia="en-GB"/>
        </w:rPr>
        <w:t>dei</w:t>
      </w:r>
      <w:r w:rsidRPr="00884094">
        <w:rPr>
          <w:rFonts w:ascii="Calibri" w:hAnsi="Calibri"/>
          <w:sz w:val="22"/>
          <w:szCs w:val="22"/>
          <w:lang w:eastAsia="en-GB"/>
        </w:rPr>
        <w:t xml:space="preserve"> singoli casi di test</w:t>
      </w:r>
    </w:p>
    <w:p w:rsidRPr="00FB432C" w:rsidR="000D60C9" w:rsidP="000D60C9" w:rsidRDefault="000D60C9" w14:paraId="6ACE78D7" w14:textId="77777777">
      <w:pPr>
        <w:pStyle w:val="StileTrebuchetMS10ptGiustificato"/>
        <w:rPr>
          <w:rFonts w:ascii="Calibri" w:hAnsi="Calibri"/>
        </w:rPr>
      </w:pPr>
    </w:p>
    <w:p w:rsidRPr="00FB432C" w:rsidR="000D60C9" w:rsidP="000D60C9" w:rsidRDefault="000D60C9" w14:paraId="0DFECAFE" w14:textId="77777777">
      <w:pPr>
        <w:pStyle w:val="StileTrebuchetMS10ptGiustificato"/>
        <w:rPr>
          <w:rFonts w:ascii="Calibri" w:hAnsi="Calibri"/>
        </w:rPr>
      </w:pPr>
    </w:p>
    <w:tbl>
      <w:tblPr>
        <w:tblW w:w="8748" w:type="dxa"/>
        <w:tblBorders>
          <w:top w:val="single" w:color="auto" w:sz="4" w:space="0"/>
          <w:bottom w:val="single" w:color="auto" w:sz="4" w:space="0"/>
          <w:insideH w:val="single" w:color="auto" w:sz="4" w:space="0"/>
        </w:tblBorders>
        <w:tblLook w:val="01E0" w:firstRow="1" w:lastRow="1" w:firstColumn="1" w:lastColumn="1" w:noHBand="0" w:noVBand="0"/>
      </w:tblPr>
      <w:tblGrid>
        <w:gridCol w:w="1031"/>
        <w:gridCol w:w="7717"/>
      </w:tblGrid>
      <w:tr w:rsidRPr="00884094" w:rsidR="00EA374D" w:rsidTr="00B6704E" w14:paraId="29D7C6C0" w14:textId="77777777">
        <w:trPr>
          <w:trHeight w:val="329"/>
        </w:trPr>
        <w:tc>
          <w:tcPr>
            <w:tcW w:w="0" w:type="auto"/>
            <w:tcBorders>
              <w:top w:val="nil"/>
              <w:bottom w:val="single" w:color="auto" w:sz="12" w:space="0"/>
            </w:tcBorders>
            <w:vAlign w:val="center"/>
          </w:tcPr>
          <w:p w:rsidRPr="00FB432C" w:rsidR="000D60C9" w:rsidP="00B6704E" w:rsidRDefault="000D60C9" w14:paraId="02BE218F" w14:textId="77777777">
            <w:pPr>
              <w:pStyle w:val="StileTrebuchetMS10ptGiustificato"/>
              <w:rPr>
                <w:rFonts w:ascii="Calibri" w:hAnsi="Calibri"/>
                <w:b/>
              </w:rPr>
            </w:pPr>
            <w:r w:rsidRPr="00FB432C">
              <w:rPr>
                <w:rFonts w:ascii="Calibri" w:hAnsi="Calibri"/>
                <w:b/>
              </w:rPr>
              <w:t>LIVELLO</w:t>
            </w:r>
          </w:p>
        </w:tc>
        <w:tc>
          <w:tcPr>
            <w:tcW w:w="7717" w:type="dxa"/>
            <w:tcBorders>
              <w:top w:val="nil"/>
              <w:bottom w:val="single" w:color="auto" w:sz="12" w:space="0"/>
            </w:tcBorders>
            <w:vAlign w:val="center"/>
          </w:tcPr>
          <w:p w:rsidRPr="00FB432C" w:rsidR="000D60C9" w:rsidP="00B6704E" w:rsidRDefault="000D60C9" w14:paraId="531A0FAA" w14:textId="77777777">
            <w:pPr>
              <w:pStyle w:val="StileTrebuchetMS10ptGiustificato"/>
              <w:rPr>
                <w:rFonts w:ascii="Calibri" w:hAnsi="Calibri"/>
                <w:b/>
              </w:rPr>
            </w:pPr>
            <w:r w:rsidRPr="00FB432C">
              <w:rPr>
                <w:rFonts w:ascii="Calibri" w:hAnsi="Calibri"/>
                <w:b/>
              </w:rPr>
              <w:t>DESCRIZIONE DEL CRITERIO DI ATTRIBUZIONE DEL LIVELLO DI RISCHIO AD UNA FUNZIONALITÀ (SISTEMI GESTIONALI) O A UN REQUISITO FUNZIONALE (SISTEMI CONOSCITIVI)</w:t>
            </w:r>
          </w:p>
        </w:tc>
      </w:tr>
      <w:tr w:rsidRPr="00884094" w:rsidR="00EA374D" w:rsidTr="00B6704E" w14:paraId="5BB0416D" w14:textId="77777777">
        <w:tc>
          <w:tcPr>
            <w:tcW w:w="0" w:type="auto"/>
            <w:tcBorders>
              <w:top w:val="single" w:color="auto" w:sz="12" w:space="0"/>
            </w:tcBorders>
            <w:vAlign w:val="center"/>
          </w:tcPr>
          <w:p w:rsidRPr="00FB432C" w:rsidR="000D60C9" w:rsidP="00B6704E" w:rsidRDefault="000D60C9" w14:paraId="55F083FF" w14:textId="77777777">
            <w:pPr>
              <w:pStyle w:val="StileTrebuchetMS10ptGiustificato"/>
              <w:jc w:val="center"/>
              <w:rPr>
                <w:rFonts w:ascii="Calibri" w:hAnsi="Calibri"/>
              </w:rPr>
            </w:pPr>
            <w:r w:rsidRPr="00FB432C">
              <w:rPr>
                <w:rFonts w:ascii="Calibri" w:hAnsi="Calibri"/>
              </w:rPr>
              <w:t>5</w:t>
            </w:r>
          </w:p>
        </w:tc>
        <w:tc>
          <w:tcPr>
            <w:tcW w:w="7717" w:type="dxa"/>
            <w:tcBorders>
              <w:top w:val="single" w:color="auto" w:sz="12" w:space="0"/>
            </w:tcBorders>
          </w:tcPr>
          <w:p w:rsidRPr="00FB432C" w:rsidR="000D60C9" w:rsidP="00B6704E" w:rsidRDefault="000D60C9" w14:paraId="0704BC16" w14:textId="77777777">
            <w:pPr>
              <w:pStyle w:val="StileTrebuchetMS10ptGiustificato"/>
              <w:rPr>
                <w:rFonts w:ascii="Calibri" w:hAnsi="Calibri"/>
              </w:rPr>
            </w:pPr>
            <w:r w:rsidRPr="00FB432C">
              <w:rPr>
                <w:rFonts w:ascii="Calibri" w:hAnsi="Calibri"/>
              </w:rPr>
              <w:t>La funzionalità sottoposta al test è altamente critica.</w:t>
            </w:r>
          </w:p>
        </w:tc>
      </w:tr>
      <w:tr w:rsidRPr="00884094" w:rsidR="00EA374D" w:rsidTr="00B6704E" w14:paraId="758A79C5" w14:textId="77777777">
        <w:tc>
          <w:tcPr>
            <w:tcW w:w="0" w:type="auto"/>
            <w:vAlign w:val="center"/>
          </w:tcPr>
          <w:p w:rsidRPr="00FB432C" w:rsidR="000D60C9" w:rsidP="00B6704E" w:rsidRDefault="000D60C9" w14:paraId="13CADD99" w14:textId="77777777">
            <w:pPr>
              <w:pStyle w:val="StileTrebuchetMS10ptGiustificato"/>
              <w:jc w:val="center"/>
              <w:rPr>
                <w:rFonts w:ascii="Calibri" w:hAnsi="Calibri"/>
              </w:rPr>
            </w:pPr>
            <w:r w:rsidRPr="00FB432C">
              <w:rPr>
                <w:rFonts w:ascii="Calibri" w:hAnsi="Calibri"/>
              </w:rPr>
              <w:t>4</w:t>
            </w:r>
          </w:p>
        </w:tc>
        <w:tc>
          <w:tcPr>
            <w:tcW w:w="7717" w:type="dxa"/>
          </w:tcPr>
          <w:p w:rsidRPr="00FB432C" w:rsidR="000D60C9" w:rsidP="00B6704E" w:rsidRDefault="000D60C9" w14:paraId="68A3F8BE" w14:textId="77777777">
            <w:pPr>
              <w:pStyle w:val="StileTrebuchetMS10ptGiustificato"/>
              <w:rPr>
                <w:rFonts w:ascii="Calibri" w:hAnsi="Calibri"/>
              </w:rPr>
            </w:pPr>
            <w:r w:rsidRPr="00FB432C">
              <w:rPr>
                <w:rFonts w:ascii="Calibri" w:hAnsi="Calibri"/>
              </w:rPr>
              <w:t>La funzionalità sottoposta al test è critica poiché un malfunzionamento può comportare perdita d'immagine e/o danno economico all'Amministrazione.</w:t>
            </w:r>
          </w:p>
        </w:tc>
      </w:tr>
      <w:tr w:rsidRPr="00884094" w:rsidR="00EA374D" w:rsidTr="00B6704E" w14:paraId="45DA3223" w14:textId="77777777">
        <w:tc>
          <w:tcPr>
            <w:tcW w:w="0" w:type="auto"/>
            <w:vAlign w:val="center"/>
          </w:tcPr>
          <w:p w:rsidRPr="00FB432C" w:rsidR="000D60C9" w:rsidP="00B6704E" w:rsidRDefault="000D60C9" w14:paraId="5C6E7838" w14:textId="77777777">
            <w:pPr>
              <w:pStyle w:val="StileTrebuchetMS10ptGiustificato"/>
              <w:jc w:val="center"/>
              <w:rPr>
                <w:rFonts w:ascii="Calibri" w:hAnsi="Calibri"/>
              </w:rPr>
            </w:pPr>
            <w:r w:rsidRPr="00FB432C">
              <w:rPr>
                <w:rFonts w:ascii="Calibri" w:hAnsi="Calibri"/>
              </w:rPr>
              <w:t>3</w:t>
            </w:r>
          </w:p>
        </w:tc>
        <w:tc>
          <w:tcPr>
            <w:tcW w:w="7717" w:type="dxa"/>
          </w:tcPr>
          <w:p w:rsidRPr="00FB432C" w:rsidR="000D60C9" w:rsidP="00B6704E" w:rsidRDefault="000D60C9" w14:paraId="1506EDB7" w14:textId="77777777">
            <w:pPr>
              <w:pStyle w:val="StileTrebuchetMS10ptGiustificato"/>
              <w:rPr>
                <w:rFonts w:ascii="Calibri" w:hAnsi="Calibri"/>
              </w:rPr>
            </w:pPr>
            <w:r w:rsidRPr="00FB432C">
              <w:rPr>
                <w:rFonts w:ascii="Calibri" w:hAnsi="Calibri"/>
              </w:rPr>
              <w:t>La funzionalità sottoposta al test è mediamente rilevante poiché un malfunzionamento comporta la perdita del lavoro svolto; il malfunzionamento non comporta un danno economico.</w:t>
            </w:r>
          </w:p>
        </w:tc>
      </w:tr>
      <w:tr w:rsidRPr="00884094" w:rsidR="00EA374D" w:rsidTr="00B6704E" w14:paraId="71BE3DEE" w14:textId="77777777">
        <w:tc>
          <w:tcPr>
            <w:tcW w:w="0" w:type="auto"/>
            <w:vAlign w:val="center"/>
          </w:tcPr>
          <w:p w:rsidRPr="00FB432C" w:rsidR="000D60C9" w:rsidP="00B6704E" w:rsidRDefault="000D60C9" w14:paraId="5EC24C71" w14:textId="77777777">
            <w:pPr>
              <w:pStyle w:val="StileTrebuchetMS10ptGiustificato"/>
              <w:jc w:val="center"/>
              <w:rPr>
                <w:rFonts w:ascii="Calibri" w:hAnsi="Calibri"/>
              </w:rPr>
            </w:pPr>
            <w:r w:rsidRPr="00FB432C">
              <w:rPr>
                <w:rFonts w:ascii="Calibri" w:hAnsi="Calibri"/>
              </w:rPr>
              <w:t>2</w:t>
            </w:r>
          </w:p>
        </w:tc>
        <w:tc>
          <w:tcPr>
            <w:tcW w:w="7717" w:type="dxa"/>
          </w:tcPr>
          <w:p w:rsidRPr="00FB432C" w:rsidR="000D60C9" w:rsidP="00B6704E" w:rsidRDefault="000D60C9" w14:paraId="5EFB822F" w14:textId="77777777">
            <w:pPr>
              <w:pStyle w:val="StileTrebuchetMS10ptGiustificato"/>
              <w:rPr>
                <w:rFonts w:ascii="Calibri" w:hAnsi="Calibri"/>
              </w:rPr>
            </w:pPr>
            <w:r w:rsidRPr="00FB432C">
              <w:rPr>
                <w:rFonts w:ascii="Calibri" w:hAnsi="Calibri"/>
              </w:rPr>
              <w:t>La funzionalità è poco complessa e poco rilevante; un eventuale malfunzionamento non comporta una interruzione di servizio.</w:t>
            </w:r>
          </w:p>
        </w:tc>
      </w:tr>
      <w:tr w:rsidRPr="00884094" w:rsidR="00EA374D" w:rsidTr="00B6704E" w14:paraId="5F525A1D" w14:textId="77777777">
        <w:tc>
          <w:tcPr>
            <w:tcW w:w="0" w:type="auto"/>
            <w:vAlign w:val="center"/>
          </w:tcPr>
          <w:p w:rsidRPr="00FB432C" w:rsidR="000D60C9" w:rsidP="00B6704E" w:rsidRDefault="000D60C9" w14:paraId="2A5AD324" w14:textId="77777777">
            <w:pPr>
              <w:pStyle w:val="StileTrebuchetMS10ptGiustificato"/>
              <w:jc w:val="center"/>
              <w:rPr>
                <w:rFonts w:ascii="Calibri" w:hAnsi="Calibri"/>
              </w:rPr>
            </w:pPr>
            <w:r w:rsidRPr="00FB432C">
              <w:rPr>
                <w:rFonts w:ascii="Calibri" w:hAnsi="Calibri"/>
              </w:rPr>
              <w:t>1</w:t>
            </w:r>
          </w:p>
        </w:tc>
        <w:tc>
          <w:tcPr>
            <w:tcW w:w="7717" w:type="dxa"/>
          </w:tcPr>
          <w:p w:rsidRPr="00FB432C" w:rsidR="000D60C9" w:rsidP="00B6704E" w:rsidRDefault="000D60C9" w14:paraId="7962D355" w14:textId="77777777">
            <w:pPr>
              <w:pStyle w:val="StileTrebuchetMS10ptGiustificato"/>
              <w:rPr>
                <w:rFonts w:ascii="Calibri" w:hAnsi="Calibri"/>
              </w:rPr>
            </w:pPr>
            <w:r w:rsidRPr="00FB432C">
              <w:rPr>
                <w:rFonts w:ascii="Calibri" w:hAnsi="Calibri"/>
              </w:rPr>
              <w:t>La funzionalità è di poco interesse.</w:t>
            </w:r>
          </w:p>
        </w:tc>
      </w:tr>
    </w:tbl>
    <w:p w:rsidRPr="007E1547" w:rsidR="000D60C9" w:rsidP="000D60C9" w:rsidRDefault="000D60C9" w14:paraId="7557FCA6" w14:textId="77777777">
      <w:pPr>
        <w:pStyle w:val="Caption"/>
        <w:rPr>
          <w:rFonts w:asciiTheme="minorHAnsi" w:hAnsiTheme="minorHAnsi" w:cstheme="minorHAnsi"/>
        </w:rPr>
      </w:pPr>
      <w:bookmarkStart w:name="_Toc185408399" w:id="309"/>
      <w:bookmarkStart w:name="_Toc212432995" w:id="310"/>
      <w:bookmarkStart w:name="_Toc461723300" w:id="311"/>
      <w:r w:rsidRPr="007E1547">
        <w:rPr>
          <w:rFonts w:asciiTheme="minorHAnsi" w:hAnsiTheme="minorHAnsi" w:cstheme="minorHAnsi"/>
        </w:rPr>
        <w:t xml:space="preserve">Fig. </w:t>
      </w:r>
      <w:r w:rsidRPr="007E1547">
        <w:rPr>
          <w:rFonts w:asciiTheme="minorHAnsi" w:hAnsiTheme="minorHAnsi" w:cstheme="minorHAnsi"/>
        </w:rPr>
        <w:fldChar w:fldCharType="begin"/>
      </w:r>
      <w:r w:rsidRPr="007E1547">
        <w:rPr>
          <w:rFonts w:asciiTheme="minorHAnsi" w:hAnsiTheme="minorHAnsi" w:cstheme="minorHAnsi"/>
        </w:rPr>
        <w:instrText xml:space="preserve"> SEQ Tab. \* ARABIC </w:instrText>
      </w:r>
      <w:r w:rsidRPr="007E1547">
        <w:rPr>
          <w:rFonts w:asciiTheme="minorHAnsi" w:hAnsiTheme="minorHAnsi" w:cstheme="minorHAnsi"/>
        </w:rPr>
        <w:fldChar w:fldCharType="separate"/>
      </w:r>
      <w:r w:rsidR="007E1547">
        <w:rPr>
          <w:rFonts w:asciiTheme="minorHAnsi" w:hAnsiTheme="minorHAnsi" w:cstheme="minorHAnsi"/>
          <w:noProof/>
        </w:rPr>
        <w:t>1</w:t>
      </w:r>
      <w:r w:rsidRPr="007E1547">
        <w:rPr>
          <w:rFonts w:asciiTheme="minorHAnsi" w:hAnsiTheme="minorHAnsi" w:cstheme="minorHAnsi"/>
        </w:rPr>
        <w:fldChar w:fldCharType="end"/>
      </w:r>
      <w:r w:rsidRPr="007E1547">
        <w:rPr>
          <w:rFonts w:asciiTheme="minorHAnsi" w:hAnsiTheme="minorHAnsi" w:cstheme="minorHAnsi"/>
        </w:rPr>
        <w:t xml:space="preserve"> - Descrizione del criterio di attribuzione del livello di rischio ad una funzionalità</w:t>
      </w:r>
      <w:bookmarkEnd w:id="309"/>
      <w:r w:rsidRPr="007E1547">
        <w:rPr>
          <w:rFonts w:asciiTheme="minorHAnsi" w:hAnsiTheme="minorHAnsi" w:cstheme="minorHAnsi"/>
        </w:rPr>
        <w:t xml:space="preserve"> o a un requisito</w:t>
      </w:r>
      <w:bookmarkEnd w:id="310"/>
      <w:r w:rsidRPr="007E1547">
        <w:rPr>
          <w:rFonts w:asciiTheme="minorHAnsi" w:hAnsiTheme="minorHAnsi" w:cstheme="minorHAnsi"/>
        </w:rPr>
        <w:t xml:space="preserve"> funzionale</w:t>
      </w:r>
      <w:bookmarkEnd w:id="311"/>
    </w:p>
    <w:p w:rsidR="000D60C9" w:rsidP="000D60C9" w:rsidRDefault="000D60C9" w14:paraId="4B845EA5" w14:textId="48C5E62E">
      <w:pPr>
        <w:jc w:val="both"/>
        <w:rPr>
          <w:rFonts w:ascii="Calibri" w:hAnsi="Calibri"/>
        </w:rPr>
      </w:pPr>
      <w:r w:rsidRPr="002B2F54">
        <w:rPr>
          <w:rFonts w:ascii="Calibri" w:hAnsi="Calibri"/>
        </w:rPr>
        <w:t>I livelli di rischio</w:t>
      </w:r>
      <w:r w:rsidR="008A45FD">
        <w:rPr>
          <w:rFonts w:ascii="Calibri" w:hAnsi="Calibri"/>
        </w:rPr>
        <w:t>,</w:t>
      </w:r>
      <w:r w:rsidRPr="002B2F54">
        <w:rPr>
          <w:rFonts w:ascii="Calibri" w:hAnsi="Calibri"/>
        </w:rPr>
        <w:t xml:space="preserve"> attribuiti al caso di test e alla funzionalità/requisiti di riferimento, determinano la classe di rischio del caso di test. I valori che potrà assumere la classe di rischio del caso di test sono: bassa, medio bassa, media, medio alta e alta. Il valore sarà determinato dall'incrocio dei livelli di rischio attribuiti al caso di test e alla funzionalità/requisito non funzionale, secondo la matrice riportata nella tabella seguente.</w:t>
      </w:r>
    </w:p>
    <w:p w:rsidR="000D60C9" w:rsidP="000D60C9" w:rsidRDefault="000D60C9" w14:paraId="302FC0FA" w14:textId="77777777">
      <w:pPr>
        <w:jc w:val="both"/>
        <w:rPr>
          <w:rFonts w:ascii="Calibri" w:hAnsi="Calibri"/>
        </w:rPr>
      </w:pPr>
    </w:p>
    <w:p w:rsidR="000D60C9" w:rsidP="000D60C9" w:rsidRDefault="000D60C9" w14:paraId="330AF2EA" w14:textId="77777777">
      <w:pPr>
        <w:jc w:val="both"/>
        <w:rPr>
          <w:rFonts w:ascii="Calibri" w:hAnsi="Calibri"/>
        </w:rPr>
      </w:pPr>
    </w:p>
    <w:p w:rsidRPr="00FB432C" w:rsidR="000D60C9" w:rsidP="000D60C9" w:rsidRDefault="000D60C9" w14:paraId="4615C869" w14:textId="77777777">
      <w:pPr>
        <w:pStyle w:val="StileTrebuchetMS10ptGiustificato"/>
        <w:rPr>
          <w:rFonts w:ascii="Calibri" w:hAnsi="Calibri"/>
        </w:rPr>
      </w:pPr>
    </w:p>
    <w:tbl>
      <w:tblPr>
        <w:tblW w:w="85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688"/>
        <w:gridCol w:w="458"/>
        <w:gridCol w:w="1383"/>
        <w:gridCol w:w="1308"/>
        <w:gridCol w:w="1345"/>
        <w:gridCol w:w="1345"/>
        <w:gridCol w:w="1346"/>
        <w:gridCol w:w="632"/>
      </w:tblGrid>
      <w:tr w:rsidRPr="00362F0A" w:rsidR="000D60C9" w:rsidTr="00B6704E" w14:paraId="3A42EA2E" w14:textId="77777777">
        <w:trPr>
          <w:gridAfter w:val="1"/>
          <w:wAfter w:w="632" w:type="dxa"/>
          <w:trHeight w:val="316"/>
        </w:trPr>
        <w:tc>
          <w:tcPr>
            <w:tcW w:w="1146" w:type="dxa"/>
            <w:gridSpan w:val="2"/>
            <w:tcBorders>
              <w:top w:val="nil"/>
              <w:left w:val="nil"/>
              <w:bottom w:val="nil"/>
              <w:right w:val="nil"/>
              <w:tl2br w:val="nil"/>
            </w:tcBorders>
          </w:tcPr>
          <w:p w:rsidRPr="00FB432C" w:rsidR="000D60C9" w:rsidP="00B6704E" w:rsidRDefault="000D60C9" w14:paraId="4CB62FF9" w14:textId="77777777">
            <w:pPr>
              <w:pStyle w:val="StileTrebuchetMS10ptGiustificato"/>
              <w:rPr>
                <w:rFonts w:ascii="Calibri" w:hAnsi="Calibri"/>
                <w:b/>
              </w:rPr>
            </w:pPr>
          </w:p>
        </w:tc>
        <w:tc>
          <w:tcPr>
            <w:tcW w:w="6727" w:type="dxa"/>
            <w:gridSpan w:val="5"/>
            <w:tcBorders>
              <w:top w:val="nil"/>
              <w:left w:val="nil"/>
              <w:bottom w:val="single" w:color="auto" w:sz="12" w:space="0"/>
              <w:right w:val="nil"/>
            </w:tcBorders>
          </w:tcPr>
          <w:p w:rsidRPr="00FB432C" w:rsidR="000D60C9" w:rsidP="00B6704E" w:rsidRDefault="000D60C9" w14:paraId="045B3668" w14:textId="77777777">
            <w:pPr>
              <w:pStyle w:val="StileTrebuchetMS10ptGiustificato"/>
              <w:rPr>
                <w:rFonts w:ascii="Calibri" w:hAnsi="Calibri"/>
                <w:b/>
              </w:rPr>
            </w:pPr>
            <w:r w:rsidRPr="00FB432C">
              <w:rPr>
                <w:rFonts w:ascii="Calibri" w:hAnsi="Calibri"/>
                <w:b/>
              </w:rPr>
              <w:t>LIVELLO DI RISCHIO DELLA FUNZIONALITÀ / REQUISITO NON FUNZIONALE PER I SISTEMI GESTIONALI O A UN REQUISITO FUNZIONALE / REQUISITO NON FUNZIONALE PER I SISTEMI CONOSCITIVI</w:t>
            </w:r>
          </w:p>
        </w:tc>
      </w:tr>
      <w:tr w:rsidRPr="00FB432C" w:rsidR="000D60C9" w:rsidTr="00B6704E" w14:paraId="25EF8774" w14:textId="77777777">
        <w:trPr>
          <w:trHeight w:val="411"/>
        </w:trPr>
        <w:tc>
          <w:tcPr>
            <w:tcW w:w="1146" w:type="dxa"/>
            <w:gridSpan w:val="2"/>
            <w:tcBorders>
              <w:top w:val="nil"/>
              <w:left w:val="nil"/>
              <w:bottom w:val="single" w:color="auto" w:sz="12" w:space="0"/>
              <w:right w:val="nil"/>
              <w:tl2br w:val="nil"/>
            </w:tcBorders>
            <w:vAlign w:val="center"/>
          </w:tcPr>
          <w:p w:rsidRPr="00FB432C" w:rsidR="000D60C9" w:rsidP="00B6704E" w:rsidRDefault="000D60C9" w14:paraId="341EBB9B" w14:textId="77777777">
            <w:pPr>
              <w:pStyle w:val="StileTrebuchetMS10ptGiustificato"/>
              <w:rPr>
                <w:rFonts w:ascii="Calibri" w:hAnsi="Calibri"/>
                <w:b/>
              </w:rPr>
            </w:pPr>
          </w:p>
        </w:tc>
        <w:tc>
          <w:tcPr>
            <w:tcW w:w="1383" w:type="dxa"/>
            <w:tcBorders>
              <w:top w:val="single" w:color="auto" w:sz="12" w:space="0"/>
              <w:left w:val="nil"/>
              <w:bottom w:val="single" w:color="auto" w:sz="12" w:space="0"/>
              <w:right w:val="nil"/>
            </w:tcBorders>
            <w:vAlign w:val="center"/>
          </w:tcPr>
          <w:p w:rsidRPr="00FB432C" w:rsidR="000D60C9" w:rsidP="00B6704E" w:rsidRDefault="000D60C9" w14:paraId="1A0FFB6F" w14:textId="77777777">
            <w:pPr>
              <w:pStyle w:val="StileTrebuchetMS10ptGiustificato"/>
              <w:jc w:val="center"/>
              <w:rPr>
                <w:rFonts w:ascii="Calibri" w:hAnsi="Calibri"/>
                <w:b/>
              </w:rPr>
            </w:pPr>
            <w:r w:rsidRPr="00FB432C">
              <w:rPr>
                <w:rFonts w:ascii="Calibri" w:hAnsi="Calibri"/>
                <w:b/>
              </w:rPr>
              <w:t>1</w:t>
            </w:r>
          </w:p>
        </w:tc>
        <w:tc>
          <w:tcPr>
            <w:tcW w:w="1308" w:type="dxa"/>
            <w:tcBorders>
              <w:top w:val="single" w:color="auto" w:sz="12" w:space="0"/>
              <w:left w:val="nil"/>
              <w:bottom w:val="single" w:color="auto" w:sz="12" w:space="0"/>
              <w:right w:val="nil"/>
            </w:tcBorders>
            <w:vAlign w:val="center"/>
          </w:tcPr>
          <w:p w:rsidRPr="00FB432C" w:rsidR="000D60C9" w:rsidP="00B6704E" w:rsidRDefault="000D60C9" w14:paraId="722D87CB" w14:textId="77777777">
            <w:pPr>
              <w:pStyle w:val="StileTrebuchetMS10ptGiustificato"/>
              <w:jc w:val="center"/>
              <w:rPr>
                <w:rFonts w:ascii="Calibri" w:hAnsi="Calibri"/>
                <w:b/>
              </w:rPr>
            </w:pPr>
            <w:r w:rsidRPr="00FB432C">
              <w:rPr>
                <w:rFonts w:ascii="Calibri" w:hAnsi="Calibri"/>
                <w:b/>
              </w:rPr>
              <w:t>2</w:t>
            </w:r>
          </w:p>
        </w:tc>
        <w:tc>
          <w:tcPr>
            <w:tcW w:w="1345" w:type="dxa"/>
            <w:tcBorders>
              <w:top w:val="single" w:color="auto" w:sz="12" w:space="0"/>
              <w:left w:val="nil"/>
              <w:bottom w:val="single" w:color="auto" w:sz="12" w:space="0"/>
              <w:right w:val="nil"/>
            </w:tcBorders>
            <w:vAlign w:val="center"/>
          </w:tcPr>
          <w:p w:rsidRPr="00FB432C" w:rsidR="000D60C9" w:rsidP="00B6704E" w:rsidRDefault="000D60C9" w14:paraId="57BF78F8" w14:textId="77777777">
            <w:pPr>
              <w:pStyle w:val="StileTrebuchetMS10ptGiustificato"/>
              <w:jc w:val="center"/>
              <w:rPr>
                <w:rFonts w:ascii="Calibri" w:hAnsi="Calibri"/>
                <w:b/>
              </w:rPr>
            </w:pPr>
            <w:r w:rsidRPr="00FB432C">
              <w:rPr>
                <w:rFonts w:ascii="Calibri" w:hAnsi="Calibri"/>
                <w:b/>
              </w:rPr>
              <w:t>3</w:t>
            </w:r>
          </w:p>
        </w:tc>
        <w:tc>
          <w:tcPr>
            <w:tcW w:w="1345" w:type="dxa"/>
            <w:tcBorders>
              <w:top w:val="single" w:color="auto" w:sz="12" w:space="0"/>
              <w:left w:val="nil"/>
              <w:bottom w:val="single" w:color="auto" w:sz="12" w:space="0"/>
              <w:right w:val="nil"/>
            </w:tcBorders>
            <w:vAlign w:val="center"/>
          </w:tcPr>
          <w:p w:rsidRPr="00FB432C" w:rsidR="000D60C9" w:rsidP="00B6704E" w:rsidRDefault="000D60C9" w14:paraId="6790B69B" w14:textId="77777777">
            <w:pPr>
              <w:pStyle w:val="StileTrebuchetMS10ptGiustificato"/>
              <w:jc w:val="center"/>
              <w:rPr>
                <w:rFonts w:ascii="Calibri" w:hAnsi="Calibri"/>
                <w:b/>
              </w:rPr>
            </w:pPr>
            <w:r w:rsidRPr="00FB432C">
              <w:rPr>
                <w:rFonts w:ascii="Calibri" w:hAnsi="Calibri"/>
                <w:b/>
              </w:rPr>
              <w:t>4</w:t>
            </w:r>
          </w:p>
        </w:tc>
        <w:tc>
          <w:tcPr>
            <w:tcW w:w="1346" w:type="dxa"/>
            <w:tcBorders>
              <w:top w:val="single" w:color="auto" w:sz="12" w:space="0"/>
              <w:left w:val="nil"/>
              <w:bottom w:val="single" w:color="auto" w:sz="12" w:space="0"/>
              <w:right w:val="nil"/>
            </w:tcBorders>
            <w:vAlign w:val="center"/>
          </w:tcPr>
          <w:p w:rsidRPr="00FB432C" w:rsidR="000D60C9" w:rsidP="00B6704E" w:rsidRDefault="000D60C9" w14:paraId="35BA4375" w14:textId="77777777">
            <w:pPr>
              <w:pStyle w:val="StileTrebuchetMS10ptGiustificato"/>
              <w:jc w:val="center"/>
              <w:rPr>
                <w:rFonts w:ascii="Calibri" w:hAnsi="Calibri"/>
                <w:b/>
              </w:rPr>
            </w:pPr>
            <w:r w:rsidRPr="00FB432C">
              <w:rPr>
                <w:rFonts w:ascii="Calibri" w:hAnsi="Calibri"/>
                <w:b/>
              </w:rPr>
              <w:t>5</w:t>
            </w:r>
          </w:p>
        </w:tc>
        <w:tc>
          <w:tcPr>
            <w:tcW w:w="632" w:type="dxa"/>
            <w:tcBorders>
              <w:top w:val="nil"/>
              <w:left w:val="nil"/>
              <w:bottom w:val="nil"/>
              <w:right w:val="nil"/>
            </w:tcBorders>
            <w:vAlign w:val="center"/>
          </w:tcPr>
          <w:p w:rsidRPr="00FB432C" w:rsidR="000D60C9" w:rsidP="00B6704E" w:rsidRDefault="000D60C9" w14:paraId="45BAAF9A" w14:textId="77777777">
            <w:pPr>
              <w:pStyle w:val="StileTrebuchetMS10ptGiustificato"/>
              <w:rPr>
                <w:rFonts w:ascii="Calibri" w:hAnsi="Calibri"/>
                <w:b/>
              </w:rPr>
            </w:pPr>
          </w:p>
        </w:tc>
      </w:tr>
      <w:tr w:rsidRPr="00362F0A" w:rsidR="000D60C9" w:rsidTr="00B6704E" w14:paraId="367E2571" w14:textId="77777777">
        <w:trPr>
          <w:trHeight w:val="463"/>
        </w:trPr>
        <w:tc>
          <w:tcPr>
            <w:tcW w:w="688" w:type="dxa"/>
            <w:vMerge w:val="restart"/>
            <w:tcBorders>
              <w:top w:val="single" w:color="auto" w:sz="12" w:space="0"/>
              <w:left w:val="nil"/>
              <w:bottom w:val="nil"/>
              <w:right w:val="nil"/>
            </w:tcBorders>
            <w:textDirection w:val="btLr"/>
            <w:vAlign w:val="center"/>
          </w:tcPr>
          <w:p w:rsidRPr="00FB432C" w:rsidR="000D60C9" w:rsidP="00B6704E" w:rsidRDefault="000D60C9" w14:paraId="712C452E" w14:textId="77777777">
            <w:pPr>
              <w:pStyle w:val="StileTrebuchetMS10ptGiustificato"/>
              <w:rPr>
                <w:rFonts w:ascii="Calibri" w:hAnsi="Calibri"/>
                <w:b/>
              </w:rPr>
            </w:pPr>
            <w:r w:rsidRPr="00FB432C">
              <w:rPr>
                <w:rFonts w:ascii="Calibri" w:hAnsi="Calibri"/>
                <w:b/>
              </w:rPr>
              <w:t>LIVELLO DI RISCHIO DEL CASO DI TEST</w:t>
            </w:r>
          </w:p>
        </w:tc>
        <w:tc>
          <w:tcPr>
            <w:tcW w:w="458" w:type="dxa"/>
            <w:tcBorders>
              <w:top w:val="single" w:color="auto" w:sz="12" w:space="0"/>
              <w:left w:val="nil"/>
              <w:bottom w:val="single" w:color="auto" w:sz="2" w:space="0"/>
              <w:right w:val="nil"/>
            </w:tcBorders>
            <w:vAlign w:val="center"/>
          </w:tcPr>
          <w:p w:rsidRPr="00FB432C" w:rsidR="000D60C9" w:rsidP="00B6704E" w:rsidRDefault="000D60C9" w14:paraId="4A66DFF5" w14:textId="77777777">
            <w:pPr>
              <w:pStyle w:val="StileTrebuchetMS10ptGiustificato"/>
              <w:rPr>
                <w:rFonts w:ascii="Calibri" w:hAnsi="Calibri"/>
                <w:b/>
              </w:rPr>
            </w:pPr>
            <w:r w:rsidRPr="00FB432C">
              <w:rPr>
                <w:rFonts w:ascii="Calibri" w:hAnsi="Calibri"/>
                <w:b/>
              </w:rPr>
              <w:t xml:space="preserve">1 </w:t>
            </w:r>
          </w:p>
        </w:tc>
        <w:tc>
          <w:tcPr>
            <w:tcW w:w="1383" w:type="dxa"/>
            <w:tcBorders>
              <w:top w:val="single" w:color="auto" w:sz="12" w:space="0"/>
              <w:left w:val="nil"/>
              <w:bottom w:val="single" w:color="auto" w:sz="2" w:space="0"/>
              <w:right w:val="nil"/>
            </w:tcBorders>
            <w:vAlign w:val="center"/>
          </w:tcPr>
          <w:p w:rsidRPr="00FB432C" w:rsidR="000D60C9" w:rsidP="00B6704E" w:rsidRDefault="000D60C9" w14:paraId="67AAA9B8" w14:textId="77777777">
            <w:pPr>
              <w:pStyle w:val="StileTrebuchetMS10ptGiustificato"/>
              <w:jc w:val="center"/>
              <w:rPr>
                <w:rFonts w:ascii="Calibri" w:hAnsi="Calibri"/>
              </w:rPr>
            </w:pPr>
            <w:r w:rsidRPr="00FB432C">
              <w:rPr>
                <w:rFonts w:ascii="Calibri" w:hAnsi="Calibri"/>
              </w:rPr>
              <w:t>bassa</w:t>
            </w:r>
          </w:p>
        </w:tc>
        <w:tc>
          <w:tcPr>
            <w:tcW w:w="1308" w:type="dxa"/>
            <w:tcBorders>
              <w:top w:val="single" w:color="auto" w:sz="12" w:space="0"/>
              <w:left w:val="nil"/>
              <w:bottom w:val="single" w:color="auto" w:sz="2" w:space="0"/>
              <w:right w:val="nil"/>
            </w:tcBorders>
            <w:vAlign w:val="center"/>
          </w:tcPr>
          <w:p w:rsidRPr="00FB432C" w:rsidR="000D60C9" w:rsidP="00B6704E" w:rsidRDefault="000D60C9" w14:paraId="193DF161" w14:textId="77777777">
            <w:pPr>
              <w:pStyle w:val="StileTrebuchetMS10ptGiustificato"/>
              <w:jc w:val="center"/>
              <w:rPr>
                <w:rFonts w:ascii="Calibri" w:hAnsi="Calibri"/>
              </w:rPr>
            </w:pPr>
            <w:r w:rsidRPr="00FB432C">
              <w:rPr>
                <w:rFonts w:ascii="Calibri" w:hAnsi="Calibri"/>
              </w:rPr>
              <w:t>bassa</w:t>
            </w:r>
          </w:p>
        </w:tc>
        <w:tc>
          <w:tcPr>
            <w:tcW w:w="1345" w:type="dxa"/>
            <w:tcBorders>
              <w:top w:val="single" w:color="auto" w:sz="12" w:space="0"/>
              <w:left w:val="nil"/>
              <w:bottom w:val="single" w:color="auto" w:sz="2" w:space="0"/>
              <w:right w:val="nil"/>
            </w:tcBorders>
            <w:vAlign w:val="center"/>
          </w:tcPr>
          <w:p w:rsidRPr="00FB432C" w:rsidR="000D60C9" w:rsidP="00B6704E" w:rsidRDefault="000D60C9" w14:paraId="7861E18A" w14:textId="77777777">
            <w:pPr>
              <w:pStyle w:val="StileTrebuchetMS10ptGiustificato"/>
              <w:jc w:val="center"/>
              <w:rPr>
                <w:rFonts w:ascii="Calibri" w:hAnsi="Calibri"/>
              </w:rPr>
            </w:pPr>
            <w:r w:rsidRPr="00FB432C">
              <w:rPr>
                <w:rFonts w:ascii="Calibri" w:hAnsi="Calibri"/>
              </w:rPr>
              <w:t>bassa</w:t>
            </w:r>
          </w:p>
        </w:tc>
        <w:tc>
          <w:tcPr>
            <w:tcW w:w="1345" w:type="dxa"/>
            <w:tcBorders>
              <w:top w:val="single" w:color="auto" w:sz="12" w:space="0"/>
              <w:left w:val="nil"/>
              <w:bottom w:val="single" w:color="auto" w:sz="2" w:space="0"/>
              <w:right w:val="nil"/>
            </w:tcBorders>
            <w:vAlign w:val="center"/>
          </w:tcPr>
          <w:p w:rsidRPr="00FB432C" w:rsidR="000D60C9" w:rsidP="00B6704E" w:rsidRDefault="00DA6006" w14:paraId="5E165A06" w14:textId="77777777">
            <w:pPr>
              <w:pStyle w:val="StileTrebuchetMS10ptGiustificato"/>
              <w:jc w:val="center"/>
              <w:rPr>
                <w:rFonts w:ascii="Calibri" w:hAnsi="Calibri"/>
              </w:rPr>
            </w:pPr>
            <w:r w:rsidRPr="00FB432C">
              <w:rPr>
                <w:rFonts w:ascii="Calibri" w:hAnsi="Calibri"/>
              </w:rPr>
              <w:t>media</w:t>
            </w:r>
          </w:p>
        </w:tc>
        <w:tc>
          <w:tcPr>
            <w:tcW w:w="1346" w:type="dxa"/>
            <w:tcBorders>
              <w:top w:val="single" w:color="auto" w:sz="12" w:space="0"/>
              <w:left w:val="nil"/>
              <w:bottom w:val="single" w:color="auto" w:sz="2" w:space="0"/>
              <w:right w:val="nil"/>
            </w:tcBorders>
            <w:vAlign w:val="center"/>
          </w:tcPr>
          <w:p w:rsidRPr="00FB432C" w:rsidR="000D60C9" w:rsidP="00B6704E" w:rsidRDefault="000D60C9" w14:paraId="1A8891CA" w14:textId="77777777">
            <w:pPr>
              <w:pStyle w:val="StileTrebuchetMS10ptGiustificato"/>
              <w:jc w:val="center"/>
              <w:rPr>
                <w:rFonts w:ascii="Calibri" w:hAnsi="Calibri"/>
              </w:rPr>
            </w:pPr>
            <w:r w:rsidRPr="00FB432C">
              <w:rPr>
                <w:rFonts w:ascii="Calibri" w:hAnsi="Calibri"/>
              </w:rPr>
              <w:t>media</w:t>
            </w:r>
          </w:p>
        </w:tc>
        <w:tc>
          <w:tcPr>
            <w:tcW w:w="632" w:type="dxa"/>
            <w:vMerge w:val="restart"/>
            <w:tcBorders>
              <w:top w:val="nil"/>
              <w:left w:val="nil"/>
              <w:bottom w:val="nil"/>
              <w:right w:val="nil"/>
            </w:tcBorders>
            <w:textDirection w:val="btLr"/>
            <w:vAlign w:val="center"/>
          </w:tcPr>
          <w:p w:rsidRPr="00FB432C" w:rsidR="000D60C9" w:rsidP="00B6704E" w:rsidRDefault="000D60C9" w14:paraId="044DC4A8" w14:textId="77777777">
            <w:pPr>
              <w:pStyle w:val="StileTrebuchetMS10ptGiustificato"/>
              <w:rPr>
                <w:rFonts w:ascii="Calibri" w:hAnsi="Calibri"/>
                <w:b/>
              </w:rPr>
            </w:pPr>
            <w:r w:rsidRPr="00FB432C">
              <w:rPr>
                <w:rFonts w:ascii="Calibri" w:hAnsi="Calibri"/>
                <w:b/>
              </w:rPr>
              <w:t>CLASSE DI RISCHIO DEL CASO DI TEST</w:t>
            </w:r>
          </w:p>
        </w:tc>
      </w:tr>
      <w:tr w:rsidRPr="00FB432C" w:rsidR="000D60C9" w:rsidTr="00B6704E" w14:paraId="02FC0B99" w14:textId="77777777">
        <w:trPr>
          <w:trHeight w:val="442"/>
        </w:trPr>
        <w:tc>
          <w:tcPr>
            <w:tcW w:w="688" w:type="dxa"/>
            <w:vMerge/>
            <w:tcBorders>
              <w:top w:val="nil"/>
              <w:left w:val="nil"/>
              <w:bottom w:val="nil"/>
              <w:right w:val="nil"/>
            </w:tcBorders>
          </w:tcPr>
          <w:p w:rsidRPr="00FB432C" w:rsidR="000D60C9" w:rsidP="00B6704E" w:rsidRDefault="000D60C9" w14:paraId="206F33AC" w14:textId="77777777">
            <w:pPr>
              <w:pStyle w:val="StileTrebuchetMS10ptGiustificato"/>
              <w:rPr>
                <w:rFonts w:ascii="Calibri" w:hAnsi="Calibri"/>
              </w:rPr>
            </w:pPr>
          </w:p>
        </w:tc>
        <w:tc>
          <w:tcPr>
            <w:tcW w:w="458" w:type="dxa"/>
            <w:tcBorders>
              <w:top w:val="single" w:color="auto" w:sz="2" w:space="0"/>
              <w:left w:val="nil"/>
              <w:bottom w:val="single" w:color="auto" w:sz="2" w:space="0"/>
              <w:right w:val="nil"/>
            </w:tcBorders>
            <w:vAlign w:val="center"/>
          </w:tcPr>
          <w:p w:rsidRPr="00FB432C" w:rsidR="000D60C9" w:rsidP="00B6704E" w:rsidRDefault="000D60C9" w14:paraId="651E1C3B" w14:textId="77777777">
            <w:pPr>
              <w:pStyle w:val="StileTrebuchetMS10ptGiustificato"/>
              <w:rPr>
                <w:rFonts w:ascii="Calibri" w:hAnsi="Calibri"/>
                <w:b/>
              </w:rPr>
            </w:pPr>
            <w:r w:rsidRPr="00FB432C">
              <w:rPr>
                <w:rFonts w:ascii="Calibri" w:hAnsi="Calibri"/>
                <w:b/>
              </w:rPr>
              <w:t xml:space="preserve">2 </w:t>
            </w:r>
          </w:p>
        </w:tc>
        <w:tc>
          <w:tcPr>
            <w:tcW w:w="1383" w:type="dxa"/>
            <w:tcBorders>
              <w:top w:val="single" w:color="auto" w:sz="2" w:space="0"/>
              <w:left w:val="nil"/>
              <w:bottom w:val="single" w:color="auto" w:sz="2" w:space="0"/>
              <w:right w:val="nil"/>
            </w:tcBorders>
            <w:vAlign w:val="center"/>
          </w:tcPr>
          <w:p w:rsidRPr="00FB432C" w:rsidR="000D60C9" w:rsidP="00B6704E" w:rsidRDefault="000D60C9" w14:paraId="4F2DFFF7" w14:textId="77777777">
            <w:pPr>
              <w:pStyle w:val="StileTrebuchetMS10ptGiustificato"/>
              <w:jc w:val="center"/>
              <w:rPr>
                <w:rFonts w:ascii="Calibri" w:hAnsi="Calibri"/>
              </w:rPr>
            </w:pPr>
            <w:r w:rsidRPr="00FB432C">
              <w:rPr>
                <w:rFonts w:ascii="Calibri" w:hAnsi="Calibri"/>
              </w:rPr>
              <w:t>bassa</w:t>
            </w:r>
          </w:p>
        </w:tc>
        <w:tc>
          <w:tcPr>
            <w:tcW w:w="1308" w:type="dxa"/>
            <w:tcBorders>
              <w:top w:val="single" w:color="auto" w:sz="2" w:space="0"/>
              <w:left w:val="nil"/>
              <w:bottom w:val="single" w:color="auto" w:sz="2" w:space="0"/>
              <w:right w:val="nil"/>
            </w:tcBorders>
            <w:vAlign w:val="center"/>
          </w:tcPr>
          <w:p w:rsidRPr="00FB432C" w:rsidR="000D60C9" w:rsidP="00B6704E" w:rsidRDefault="000D60C9" w14:paraId="32C17C3A" w14:textId="77777777">
            <w:pPr>
              <w:pStyle w:val="StileTrebuchetMS10ptGiustificato"/>
              <w:jc w:val="center"/>
              <w:rPr>
                <w:rFonts w:ascii="Calibri" w:hAnsi="Calibri"/>
              </w:rPr>
            </w:pPr>
            <w:r w:rsidRPr="00FB432C">
              <w:rPr>
                <w:rFonts w:ascii="Calibri" w:hAnsi="Calibri"/>
              </w:rPr>
              <w:t>bassa</w:t>
            </w:r>
          </w:p>
        </w:tc>
        <w:tc>
          <w:tcPr>
            <w:tcW w:w="1345" w:type="dxa"/>
            <w:tcBorders>
              <w:top w:val="single" w:color="auto" w:sz="2" w:space="0"/>
              <w:left w:val="nil"/>
              <w:bottom w:val="single" w:color="auto" w:sz="2" w:space="0"/>
              <w:right w:val="nil"/>
            </w:tcBorders>
            <w:vAlign w:val="center"/>
          </w:tcPr>
          <w:p w:rsidRPr="00FB432C" w:rsidR="000D60C9" w:rsidP="00B6704E" w:rsidRDefault="008D5954" w14:paraId="43C77A36" w14:textId="77777777">
            <w:pPr>
              <w:pStyle w:val="StileTrebuchetMS10ptGiustificato"/>
              <w:jc w:val="center"/>
              <w:rPr>
                <w:rFonts w:ascii="Calibri" w:hAnsi="Calibri"/>
              </w:rPr>
            </w:pPr>
            <w:r w:rsidRPr="00FB432C">
              <w:rPr>
                <w:rFonts w:ascii="Calibri" w:hAnsi="Calibri"/>
              </w:rPr>
              <w:t>bassa</w:t>
            </w:r>
          </w:p>
        </w:tc>
        <w:tc>
          <w:tcPr>
            <w:tcW w:w="1345" w:type="dxa"/>
            <w:tcBorders>
              <w:top w:val="single" w:color="auto" w:sz="2" w:space="0"/>
              <w:left w:val="nil"/>
              <w:bottom w:val="single" w:color="auto" w:sz="2" w:space="0"/>
              <w:right w:val="nil"/>
            </w:tcBorders>
            <w:vAlign w:val="center"/>
          </w:tcPr>
          <w:p w:rsidRPr="00FB432C" w:rsidR="000D60C9" w:rsidP="00B6704E" w:rsidRDefault="000D60C9" w14:paraId="56A84BD9" w14:textId="77777777">
            <w:pPr>
              <w:pStyle w:val="StileTrebuchetMS10ptGiustificato"/>
              <w:jc w:val="center"/>
              <w:rPr>
                <w:rFonts w:ascii="Calibri" w:hAnsi="Calibri"/>
              </w:rPr>
            </w:pPr>
            <w:r w:rsidRPr="00FB432C">
              <w:rPr>
                <w:rFonts w:ascii="Calibri" w:hAnsi="Calibri"/>
              </w:rPr>
              <w:t>media</w:t>
            </w:r>
          </w:p>
        </w:tc>
        <w:tc>
          <w:tcPr>
            <w:tcW w:w="1346" w:type="dxa"/>
            <w:tcBorders>
              <w:top w:val="single" w:color="auto" w:sz="2" w:space="0"/>
              <w:left w:val="nil"/>
              <w:bottom w:val="single" w:color="auto" w:sz="2" w:space="0"/>
              <w:right w:val="nil"/>
            </w:tcBorders>
            <w:vAlign w:val="center"/>
          </w:tcPr>
          <w:p w:rsidRPr="00FB432C" w:rsidR="000D60C9" w:rsidP="00B6704E" w:rsidRDefault="000D60C9" w14:paraId="1172A2B2" w14:textId="77777777">
            <w:pPr>
              <w:pStyle w:val="StileTrebuchetMS10ptGiustificato"/>
              <w:jc w:val="center"/>
              <w:rPr>
                <w:rFonts w:ascii="Calibri" w:hAnsi="Calibri"/>
              </w:rPr>
            </w:pPr>
            <w:r w:rsidRPr="00FB432C">
              <w:rPr>
                <w:rFonts w:ascii="Calibri" w:hAnsi="Calibri"/>
              </w:rPr>
              <w:t>medi</w:t>
            </w:r>
            <w:r w:rsidR="008D5954">
              <w:rPr>
                <w:rFonts w:ascii="Calibri" w:hAnsi="Calibri"/>
              </w:rPr>
              <w:t>a</w:t>
            </w:r>
          </w:p>
        </w:tc>
        <w:tc>
          <w:tcPr>
            <w:tcW w:w="632" w:type="dxa"/>
            <w:vMerge/>
            <w:tcBorders>
              <w:top w:val="nil"/>
              <w:left w:val="nil"/>
              <w:bottom w:val="nil"/>
              <w:right w:val="nil"/>
            </w:tcBorders>
            <w:vAlign w:val="center"/>
          </w:tcPr>
          <w:p w:rsidRPr="00FB432C" w:rsidR="000D60C9" w:rsidP="00B6704E" w:rsidRDefault="000D60C9" w14:paraId="75D8387D" w14:textId="77777777">
            <w:pPr>
              <w:pStyle w:val="StileTrebuchetMS10ptGiustificato"/>
              <w:rPr>
                <w:rFonts w:ascii="Calibri" w:hAnsi="Calibri"/>
              </w:rPr>
            </w:pPr>
          </w:p>
        </w:tc>
      </w:tr>
      <w:tr w:rsidRPr="00FB432C" w:rsidR="000D60C9" w:rsidTr="00B6704E" w14:paraId="5189C409" w14:textId="77777777">
        <w:trPr>
          <w:trHeight w:val="393"/>
        </w:trPr>
        <w:tc>
          <w:tcPr>
            <w:tcW w:w="688" w:type="dxa"/>
            <w:vMerge/>
            <w:tcBorders>
              <w:top w:val="nil"/>
              <w:left w:val="nil"/>
              <w:bottom w:val="nil"/>
              <w:right w:val="nil"/>
            </w:tcBorders>
          </w:tcPr>
          <w:p w:rsidRPr="00FB432C" w:rsidR="000D60C9" w:rsidP="00B6704E" w:rsidRDefault="000D60C9" w14:paraId="1A55AD8C" w14:textId="77777777">
            <w:pPr>
              <w:pStyle w:val="StileTrebuchetMS10ptGiustificato"/>
              <w:rPr>
                <w:rFonts w:ascii="Calibri" w:hAnsi="Calibri"/>
              </w:rPr>
            </w:pPr>
          </w:p>
        </w:tc>
        <w:tc>
          <w:tcPr>
            <w:tcW w:w="458" w:type="dxa"/>
            <w:tcBorders>
              <w:top w:val="single" w:color="auto" w:sz="2" w:space="0"/>
              <w:left w:val="nil"/>
              <w:bottom w:val="single" w:color="auto" w:sz="2" w:space="0"/>
              <w:right w:val="nil"/>
            </w:tcBorders>
            <w:vAlign w:val="center"/>
          </w:tcPr>
          <w:p w:rsidRPr="00FB432C" w:rsidR="000D60C9" w:rsidP="00B6704E" w:rsidRDefault="000D60C9" w14:paraId="63EF99D8" w14:textId="77777777">
            <w:pPr>
              <w:pStyle w:val="StileTrebuchetMS10ptGiustificato"/>
              <w:rPr>
                <w:rFonts w:ascii="Calibri" w:hAnsi="Calibri"/>
                <w:b/>
              </w:rPr>
            </w:pPr>
            <w:r w:rsidRPr="00FB432C">
              <w:rPr>
                <w:rFonts w:ascii="Calibri" w:hAnsi="Calibri"/>
                <w:b/>
              </w:rPr>
              <w:t xml:space="preserve">3 </w:t>
            </w:r>
          </w:p>
        </w:tc>
        <w:tc>
          <w:tcPr>
            <w:tcW w:w="1383" w:type="dxa"/>
            <w:tcBorders>
              <w:top w:val="single" w:color="auto" w:sz="2" w:space="0"/>
              <w:left w:val="nil"/>
              <w:bottom w:val="single" w:color="auto" w:sz="2" w:space="0"/>
              <w:right w:val="nil"/>
            </w:tcBorders>
            <w:vAlign w:val="center"/>
          </w:tcPr>
          <w:p w:rsidRPr="00FB432C" w:rsidR="000D60C9" w:rsidP="00B6704E" w:rsidRDefault="000D60C9" w14:paraId="79EDD6F8" w14:textId="77777777">
            <w:pPr>
              <w:pStyle w:val="StileTrebuchetMS10ptGiustificato"/>
              <w:jc w:val="center"/>
              <w:rPr>
                <w:rFonts w:ascii="Calibri" w:hAnsi="Calibri"/>
              </w:rPr>
            </w:pPr>
            <w:r w:rsidRPr="00FB432C">
              <w:rPr>
                <w:rFonts w:ascii="Calibri" w:hAnsi="Calibri"/>
              </w:rPr>
              <w:t>bassa</w:t>
            </w:r>
          </w:p>
        </w:tc>
        <w:tc>
          <w:tcPr>
            <w:tcW w:w="1308" w:type="dxa"/>
            <w:tcBorders>
              <w:top w:val="single" w:color="auto" w:sz="2" w:space="0"/>
              <w:left w:val="nil"/>
              <w:bottom w:val="single" w:color="auto" w:sz="2" w:space="0"/>
              <w:right w:val="nil"/>
            </w:tcBorders>
            <w:vAlign w:val="center"/>
          </w:tcPr>
          <w:p w:rsidRPr="00FB432C" w:rsidR="000D60C9" w:rsidP="00B6704E" w:rsidRDefault="008D5954" w14:paraId="345CF0B0" w14:textId="77777777">
            <w:pPr>
              <w:pStyle w:val="StileTrebuchetMS10ptGiustificato"/>
              <w:jc w:val="center"/>
              <w:rPr>
                <w:rFonts w:ascii="Calibri" w:hAnsi="Calibri"/>
              </w:rPr>
            </w:pPr>
            <w:r w:rsidRPr="00FB432C">
              <w:rPr>
                <w:rFonts w:ascii="Calibri" w:hAnsi="Calibri"/>
              </w:rPr>
              <w:t>bassa</w:t>
            </w:r>
          </w:p>
        </w:tc>
        <w:tc>
          <w:tcPr>
            <w:tcW w:w="1345" w:type="dxa"/>
            <w:tcBorders>
              <w:top w:val="single" w:color="auto" w:sz="2" w:space="0"/>
              <w:left w:val="nil"/>
              <w:bottom w:val="single" w:color="auto" w:sz="2" w:space="0"/>
              <w:right w:val="nil"/>
            </w:tcBorders>
            <w:vAlign w:val="center"/>
          </w:tcPr>
          <w:p w:rsidRPr="00FB432C" w:rsidR="000D60C9" w:rsidP="00B6704E" w:rsidRDefault="008D5954" w14:paraId="6C8A6EDF" w14:textId="77777777">
            <w:pPr>
              <w:pStyle w:val="StileTrebuchetMS10ptGiustificato"/>
              <w:jc w:val="center"/>
              <w:rPr>
                <w:rFonts w:ascii="Calibri" w:hAnsi="Calibri"/>
              </w:rPr>
            </w:pPr>
            <w:r w:rsidRPr="00FB432C">
              <w:rPr>
                <w:rFonts w:ascii="Calibri" w:hAnsi="Calibri"/>
              </w:rPr>
              <w:t>bassa</w:t>
            </w:r>
          </w:p>
        </w:tc>
        <w:tc>
          <w:tcPr>
            <w:tcW w:w="1345" w:type="dxa"/>
            <w:tcBorders>
              <w:top w:val="single" w:color="auto" w:sz="2" w:space="0"/>
              <w:left w:val="nil"/>
              <w:bottom w:val="single" w:color="auto" w:sz="2" w:space="0"/>
              <w:right w:val="nil"/>
            </w:tcBorders>
            <w:vAlign w:val="center"/>
          </w:tcPr>
          <w:p w:rsidRPr="00FB432C" w:rsidR="000D60C9" w:rsidP="00B6704E" w:rsidRDefault="000D60C9" w14:paraId="15CC402C" w14:textId="77777777">
            <w:pPr>
              <w:pStyle w:val="StileTrebuchetMS10ptGiustificato"/>
              <w:jc w:val="center"/>
              <w:rPr>
                <w:rFonts w:ascii="Calibri" w:hAnsi="Calibri"/>
              </w:rPr>
            </w:pPr>
            <w:r w:rsidRPr="00FB432C">
              <w:rPr>
                <w:rFonts w:ascii="Calibri" w:hAnsi="Calibri"/>
              </w:rPr>
              <w:t>media</w:t>
            </w:r>
          </w:p>
        </w:tc>
        <w:tc>
          <w:tcPr>
            <w:tcW w:w="1346" w:type="dxa"/>
            <w:tcBorders>
              <w:top w:val="single" w:color="auto" w:sz="2" w:space="0"/>
              <w:left w:val="nil"/>
              <w:bottom w:val="single" w:color="auto" w:sz="2" w:space="0"/>
              <w:right w:val="nil"/>
            </w:tcBorders>
            <w:vAlign w:val="center"/>
          </w:tcPr>
          <w:p w:rsidRPr="00FB432C" w:rsidR="000D60C9" w:rsidP="00B6704E" w:rsidRDefault="000D60C9" w14:paraId="57C6A5D5" w14:textId="77777777">
            <w:pPr>
              <w:pStyle w:val="StileTrebuchetMS10ptGiustificato"/>
              <w:jc w:val="center"/>
              <w:rPr>
                <w:rFonts w:ascii="Calibri" w:hAnsi="Calibri"/>
              </w:rPr>
            </w:pPr>
            <w:r w:rsidRPr="00FB432C">
              <w:rPr>
                <w:rFonts w:ascii="Calibri" w:hAnsi="Calibri"/>
              </w:rPr>
              <w:t>medi</w:t>
            </w:r>
            <w:r w:rsidR="008D5954">
              <w:rPr>
                <w:rFonts w:ascii="Calibri" w:hAnsi="Calibri"/>
              </w:rPr>
              <w:t>a</w:t>
            </w:r>
          </w:p>
        </w:tc>
        <w:tc>
          <w:tcPr>
            <w:tcW w:w="632" w:type="dxa"/>
            <w:vMerge/>
            <w:tcBorders>
              <w:top w:val="nil"/>
              <w:left w:val="nil"/>
              <w:bottom w:val="nil"/>
              <w:right w:val="nil"/>
            </w:tcBorders>
            <w:vAlign w:val="center"/>
          </w:tcPr>
          <w:p w:rsidRPr="00FB432C" w:rsidR="000D60C9" w:rsidP="00B6704E" w:rsidRDefault="000D60C9" w14:paraId="7AD4D203" w14:textId="77777777">
            <w:pPr>
              <w:pStyle w:val="StileTrebuchetMS10ptGiustificato"/>
              <w:rPr>
                <w:rFonts w:ascii="Calibri" w:hAnsi="Calibri"/>
              </w:rPr>
            </w:pPr>
          </w:p>
        </w:tc>
      </w:tr>
      <w:tr w:rsidRPr="00FB432C" w:rsidR="000D60C9" w:rsidTr="00B6704E" w14:paraId="3AC2592A" w14:textId="77777777">
        <w:trPr>
          <w:trHeight w:val="415"/>
        </w:trPr>
        <w:tc>
          <w:tcPr>
            <w:tcW w:w="688" w:type="dxa"/>
            <w:vMerge/>
            <w:tcBorders>
              <w:top w:val="nil"/>
              <w:left w:val="nil"/>
              <w:bottom w:val="nil"/>
              <w:right w:val="nil"/>
            </w:tcBorders>
          </w:tcPr>
          <w:p w:rsidRPr="00FB432C" w:rsidR="000D60C9" w:rsidP="00B6704E" w:rsidRDefault="000D60C9" w14:paraId="2D326C5B" w14:textId="77777777">
            <w:pPr>
              <w:pStyle w:val="StileTrebuchetMS10ptGiustificato"/>
              <w:rPr>
                <w:rFonts w:ascii="Calibri" w:hAnsi="Calibri"/>
              </w:rPr>
            </w:pPr>
          </w:p>
        </w:tc>
        <w:tc>
          <w:tcPr>
            <w:tcW w:w="458" w:type="dxa"/>
            <w:tcBorders>
              <w:top w:val="single" w:color="auto" w:sz="2" w:space="0"/>
              <w:left w:val="nil"/>
              <w:bottom w:val="single" w:color="auto" w:sz="2" w:space="0"/>
              <w:right w:val="nil"/>
            </w:tcBorders>
            <w:vAlign w:val="center"/>
          </w:tcPr>
          <w:p w:rsidRPr="00FB432C" w:rsidR="000D60C9" w:rsidP="00B6704E" w:rsidRDefault="000D60C9" w14:paraId="0273A5CC" w14:textId="77777777">
            <w:pPr>
              <w:pStyle w:val="StileTrebuchetMS10ptGiustificato"/>
              <w:rPr>
                <w:rFonts w:ascii="Calibri" w:hAnsi="Calibri"/>
                <w:b/>
              </w:rPr>
            </w:pPr>
            <w:r w:rsidRPr="00FB432C">
              <w:rPr>
                <w:rFonts w:ascii="Calibri" w:hAnsi="Calibri"/>
                <w:b/>
              </w:rPr>
              <w:t xml:space="preserve">4 </w:t>
            </w:r>
          </w:p>
        </w:tc>
        <w:tc>
          <w:tcPr>
            <w:tcW w:w="1383" w:type="dxa"/>
            <w:tcBorders>
              <w:top w:val="single" w:color="auto" w:sz="2" w:space="0"/>
              <w:left w:val="nil"/>
              <w:bottom w:val="single" w:color="auto" w:sz="2" w:space="0"/>
              <w:right w:val="nil"/>
            </w:tcBorders>
            <w:vAlign w:val="center"/>
          </w:tcPr>
          <w:p w:rsidRPr="00FB432C" w:rsidR="000D60C9" w:rsidP="00B6704E" w:rsidRDefault="000D60C9" w14:paraId="29AC2235" w14:textId="77777777">
            <w:pPr>
              <w:pStyle w:val="StileTrebuchetMS10ptGiustificato"/>
              <w:jc w:val="center"/>
              <w:rPr>
                <w:rFonts w:ascii="Calibri" w:hAnsi="Calibri"/>
              </w:rPr>
            </w:pPr>
            <w:r w:rsidRPr="00FB432C">
              <w:rPr>
                <w:rFonts w:ascii="Calibri" w:hAnsi="Calibri"/>
              </w:rPr>
              <w:t>medi</w:t>
            </w:r>
            <w:r w:rsidR="00DA6006">
              <w:rPr>
                <w:rFonts w:ascii="Calibri" w:hAnsi="Calibri"/>
              </w:rPr>
              <w:t>a</w:t>
            </w:r>
          </w:p>
        </w:tc>
        <w:tc>
          <w:tcPr>
            <w:tcW w:w="1308" w:type="dxa"/>
            <w:tcBorders>
              <w:top w:val="single" w:color="auto" w:sz="2" w:space="0"/>
              <w:left w:val="nil"/>
              <w:bottom w:val="single" w:color="auto" w:sz="2" w:space="0"/>
              <w:right w:val="nil"/>
            </w:tcBorders>
            <w:vAlign w:val="center"/>
          </w:tcPr>
          <w:p w:rsidRPr="00FB432C" w:rsidR="000D60C9" w:rsidP="00B6704E" w:rsidRDefault="000D60C9" w14:paraId="4BA90D58" w14:textId="77777777">
            <w:pPr>
              <w:pStyle w:val="StileTrebuchetMS10ptGiustificato"/>
              <w:jc w:val="center"/>
              <w:rPr>
                <w:rFonts w:ascii="Calibri" w:hAnsi="Calibri"/>
              </w:rPr>
            </w:pPr>
            <w:r w:rsidRPr="00FB432C">
              <w:rPr>
                <w:rFonts w:ascii="Calibri" w:hAnsi="Calibri"/>
              </w:rPr>
              <w:t>media</w:t>
            </w:r>
          </w:p>
        </w:tc>
        <w:tc>
          <w:tcPr>
            <w:tcW w:w="1345" w:type="dxa"/>
            <w:tcBorders>
              <w:top w:val="single" w:color="auto" w:sz="2" w:space="0"/>
              <w:left w:val="nil"/>
              <w:bottom w:val="single" w:color="auto" w:sz="2" w:space="0"/>
              <w:right w:val="nil"/>
            </w:tcBorders>
            <w:vAlign w:val="center"/>
          </w:tcPr>
          <w:p w:rsidRPr="00FB432C" w:rsidR="000D60C9" w:rsidP="00B6704E" w:rsidRDefault="000D60C9" w14:paraId="2F71BB64" w14:textId="77777777">
            <w:pPr>
              <w:pStyle w:val="StileTrebuchetMS10ptGiustificato"/>
              <w:jc w:val="center"/>
              <w:rPr>
                <w:rFonts w:ascii="Calibri" w:hAnsi="Calibri"/>
              </w:rPr>
            </w:pPr>
            <w:r w:rsidRPr="00FB432C">
              <w:rPr>
                <w:rFonts w:ascii="Calibri" w:hAnsi="Calibri"/>
              </w:rPr>
              <w:t>medi</w:t>
            </w:r>
            <w:r w:rsidR="008D5954">
              <w:rPr>
                <w:rFonts w:ascii="Calibri" w:hAnsi="Calibri"/>
              </w:rPr>
              <w:t>a</w:t>
            </w:r>
          </w:p>
        </w:tc>
        <w:tc>
          <w:tcPr>
            <w:tcW w:w="1345" w:type="dxa"/>
            <w:tcBorders>
              <w:top w:val="single" w:color="auto" w:sz="2" w:space="0"/>
              <w:left w:val="nil"/>
              <w:bottom w:val="single" w:color="auto" w:sz="2" w:space="0"/>
              <w:right w:val="nil"/>
            </w:tcBorders>
            <w:vAlign w:val="center"/>
          </w:tcPr>
          <w:p w:rsidRPr="00FB432C" w:rsidR="000D60C9" w:rsidP="00B6704E" w:rsidRDefault="000D60C9" w14:paraId="392EBDAD" w14:textId="77777777">
            <w:pPr>
              <w:pStyle w:val="StileTrebuchetMS10ptGiustificato"/>
              <w:jc w:val="center"/>
              <w:rPr>
                <w:rFonts w:ascii="Calibri" w:hAnsi="Calibri"/>
              </w:rPr>
            </w:pPr>
            <w:r w:rsidRPr="00FB432C">
              <w:rPr>
                <w:rFonts w:ascii="Calibri" w:hAnsi="Calibri"/>
              </w:rPr>
              <w:t>media</w:t>
            </w:r>
          </w:p>
        </w:tc>
        <w:tc>
          <w:tcPr>
            <w:tcW w:w="1346" w:type="dxa"/>
            <w:tcBorders>
              <w:top w:val="single" w:color="auto" w:sz="2" w:space="0"/>
              <w:left w:val="nil"/>
              <w:bottom w:val="single" w:color="auto" w:sz="2" w:space="0"/>
              <w:right w:val="nil"/>
            </w:tcBorders>
            <w:vAlign w:val="center"/>
          </w:tcPr>
          <w:p w:rsidRPr="00FB432C" w:rsidR="000D60C9" w:rsidP="00B6704E" w:rsidRDefault="000D60C9" w14:paraId="512F613A" w14:textId="77777777">
            <w:pPr>
              <w:pStyle w:val="StileTrebuchetMS10ptGiustificato"/>
              <w:jc w:val="center"/>
              <w:rPr>
                <w:rFonts w:ascii="Calibri" w:hAnsi="Calibri"/>
              </w:rPr>
            </w:pPr>
            <w:r w:rsidRPr="00FB432C">
              <w:rPr>
                <w:rFonts w:ascii="Calibri" w:hAnsi="Calibri"/>
              </w:rPr>
              <w:t>alta</w:t>
            </w:r>
          </w:p>
        </w:tc>
        <w:tc>
          <w:tcPr>
            <w:tcW w:w="632" w:type="dxa"/>
            <w:vMerge/>
            <w:tcBorders>
              <w:top w:val="nil"/>
              <w:left w:val="nil"/>
              <w:bottom w:val="nil"/>
              <w:right w:val="nil"/>
            </w:tcBorders>
            <w:vAlign w:val="center"/>
          </w:tcPr>
          <w:p w:rsidRPr="00FB432C" w:rsidR="000D60C9" w:rsidP="00B6704E" w:rsidRDefault="000D60C9" w14:paraId="21B1BD92" w14:textId="77777777">
            <w:pPr>
              <w:pStyle w:val="StileTrebuchetMS10ptGiustificato"/>
              <w:rPr>
                <w:rFonts w:ascii="Calibri" w:hAnsi="Calibri"/>
              </w:rPr>
            </w:pPr>
          </w:p>
        </w:tc>
      </w:tr>
      <w:tr w:rsidRPr="00FB432C" w:rsidR="000D60C9" w:rsidTr="00B6704E" w14:paraId="0EFA798F" w14:textId="77777777">
        <w:trPr>
          <w:trHeight w:val="414"/>
        </w:trPr>
        <w:tc>
          <w:tcPr>
            <w:tcW w:w="688" w:type="dxa"/>
            <w:vMerge/>
            <w:tcBorders>
              <w:top w:val="nil"/>
              <w:left w:val="nil"/>
              <w:bottom w:val="single" w:color="auto" w:sz="2" w:space="0"/>
              <w:right w:val="nil"/>
            </w:tcBorders>
          </w:tcPr>
          <w:p w:rsidRPr="00FB432C" w:rsidR="000D60C9" w:rsidP="00B6704E" w:rsidRDefault="000D60C9" w14:paraId="4CE372E7" w14:textId="77777777">
            <w:pPr>
              <w:pStyle w:val="StileTrebuchetMS10ptGiustificato"/>
              <w:rPr>
                <w:rFonts w:ascii="Calibri" w:hAnsi="Calibri"/>
              </w:rPr>
            </w:pPr>
          </w:p>
        </w:tc>
        <w:tc>
          <w:tcPr>
            <w:tcW w:w="458" w:type="dxa"/>
            <w:tcBorders>
              <w:top w:val="single" w:color="auto" w:sz="2" w:space="0"/>
              <w:left w:val="nil"/>
              <w:bottom w:val="single" w:color="auto" w:sz="2" w:space="0"/>
              <w:right w:val="nil"/>
            </w:tcBorders>
            <w:vAlign w:val="center"/>
          </w:tcPr>
          <w:p w:rsidRPr="00FB432C" w:rsidR="000D60C9" w:rsidP="00B6704E" w:rsidRDefault="000D60C9" w14:paraId="4CBBEF2B" w14:textId="77777777">
            <w:pPr>
              <w:pStyle w:val="StileTrebuchetMS10ptGiustificato"/>
              <w:rPr>
                <w:rFonts w:ascii="Calibri" w:hAnsi="Calibri"/>
                <w:b/>
              </w:rPr>
            </w:pPr>
            <w:r w:rsidRPr="00FB432C">
              <w:rPr>
                <w:rFonts w:ascii="Calibri" w:hAnsi="Calibri"/>
                <w:b/>
              </w:rPr>
              <w:t xml:space="preserve">5 </w:t>
            </w:r>
          </w:p>
        </w:tc>
        <w:tc>
          <w:tcPr>
            <w:tcW w:w="1383" w:type="dxa"/>
            <w:tcBorders>
              <w:top w:val="single" w:color="auto" w:sz="2" w:space="0"/>
              <w:left w:val="nil"/>
              <w:bottom w:val="single" w:color="auto" w:sz="2" w:space="0"/>
              <w:right w:val="nil"/>
            </w:tcBorders>
            <w:vAlign w:val="center"/>
          </w:tcPr>
          <w:p w:rsidRPr="00FB432C" w:rsidR="000D60C9" w:rsidP="00B6704E" w:rsidRDefault="000D60C9" w14:paraId="60D329FF" w14:textId="77777777">
            <w:pPr>
              <w:pStyle w:val="StileTrebuchetMS10ptGiustificato"/>
              <w:jc w:val="center"/>
              <w:rPr>
                <w:rFonts w:ascii="Calibri" w:hAnsi="Calibri"/>
              </w:rPr>
            </w:pPr>
            <w:r w:rsidRPr="00FB432C">
              <w:rPr>
                <w:rFonts w:ascii="Calibri" w:hAnsi="Calibri"/>
              </w:rPr>
              <w:t>media</w:t>
            </w:r>
          </w:p>
        </w:tc>
        <w:tc>
          <w:tcPr>
            <w:tcW w:w="1308" w:type="dxa"/>
            <w:tcBorders>
              <w:top w:val="single" w:color="auto" w:sz="2" w:space="0"/>
              <w:left w:val="nil"/>
              <w:bottom w:val="single" w:color="auto" w:sz="2" w:space="0"/>
              <w:right w:val="nil"/>
            </w:tcBorders>
            <w:vAlign w:val="center"/>
          </w:tcPr>
          <w:p w:rsidRPr="00FB432C" w:rsidR="000D60C9" w:rsidP="00B6704E" w:rsidRDefault="000D60C9" w14:paraId="1FFF12A0" w14:textId="77777777">
            <w:pPr>
              <w:pStyle w:val="StileTrebuchetMS10ptGiustificato"/>
              <w:jc w:val="center"/>
              <w:rPr>
                <w:rFonts w:ascii="Calibri" w:hAnsi="Calibri"/>
              </w:rPr>
            </w:pPr>
            <w:r w:rsidRPr="00FB432C">
              <w:rPr>
                <w:rFonts w:ascii="Calibri" w:hAnsi="Calibri"/>
              </w:rPr>
              <w:t>medi</w:t>
            </w:r>
            <w:r w:rsidR="004E1C7B">
              <w:rPr>
                <w:rFonts w:ascii="Calibri" w:hAnsi="Calibri"/>
              </w:rPr>
              <w:t>a</w:t>
            </w:r>
          </w:p>
        </w:tc>
        <w:tc>
          <w:tcPr>
            <w:tcW w:w="1345" w:type="dxa"/>
            <w:tcBorders>
              <w:top w:val="single" w:color="auto" w:sz="2" w:space="0"/>
              <w:left w:val="nil"/>
              <w:bottom w:val="single" w:color="auto" w:sz="2" w:space="0"/>
              <w:right w:val="nil"/>
            </w:tcBorders>
            <w:vAlign w:val="center"/>
          </w:tcPr>
          <w:p w:rsidRPr="00FB432C" w:rsidR="000D60C9" w:rsidP="00B6704E" w:rsidRDefault="000D60C9" w14:paraId="177A48B0" w14:textId="77777777">
            <w:pPr>
              <w:pStyle w:val="StileTrebuchetMS10ptGiustificato"/>
              <w:jc w:val="center"/>
              <w:rPr>
                <w:rFonts w:ascii="Calibri" w:hAnsi="Calibri"/>
              </w:rPr>
            </w:pPr>
            <w:r w:rsidRPr="00FB432C">
              <w:rPr>
                <w:rFonts w:ascii="Calibri" w:hAnsi="Calibri"/>
              </w:rPr>
              <w:t>medi</w:t>
            </w:r>
            <w:r w:rsidR="008D5954">
              <w:rPr>
                <w:rFonts w:ascii="Calibri" w:hAnsi="Calibri"/>
              </w:rPr>
              <w:t>a</w:t>
            </w:r>
          </w:p>
        </w:tc>
        <w:tc>
          <w:tcPr>
            <w:tcW w:w="1345" w:type="dxa"/>
            <w:tcBorders>
              <w:top w:val="single" w:color="auto" w:sz="2" w:space="0"/>
              <w:left w:val="nil"/>
              <w:bottom w:val="single" w:color="auto" w:sz="2" w:space="0"/>
              <w:right w:val="nil"/>
            </w:tcBorders>
            <w:vAlign w:val="center"/>
          </w:tcPr>
          <w:p w:rsidRPr="00FB432C" w:rsidR="000D60C9" w:rsidP="00B6704E" w:rsidRDefault="000D60C9" w14:paraId="49434321" w14:textId="77777777">
            <w:pPr>
              <w:pStyle w:val="StileTrebuchetMS10ptGiustificato"/>
              <w:jc w:val="center"/>
              <w:rPr>
                <w:rFonts w:ascii="Calibri" w:hAnsi="Calibri"/>
              </w:rPr>
            </w:pPr>
            <w:r w:rsidRPr="00FB432C">
              <w:rPr>
                <w:rFonts w:ascii="Calibri" w:hAnsi="Calibri"/>
              </w:rPr>
              <w:t>alta</w:t>
            </w:r>
          </w:p>
        </w:tc>
        <w:tc>
          <w:tcPr>
            <w:tcW w:w="1346" w:type="dxa"/>
            <w:tcBorders>
              <w:top w:val="single" w:color="auto" w:sz="2" w:space="0"/>
              <w:left w:val="nil"/>
              <w:bottom w:val="single" w:color="auto" w:sz="2" w:space="0"/>
              <w:right w:val="nil"/>
            </w:tcBorders>
            <w:vAlign w:val="center"/>
          </w:tcPr>
          <w:p w:rsidRPr="00FB432C" w:rsidR="000D60C9" w:rsidP="00B6704E" w:rsidRDefault="000D60C9" w14:paraId="347335DC" w14:textId="77777777">
            <w:pPr>
              <w:pStyle w:val="StileTrebuchetMS10ptGiustificato"/>
              <w:jc w:val="center"/>
              <w:rPr>
                <w:rFonts w:ascii="Calibri" w:hAnsi="Calibri"/>
              </w:rPr>
            </w:pPr>
            <w:r w:rsidRPr="00FB432C">
              <w:rPr>
                <w:rFonts w:ascii="Calibri" w:hAnsi="Calibri"/>
              </w:rPr>
              <w:t>alta</w:t>
            </w:r>
          </w:p>
        </w:tc>
        <w:tc>
          <w:tcPr>
            <w:tcW w:w="632" w:type="dxa"/>
            <w:vMerge/>
            <w:tcBorders>
              <w:top w:val="nil"/>
              <w:left w:val="nil"/>
              <w:bottom w:val="single" w:color="auto" w:sz="2" w:space="0"/>
              <w:right w:val="nil"/>
            </w:tcBorders>
            <w:vAlign w:val="center"/>
          </w:tcPr>
          <w:p w:rsidRPr="00FB432C" w:rsidR="000D60C9" w:rsidP="00B6704E" w:rsidRDefault="000D60C9" w14:paraId="42E60FD7" w14:textId="77777777">
            <w:pPr>
              <w:pStyle w:val="StileTrebuchetMS10ptGiustificato"/>
              <w:rPr>
                <w:rFonts w:ascii="Calibri" w:hAnsi="Calibri"/>
              </w:rPr>
            </w:pPr>
          </w:p>
        </w:tc>
      </w:tr>
    </w:tbl>
    <w:p w:rsidRPr="00362F0A" w:rsidR="000D60C9" w:rsidP="000D60C9" w:rsidRDefault="000D60C9" w14:paraId="3A161D3E" w14:textId="77777777">
      <w:pPr>
        <w:pStyle w:val="Caption"/>
        <w:rPr>
          <w:rFonts w:ascii="Calibri" w:hAnsi="Calibri"/>
          <w:b/>
          <w:sz w:val="18"/>
          <w:szCs w:val="18"/>
        </w:rPr>
      </w:pPr>
      <w:bookmarkStart w:name="_Toc185408402" w:id="312"/>
      <w:bookmarkStart w:name="_Toc212432998" w:id="313"/>
      <w:bookmarkStart w:name="_Toc461723303" w:id="314"/>
      <w:r w:rsidRPr="00362F0A">
        <w:rPr>
          <w:rFonts w:ascii="Calibri" w:hAnsi="Calibri"/>
          <w:b/>
          <w:sz w:val="18"/>
          <w:szCs w:val="18"/>
        </w:rPr>
        <w:t xml:space="preserve">Fig. </w:t>
      </w:r>
      <w:r w:rsidRPr="00FB432C">
        <w:rPr>
          <w:rFonts w:ascii="Calibri" w:hAnsi="Calibri"/>
          <w:b/>
          <w:sz w:val="18"/>
          <w:szCs w:val="18"/>
        </w:rPr>
        <w:fldChar w:fldCharType="begin"/>
      </w:r>
      <w:r w:rsidRPr="00362F0A">
        <w:rPr>
          <w:rFonts w:ascii="Calibri" w:hAnsi="Calibri"/>
          <w:b/>
          <w:sz w:val="18"/>
          <w:szCs w:val="18"/>
        </w:rPr>
        <w:instrText xml:space="preserve"> SEQ Tab. \* ARABIC </w:instrText>
      </w:r>
      <w:r w:rsidRPr="00FB432C">
        <w:rPr>
          <w:rFonts w:ascii="Calibri" w:hAnsi="Calibri"/>
          <w:b/>
          <w:sz w:val="18"/>
          <w:szCs w:val="18"/>
        </w:rPr>
        <w:fldChar w:fldCharType="separate"/>
      </w:r>
      <w:r w:rsidRPr="00362F0A">
        <w:rPr>
          <w:rFonts w:ascii="Calibri" w:hAnsi="Calibri"/>
          <w:b/>
          <w:noProof/>
          <w:sz w:val="18"/>
          <w:szCs w:val="18"/>
        </w:rPr>
        <w:t>6</w:t>
      </w:r>
      <w:r w:rsidRPr="00FB432C">
        <w:rPr>
          <w:rFonts w:ascii="Calibri" w:hAnsi="Calibri"/>
          <w:b/>
          <w:sz w:val="18"/>
          <w:szCs w:val="18"/>
        </w:rPr>
        <w:fldChar w:fldCharType="end"/>
      </w:r>
      <w:r w:rsidRPr="00362F0A">
        <w:rPr>
          <w:rFonts w:ascii="Calibri" w:hAnsi="Calibri"/>
          <w:b/>
          <w:sz w:val="18"/>
          <w:szCs w:val="18"/>
        </w:rPr>
        <w:t xml:space="preserve"> - Determinazione delle classi di rischio per il singolo caso di test</w:t>
      </w:r>
      <w:bookmarkEnd w:id="312"/>
      <w:bookmarkEnd w:id="313"/>
      <w:bookmarkEnd w:id="314"/>
    </w:p>
    <w:p w:rsidRPr="00FB432C" w:rsidR="000D60C9" w:rsidP="000D60C9" w:rsidRDefault="000D60C9" w14:paraId="7D6CB97F" w14:textId="77777777">
      <w:pPr>
        <w:pStyle w:val="StileTrebuchetMS10ptGiustificato"/>
        <w:tabs>
          <w:tab w:val="left" w:pos="372"/>
          <w:tab w:val="left" w:pos="5856"/>
        </w:tabs>
        <w:rPr>
          <w:rFonts w:ascii="Calibri" w:hAnsi="Calibri"/>
        </w:rPr>
      </w:pPr>
    </w:p>
    <w:p w:rsidRPr="00035F90" w:rsidR="000D60C9" w:rsidP="000D60C9" w:rsidRDefault="000D60C9" w14:paraId="4F154581" w14:textId="77777777">
      <w:pPr>
        <w:jc w:val="both"/>
        <w:rPr>
          <w:rFonts w:eastAsia="Calibri" w:asciiTheme="minorHAnsi" w:hAnsiTheme="minorHAnsi" w:cstheme="minorHAnsi"/>
          <w:noProof/>
          <w:szCs w:val="20"/>
          <w:lang w:eastAsia="en-US"/>
        </w:rPr>
      </w:pPr>
      <w:r w:rsidRPr="009B7CE0">
        <w:rPr>
          <w:rFonts w:ascii="Calibri" w:hAnsi="Calibri"/>
        </w:rPr>
        <w:t xml:space="preserve">I livelli di rischio attribuiti ai casi di test e alle funzionalità/requisiti e la classe di rischio per il singolo caso di test sono riportati nella “Tabella dei test” </w:t>
      </w:r>
      <w:r w:rsidR="00927BE2">
        <w:rPr>
          <w:rFonts w:ascii="Calibri" w:hAnsi="Calibri"/>
        </w:rPr>
        <w:t xml:space="preserve">del piano dei test </w:t>
      </w:r>
      <w:r w:rsidRPr="009B7CE0">
        <w:rPr>
          <w:rFonts w:ascii="Calibri" w:hAnsi="Calibri"/>
        </w:rPr>
        <w:t>.</w:t>
      </w:r>
    </w:p>
    <w:p w:rsidR="00F067A7" w:rsidP="00F067A7" w:rsidRDefault="00F067A7" w14:paraId="7E18562D" w14:textId="77777777"/>
    <w:p w:rsidRPr="007C4C13" w:rsidR="00F067A7" w:rsidP="007C4C13" w:rsidRDefault="00F067A7" w14:paraId="06AF0745" w14:textId="77777777">
      <w:pPr>
        <w:pStyle w:val="Heading2"/>
      </w:pPr>
      <w:bookmarkStart w:name="_Toc137112566" w:id="315"/>
      <w:bookmarkStart w:name="_Toc222417443" w:id="316"/>
      <w:r w:rsidRPr="007C4C13">
        <w:t>Tipologie di test</w:t>
      </w:r>
      <w:bookmarkEnd w:id="315"/>
      <w:bookmarkEnd w:id="316"/>
    </w:p>
    <w:p w:rsidR="00F067A7" w:rsidP="00035F90" w:rsidRDefault="00F067A7" w14:paraId="03B68C8E" w14:textId="77777777">
      <w:pPr>
        <w:jc w:val="both"/>
        <w:rPr>
          <w:rFonts w:eastAsia="Calibri" w:asciiTheme="minorHAnsi" w:hAnsiTheme="minorHAnsi" w:cstheme="minorHAnsi"/>
          <w:noProof/>
          <w:szCs w:val="20"/>
          <w:lang w:eastAsia="en-US"/>
        </w:rPr>
      </w:pPr>
      <w:r w:rsidRPr="00035F90">
        <w:rPr>
          <w:rFonts w:eastAsia="Calibri" w:asciiTheme="minorHAnsi" w:hAnsiTheme="minorHAnsi" w:cstheme="minorHAnsi"/>
          <w:noProof/>
          <w:szCs w:val="20"/>
          <w:lang w:eastAsia="en-US"/>
        </w:rPr>
        <w:t>In questo paragrafo sono descritte le tipologie di test definite per l'obiettivo oggetto della presente iterazione. Le varie tipologie sono elencate in una tabella, con l'indicazione del raggruppamento a cui appartengono (test funzionali, non funzionali, di integrazione) e l’obiettivo da raggiungere.</w:t>
      </w:r>
    </w:p>
    <w:p w:rsidRPr="00035F90" w:rsidR="00035F90" w:rsidP="00035F90" w:rsidRDefault="00035F90" w14:paraId="0D3AD6B1" w14:textId="77777777">
      <w:pPr>
        <w:jc w:val="both"/>
        <w:rPr>
          <w:rFonts w:eastAsia="Calibri" w:asciiTheme="minorHAnsi" w:hAnsiTheme="minorHAnsi" w:cstheme="minorHAnsi"/>
          <w:noProof/>
          <w:szCs w:val="20"/>
          <w:lang w:eastAsia="en-US"/>
        </w:rPr>
      </w:pPr>
    </w:p>
    <w:tbl>
      <w:tblPr>
        <w:tblW w:w="9356" w:type="dxa"/>
        <w:tblInd w:w="108" w:type="dxa"/>
        <w:tblBorders>
          <w:top w:val="single" w:color="auto" w:sz="2" w:space="0"/>
          <w:bottom w:val="single" w:color="auto" w:sz="2" w:space="0"/>
          <w:insideH w:val="single" w:color="auto" w:sz="2" w:space="0"/>
        </w:tblBorders>
        <w:tblLayout w:type="fixed"/>
        <w:tblLook w:val="01E0" w:firstRow="1" w:lastRow="1" w:firstColumn="1" w:lastColumn="1" w:noHBand="0" w:noVBand="0"/>
      </w:tblPr>
      <w:tblGrid>
        <w:gridCol w:w="1755"/>
        <w:gridCol w:w="1364"/>
        <w:gridCol w:w="6237"/>
      </w:tblGrid>
      <w:tr w:rsidRPr="00FB432C" w:rsidR="00F067A7" w:rsidTr="00B6704E" w14:paraId="25A5804A" w14:textId="77777777">
        <w:trPr>
          <w:trHeight w:val="633"/>
        </w:trPr>
        <w:tc>
          <w:tcPr>
            <w:tcW w:w="1755" w:type="dxa"/>
            <w:tcBorders>
              <w:top w:val="nil"/>
              <w:bottom w:val="single" w:color="auto" w:sz="12" w:space="0"/>
            </w:tcBorders>
            <w:vAlign w:val="center"/>
          </w:tcPr>
          <w:p w:rsidRPr="00FB432C" w:rsidR="00F067A7" w:rsidP="00B6704E" w:rsidRDefault="00F067A7" w14:paraId="254AF322" w14:textId="77777777">
            <w:pPr>
              <w:pStyle w:val="StileTrebuchetMS10ptGiustificato"/>
              <w:jc w:val="center"/>
              <w:rPr>
                <w:rFonts w:ascii="Calibri" w:hAnsi="Calibri"/>
                <w:b/>
              </w:rPr>
            </w:pPr>
            <w:r w:rsidRPr="00FB432C">
              <w:rPr>
                <w:rFonts w:ascii="Calibri" w:hAnsi="Calibri"/>
                <w:b/>
              </w:rPr>
              <w:t>TIPOLOGIA DI TEST</w:t>
            </w:r>
          </w:p>
        </w:tc>
        <w:tc>
          <w:tcPr>
            <w:tcW w:w="1364" w:type="dxa"/>
            <w:tcBorders>
              <w:top w:val="nil"/>
              <w:bottom w:val="single" w:color="auto" w:sz="12" w:space="0"/>
            </w:tcBorders>
            <w:vAlign w:val="center"/>
          </w:tcPr>
          <w:p w:rsidRPr="00FB432C" w:rsidR="00F067A7" w:rsidP="00B6704E" w:rsidRDefault="00F067A7" w14:paraId="475E26FC" w14:textId="77777777">
            <w:pPr>
              <w:pStyle w:val="StileTrebuchetMS10ptGiustificato"/>
              <w:jc w:val="center"/>
              <w:rPr>
                <w:rFonts w:ascii="Calibri" w:hAnsi="Calibri"/>
                <w:b/>
              </w:rPr>
            </w:pPr>
            <w:r w:rsidRPr="00FB432C">
              <w:rPr>
                <w:rFonts w:ascii="Calibri" w:hAnsi="Calibri"/>
                <w:b/>
              </w:rPr>
              <w:t>RAGGRUP-</w:t>
            </w:r>
          </w:p>
          <w:p w:rsidRPr="00FB432C" w:rsidR="00F067A7" w:rsidP="00B6704E" w:rsidRDefault="00F067A7" w14:paraId="020A5DE7" w14:textId="77777777">
            <w:pPr>
              <w:pStyle w:val="StileTrebuchetMS10ptGiustificato"/>
              <w:jc w:val="center"/>
              <w:rPr>
                <w:rFonts w:ascii="Calibri" w:hAnsi="Calibri"/>
                <w:b/>
              </w:rPr>
            </w:pPr>
            <w:r w:rsidRPr="00FB432C">
              <w:rPr>
                <w:rFonts w:ascii="Calibri" w:hAnsi="Calibri"/>
                <w:b/>
              </w:rPr>
              <w:t>PAMENTO</w:t>
            </w:r>
          </w:p>
        </w:tc>
        <w:tc>
          <w:tcPr>
            <w:tcW w:w="6237" w:type="dxa"/>
            <w:tcBorders>
              <w:top w:val="nil"/>
              <w:bottom w:val="single" w:color="auto" w:sz="12" w:space="0"/>
            </w:tcBorders>
            <w:vAlign w:val="center"/>
          </w:tcPr>
          <w:p w:rsidRPr="00FB432C" w:rsidR="00F067A7" w:rsidP="00B6704E" w:rsidRDefault="00F067A7" w14:paraId="62C11DEA" w14:textId="77777777">
            <w:pPr>
              <w:pStyle w:val="StileTrebuchetMS10ptGiustificato"/>
              <w:jc w:val="center"/>
              <w:rPr>
                <w:rFonts w:ascii="Calibri" w:hAnsi="Calibri"/>
                <w:b/>
              </w:rPr>
            </w:pPr>
            <w:r w:rsidRPr="00FB432C">
              <w:rPr>
                <w:rFonts w:ascii="Calibri" w:hAnsi="Calibri"/>
                <w:b/>
              </w:rPr>
              <w:t>OBIETTIVO</w:t>
            </w:r>
          </w:p>
        </w:tc>
      </w:tr>
      <w:tr w:rsidRPr="009B7CE0" w:rsidR="00F067A7" w:rsidTr="00B6704E" w14:paraId="6E74075C" w14:textId="77777777">
        <w:trPr>
          <w:trHeight w:val="303"/>
        </w:trPr>
        <w:tc>
          <w:tcPr>
            <w:tcW w:w="1755" w:type="dxa"/>
            <w:tcBorders>
              <w:top w:val="single" w:color="auto" w:sz="12" w:space="0"/>
            </w:tcBorders>
          </w:tcPr>
          <w:p w:rsidRPr="00A2250C" w:rsidR="00F067A7" w:rsidP="00B6704E" w:rsidRDefault="00F067A7" w14:paraId="59375F0A" w14:textId="77777777">
            <w:pPr>
              <w:pStyle w:val="StileTrebuchetMS10ptGiustificato"/>
              <w:rPr>
                <w:rFonts w:ascii="Calibri" w:hAnsi="Calibri"/>
              </w:rPr>
            </w:pPr>
            <w:r w:rsidRPr="00A2250C">
              <w:rPr>
                <w:rFonts w:ascii="Calibri" w:hAnsi="Calibri"/>
              </w:rPr>
              <w:t>Test di Funzione</w:t>
            </w:r>
          </w:p>
        </w:tc>
        <w:tc>
          <w:tcPr>
            <w:tcW w:w="1364" w:type="dxa"/>
            <w:tcBorders>
              <w:top w:val="single" w:color="auto" w:sz="12" w:space="0"/>
            </w:tcBorders>
            <w:vAlign w:val="center"/>
          </w:tcPr>
          <w:p w:rsidRPr="00A2250C" w:rsidR="00F067A7" w:rsidP="00B6704E" w:rsidRDefault="00F067A7" w14:paraId="3C45D966" w14:textId="77777777">
            <w:pPr>
              <w:pStyle w:val="StileTrebuchetMS10ptGiustificato"/>
              <w:jc w:val="center"/>
              <w:rPr>
                <w:rFonts w:ascii="Calibri" w:hAnsi="Calibri"/>
              </w:rPr>
            </w:pPr>
            <w:r w:rsidRPr="00A2250C">
              <w:rPr>
                <w:rFonts w:ascii="Calibri" w:hAnsi="Calibri"/>
              </w:rPr>
              <w:t>TF</w:t>
            </w:r>
          </w:p>
        </w:tc>
        <w:tc>
          <w:tcPr>
            <w:tcW w:w="6237" w:type="dxa"/>
            <w:tcBorders>
              <w:top w:val="single" w:color="auto" w:sz="12" w:space="0"/>
            </w:tcBorders>
          </w:tcPr>
          <w:p w:rsidRPr="00A2250C" w:rsidR="00F067A7" w:rsidP="00B6704E" w:rsidRDefault="00F067A7" w14:paraId="5EB204EE" w14:textId="77777777">
            <w:pPr>
              <w:pStyle w:val="StileTrebuchetMS10ptGiustificato"/>
              <w:rPr>
                <w:rFonts w:ascii="Calibri" w:hAnsi="Calibri"/>
              </w:rPr>
            </w:pPr>
            <w:r w:rsidRPr="00A2250C">
              <w:rPr>
                <w:rFonts w:ascii="Calibri" w:hAnsi="Calibri" w:cs="Arial"/>
              </w:rPr>
              <w:t>Verifica delle funzionalità elementari del sistema, attraverso una selezione a campione dei test.</w:t>
            </w:r>
          </w:p>
        </w:tc>
      </w:tr>
      <w:tr w:rsidRPr="009B7CE0" w:rsidR="00F067A7" w:rsidTr="00B6704E" w14:paraId="009B637F" w14:textId="77777777">
        <w:tc>
          <w:tcPr>
            <w:tcW w:w="1755" w:type="dxa"/>
          </w:tcPr>
          <w:p w:rsidRPr="00A2250C" w:rsidR="00F067A7" w:rsidP="00B6704E" w:rsidRDefault="00F067A7" w14:paraId="744B39A6" w14:textId="77777777">
            <w:pPr>
              <w:pStyle w:val="StileTrebuchetMS10ptGiustificato"/>
              <w:rPr>
                <w:rFonts w:ascii="Calibri" w:hAnsi="Calibri"/>
              </w:rPr>
            </w:pPr>
            <w:r w:rsidRPr="00A2250C">
              <w:rPr>
                <w:rFonts w:ascii="Calibri" w:hAnsi="Calibri" w:cs="Arial"/>
                <w:bCs/>
                <w:iCs/>
              </w:rPr>
              <w:t>Test funzionali di scenario e di integrazione</w:t>
            </w:r>
          </w:p>
        </w:tc>
        <w:tc>
          <w:tcPr>
            <w:tcW w:w="1364" w:type="dxa"/>
            <w:vAlign w:val="center"/>
          </w:tcPr>
          <w:p w:rsidRPr="00A2250C" w:rsidR="00F067A7" w:rsidP="00B6704E" w:rsidRDefault="00F067A7" w14:paraId="04EF7E6F" w14:textId="77777777">
            <w:pPr>
              <w:pStyle w:val="StileTrebuchetMS10ptGiustificato"/>
              <w:jc w:val="center"/>
              <w:rPr>
                <w:rFonts w:ascii="Calibri" w:hAnsi="Calibri"/>
              </w:rPr>
            </w:pPr>
            <w:r w:rsidRPr="00A2250C">
              <w:rPr>
                <w:rFonts w:ascii="Calibri" w:hAnsi="Calibri"/>
              </w:rPr>
              <w:t>T</w:t>
            </w:r>
            <w:r>
              <w:rPr>
                <w:rFonts w:ascii="Calibri" w:hAnsi="Calibri"/>
              </w:rPr>
              <w:t>I</w:t>
            </w:r>
          </w:p>
        </w:tc>
        <w:tc>
          <w:tcPr>
            <w:tcW w:w="6237" w:type="dxa"/>
          </w:tcPr>
          <w:p w:rsidRPr="00A2250C" w:rsidR="00F067A7" w:rsidP="00B6704E" w:rsidRDefault="00F067A7" w14:paraId="72D215CE" w14:textId="77777777">
            <w:pPr>
              <w:pStyle w:val="StileTrebuchetMS10ptGiustificato"/>
              <w:rPr>
                <w:rFonts w:ascii="Calibri" w:hAnsi="Calibri"/>
              </w:rPr>
            </w:pPr>
            <w:r w:rsidRPr="00A2250C">
              <w:rPr>
                <w:rFonts w:ascii="Calibri" w:hAnsi="Calibri" w:cs="Arial"/>
              </w:rPr>
              <w:t>Verifica delle funzionalità e dell’integrazione tra funzioni, interne all’applicazione</w:t>
            </w:r>
          </w:p>
        </w:tc>
      </w:tr>
      <w:tr w:rsidRPr="009B7CE0" w:rsidR="00F067A7" w:rsidTr="00B6704E" w14:paraId="50FBC1E4" w14:textId="77777777">
        <w:tc>
          <w:tcPr>
            <w:tcW w:w="1755" w:type="dxa"/>
          </w:tcPr>
          <w:p w:rsidRPr="00FB432C" w:rsidR="00F067A7" w:rsidP="00B6704E" w:rsidRDefault="00F067A7" w14:paraId="6444A2BA" w14:textId="77777777">
            <w:pPr>
              <w:pStyle w:val="StileTrebuchetMS10ptGiustificato"/>
              <w:rPr>
                <w:rFonts w:ascii="Calibri" w:hAnsi="Calibri"/>
              </w:rPr>
            </w:pPr>
          </w:p>
        </w:tc>
        <w:tc>
          <w:tcPr>
            <w:tcW w:w="1364" w:type="dxa"/>
            <w:vAlign w:val="center"/>
          </w:tcPr>
          <w:p w:rsidRPr="00FB432C" w:rsidR="00F067A7" w:rsidP="00B6704E" w:rsidRDefault="00F067A7" w14:paraId="38239E20" w14:textId="77777777">
            <w:pPr>
              <w:pStyle w:val="StileTrebuchetMS10ptGiustificato"/>
              <w:jc w:val="center"/>
              <w:rPr>
                <w:rFonts w:ascii="Calibri" w:hAnsi="Calibri"/>
              </w:rPr>
            </w:pPr>
          </w:p>
        </w:tc>
        <w:tc>
          <w:tcPr>
            <w:tcW w:w="6237" w:type="dxa"/>
          </w:tcPr>
          <w:p w:rsidRPr="00FB432C" w:rsidR="00F067A7" w:rsidP="00B6704E" w:rsidRDefault="00F067A7" w14:paraId="49760DC9" w14:textId="77777777">
            <w:pPr>
              <w:pStyle w:val="StileTrebuchetMS10ptGiustificato"/>
              <w:rPr>
                <w:rFonts w:ascii="Calibri" w:hAnsi="Calibri"/>
              </w:rPr>
            </w:pPr>
          </w:p>
        </w:tc>
      </w:tr>
    </w:tbl>
    <w:p w:rsidRPr="00035F90" w:rsidR="00F067A7" w:rsidP="00F067A7" w:rsidRDefault="00F067A7" w14:paraId="654A3AEB" w14:textId="77777777">
      <w:pPr>
        <w:spacing w:before="240" w:beforeLines="100"/>
        <w:rPr>
          <w:rFonts w:asciiTheme="minorHAnsi" w:hAnsiTheme="minorHAnsi" w:cstheme="minorHAnsi"/>
          <w:sz w:val="18"/>
          <w:szCs w:val="18"/>
        </w:rPr>
      </w:pPr>
      <w:r w:rsidRPr="00035F90">
        <w:rPr>
          <w:rFonts w:asciiTheme="minorHAnsi" w:hAnsiTheme="minorHAnsi" w:cstheme="minorHAnsi"/>
          <w:sz w:val="18"/>
          <w:szCs w:val="18"/>
        </w:rPr>
        <w:t>TF: test funzionale</w:t>
      </w:r>
    </w:p>
    <w:p w:rsidRPr="00035F90" w:rsidR="00F067A7" w:rsidP="00F067A7" w:rsidRDefault="00F067A7" w14:paraId="6BC32335" w14:textId="77777777">
      <w:pPr>
        <w:rPr>
          <w:rFonts w:asciiTheme="minorHAnsi" w:hAnsiTheme="minorHAnsi" w:cstheme="minorHAnsi"/>
          <w:sz w:val="18"/>
          <w:szCs w:val="18"/>
        </w:rPr>
      </w:pPr>
      <w:r w:rsidRPr="00035F90">
        <w:rPr>
          <w:rFonts w:asciiTheme="minorHAnsi" w:hAnsiTheme="minorHAnsi" w:cstheme="minorHAnsi"/>
          <w:sz w:val="18"/>
          <w:szCs w:val="18"/>
        </w:rPr>
        <w:t>TNF: test non funzionale</w:t>
      </w:r>
    </w:p>
    <w:p w:rsidRPr="00035F90" w:rsidR="00F067A7" w:rsidP="00F067A7" w:rsidRDefault="00F067A7" w14:paraId="382AA04A" w14:textId="77777777">
      <w:pPr>
        <w:rPr>
          <w:rFonts w:asciiTheme="minorHAnsi" w:hAnsiTheme="minorHAnsi" w:cstheme="minorHAnsi"/>
          <w:sz w:val="18"/>
          <w:szCs w:val="18"/>
        </w:rPr>
      </w:pPr>
      <w:r w:rsidRPr="00035F90">
        <w:rPr>
          <w:rFonts w:asciiTheme="minorHAnsi" w:hAnsiTheme="minorHAnsi" w:cstheme="minorHAnsi"/>
          <w:sz w:val="18"/>
          <w:szCs w:val="18"/>
        </w:rPr>
        <w:t>TI: test di integrazione</w:t>
      </w:r>
    </w:p>
    <w:p w:rsidR="00F067A7" w:rsidP="00F067A7" w:rsidRDefault="00F067A7" w14:paraId="5654106C" w14:textId="77777777"/>
    <w:p w:rsidRPr="007C4C13" w:rsidR="00F067A7" w:rsidP="007C4C13" w:rsidRDefault="00F067A7" w14:paraId="7206DB65" w14:textId="77777777">
      <w:pPr>
        <w:pStyle w:val="Heading2"/>
      </w:pPr>
      <w:bookmarkStart w:name="_Toc137112567" w:id="317"/>
      <w:bookmarkStart w:name="_Toc222417444" w:id="318"/>
      <w:r w:rsidRPr="007C4C13">
        <w:t>Cicli di test</w:t>
      </w:r>
      <w:bookmarkEnd w:id="317"/>
      <w:bookmarkEnd w:id="318"/>
    </w:p>
    <w:p w:rsidRPr="00035F90" w:rsidR="00F067A7" w:rsidP="00F067A7" w:rsidRDefault="00F067A7" w14:paraId="0C1B9B92" w14:textId="77777777">
      <w:pPr>
        <w:rPr>
          <w:rFonts w:eastAsia="Calibri" w:asciiTheme="minorHAnsi" w:hAnsiTheme="minorHAnsi" w:cstheme="minorHAnsi"/>
          <w:noProof/>
          <w:szCs w:val="20"/>
          <w:lang w:eastAsia="en-US"/>
        </w:rPr>
      </w:pPr>
      <w:r w:rsidRPr="00035F90">
        <w:rPr>
          <w:rFonts w:eastAsia="Calibri" w:asciiTheme="minorHAnsi" w:hAnsiTheme="minorHAnsi" w:cstheme="minorHAnsi"/>
          <w:noProof/>
          <w:szCs w:val="20"/>
          <w:lang w:eastAsia="en-US"/>
        </w:rPr>
        <w:t>La tabella che segue riporta i cicli di test previsti per la gestione del test, assegnando ad ognuno un numero, un nome e specificando le tipologie di test associate a ciascun ciclo.</w:t>
      </w:r>
    </w:p>
    <w:tbl>
      <w:tblPr>
        <w:tblW w:w="8490" w:type="dxa"/>
        <w:jc w:val="center"/>
        <w:tblBorders>
          <w:top w:val="single" w:color="auto" w:sz="2" w:space="0"/>
          <w:bottom w:val="single" w:color="auto" w:sz="2" w:space="0"/>
          <w:insideH w:val="single" w:color="auto" w:sz="2" w:space="0"/>
        </w:tblBorders>
        <w:tblLook w:val="01E0" w:firstRow="1" w:lastRow="1" w:firstColumn="1" w:lastColumn="1" w:noHBand="0" w:noVBand="0"/>
      </w:tblPr>
      <w:tblGrid>
        <w:gridCol w:w="768"/>
        <w:gridCol w:w="2582"/>
        <w:gridCol w:w="5140"/>
      </w:tblGrid>
      <w:tr w:rsidRPr="009B7CE0" w:rsidR="00621C9A" w:rsidTr="00B6704E" w14:paraId="1AB549E6" w14:textId="77777777">
        <w:trPr>
          <w:jc w:val="center"/>
        </w:trPr>
        <w:tc>
          <w:tcPr>
            <w:tcW w:w="768" w:type="dxa"/>
            <w:tcBorders>
              <w:top w:val="nil"/>
              <w:bottom w:val="single" w:color="auto" w:sz="12" w:space="0"/>
            </w:tcBorders>
            <w:vAlign w:val="center"/>
          </w:tcPr>
          <w:p w:rsidRPr="00FB432C" w:rsidR="00F067A7" w:rsidP="00B6704E" w:rsidRDefault="00F067A7" w14:paraId="1A2BD67B" w14:textId="77777777">
            <w:pPr>
              <w:pStyle w:val="StileTrebuchetMS10ptGiustificato"/>
              <w:jc w:val="center"/>
              <w:rPr>
                <w:rFonts w:ascii="Calibri" w:hAnsi="Calibri"/>
                <w:b/>
              </w:rPr>
            </w:pPr>
            <w:r w:rsidRPr="00FB432C">
              <w:rPr>
                <w:rFonts w:ascii="Calibri" w:hAnsi="Calibri"/>
                <w:b/>
              </w:rPr>
              <w:t>CICLO DI TEST</w:t>
            </w:r>
          </w:p>
        </w:tc>
        <w:tc>
          <w:tcPr>
            <w:tcW w:w="2582" w:type="dxa"/>
            <w:tcBorders>
              <w:top w:val="nil"/>
              <w:bottom w:val="single" w:color="auto" w:sz="12" w:space="0"/>
            </w:tcBorders>
            <w:vAlign w:val="center"/>
          </w:tcPr>
          <w:p w:rsidRPr="00FB432C" w:rsidR="00F067A7" w:rsidP="00B6704E" w:rsidRDefault="00F067A7" w14:paraId="1ECFE721" w14:textId="77777777">
            <w:pPr>
              <w:pStyle w:val="StileTrebuchetMS10ptGiustificato"/>
              <w:jc w:val="center"/>
              <w:rPr>
                <w:rFonts w:ascii="Calibri" w:hAnsi="Calibri"/>
                <w:b/>
              </w:rPr>
            </w:pPr>
            <w:r w:rsidRPr="00FB432C">
              <w:rPr>
                <w:rFonts w:ascii="Calibri" w:hAnsi="Calibri"/>
                <w:b/>
              </w:rPr>
              <w:t>NOME</w:t>
            </w:r>
          </w:p>
        </w:tc>
        <w:tc>
          <w:tcPr>
            <w:tcW w:w="5140" w:type="dxa"/>
            <w:tcBorders>
              <w:top w:val="nil"/>
              <w:bottom w:val="single" w:color="auto" w:sz="12" w:space="0"/>
            </w:tcBorders>
            <w:vAlign w:val="center"/>
          </w:tcPr>
          <w:p w:rsidRPr="00FB432C" w:rsidR="00F067A7" w:rsidP="00B6704E" w:rsidRDefault="00F067A7" w14:paraId="28E2AA8A" w14:textId="77777777">
            <w:pPr>
              <w:pStyle w:val="StileTrebuchetMS10ptGiustificato"/>
              <w:jc w:val="center"/>
              <w:rPr>
                <w:rFonts w:ascii="Calibri" w:hAnsi="Calibri"/>
                <w:b/>
              </w:rPr>
            </w:pPr>
            <w:r w:rsidRPr="00FB432C">
              <w:rPr>
                <w:rFonts w:ascii="Calibri" w:hAnsi="Calibri"/>
                <w:b/>
              </w:rPr>
              <w:t>DESCRIZIONE E TIPOLOGIE DI TEST INCLUSE</w:t>
            </w:r>
          </w:p>
        </w:tc>
      </w:tr>
      <w:tr w:rsidRPr="009B7CE0" w:rsidR="00621C9A" w:rsidTr="00B6704E" w14:paraId="6C180A9D" w14:textId="77777777">
        <w:trPr>
          <w:jc w:val="center"/>
        </w:trPr>
        <w:tc>
          <w:tcPr>
            <w:tcW w:w="768" w:type="dxa"/>
            <w:tcBorders>
              <w:top w:val="single" w:color="auto" w:sz="12" w:space="0"/>
            </w:tcBorders>
            <w:vAlign w:val="center"/>
          </w:tcPr>
          <w:p w:rsidRPr="00FB432C" w:rsidR="00F067A7" w:rsidP="00B6704E" w:rsidRDefault="00F067A7" w14:paraId="37E0C742" w14:textId="77777777">
            <w:pPr>
              <w:pStyle w:val="StileTrebuchetMS10ptGiustificato"/>
              <w:jc w:val="center"/>
              <w:rPr>
                <w:rFonts w:ascii="Calibri" w:hAnsi="Calibri"/>
              </w:rPr>
            </w:pPr>
            <w:r w:rsidRPr="00FB432C">
              <w:rPr>
                <w:rFonts w:ascii="Calibri" w:hAnsi="Calibri"/>
              </w:rPr>
              <w:t>1</w:t>
            </w:r>
          </w:p>
        </w:tc>
        <w:tc>
          <w:tcPr>
            <w:tcW w:w="2582" w:type="dxa"/>
            <w:tcBorders>
              <w:top w:val="single" w:color="auto" w:sz="12" w:space="0"/>
            </w:tcBorders>
            <w:vAlign w:val="center"/>
          </w:tcPr>
          <w:p w:rsidRPr="00FB432C" w:rsidR="00F067A7" w:rsidP="00B6704E" w:rsidRDefault="00F067A7" w14:paraId="45490C7D" w14:textId="77777777">
            <w:pPr>
              <w:pStyle w:val="StileTrebuchetMS10ptGiustificato"/>
              <w:rPr>
                <w:rFonts w:ascii="Calibri" w:hAnsi="Calibri"/>
              </w:rPr>
            </w:pPr>
            <w:r w:rsidRPr="00FB432C">
              <w:rPr>
                <w:rFonts w:ascii="Calibri" w:hAnsi="Calibri"/>
              </w:rPr>
              <w:t>Smoke Test</w:t>
            </w:r>
          </w:p>
        </w:tc>
        <w:tc>
          <w:tcPr>
            <w:tcW w:w="5140" w:type="dxa"/>
            <w:tcBorders>
              <w:top w:val="single" w:color="auto" w:sz="12" w:space="0"/>
            </w:tcBorders>
          </w:tcPr>
          <w:p w:rsidRPr="00FB432C" w:rsidR="00F067A7" w:rsidP="00B6704E" w:rsidRDefault="00F067A7" w14:paraId="1E70E543" w14:textId="77777777">
            <w:pPr>
              <w:pStyle w:val="StileTrebuchetMS10ptGiustificato"/>
              <w:rPr>
                <w:rFonts w:ascii="Calibri" w:hAnsi="Calibri"/>
              </w:rPr>
            </w:pPr>
            <w:r w:rsidRPr="00FB432C">
              <w:rPr>
                <w:rFonts w:ascii="Calibri" w:hAnsi="Calibri"/>
              </w:rPr>
              <w:t>Selezione di test di funzione per prima verifica.</w:t>
            </w:r>
          </w:p>
        </w:tc>
      </w:tr>
      <w:tr w:rsidRPr="009B7CE0" w:rsidR="00621C9A" w:rsidTr="00B6704E" w14:paraId="64F5C60F" w14:textId="77777777">
        <w:trPr>
          <w:jc w:val="center"/>
        </w:trPr>
        <w:tc>
          <w:tcPr>
            <w:tcW w:w="768" w:type="dxa"/>
            <w:vAlign w:val="center"/>
          </w:tcPr>
          <w:p w:rsidRPr="00FB432C" w:rsidR="00F067A7" w:rsidP="00B6704E" w:rsidRDefault="00F067A7" w14:paraId="715C099D" w14:textId="77777777">
            <w:pPr>
              <w:pStyle w:val="StileTrebuchetMS10ptGiustificato"/>
              <w:jc w:val="center"/>
              <w:rPr>
                <w:rFonts w:ascii="Calibri" w:hAnsi="Calibri"/>
              </w:rPr>
            </w:pPr>
            <w:r w:rsidRPr="00FB432C">
              <w:rPr>
                <w:rFonts w:ascii="Calibri" w:hAnsi="Calibri"/>
              </w:rPr>
              <w:t>2</w:t>
            </w:r>
          </w:p>
        </w:tc>
        <w:tc>
          <w:tcPr>
            <w:tcW w:w="2582" w:type="dxa"/>
            <w:vAlign w:val="center"/>
          </w:tcPr>
          <w:p w:rsidRPr="00FB432C" w:rsidR="00F067A7" w:rsidP="00B6704E" w:rsidRDefault="00F067A7" w14:paraId="72E9D17B" w14:textId="77777777">
            <w:pPr>
              <w:pStyle w:val="StileTrebuchetMS10ptGiustificato"/>
              <w:rPr>
                <w:rFonts w:ascii="Calibri" w:hAnsi="Calibri"/>
              </w:rPr>
            </w:pPr>
            <w:r w:rsidRPr="00FB432C">
              <w:rPr>
                <w:rFonts w:ascii="Calibri" w:hAnsi="Calibri"/>
              </w:rPr>
              <w:t>Ciclo Completo</w:t>
            </w:r>
          </w:p>
        </w:tc>
        <w:tc>
          <w:tcPr>
            <w:tcW w:w="5140" w:type="dxa"/>
          </w:tcPr>
          <w:p w:rsidRPr="00FB432C" w:rsidR="00F067A7" w:rsidP="00B6704E" w:rsidRDefault="00F067A7" w14:paraId="0F1648DC" w14:textId="77777777">
            <w:pPr>
              <w:pStyle w:val="StileTrebuchetMS10ptGiustificato"/>
              <w:rPr>
                <w:rFonts w:ascii="Calibri" w:hAnsi="Calibri"/>
              </w:rPr>
            </w:pPr>
            <w:r w:rsidRPr="00FB432C">
              <w:rPr>
                <w:rFonts w:ascii="Calibri" w:hAnsi="Calibri"/>
              </w:rPr>
              <w:t>Include tutti i test di funzione.</w:t>
            </w:r>
          </w:p>
        </w:tc>
      </w:tr>
      <w:tr w:rsidRPr="009B7CE0" w:rsidR="00621C9A" w:rsidTr="00B6704E" w14:paraId="08FE2F4B" w14:textId="77777777">
        <w:trPr>
          <w:jc w:val="center"/>
        </w:trPr>
        <w:tc>
          <w:tcPr>
            <w:tcW w:w="768" w:type="dxa"/>
            <w:vAlign w:val="center"/>
          </w:tcPr>
          <w:p w:rsidRPr="00FB432C" w:rsidR="00F067A7" w:rsidP="00B6704E" w:rsidRDefault="00F067A7" w14:paraId="43BC18BF" w14:textId="77777777">
            <w:pPr>
              <w:pStyle w:val="StileTrebuchetMS10ptGiustificato"/>
              <w:jc w:val="center"/>
              <w:rPr>
                <w:rFonts w:ascii="Calibri" w:hAnsi="Calibri"/>
              </w:rPr>
            </w:pPr>
            <w:r w:rsidRPr="00FB432C">
              <w:rPr>
                <w:rFonts w:ascii="Calibri" w:hAnsi="Calibri"/>
              </w:rPr>
              <w:t>3</w:t>
            </w:r>
          </w:p>
        </w:tc>
        <w:tc>
          <w:tcPr>
            <w:tcW w:w="2582" w:type="dxa"/>
            <w:vAlign w:val="center"/>
          </w:tcPr>
          <w:p w:rsidRPr="00FB432C" w:rsidR="00F067A7" w:rsidP="00B6704E" w:rsidRDefault="00F067A7" w14:paraId="220E356D" w14:textId="77777777">
            <w:pPr>
              <w:pStyle w:val="StileTrebuchetMS10ptGiustificato"/>
              <w:rPr>
                <w:rFonts w:ascii="Calibri" w:hAnsi="Calibri"/>
              </w:rPr>
            </w:pPr>
            <w:r w:rsidRPr="00FB432C">
              <w:rPr>
                <w:rFonts w:ascii="Calibri" w:hAnsi="Calibri"/>
              </w:rPr>
              <w:t>Ciclo di Integrazione</w:t>
            </w:r>
          </w:p>
        </w:tc>
        <w:tc>
          <w:tcPr>
            <w:tcW w:w="5140" w:type="dxa"/>
          </w:tcPr>
          <w:p w:rsidRPr="00FB432C" w:rsidR="00F067A7" w:rsidP="00B6704E" w:rsidRDefault="00F067A7" w14:paraId="16244881" w14:textId="77777777">
            <w:pPr>
              <w:pStyle w:val="StileTrebuchetMS10ptGiustificato"/>
              <w:rPr>
                <w:rFonts w:ascii="Calibri" w:hAnsi="Calibri"/>
              </w:rPr>
            </w:pPr>
            <w:r w:rsidRPr="00FB432C">
              <w:rPr>
                <w:rFonts w:ascii="Calibri" w:hAnsi="Calibri"/>
              </w:rPr>
              <w:t>Comprende il test di funzione della nuova funzionalità elementare e l’integrazione della stessa nell’applicazione</w:t>
            </w:r>
          </w:p>
        </w:tc>
      </w:tr>
      <w:tr w:rsidRPr="009B7CE0" w:rsidR="00621C9A" w:rsidTr="00B6704E" w14:paraId="3EE0FF8F" w14:textId="77777777">
        <w:trPr>
          <w:jc w:val="center"/>
        </w:trPr>
        <w:tc>
          <w:tcPr>
            <w:tcW w:w="768" w:type="dxa"/>
            <w:vAlign w:val="center"/>
          </w:tcPr>
          <w:p w:rsidRPr="00FB432C" w:rsidR="00F067A7" w:rsidP="00B6704E" w:rsidRDefault="00F067A7" w14:paraId="1A690D17" w14:textId="2ED50132">
            <w:pPr>
              <w:pStyle w:val="StileTrebuchetMS10ptGiustificato"/>
              <w:jc w:val="center"/>
              <w:rPr>
                <w:rFonts w:ascii="Calibri" w:hAnsi="Calibri"/>
              </w:rPr>
            </w:pPr>
          </w:p>
        </w:tc>
        <w:tc>
          <w:tcPr>
            <w:tcW w:w="2582" w:type="dxa"/>
            <w:vAlign w:val="center"/>
          </w:tcPr>
          <w:p w:rsidRPr="00FB432C" w:rsidR="00F067A7" w:rsidP="00B6704E" w:rsidRDefault="00F067A7" w14:paraId="4B27F1B6" w14:textId="7690DF57">
            <w:pPr>
              <w:pStyle w:val="StileTrebuchetMS10ptGiustificato"/>
              <w:rPr>
                <w:rFonts w:ascii="Calibri" w:hAnsi="Calibri"/>
              </w:rPr>
            </w:pPr>
          </w:p>
        </w:tc>
        <w:tc>
          <w:tcPr>
            <w:tcW w:w="5140" w:type="dxa"/>
          </w:tcPr>
          <w:p w:rsidRPr="00FB432C" w:rsidR="00F067A7" w:rsidP="00B6704E" w:rsidRDefault="00F067A7" w14:paraId="5670C276" w14:textId="65F15683">
            <w:pPr>
              <w:pStyle w:val="StileTrebuchetMS10ptGiustificato"/>
              <w:rPr>
                <w:rFonts w:ascii="Calibri" w:hAnsi="Calibri"/>
              </w:rPr>
            </w:pPr>
          </w:p>
        </w:tc>
      </w:tr>
      <w:tr w:rsidRPr="00C003C4" w:rsidR="00621C9A" w:rsidTr="00B6704E" w14:paraId="34EE5162" w14:textId="77777777">
        <w:trPr>
          <w:jc w:val="center"/>
        </w:trPr>
        <w:tc>
          <w:tcPr>
            <w:tcW w:w="768" w:type="dxa"/>
            <w:vAlign w:val="center"/>
          </w:tcPr>
          <w:p w:rsidRPr="00FB432C" w:rsidR="00C003C4" w:rsidP="00B6704E" w:rsidRDefault="00C003C4" w14:paraId="43BF0E04" w14:textId="75C0A436">
            <w:pPr>
              <w:pStyle w:val="StileTrebuchetMS10ptGiustificato"/>
              <w:jc w:val="center"/>
              <w:rPr>
                <w:rFonts w:ascii="Calibri" w:hAnsi="Calibri"/>
              </w:rPr>
            </w:pPr>
          </w:p>
        </w:tc>
        <w:tc>
          <w:tcPr>
            <w:tcW w:w="2582" w:type="dxa"/>
            <w:vAlign w:val="center"/>
          </w:tcPr>
          <w:p w:rsidRPr="00FB432C" w:rsidR="00C003C4" w:rsidP="00B6704E" w:rsidRDefault="00C003C4" w14:paraId="138982B4" w14:textId="3A5F5159">
            <w:pPr>
              <w:pStyle w:val="StileTrebuchetMS10ptGiustificato"/>
              <w:rPr>
                <w:rFonts w:ascii="Calibri" w:hAnsi="Calibri"/>
              </w:rPr>
            </w:pPr>
          </w:p>
        </w:tc>
        <w:tc>
          <w:tcPr>
            <w:tcW w:w="5140" w:type="dxa"/>
          </w:tcPr>
          <w:p w:rsidRPr="00C003C4" w:rsidR="00C003C4" w:rsidP="00B6704E" w:rsidRDefault="00C003C4" w14:paraId="1D67DF4D" w14:textId="3C9BA6EB">
            <w:pPr>
              <w:pStyle w:val="StileTrebuchetMS10ptGiustificato"/>
              <w:rPr>
                <w:rFonts w:ascii="Calibri" w:hAnsi="Calibri"/>
              </w:rPr>
            </w:pPr>
          </w:p>
        </w:tc>
      </w:tr>
      <w:tr w:rsidRPr="00C003C4" w:rsidR="00621C9A" w:rsidTr="00B6704E" w14:paraId="10DB01F9" w14:textId="77777777">
        <w:trPr>
          <w:jc w:val="center"/>
        </w:trPr>
        <w:tc>
          <w:tcPr>
            <w:tcW w:w="768" w:type="dxa"/>
            <w:vAlign w:val="center"/>
          </w:tcPr>
          <w:p w:rsidRPr="00C003C4" w:rsidR="00F067A7" w:rsidP="00B6704E" w:rsidRDefault="00F067A7" w14:paraId="58B8F0DB" w14:textId="77777777">
            <w:pPr>
              <w:pStyle w:val="StileTrebuchetMS10ptGiustificato"/>
              <w:jc w:val="center"/>
              <w:rPr>
                <w:rFonts w:ascii="Calibri" w:hAnsi="Calibri"/>
              </w:rPr>
            </w:pPr>
          </w:p>
        </w:tc>
        <w:tc>
          <w:tcPr>
            <w:tcW w:w="2582" w:type="dxa"/>
          </w:tcPr>
          <w:p w:rsidRPr="00C003C4" w:rsidR="00F067A7" w:rsidP="00B6704E" w:rsidRDefault="00F067A7" w14:paraId="49FCEE94" w14:textId="77777777">
            <w:pPr>
              <w:pStyle w:val="StileTrebuchetMS10ptGiustificato"/>
              <w:rPr>
                <w:rFonts w:ascii="Calibri" w:hAnsi="Calibri"/>
              </w:rPr>
            </w:pPr>
          </w:p>
        </w:tc>
        <w:tc>
          <w:tcPr>
            <w:tcW w:w="5140" w:type="dxa"/>
          </w:tcPr>
          <w:p w:rsidRPr="00C003C4" w:rsidR="00F067A7" w:rsidP="00B6704E" w:rsidRDefault="00F067A7" w14:paraId="0759889F" w14:textId="77777777">
            <w:pPr>
              <w:pStyle w:val="StileTrebuchetMS10ptGiustificato"/>
              <w:rPr>
                <w:rFonts w:ascii="Calibri" w:hAnsi="Calibri"/>
              </w:rPr>
            </w:pPr>
          </w:p>
        </w:tc>
      </w:tr>
    </w:tbl>
    <w:p w:rsidRPr="009B7CE0" w:rsidR="00F067A7" w:rsidP="00F067A7" w:rsidRDefault="00F067A7" w14:paraId="3CE76880" w14:textId="77777777">
      <w:pPr>
        <w:pStyle w:val="Caption"/>
        <w:rPr>
          <w:b/>
          <w:sz w:val="18"/>
          <w:szCs w:val="18"/>
        </w:rPr>
      </w:pPr>
      <w:bookmarkStart w:name="_Toc185408408" w:id="319"/>
      <w:bookmarkStart w:name="_Toc212433004" w:id="320"/>
      <w:bookmarkStart w:name="_Toc461723305" w:id="321"/>
      <w:r w:rsidRPr="009B7CE0">
        <w:rPr>
          <w:b/>
          <w:sz w:val="18"/>
          <w:szCs w:val="18"/>
        </w:rPr>
        <w:t xml:space="preserve">Fig. </w:t>
      </w:r>
      <w:r w:rsidRPr="00FB432C">
        <w:rPr>
          <w:b/>
          <w:sz w:val="18"/>
          <w:szCs w:val="18"/>
        </w:rPr>
        <w:fldChar w:fldCharType="begin"/>
      </w:r>
      <w:r w:rsidRPr="009B7CE0">
        <w:rPr>
          <w:b/>
          <w:sz w:val="18"/>
          <w:szCs w:val="18"/>
        </w:rPr>
        <w:instrText xml:space="preserve"> SEQ Tab. \* ARABIC </w:instrText>
      </w:r>
      <w:r w:rsidRPr="00FB432C">
        <w:rPr>
          <w:b/>
          <w:sz w:val="18"/>
          <w:szCs w:val="18"/>
        </w:rPr>
        <w:fldChar w:fldCharType="separate"/>
      </w:r>
      <w:r w:rsidRPr="009B7CE0">
        <w:rPr>
          <w:b/>
          <w:noProof/>
          <w:sz w:val="18"/>
          <w:szCs w:val="18"/>
        </w:rPr>
        <w:t>8</w:t>
      </w:r>
      <w:r w:rsidRPr="00FB432C">
        <w:rPr>
          <w:b/>
          <w:sz w:val="18"/>
          <w:szCs w:val="18"/>
        </w:rPr>
        <w:fldChar w:fldCharType="end"/>
      </w:r>
      <w:r w:rsidRPr="009B7CE0">
        <w:rPr>
          <w:b/>
          <w:sz w:val="18"/>
          <w:szCs w:val="18"/>
        </w:rPr>
        <w:t xml:space="preserve"> - Cicli di test</w:t>
      </w:r>
      <w:bookmarkEnd w:id="319"/>
      <w:bookmarkEnd w:id="320"/>
      <w:bookmarkEnd w:id="321"/>
    </w:p>
    <w:p w:rsidRPr="00035F90" w:rsidR="00F067A7" w:rsidP="00F067A7" w:rsidRDefault="00F067A7" w14:paraId="14A0D570" w14:textId="77777777">
      <w:pPr>
        <w:rPr>
          <w:rFonts w:eastAsia="Calibri" w:asciiTheme="minorHAnsi" w:hAnsiTheme="minorHAnsi" w:cstheme="minorHAnsi"/>
          <w:noProof/>
          <w:szCs w:val="20"/>
          <w:lang w:eastAsia="en-US"/>
        </w:rPr>
      </w:pPr>
      <w:r w:rsidRPr="00035F90">
        <w:rPr>
          <w:rFonts w:eastAsia="Calibri" w:asciiTheme="minorHAnsi" w:hAnsiTheme="minorHAnsi" w:cstheme="minorHAnsi"/>
          <w:noProof/>
          <w:szCs w:val="20"/>
          <w:lang w:eastAsia="en-US"/>
        </w:rPr>
        <w:t>Ciascun ciclo di test è caratterizzato da criteri di ingresso e di uscita</w:t>
      </w:r>
      <w:r w:rsidR="00035F90">
        <w:rPr>
          <w:rFonts w:eastAsia="Calibri" w:asciiTheme="minorHAnsi" w:hAnsiTheme="minorHAnsi" w:cstheme="minorHAnsi"/>
          <w:noProof/>
          <w:szCs w:val="20"/>
          <w:lang w:eastAsia="en-US"/>
        </w:rPr>
        <w:t>.</w:t>
      </w:r>
    </w:p>
    <w:p w:rsidRPr="00035F90" w:rsidR="00F067A7" w:rsidP="00F067A7" w:rsidRDefault="00F067A7" w14:paraId="7928E27B" w14:textId="77777777">
      <w:pPr>
        <w:rPr>
          <w:rFonts w:eastAsia="Calibri" w:asciiTheme="minorHAnsi" w:hAnsiTheme="minorHAnsi" w:cstheme="minorHAnsi"/>
          <w:noProof/>
          <w:szCs w:val="20"/>
          <w:lang w:eastAsia="en-US"/>
        </w:rPr>
      </w:pPr>
      <w:r w:rsidRPr="00035F90">
        <w:rPr>
          <w:rFonts w:eastAsia="Calibri" w:asciiTheme="minorHAnsi" w:hAnsiTheme="minorHAnsi" w:cstheme="minorHAnsi"/>
          <w:noProof/>
          <w:szCs w:val="20"/>
          <w:lang w:eastAsia="en-US"/>
        </w:rPr>
        <w:t>I criteri di ingresso sono rappresentati dalle condizioni e dai requisiti per i quali il ciclo di test può avere inizio.</w:t>
      </w:r>
    </w:p>
    <w:p w:rsidRPr="00035F90" w:rsidR="00F067A7" w:rsidP="00F067A7" w:rsidRDefault="00F067A7" w14:paraId="30857CC0" w14:textId="77777777">
      <w:pPr>
        <w:rPr>
          <w:rFonts w:eastAsia="Calibri" w:asciiTheme="minorHAnsi" w:hAnsiTheme="minorHAnsi" w:cstheme="minorHAnsi"/>
          <w:noProof/>
          <w:szCs w:val="20"/>
          <w:lang w:eastAsia="en-US"/>
        </w:rPr>
      </w:pPr>
      <w:r w:rsidRPr="00035F90">
        <w:rPr>
          <w:rFonts w:eastAsia="Calibri" w:asciiTheme="minorHAnsi" w:hAnsiTheme="minorHAnsi" w:cstheme="minorHAnsi"/>
          <w:noProof/>
          <w:szCs w:val="20"/>
          <w:lang w:eastAsia="en-US"/>
        </w:rPr>
        <w:t>I criteri di uscita sono rappresentati dalle condizioni per le quali si termina la sessione di test.</w:t>
      </w:r>
    </w:p>
    <w:p w:rsidRPr="00035F90" w:rsidR="00F067A7" w:rsidP="00F067A7" w:rsidRDefault="00F067A7" w14:paraId="0C0F932A" w14:textId="77777777">
      <w:pPr>
        <w:rPr>
          <w:rFonts w:eastAsia="Calibri" w:asciiTheme="minorHAnsi" w:hAnsiTheme="minorHAnsi" w:cstheme="minorHAnsi"/>
          <w:noProof/>
          <w:szCs w:val="20"/>
          <w:lang w:eastAsia="en-US"/>
        </w:rPr>
      </w:pPr>
      <w:r w:rsidRPr="00035F90">
        <w:rPr>
          <w:rFonts w:eastAsia="Calibri" w:asciiTheme="minorHAnsi" w:hAnsiTheme="minorHAnsi" w:cstheme="minorHAnsi"/>
          <w:noProof/>
          <w:szCs w:val="20"/>
          <w:lang w:eastAsia="en-US"/>
        </w:rPr>
        <w:t>I criteri di ingresso e di uscita dai cicli di test costituiscono uno dei parametri che determinano, attraverso le regole di propedeuticità in essi definite, la sequenza con cui vengono eseguiti i test.</w:t>
      </w:r>
    </w:p>
    <w:p w:rsidRPr="00035F90" w:rsidR="00F067A7" w:rsidP="00F067A7" w:rsidRDefault="00F067A7" w14:paraId="4C8D7BB0" w14:textId="77777777">
      <w:pPr>
        <w:rPr>
          <w:rFonts w:eastAsia="Calibri" w:asciiTheme="minorHAnsi" w:hAnsiTheme="minorHAnsi" w:cstheme="minorHAnsi"/>
          <w:noProof/>
          <w:szCs w:val="20"/>
          <w:lang w:eastAsia="en-US"/>
        </w:rPr>
      </w:pPr>
      <w:r w:rsidRPr="00035F90">
        <w:rPr>
          <w:rFonts w:eastAsia="Calibri" w:asciiTheme="minorHAnsi" w:hAnsiTheme="minorHAnsi" w:cstheme="minorHAnsi"/>
          <w:noProof/>
          <w:szCs w:val="20"/>
          <w:lang w:eastAsia="en-US"/>
        </w:rPr>
        <w:t>I criteri di uscita sono rappresentati dalle condizioni per le quali si termina la sessione di test.</w:t>
      </w:r>
    </w:p>
    <w:tbl>
      <w:tblPr>
        <w:tblW w:w="0" w:type="auto"/>
        <w:jc w:val="center"/>
        <w:tblBorders>
          <w:top w:val="single" w:color="auto" w:sz="2" w:space="0"/>
          <w:bottom w:val="single" w:color="auto" w:sz="2" w:space="0"/>
          <w:insideH w:val="single" w:color="auto" w:sz="2" w:space="0"/>
        </w:tblBorders>
        <w:tblLayout w:type="fixed"/>
        <w:tblLook w:val="01E0" w:firstRow="1" w:lastRow="1" w:firstColumn="1" w:lastColumn="1" w:noHBand="0" w:noVBand="0"/>
      </w:tblPr>
      <w:tblGrid>
        <w:gridCol w:w="2700"/>
        <w:gridCol w:w="1620"/>
        <w:gridCol w:w="4711"/>
      </w:tblGrid>
      <w:tr w:rsidRPr="00FB432C" w:rsidR="00F067A7" w:rsidTr="00B6704E" w14:paraId="4F4F400A" w14:textId="77777777">
        <w:trPr>
          <w:jc w:val="center"/>
        </w:trPr>
        <w:tc>
          <w:tcPr>
            <w:tcW w:w="2700" w:type="dxa"/>
            <w:tcBorders>
              <w:top w:val="nil"/>
              <w:bottom w:val="single" w:color="auto" w:sz="12" w:space="0"/>
            </w:tcBorders>
            <w:vAlign w:val="center"/>
          </w:tcPr>
          <w:p w:rsidRPr="00FB432C" w:rsidR="00F067A7" w:rsidP="00B6704E" w:rsidRDefault="00F067A7" w14:paraId="6ACEE913" w14:textId="77777777">
            <w:pPr>
              <w:pStyle w:val="StileTrebuchetMS10ptGiustificato"/>
              <w:jc w:val="center"/>
              <w:rPr>
                <w:rFonts w:ascii="Calibri" w:hAnsi="Calibri"/>
                <w:b/>
              </w:rPr>
            </w:pPr>
            <w:r w:rsidRPr="00FB432C">
              <w:rPr>
                <w:rFonts w:ascii="Calibri" w:hAnsi="Calibri"/>
                <w:b/>
              </w:rPr>
              <w:t>CICLO DI TEST</w:t>
            </w:r>
          </w:p>
        </w:tc>
        <w:tc>
          <w:tcPr>
            <w:tcW w:w="1620" w:type="dxa"/>
            <w:tcBorders>
              <w:top w:val="nil"/>
              <w:bottom w:val="single" w:color="auto" w:sz="12" w:space="0"/>
            </w:tcBorders>
            <w:vAlign w:val="center"/>
          </w:tcPr>
          <w:p w:rsidRPr="00FB432C" w:rsidR="00F067A7" w:rsidP="00B6704E" w:rsidRDefault="00F067A7" w14:paraId="1ED06B73" w14:textId="77777777">
            <w:pPr>
              <w:pStyle w:val="StileTrebuchetMS10ptGiustificato"/>
              <w:jc w:val="center"/>
              <w:rPr>
                <w:rFonts w:ascii="Calibri" w:hAnsi="Calibri"/>
                <w:b/>
              </w:rPr>
            </w:pPr>
            <w:r w:rsidRPr="00FB432C">
              <w:rPr>
                <w:rFonts w:ascii="Calibri" w:hAnsi="Calibri"/>
                <w:b/>
              </w:rPr>
              <w:t>TIPOLOGIA CRITERIO</w:t>
            </w:r>
          </w:p>
        </w:tc>
        <w:tc>
          <w:tcPr>
            <w:tcW w:w="4711" w:type="dxa"/>
            <w:tcBorders>
              <w:top w:val="nil"/>
              <w:bottom w:val="single" w:color="auto" w:sz="12" w:space="0"/>
            </w:tcBorders>
            <w:vAlign w:val="center"/>
          </w:tcPr>
          <w:p w:rsidRPr="00FB432C" w:rsidR="00F067A7" w:rsidP="00B6704E" w:rsidRDefault="00F067A7" w14:paraId="3CB6E3D5" w14:textId="77777777">
            <w:pPr>
              <w:pStyle w:val="StileTrebuchetMS10ptGiustificato"/>
              <w:jc w:val="center"/>
              <w:rPr>
                <w:rFonts w:ascii="Calibri" w:hAnsi="Calibri"/>
                <w:b/>
              </w:rPr>
            </w:pPr>
            <w:r w:rsidRPr="00FB432C">
              <w:rPr>
                <w:rFonts w:ascii="Calibri" w:hAnsi="Calibri"/>
                <w:b/>
              </w:rPr>
              <w:t>CRITERIO UTILIZZATO</w:t>
            </w:r>
          </w:p>
        </w:tc>
      </w:tr>
      <w:tr w:rsidRPr="009B7CE0" w:rsidR="00F067A7" w:rsidTr="00B6704E" w14:paraId="7649E83B" w14:textId="77777777">
        <w:trPr>
          <w:jc w:val="center"/>
        </w:trPr>
        <w:tc>
          <w:tcPr>
            <w:tcW w:w="2700" w:type="dxa"/>
            <w:tcBorders>
              <w:top w:val="single" w:color="auto" w:sz="12" w:space="0"/>
            </w:tcBorders>
            <w:vAlign w:val="center"/>
          </w:tcPr>
          <w:p w:rsidRPr="00FB432C" w:rsidR="00F067A7" w:rsidP="00B6704E" w:rsidRDefault="00F067A7" w14:paraId="2E589B6C" w14:textId="77777777">
            <w:pPr>
              <w:pStyle w:val="StileTrebuchetMS10ptGiustificato"/>
              <w:rPr>
                <w:rFonts w:ascii="Calibri" w:hAnsi="Calibri"/>
              </w:rPr>
            </w:pPr>
            <w:r w:rsidRPr="00FB432C">
              <w:rPr>
                <w:rFonts w:ascii="Calibri" w:hAnsi="Calibri"/>
              </w:rPr>
              <w:t>1 – Smoke test</w:t>
            </w:r>
          </w:p>
        </w:tc>
        <w:tc>
          <w:tcPr>
            <w:tcW w:w="1620" w:type="dxa"/>
            <w:tcBorders>
              <w:top w:val="single" w:color="auto" w:sz="12" w:space="0"/>
            </w:tcBorders>
          </w:tcPr>
          <w:p w:rsidRPr="00FB432C" w:rsidR="00F067A7" w:rsidP="00B6704E" w:rsidRDefault="00F067A7" w14:paraId="184F4545" w14:textId="77777777">
            <w:pPr>
              <w:pStyle w:val="StileTrebuchetMS10ptGiustificato"/>
              <w:rPr>
                <w:rFonts w:ascii="Calibri" w:hAnsi="Calibri"/>
              </w:rPr>
            </w:pPr>
            <w:r w:rsidRPr="00FB432C">
              <w:rPr>
                <w:rFonts w:ascii="Calibri" w:hAnsi="Calibri"/>
              </w:rPr>
              <w:t xml:space="preserve">Ingresso </w:t>
            </w:r>
          </w:p>
        </w:tc>
        <w:tc>
          <w:tcPr>
            <w:tcW w:w="4711" w:type="dxa"/>
            <w:tcBorders>
              <w:top w:val="single" w:color="auto" w:sz="12" w:space="0"/>
            </w:tcBorders>
          </w:tcPr>
          <w:p w:rsidRPr="00FB432C" w:rsidR="00F067A7" w:rsidP="00B6704E" w:rsidRDefault="00F067A7" w14:paraId="34212309" w14:textId="77777777">
            <w:pPr>
              <w:pStyle w:val="StileTrebuchetMS10ptGiustificato"/>
              <w:ind w:left="86"/>
              <w:rPr>
                <w:rFonts w:ascii="Calibri" w:hAnsi="Calibri"/>
              </w:rPr>
            </w:pPr>
            <w:r w:rsidRPr="00FB432C">
              <w:rPr>
                <w:rFonts w:ascii="Calibri" w:hAnsi="Calibri"/>
              </w:rPr>
              <w:t>Ambiente di test predisposto e validato.</w:t>
            </w:r>
          </w:p>
        </w:tc>
      </w:tr>
      <w:tr w:rsidRPr="009B7CE0" w:rsidR="00F067A7" w:rsidTr="00B6704E" w14:paraId="29EF153A" w14:textId="77777777">
        <w:trPr>
          <w:jc w:val="center"/>
        </w:trPr>
        <w:tc>
          <w:tcPr>
            <w:tcW w:w="2700" w:type="dxa"/>
            <w:vAlign w:val="center"/>
          </w:tcPr>
          <w:p w:rsidRPr="00FB432C" w:rsidR="00F067A7" w:rsidP="00B6704E" w:rsidRDefault="00F067A7" w14:paraId="0C5F2915" w14:textId="77777777">
            <w:pPr>
              <w:pStyle w:val="StileTrebuchetMS10ptGiustificato"/>
              <w:rPr>
                <w:rFonts w:ascii="Calibri" w:hAnsi="Calibri"/>
              </w:rPr>
            </w:pPr>
            <w:r w:rsidRPr="00FB432C">
              <w:rPr>
                <w:rFonts w:ascii="Calibri" w:hAnsi="Calibri"/>
              </w:rPr>
              <w:t>1 – Smoke test</w:t>
            </w:r>
          </w:p>
        </w:tc>
        <w:tc>
          <w:tcPr>
            <w:tcW w:w="1620" w:type="dxa"/>
          </w:tcPr>
          <w:p w:rsidRPr="00FB432C" w:rsidR="00F067A7" w:rsidP="00B6704E" w:rsidRDefault="00F067A7" w14:paraId="39B7B1AB" w14:textId="77777777">
            <w:pPr>
              <w:pStyle w:val="StileTrebuchetMS10ptGiustificato"/>
              <w:rPr>
                <w:rFonts w:ascii="Calibri" w:hAnsi="Calibri"/>
              </w:rPr>
            </w:pPr>
            <w:r w:rsidRPr="00FB432C">
              <w:rPr>
                <w:rFonts w:ascii="Calibri" w:hAnsi="Calibri"/>
              </w:rPr>
              <w:t xml:space="preserve">Ingresso </w:t>
            </w:r>
          </w:p>
        </w:tc>
        <w:tc>
          <w:tcPr>
            <w:tcW w:w="4711" w:type="dxa"/>
          </w:tcPr>
          <w:p w:rsidRPr="00FB432C" w:rsidR="00F067A7" w:rsidP="00B6704E" w:rsidRDefault="00F067A7" w14:paraId="5727B8F3" w14:textId="77777777">
            <w:pPr>
              <w:pStyle w:val="StileTrebuchetMS10ptGiustificato"/>
              <w:ind w:left="86"/>
              <w:rPr>
                <w:rFonts w:ascii="Calibri" w:hAnsi="Calibri"/>
              </w:rPr>
            </w:pPr>
            <w:r w:rsidRPr="00FB432C">
              <w:rPr>
                <w:rFonts w:ascii="Calibri" w:hAnsi="Calibri"/>
              </w:rPr>
              <w:t>Strumenti di test predisposti e funzionanti.</w:t>
            </w:r>
          </w:p>
        </w:tc>
      </w:tr>
      <w:tr w:rsidRPr="00FB432C" w:rsidR="00F067A7" w:rsidTr="00B6704E" w14:paraId="11CCEF3F" w14:textId="77777777">
        <w:trPr>
          <w:jc w:val="center"/>
        </w:trPr>
        <w:tc>
          <w:tcPr>
            <w:tcW w:w="2700" w:type="dxa"/>
            <w:vAlign w:val="center"/>
          </w:tcPr>
          <w:p w:rsidRPr="00FB432C" w:rsidR="00F067A7" w:rsidP="00B6704E" w:rsidRDefault="00F067A7" w14:paraId="540E0878" w14:textId="77777777">
            <w:pPr>
              <w:pStyle w:val="StileTrebuchetMS10ptGiustificato"/>
              <w:rPr>
                <w:rFonts w:ascii="Calibri" w:hAnsi="Calibri"/>
              </w:rPr>
            </w:pPr>
            <w:r w:rsidRPr="00FB432C">
              <w:rPr>
                <w:rFonts w:ascii="Calibri" w:hAnsi="Calibri"/>
              </w:rPr>
              <w:t>1 – Smoke test</w:t>
            </w:r>
          </w:p>
        </w:tc>
        <w:tc>
          <w:tcPr>
            <w:tcW w:w="1620" w:type="dxa"/>
          </w:tcPr>
          <w:p w:rsidRPr="00FB432C" w:rsidR="00F067A7" w:rsidP="00B6704E" w:rsidRDefault="00F067A7" w14:paraId="3967B87D" w14:textId="77777777">
            <w:pPr>
              <w:pStyle w:val="StileTrebuchetMS10ptGiustificato"/>
              <w:rPr>
                <w:rFonts w:ascii="Calibri" w:hAnsi="Calibri"/>
              </w:rPr>
            </w:pPr>
            <w:r w:rsidRPr="00FB432C">
              <w:rPr>
                <w:rFonts w:ascii="Calibri" w:hAnsi="Calibri"/>
              </w:rPr>
              <w:t>Uscita</w:t>
            </w:r>
          </w:p>
        </w:tc>
        <w:tc>
          <w:tcPr>
            <w:tcW w:w="4711" w:type="dxa"/>
          </w:tcPr>
          <w:p w:rsidRPr="00FB432C" w:rsidR="00F067A7" w:rsidP="00B6704E" w:rsidRDefault="00F067A7" w14:paraId="5B1D6588" w14:textId="77777777">
            <w:pPr>
              <w:pStyle w:val="StileTrebuchetMS10ptGiustificato"/>
              <w:ind w:left="86"/>
              <w:rPr>
                <w:rFonts w:ascii="Calibri" w:hAnsi="Calibri"/>
              </w:rPr>
            </w:pPr>
            <w:r w:rsidRPr="00FB432C">
              <w:rPr>
                <w:rFonts w:ascii="Calibri" w:hAnsi="Calibri"/>
              </w:rPr>
              <w:t>Smoke test eseguito positivamente.</w:t>
            </w:r>
          </w:p>
        </w:tc>
      </w:tr>
      <w:tr w:rsidRPr="009B7CE0" w:rsidR="00F067A7" w:rsidTr="00B6704E" w14:paraId="34330DC3" w14:textId="77777777">
        <w:trPr>
          <w:jc w:val="center"/>
        </w:trPr>
        <w:tc>
          <w:tcPr>
            <w:tcW w:w="2700" w:type="dxa"/>
            <w:vAlign w:val="center"/>
          </w:tcPr>
          <w:p w:rsidRPr="00FB432C" w:rsidR="00F067A7" w:rsidP="00B6704E" w:rsidRDefault="00F067A7" w14:paraId="7E02F962" w14:textId="77777777">
            <w:pPr>
              <w:pStyle w:val="StileTrebuchetMS10ptGiustificato"/>
              <w:rPr>
                <w:rFonts w:ascii="Calibri" w:hAnsi="Calibri"/>
              </w:rPr>
            </w:pPr>
            <w:r w:rsidRPr="00FB432C">
              <w:rPr>
                <w:rFonts w:ascii="Calibri" w:hAnsi="Calibri"/>
              </w:rPr>
              <w:t>2 – Ciclo completo</w:t>
            </w:r>
          </w:p>
        </w:tc>
        <w:tc>
          <w:tcPr>
            <w:tcW w:w="1620" w:type="dxa"/>
          </w:tcPr>
          <w:p w:rsidRPr="00FB432C" w:rsidR="00F067A7" w:rsidP="00B6704E" w:rsidRDefault="00F067A7" w14:paraId="532618F7" w14:textId="77777777">
            <w:pPr>
              <w:pStyle w:val="StileTrebuchetMS10ptGiustificato"/>
              <w:rPr>
                <w:rFonts w:ascii="Calibri" w:hAnsi="Calibri"/>
              </w:rPr>
            </w:pPr>
            <w:r w:rsidRPr="00FB432C">
              <w:rPr>
                <w:rFonts w:ascii="Calibri" w:hAnsi="Calibri"/>
              </w:rPr>
              <w:t>Ingresso</w:t>
            </w:r>
          </w:p>
        </w:tc>
        <w:tc>
          <w:tcPr>
            <w:tcW w:w="4711" w:type="dxa"/>
          </w:tcPr>
          <w:p w:rsidRPr="00FB432C" w:rsidR="00F067A7" w:rsidP="00B6704E" w:rsidRDefault="00F067A7" w14:paraId="77989903" w14:textId="77777777">
            <w:pPr>
              <w:pStyle w:val="StileTrebuchetMS10ptGiustificato"/>
              <w:ind w:left="86"/>
              <w:rPr>
                <w:rFonts w:ascii="Calibri" w:hAnsi="Calibri"/>
              </w:rPr>
            </w:pPr>
            <w:r w:rsidRPr="00FB432C">
              <w:rPr>
                <w:rFonts w:ascii="Calibri" w:hAnsi="Calibri"/>
              </w:rPr>
              <w:t>Criteri di uscita dal ciclo 1 soddisfatti.</w:t>
            </w:r>
          </w:p>
        </w:tc>
      </w:tr>
      <w:tr w:rsidRPr="00FB432C" w:rsidR="00F067A7" w:rsidTr="00B6704E" w14:paraId="6111AADD" w14:textId="77777777">
        <w:trPr>
          <w:jc w:val="center"/>
        </w:trPr>
        <w:tc>
          <w:tcPr>
            <w:tcW w:w="2700" w:type="dxa"/>
            <w:vAlign w:val="center"/>
          </w:tcPr>
          <w:p w:rsidRPr="00FB432C" w:rsidR="00F067A7" w:rsidP="00B6704E" w:rsidRDefault="00F067A7" w14:paraId="25A3CD7B" w14:textId="77777777">
            <w:pPr>
              <w:pStyle w:val="StileTrebuchetMS10ptGiustificato"/>
              <w:rPr>
                <w:rFonts w:ascii="Calibri" w:hAnsi="Calibri"/>
              </w:rPr>
            </w:pPr>
            <w:r w:rsidRPr="00FB432C">
              <w:rPr>
                <w:rFonts w:ascii="Calibri" w:hAnsi="Calibri"/>
              </w:rPr>
              <w:t>2 – Ciclo completo</w:t>
            </w:r>
          </w:p>
        </w:tc>
        <w:tc>
          <w:tcPr>
            <w:tcW w:w="1620" w:type="dxa"/>
          </w:tcPr>
          <w:p w:rsidRPr="00FB432C" w:rsidR="00F067A7" w:rsidP="00B6704E" w:rsidRDefault="00F067A7" w14:paraId="180EA0C8" w14:textId="77777777">
            <w:pPr>
              <w:pStyle w:val="StileTrebuchetMS10ptGiustificato"/>
              <w:rPr>
                <w:rFonts w:ascii="Calibri" w:hAnsi="Calibri"/>
              </w:rPr>
            </w:pPr>
            <w:r w:rsidRPr="00FB432C">
              <w:rPr>
                <w:rFonts w:ascii="Calibri" w:hAnsi="Calibri"/>
              </w:rPr>
              <w:t>Uscita</w:t>
            </w:r>
          </w:p>
        </w:tc>
        <w:tc>
          <w:tcPr>
            <w:tcW w:w="4711" w:type="dxa"/>
          </w:tcPr>
          <w:p w:rsidRPr="00FB432C" w:rsidR="00F067A7" w:rsidP="00B6704E" w:rsidRDefault="00F067A7" w14:paraId="043ADBDF" w14:textId="77777777">
            <w:pPr>
              <w:pStyle w:val="StileTrebuchetMS10ptGiustificato"/>
              <w:ind w:left="86"/>
              <w:rPr>
                <w:rFonts w:ascii="Calibri" w:hAnsi="Calibri"/>
              </w:rPr>
            </w:pPr>
            <w:r w:rsidRPr="00FB432C">
              <w:rPr>
                <w:rFonts w:ascii="Calibri" w:hAnsi="Calibri"/>
              </w:rPr>
              <w:t>100% dei test eseguiti superati.</w:t>
            </w:r>
          </w:p>
        </w:tc>
      </w:tr>
      <w:tr w:rsidRPr="009B7CE0" w:rsidR="00F067A7" w:rsidTr="00B6704E" w14:paraId="3AB88A93" w14:textId="77777777">
        <w:trPr>
          <w:jc w:val="center"/>
        </w:trPr>
        <w:tc>
          <w:tcPr>
            <w:tcW w:w="2700" w:type="dxa"/>
            <w:vAlign w:val="center"/>
          </w:tcPr>
          <w:p w:rsidRPr="00FB432C" w:rsidR="00F067A7" w:rsidP="00B6704E" w:rsidRDefault="00F067A7" w14:paraId="7DD4CA9B" w14:textId="77777777">
            <w:pPr>
              <w:pStyle w:val="StileTrebuchetMS10ptGiustificato"/>
              <w:rPr>
                <w:rFonts w:ascii="Calibri" w:hAnsi="Calibri"/>
              </w:rPr>
            </w:pPr>
            <w:r w:rsidRPr="00FB432C">
              <w:rPr>
                <w:rFonts w:ascii="Calibri" w:hAnsi="Calibri"/>
              </w:rPr>
              <w:t>3 – Ciclo di integrazione</w:t>
            </w:r>
          </w:p>
        </w:tc>
        <w:tc>
          <w:tcPr>
            <w:tcW w:w="1620" w:type="dxa"/>
          </w:tcPr>
          <w:p w:rsidRPr="00FB432C" w:rsidR="00F067A7" w:rsidP="00B6704E" w:rsidRDefault="00F067A7" w14:paraId="676D92D8" w14:textId="77777777">
            <w:pPr>
              <w:pStyle w:val="StileTrebuchetMS10ptGiustificato"/>
              <w:rPr>
                <w:rFonts w:ascii="Calibri" w:hAnsi="Calibri"/>
              </w:rPr>
            </w:pPr>
            <w:r w:rsidRPr="00FB432C">
              <w:rPr>
                <w:rFonts w:ascii="Calibri" w:hAnsi="Calibri"/>
              </w:rPr>
              <w:t>Ingresso</w:t>
            </w:r>
          </w:p>
        </w:tc>
        <w:tc>
          <w:tcPr>
            <w:tcW w:w="4711" w:type="dxa"/>
          </w:tcPr>
          <w:p w:rsidRPr="00FB432C" w:rsidR="00F067A7" w:rsidP="00B6704E" w:rsidRDefault="00F067A7" w14:paraId="71A75018" w14:textId="77777777">
            <w:pPr>
              <w:pStyle w:val="StileTrebuchetMS10ptGiustificato"/>
              <w:ind w:left="86"/>
              <w:rPr>
                <w:rFonts w:ascii="Calibri" w:hAnsi="Calibri"/>
              </w:rPr>
            </w:pPr>
            <w:r w:rsidRPr="00FB432C">
              <w:rPr>
                <w:rFonts w:ascii="Calibri" w:hAnsi="Calibri"/>
              </w:rPr>
              <w:t>Criteri di uscita dal ciclo 2 soddisfatti.</w:t>
            </w:r>
          </w:p>
        </w:tc>
      </w:tr>
      <w:tr w:rsidRPr="00FB432C" w:rsidR="00F067A7" w:rsidTr="00B6704E" w14:paraId="1AB11369" w14:textId="77777777">
        <w:trPr>
          <w:jc w:val="center"/>
        </w:trPr>
        <w:tc>
          <w:tcPr>
            <w:tcW w:w="2700" w:type="dxa"/>
            <w:vAlign w:val="center"/>
          </w:tcPr>
          <w:p w:rsidRPr="00FB432C" w:rsidR="00F067A7" w:rsidP="00B6704E" w:rsidRDefault="00F067A7" w14:paraId="54A90BEF" w14:textId="77777777">
            <w:pPr>
              <w:pStyle w:val="StileTrebuchetMS10ptGiustificato"/>
              <w:rPr>
                <w:rFonts w:ascii="Calibri" w:hAnsi="Calibri"/>
              </w:rPr>
            </w:pPr>
            <w:r w:rsidRPr="00FB432C">
              <w:rPr>
                <w:rFonts w:ascii="Calibri" w:hAnsi="Calibri"/>
              </w:rPr>
              <w:t>3 – Ciclo di integrazione</w:t>
            </w:r>
          </w:p>
        </w:tc>
        <w:tc>
          <w:tcPr>
            <w:tcW w:w="1620" w:type="dxa"/>
          </w:tcPr>
          <w:p w:rsidRPr="00FB432C" w:rsidR="00F067A7" w:rsidP="00B6704E" w:rsidRDefault="00F067A7" w14:paraId="743BA431" w14:textId="77777777">
            <w:pPr>
              <w:pStyle w:val="StileTrebuchetMS10ptGiustificato"/>
              <w:rPr>
                <w:rFonts w:ascii="Calibri" w:hAnsi="Calibri"/>
              </w:rPr>
            </w:pPr>
            <w:r w:rsidRPr="00FB432C">
              <w:rPr>
                <w:rFonts w:ascii="Calibri" w:hAnsi="Calibri"/>
              </w:rPr>
              <w:t>Uscita</w:t>
            </w:r>
          </w:p>
        </w:tc>
        <w:tc>
          <w:tcPr>
            <w:tcW w:w="4711" w:type="dxa"/>
          </w:tcPr>
          <w:p w:rsidRPr="00FB432C" w:rsidR="00F067A7" w:rsidP="00B6704E" w:rsidRDefault="00F067A7" w14:paraId="2F16D9DF" w14:textId="77777777">
            <w:pPr>
              <w:pStyle w:val="StileTrebuchetMS10ptGiustificato"/>
              <w:ind w:left="86"/>
              <w:rPr>
                <w:rFonts w:ascii="Calibri" w:hAnsi="Calibri"/>
              </w:rPr>
            </w:pPr>
            <w:r w:rsidRPr="00FB432C">
              <w:rPr>
                <w:rFonts w:ascii="Calibri" w:hAnsi="Calibri"/>
              </w:rPr>
              <w:t>100% dei test eseguiti superati.</w:t>
            </w:r>
          </w:p>
        </w:tc>
      </w:tr>
      <w:tr w:rsidRPr="009B7CE0" w:rsidR="00F067A7" w:rsidTr="00B6704E" w14:paraId="0A88C5F2" w14:textId="77777777">
        <w:trPr>
          <w:jc w:val="center"/>
        </w:trPr>
        <w:tc>
          <w:tcPr>
            <w:tcW w:w="2700" w:type="dxa"/>
            <w:vAlign w:val="center"/>
          </w:tcPr>
          <w:p w:rsidRPr="00FB432C" w:rsidR="00F067A7" w:rsidP="00B6704E" w:rsidRDefault="00F067A7" w14:paraId="16425CFE" w14:textId="6F042098">
            <w:pPr>
              <w:pStyle w:val="StileTrebuchetMS10ptGiustificato"/>
              <w:rPr>
                <w:rFonts w:ascii="Calibri" w:hAnsi="Calibri"/>
              </w:rPr>
            </w:pPr>
          </w:p>
        </w:tc>
        <w:tc>
          <w:tcPr>
            <w:tcW w:w="1620" w:type="dxa"/>
          </w:tcPr>
          <w:p w:rsidRPr="00FB432C" w:rsidR="00F067A7" w:rsidP="00B6704E" w:rsidRDefault="00F067A7" w14:paraId="0AF63872" w14:textId="1BC85225">
            <w:pPr>
              <w:pStyle w:val="StileTrebuchetMS10ptGiustificato"/>
              <w:rPr>
                <w:rFonts w:ascii="Calibri" w:hAnsi="Calibri"/>
              </w:rPr>
            </w:pPr>
          </w:p>
        </w:tc>
        <w:tc>
          <w:tcPr>
            <w:tcW w:w="4711" w:type="dxa"/>
          </w:tcPr>
          <w:p w:rsidRPr="00FB432C" w:rsidR="00F067A7" w:rsidP="00B6704E" w:rsidRDefault="00F067A7" w14:paraId="22E01B6C" w14:textId="7A68A67F">
            <w:pPr>
              <w:pStyle w:val="StileTrebuchetMS10ptGiustificato"/>
              <w:ind w:left="86"/>
              <w:rPr>
                <w:rFonts w:ascii="Calibri" w:hAnsi="Calibri"/>
              </w:rPr>
            </w:pPr>
          </w:p>
        </w:tc>
      </w:tr>
      <w:tr w:rsidRPr="00FB432C" w:rsidR="00F067A7" w:rsidTr="00B6704E" w14:paraId="58D0C410" w14:textId="77777777">
        <w:trPr>
          <w:jc w:val="center"/>
        </w:trPr>
        <w:tc>
          <w:tcPr>
            <w:tcW w:w="2700" w:type="dxa"/>
            <w:vAlign w:val="center"/>
          </w:tcPr>
          <w:p w:rsidRPr="00FB432C" w:rsidR="00F067A7" w:rsidP="00B6704E" w:rsidRDefault="00F067A7" w14:paraId="3C1E81DF" w14:textId="1822C002">
            <w:pPr>
              <w:pStyle w:val="StileTrebuchetMS10ptGiustificato"/>
              <w:rPr>
                <w:rFonts w:ascii="Calibri" w:hAnsi="Calibri"/>
              </w:rPr>
            </w:pPr>
          </w:p>
        </w:tc>
        <w:tc>
          <w:tcPr>
            <w:tcW w:w="1620" w:type="dxa"/>
          </w:tcPr>
          <w:p w:rsidRPr="00FB432C" w:rsidR="00F067A7" w:rsidP="00B6704E" w:rsidRDefault="00F067A7" w14:paraId="79692140" w14:textId="57D4C1FC">
            <w:pPr>
              <w:pStyle w:val="StileTrebuchetMS10ptGiustificato"/>
              <w:rPr>
                <w:rFonts w:ascii="Calibri" w:hAnsi="Calibri"/>
              </w:rPr>
            </w:pPr>
          </w:p>
        </w:tc>
        <w:tc>
          <w:tcPr>
            <w:tcW w:w="4711" w:type="dxa"/>
          </w:tcPr>
          <w:p w:rsidRPr="00FB432C" w:rsidR="00F067A7" w:rsidP="00B6704E" w:rsidRDefault="00F067A7" w14:paraId="512D7AE7" w14:textId="0C63482E">
            <w:pPr>
              <w:pStyle w:val="StileTrebuchetMS10ptGiustificato"/>
              <w:ind w:left="86"/>
              <w:rPr>
                <w:rFonts w:ascii="Calibri" w:hAnsi="Calibri"/>
              </w:rPr>
            </w:pPr>
          </w:p>
        </w:tc>
      </w:tr>
    </w:tbl>
    <w:p w:rsidRPr="00FB432C" w:rsidR="00F067A7" w:rsidP="00F067A7" w:rsidRDefault="00F067A7" w14:paraId="5BFE72FA" w14:textId="77777777">
      <w:pPr>
        <w:pStyle w:val="StileTrebuchetMS10ptGiustificato"/>
        <w:jc w:val="center"/>
        <w:rPr>
          <w:rFonts w:ascii="Calibri" w:hAnsi="Calibri"/>
        </w:rPr>
      </w:pPr>
      <w:bookmarkStart w:name="_Toc185408409" w:id="322"/>
      <w:bookmarkStart w:name="_Toc212433005" w:id="323"/>
      <w:bookmarkStart w:name="_Toc461723306" w:id="324"/>
      <w:r w:rsidRPr="00FB432C">
        <w:rPr>
          <w:rFonts w:ascii="Calibri" w:hAnsi="Calibri"/>
        </w:rPr>
        <w:t xml:space="preserve">Fig. </w:t>
      </w:r>
      <w:r w:rsidRPr="00FB432C">
        <w:rPr>
          <w:rFonts w:ascii="Calibri" w:hAnsi="Calibri"/>
        </w:rPr>
        <w:fldChar w:fldCharType="begin"/>
      </w:r>
      <w:r w:rsidRPr="00FB432C">
        <w:rPr>
          <w:rFonts w:ascii="Calibri" w:hAnsi="Calibri"/>
        </w:rPr>
        <w:instrText xml:space="preserve"> SEQ Tab. \* ARABIC </w:instrText>
      </w:r>
      <w:r w:rsidRPr="00FB432C">
        <w:rPr>
          <w:rFonts w:ascii="Calibri" w:hAnsi="Calibri"/>
        </w:rPr>
        <w:fldChar w:fldCharType="separate"/>
      </w:r>
      <w:r w:rsidRPr="00FB432C">
        <w:rPr>
          <w:rFonts w:ascii="Calibri" w:hAnsi="Calibri"/>
          <w:noProof/>
        </w:rPr>
        <w:t>9</w:t>
      </w:r>
      <w:r w:rsidRPr="00FB432C">
        <w:rPr>
          <w:rFonts w:ascii="Calibri" w:hAnsi="Calibri"/>
        </w:rPr>
        <w:fldChar w:fldCharType="end"/>
      </w:r>
      <w:r w:rsidRPr="00FB432C">
        <w:rPr>
          <w:rFonts w:ascii="Calibri" w:hAnsi="Calibri"/>
        </w:rPr>
        <w:t xml:space="preserve"> - Criteri di ingresso / uscita</w:t>
      </w:r>
      <w:bookmarkEnd w:id="322"/>
      <w:bookmarkEnd w:id="323"/>
      <w:bookmarkEnd w:id="324"/>
    </w:p>
    <w:p w:rsidR="00F067A7" w:rsidP="00F067A7" w:rsidRDefault="00F067A7" w14:paraId="4B8DC081" w14:textId="77777777">
      <w:pPr>
        <w:pStyle w:val="StileTrebuchetMS10ptGiustificato"/>
        <w:rPr>
          <w:rFonts w:ascii="Calibri" w:hAnsi="Calibri"/>
        </w:rPr>
      </w:pPr>
    </w:p>
    <w:p w:rsidRPr="00D453F6" w:rsidR="00F067A7" w:rsidP="00D453F6" w:rsidRDefault="00F067A7" w14:paraId="181EECFB" w14:textId="77777777">
      <w:pPr>
        <w:pStyle w:val="Heading2"/>
      </w:pPr>
      <w:bookmarkStart w:name="_Toc184550487" w:id="325"/>
      <w:bookmarkStart w:name="_Toc212432978" w:id="326"/>
      <w:bookmarkStart w:name="_Toc508881468" w:id="327"/>
      <w:bookmarkStart w:name="_Toc59356223" w:id="328"/>
      <w:bookmarkStart w:name="_Toc137112568" w:id="329"/>
      <w:bookmarkStart w:name="_Toc222417445" w:id="330"/>
      <w:r w:rsidRPr="00D453F6">
        <w:t xml:space="preserve">Strumenti </w:t>
      </w:r>
      <w:r w:rsidRPr="00D453F6" w:rsidR="00035F90">
        <w:t xml:space="preserve">e ambienti </w:t>
      </w:r>
      <w:r w:rsidRPr="00D453F6">
        <w:t>di test</w:t>
      </w:r>
      <w:bookmarkEnd w:id="325"/>
      <w:bookmarkEnd w:id="326"/>
      <w:bookmarkEnd w:id="327"/>
      <w:bookmarkEnd w:id="328"/>
      <w:bookmarkEnd w:id="329"/>
      <w:bookmarkEnd w:id="330"/>
    </w:p>
    <w:p w:rsidR="007B131E" w:rsidP="007B131E" w:rsidRDefault="007B131E" w14:paraId="58DD714A" w14:textId="77777777">
      <w:pPr>
        <w:pStyle w:val="StileTrebuchetMS10ptGiustificato"/>
        <w:rPr>
          <w:rFonts w:ascii="Calibri" w:hAnsi="Calibri"/>
          <w:sz w:val="22"/>
          <w:szCs w:val="22"/>
          <w:lang w:eastAsia="en-GB"/>
        </w:rPr>
      </w:pPr>
      <w:r w:rsidRPr="00B86F76">
        <w:rPr>
          <w:rFonts w:ascii="Calibri" w:hAnsi="Calibri"/>
          <w:sz w:val="22"/>
          <w:szCs w:val="22"/>
          <w:lang w:eastAsia="en-GB"/>
        </w:rPr>
        <w:t xml:space="preserve">I casi di test previsti per questa iterazione saranno effettuati sull’ambiente di test raggiungibile all’indirizzo </w:t>
      </w:r>
    </w:p>
    <w:p w:rsidR="007B131E" w:rsidP="007B131E" w:rsidRDefault="007B131E" w14:paraId="42500CC8" w14:textId="77777777">
      <w:pPr>
        <w:pStyle w:val="StileTrebuchetMS10ptGiustificato"/>
        <w:rPr>
          <w:rStyle w:val="Hyperlink"/>
          <w:sz w:val="22"/>
          <w:szCs w:val="22"/>
          <w:lang w:eastAsia="en-GB"/>
        </w:rPr>
      </w:pPr>
      <w:r w:rsidRPr="00F77C90">
        <w:rPr>
          <w:rStyle w:val="Hyperlink"/>
          <w:sz w:val="22"/>
          <w:szCs w:val="22"/>
          <w:lang w:eastAsia="en-GB"/>
        </w:rPr>
        <w:t xml:space="preserve">https://servizi-int.ispettorato.gov.it </w:t>
      </w:r>
    </w:p>
    <w:p w:rsidR="007B131E" w:rsidP="007B131E" w:rsidRDefault="007B131E" w14:paraId="140739E3" w14:textId="77777777">
      <w:pPr>
        <w:pStyle w:val="StileTrebuchetMS10ptGiustificato"/>
        <w:rPr>
          <w:rFonts w:ascii="Calibri" w:hAnsi="Calibri"/>
          <w:sz w:val="22"/>
          <w:szCs w:val="22"/>
          <w:lang w:eastAsia="en-GB"/>
        </w:rPr>
      </w:pPr>
    </w:p>
    <w:p w:rsidRPr="00505B1F" w:rsidR="007B131E" w:rsidP="007B131E" w:rsidRDefault="007B131E" w14:paraId="74447C26" w14:textId="77777777">
      <w:pPr>
        <w:pStyle w:val="StileTrebuchetMS10ptGiustificato"/>
        <w:rPr>
          <w:rFonts w:ascii="Calibri" w:hAnsi="Calibri"/>
          <w:sz w:val="22"/>
          <w:szCs w:val="22"/>
          <w:lang w:eastAsia="en-GB"/>
        </w:rPr>
      </w:pPr>
      <w:r w:rsidRPr="6F286937">
        <w:rPr>
          <w:rFonts w:ascii="Calibri" w:hAnsi="Calibri"/>
          <w:sz w:val="22"/>
          <w:szCs w:val="22"/>
          <w:lang w:eastAsia="en-GB"/>
        </w:rPr>
        <w:t xml:space="preserve">Utente previsto: </w:t>
      </w:r>
    </w:p>
    <w:p w:rsidRPr="00505B1F" w:rsidR="007B131E" w:rsidP="007B131E" w:rsidRDefault="007B131E" w14:paraId="025BB0F9" w14:textId="77777777">
      <w:pPr>
        <w:pStyle w:val="StileTrebuchetMS10ptGiustificato"/>
        <w:rPr>
          <w:rFonts w:ascii="Calibri" w:hAnsi="Calibri"/>
          <w:sz w:val="22"/>
          <w:szCs w:val="22"/>
          <w:lang w:eastAsia="en-GB"/>
        </w:rPr>
      </w:pPr>
      <w:r w:rsidRPr="6F286937">
        <w:rPr>
          <w:rFonts w:ascii="Calibri" w:hAnsi="Calibri"/>
          <w:sz w:val="22"/>
          <w:szCs w:val="22"/>
          <w:lang w:eastAsia="en-GB"/>
        </w:rPr>
        <w:t xml:space="preserve">nome utente = </w:t>
      </w:r>
      <w:r>
        <w:rPr>
          <w:rFonts w:ascii="Calibri" w:hAnsi="Calibri"/>
          <w:sz w:val="22"/>
          <w:szCs w:val="22"/>
          <w:lang w:eastAsia="en-GB"/>
        </w:rPr>
        <w:t>Ada</w:t>
      </w:r>
    </w:p>
    <w:p w:rsidR="007B131E" w:rsidP="007B131E" w:rsidRDefault="007B131E" w14:paraId="12A0FAFB" w14:textId="77777777">
      <w:pPr>
        <w:pStyle w:val="StileTrebuchetMS10ptGiustificato"/>
        <w:rPr>
          <w:rFonts w:ascii="Calibri" w:hAnsi="Calibri"/>
          <w:sz w:val="22"/>
          <w:szCs w:val="22"/>
          <w:highlight w:val="yellow"/>
          <w:lang w:eastAsia="en-GB"/>
        </w:rPr>
      </w:pPr>
      <w:r w:rsidRPr="6F286937">
        <w:rPr>
          <w:rFonts w:ascii="Calibri" w:hAnsi="Calibri"/>
          <w:sz w:val="22"/>
          <w:szCs w:val="22"/>
          <w:lang w:eastAsia="en-GB"/>
        </w:rPr>
        <w:t xml:space="preserve">password       = </w:t>
      </w:r>
      <w:r>
        <w:rPr>
          <w:rFonts w:ascii="Calibri" w:hAnsi="Calibri"/>
          <w:sz w:val="22"/>
          <w:szCs w:val="22"/>
          <w:lang w:eastAsia="en-GB"/>
        </w:rPr>
        <w:t>p</w:t>
      </w:r>
      <w:r w:rsidRPr="6F286937">
        <w:rPr>
          <w:rFonts w:ascii="Calibri" w:hAnsi="Calibri"/>
          <w:sz w:val="22"/>
          <w:szCs w:val="22"/>
          <w:lang w:eastAsia="en-GB"/>
        </w:rPr>
        <w:t>assw</w:t>
      </w:r>
      <w:r>
        <w:rPr>
          <w:rFonts w:ascii="Calibri" w:hAnsi="Calibri"/>
          <w:sz w:val="22"/>
          <w:szCs w:val="22"/>
          <w:lang w:eastAsia="en-GB"/>
        </w:rPr>
        <w:t>ord123</w:t>
      </w:r>
    </w:p>
    <w:p w:rsidR="6F286937" w:rsidP="6F286937" w:rsidRDefault="6F286937" w14:paraId="18808B90" w14:textId="2465A919">
      <w:pPr>
        <w:pStyle w:val="StileTrebuchetMS10ptGiustificato"/>
        <w:rPr>
          <w:rFonts w:ascii="Calibri" w:hAnsi="Calibri"/>
          <w:sz w:val="22"/>
          <w:szCs w:val="22"/>
          <w:highlight w:val="yellow"/>
          <w:lang w:eastAsia="en-GB"/>
        </w:rPr>
      </w:pPr>
    </w:p>
    <w:p w:rsidR="00F067A7" w:rsidP="00F067A7" w:rsidRDefault="00F067A7" w14:paraId="1409F4AE" w14:textId="77777777"/>
    <w:p w:rsidRPr="00035F90" w:rsidR="00035F90" w:rsidP="00F067A7" w:rsidRDefault="00035F90" w14:paraId="5CFC73AD" w14:textId="77777777">
      <w:pPr>
        <w:rPr>
          <w:rFonts w:ascii="Calibri" w:hAnsi="Calibri"/>
          <w:sz w:val="22"/>
          <w:szCs w:val="22"/>
          <w:lang w:eastAsia="en-GB"/>
        </w:rPr>
      </w:pPr>
      <w:r w:rsidRPr="00035F90">
        <w:rPr>
          <w:rFonts w:ascii="Calibri" w:hAnsi="Calibri"/>
          <w:sz w:val="22"/>
          <w:szCs w:val="22"/>
          <w:lang w:eastAsia="en-GB"/>
        </w:rPr>
        <w:t>Non è previsto l’utilizzo di uno strumento automatico di testing</w:t>
      </w:r>
      <w:r w:rsidR="00927BE2">
        <w:rPr>
          <w:rFonts w:ascii="Calibri" w:hAnsi="Calibri"/>
          <w:sz w:val="22"/>
          <w:szCs w:val="22"/>
          <w:lang w:eastAsia="en-GB"/>
        </w:rPr>
        <w:t>, né l’esecuzione di test prestazionali.</w:t>
      </w:r>
    </w:p>
    <w:p w:rsidRPr="00D453F6" w:rsidR="00F067A7" w:rsidP="00D453F6" w:rsidRDefault="00F067A7" w14:paraId="5BEEA417" w14:textId="77777777">
      <w:pPr>
        <w:pStyle w:val="Heading2"/>
      </w:pPr>
      <w:bookmarkStart w:name="_Toc184550488" w:id="331"/>
      <w:bookmarkStart w:name="_Toc212432979" w:id="332"/>
      <w:bookmarkStart w:name="_Toc508881469" w:id="333"/>
      <w:bookmarkStart w:name="_Toc59356224" w:id="334"/>
      <w:bookmarkStart w:name="_Toc137112569" w:id="335"/>
      <w:bookmarkStart w:name="_Toc222417446" w:id="336"/>
      <w:r w:rsidRPr="00D453F6">
        <w:t>Assunzioni, vincoli e rischi</w:t>
      </w:r>
      <w:bookmarkEnd w:id="331"/>
      <w:bookmarkEnd w:id="332"/>
      <w:bookmarkEnd w:id="333"/>
      <w:bookmarkEnd w:id="334"/>
      <w:bookmarkEnd w:id="335"/>
      <w:bookmarkEnd w:id="336"/>
    </w:p>
    <w:p w:rsidR="00F067A7" w:rsidP="00F067A7" w:rsidRDefault="00F067A7" w14:paraId="6D19E3F0" w14:textId="77777777">
      <w:pPr>
        <w:rPr>
          <w:rFonts w:ascii="Calibri" w:hAnsi="Calibri"/>
          <w:sz w:val="22"/>
          <w:szCs w:val="22"/>
          <w:lang w:eastAsia="en-GB"/>
        </w:rPr>
      </w:pPr>
      <w:r w:rsidRPr="00035F90">
        <w:rPr>
          <w:rFonts w:ascii="Calibri" w:hAnsi="Calibri"/>
          <w:sz w:val="22"/>
          <w:szCs w:val="22"/>
          <w:lang w:eastAsia="en-GB"/>
        </w:rPr>
        <w:t>La disponibilità di un ambiente adeguato in termini di risorse e di infrastruttura rappresenta l’unico vincolo per l’esecuzione dei test.</w:t>
      </w:r>
    </w:p>
    <w:p w:rsidR="00DD6979" w:rsidRDefault="00DD6979" w14:paraId="154A695F" w14:textId="0D3E1929">
      <w:pPr>
        <w:rPr>
          <w:rFonts w:ascii="Calibri" w:hAnsi="Calibri"/>
          <w:sz w:val="22"/>
          <w:szCs w:val="22"/>
          <w:lang w:eastAsia="en-GB"/>
        </w:rPr>
      </w:pPr>
      <w:r>
        <w:rPr>
          <w:rFonts w:ascii="Calibri" w:hAnsi="Calibri"/>
          <w:sz w:val="22"/>
          <w:szCs w:val="22"/>
          <w:lang w:eastAsia="en-GB"/>
        </w:rPr>
        <w:br w:type="page"/>
      </w:r>
    </w:p>
    <w:p w:rsidRPr="007C4C13" w:rsidR="00DD6979" w:rsidP="007C4C13" w:rsidRDefault="00DD6979" w14:paraId="512641E3" w14:textId="77777777">
      <w:pPr>
        <w:pStyle w:val="Heading1"/>
        <w:ind w:left="450" w:hanging="360"/>
        <w:rPr>
          <w:rFonts w:asciiTheme="minorHAnsi" w:hAnsiTheme="minorHAnsi" w:cstheme="minorBidi"/>
        </w:rPr>
      </w:pPr>
      <w:bookmarkStart w:name="_Toc12061964" w:id="337"/>
      <w:bookmarkStart w:name="_Toc222417447" w:id="338"/>
      <w:r w:rsidRPr="007C4C13">
        <w:rPr>
          <w:rFonts w:asciiTheme="minorHAnsi" w:hAnsiTheme="minorHAnsi" w:cstheme="minorBidi"/>
        </w:rPr>
        <w:t>Modifiche in corso d’opera</w:t>
      </w:r>
      <w:bookmarkEnd w:id="337"/>
      <w:bookmarkEnd w:id="338"/>
      <w:r w:rsidRPr="007C4C13">
        <w:rPr>
          <w:rFonts w:asciiTheme="minorHAnsi" w:hAnsiTheme="minorHAnsi" w:cstheme="minorBidi"/>
        </w:rPr>
        <w:t xml:space="preserve"> </w:t>
      </w:r>
    </w:p>
    <w:p w:rsidRPr="00237C01" w:rsidR="00DD6979" w:rsidP="00DD6979" w:rsidRDefault="00DD6979" w14:paraId="43BA7F33" w14:textId="77777777">
      <w:pPr>
        <w:pStyle w:val="TestoCarattere"/>
        <w:ind w:firstLine="0"/>
        <w:rPr>
          <w:rFonts w:ascii="Calibri" w:hAnsi="Calibri" w:eastAsia="Calibri"/>
          <w:noProof/>
          <w:szCs w:val="20"/>
          <w:lang w:eastAsia="en-US"/>
        </w:rPr>
      </w:pPr>
      <w:r w:rsidRPr="00237C01">
        <w:rPr>
          <w:rFonts w:ascii="Calibri" w:hAnsi="Calibri" w:eastAsia="Calibri"/>
          <w:noProof/>
          <w:szCs w:val="20"/>
          <w:lang w:eastAsia="en-US"/>
        </w:rPr>
        <w:t xml:space="preserve">Il capitolo </w:t>
      </w:r>
      <w:r>
        <w:rPr>
          <w:rFonts w:ascii="Calibri" w:hAnsi="Calibri" w:eastAsia="Calibri"/>
          <w:noProof/>
          <w:szCs w:val="20"/>
          <w:lang w:eastAsia="en-US"/>
        </w:rPr>
        <w:t xml:space="preserve">descrive eventuali modifiche </w:t>
      </w:r>
      <w:r w:rsidRPr="00237C01">
        <w:rPr>
          <w:rFonts w:ascii="Calibri" w:hAnsi="Calibri" w:eastAsia="Calibri"/>
          <w:noProof/>
          <w:szCs w:val="20"/>
          <w:lang w:eastAsia="en-US"/>
        </w:rPr>
        <w:t>concordate in corso d’opera intervenute successivamente alla precedente versione approvata dall’utente.</w:t>
      </w:r>
    </w:p>
    <w:p w:rsidRPr="00237C01" w:rsidR="00DD6979" w:rsidP="00DD6979" w:rsidRDefault="00DD6979" w14:paraId="64AEAA48" w14:textId="77777777">
      <w:pPr>
        <w:pStyle w:val="TestoCarattere"/>
        <w:ind w:firstLine="0"/>
        <w:rPr>
          <w:rFonts w:ascii="Calibri" w:hAnsi="Calibri" w:eastAsia="Calibri"/>
          <w:noProof/>
          <w:szCs w:val="20"/>
          <w:lang w:eastAsia="en-US"/>
        </w:rPr>
      </w:pPr>
      <w:r w:rsidRPr="00237C01">
        <w:rPr>
          <w:rFonts w:ascii="Calibri" w:hAnsi="Calibri" w:eastAsia="Calibri"/>
          <w:noProof/>
          <w:szCs w:val="20"/>
          <w:lang w:eastAsia="en-US"/>
        </w:rPr>
        <w:t xml:space="preserve">In questo paragrafo saranno indicati i paragrafi in cui sono state apportate le modifiche, spiegandone le motivazioni (requisiti aggiunti o modificati, etc.).   </w:t>
      </w:r>
    </w:p>
    <w:p w:rsidRPr="00237C01" w:rsidR="00DD6979" w:rsidP="00DD6979" w:rsidRDefault="00DD6979" w14:paraId="1BC7756F" w14:textId="77777777">
      <w:pPr>
        <w:pStyle w:val="TestoCarattere"/>
        <w:ind w:firstLine="0"/>
        <w:rPr>
          <w:rFonts w:ascii="Calibri" w:hAnsi="Calibri" w:eastAsia="Calibri"/>
          <w:noProof/>
          <w:szCs w:val="20"/>
          <w:lang w:eastAsia="en-US"/>
        </w:rPr>
      </w:pPr>
    </w:p>
    <w:p w:rsidR="00DD6979" w:rsidP="00DD6979" w:rsidRDefault="00DD6979" w14:paraId="4DF0DEAB" w14:textId="77777777">
      <w:pPr>
        <w:pStyle w:val="TestoCarattere"/>
        <w:ind w:firstLine="0"/>
        <w:rPr>
          <w:rFonts w:ascii="Calibri" w:hAnsi="Calibri" w:eastAsia="Calibri"/>
          <w:noProof/>
          <w:szCs w:val="20"/>
          <w:lang w:eastAsia="en-US"/>
        </w:rPr>
      </w:pPr>
      <w:r w:rsidRPr="00237C01">
        <w:rPr>
          <w:rFonts w:ascii="Calibri" w:hAnsi="Calibri" w:eastAsia="Calibri"/>
          <w:noProof/>
          <w:szCs w:val="20"/>
          <w:lang w:eastAsia="en-US"/>
        </w:rPr>
        <w:t xml:space="preserve">Nella </w:t>
      </w:r>
      <w:r>
        <w:rPr>
          <w:rFonts w:ascii="Calibri" w:hAnsi="Calibri" w:eastAsia="Calibri"/>
          <w:noProof/>
          <w:szCs w:val="20"/>
          <w:lang w:eastAsia="en-US"/>
        </w:rPr>
        <w:t xml:space="preserve">seguente </w:t>
      </w:r>
      <w:r w:rsidRPr="00237C01">
        <w:rPr>
          <w:rFonts w:ascii="Calibri" w:hAnsi="Calibri" w:eastAsia="Calibri"/>
          <w:noProof/>
          <w:szCs w:val="20"/>
          <w:lang w:eastAsia="en-US"/>
        </w:rPr>
        <w:t xml:space="preserve">tabella </w:t>
      </w:r>
      <w:r>
        <w:rPr>
          <w:rFonts w:ascii="Calibri" w:hAnsi="Calibri" w:eastAsia="Calibri"/>
          <w:noProof/>
          <w:szCs w:val="20"/>
          <w:lang w:eastAsia="en-US"/>
        </w:rPr>
        <w:t>deve essere</w:t>
      </w:r>
      <w:r w:rsidRPr="00237C01">
        <w:rPr>
          <w:rFonts w:ascii="Calibri" w:hAnsi="Calibri" w:eastAsia="Calibri"/>
          <w:noProof/>
          <w:szCs w:val="20"/>
          <w:lang w:eastAsia="en-US"/>
        </w:rPr>
        <w:t xml:space="preserve"> inserita una riga per la descrizione di ogni variazione richiesta nell’ambito del progetto e dopo l’approvazione da parte dell’utente. </w:t>
      </w:r>
    </w:p>
    <w:p w:rsidRPr="00237C01" w:rsidR="00DD6979" w:rsidP="00DD6979" w:rsidRDefault="00DD6979" w14:paraId="2C9B1A91" w14:textId="77777777">
      <w:pPr>
        <w:pStyle w:val="TestoCarattere"/>
        <w:ind w:firstLine="0"/>
        <w:rPr>
          <w:rFonts w:ascii="Calibri" w:hAnsi="Calibri" w:eastAsia="Calibri"/>
          <w:noProof/>
          <w:szCs w:val="20"/>
          <w:lang w:eastAsia="en-US"/>
        </w:rPr>
      </w:pPr>
    </w:p>
    <w:tbl>
      <w:tblPr>
        <w:tblW w:w="9898" w:type="dxa"/>
        <w:tblLayout w:type="fixed"/>
        <w:tblCellMar>
          <w:left w:w="70" w:type="dxa"/>
          <w:right w:w="70" w:type="dxa"/>
        </w:tblCellMar>
        <w:tblLook w:val="0000" w:firstRow="0" w:lastRow="0" w:firstColumn="0" w:lastColumn="0" w:noHBand="0" w:noVBand="0"/>
      </w:tblPr>
      <w:tblGrid>
        <w:gridCol w:w="1510"/>
        <w:gridCol w:w="1112"/>
        <w:gridCol w:w="4743"/>
        <w:gridCol w:w="2533"/>
      </w:tblGrid>
      <w:tr w:rsidRPr="006C1562" w:rsidR="00DD6979" w14:paraId="66E2627B" w14:textId="77777777">
        <w:trPr>
          <w:cantSplit/>
          <w:trHeight w:val="480"/>
        </w:trPr>
        <w:tc>
          <w:tcPr>
            <w:tcW w:w="1510" w:type="dxa"/>
            <w:tcBorders>
              <w:top w:val="double" w:color="auto" w:sz="6" w:space="0"/>
              <w:left w:val="double" w:color="auto" w:sz="6" w:space="0"/>
              <w:bottom w:val="single" w:color="auto" w:sz="6" w:space="0"/>
              <w:right w:val="single" w:color="auto" w:sz="6" w:space="0"/>
            </w:tcBorders>
          </w:tcPr>
          <w:p w:rsidRPr="006C1562" w:rsidR="00DD6979" w:rsidRDefault="00DD6979" w14:paraId="5556FB59" w14:textId="77777777">
            <w:pPr>
              <w:jc w:val="center"/>
              <w:rPr>
                <w:b/>
                <w:bCs/>
              </w:rPr>
            </w:pPr>
            <w:r w:rsidRPr="006C1562">
              <w:rPr>
                <w:b/>
                <w:bCs/>
              </w:rPr>
              <w:t>Data</w:t>
            </w:r>
          </w:p>
        </w:tc>
        <w:tc>
          <w:tcPr>
            <w:tcW w:w="1112" w:type="dxa"/>
            <w:tcBorders>
              <w:top w:val="double" w:color="auto" w:sz="6" w:space="0"/>
              <w:left w:val="single" w:color="auto" w:sz="6" w:space="0"/>
              <w:bottom w:val="single" w:color="auto" w:sz="6" w:space="0"/>
              <w:right w:val="single" w:color="auto" w:sz="6" w:space="0"/>
            </w:tcBorders>
          </w:tcPr>
          <w:p w:rsidRPr="006C1562" w:rsidR="00DD6979" w:rsidRDefault="00DD6979" w14:paraId="04F57AE6" w14:textId="77777777">
            <w:pPr>
              <w:jc w:val="center"/>
              <w:rPr>
                <w:b/>
                <w:bCs/>
              </w:rPr>
            </w:pPr>
            <w:r w:rsidRPr="006C1562">
              <w:rPr>
                <w:b/>
                <w:bCs/>
              </w:rPr>
              <w:t>Versione</w:t>
            </w:r>
          </w:p>
        </w:tc>
        <w:tc>
          <w:tcPr>
            <w:tcW w:w="4743" w:type="dxa"/>
            <w:tcBorders>
              <w:top w:val="double" w:color="auto" w:sz="6" w:space="0"/>
              <w:left w:val="single" w:color="auto" w:sz="6" w:space="0"/>
              <w:bottom w:val="single" w:color="auto" w:sz="6" w:space="0"/>
              <w:right w:val="single" w:color="auto" w:sz="6" w:space="0"/>
            </w:tcBorders>
          </w:tcPr>
          <w:p w:rsidRPr="006C1562" w:rsidR="00DD6979" w:rsidRDefault="00DD6979" w14:paraId="58787CCE" w14:textId="77777777">
            <w:pPr>
              <w:jc w:val="center"/>
              <w:rPr>
                <w:b/>
                <w:bCs/>
              </w:rPr>
            </w:pPr>
            <w:r w:rsidRPr="006C1562">
              <w:rPr>
                <w:b/>
                <w:bCs/>
              </w:rPr>
              <w:t>Descrizione delle modifiche</w:t>
            </w:r>
          </w:p>
        </w:tc>
        <w:tc>
          <w:tcPr>
            <w:tcW w:w="2533" w:type="dxa"/>
            <w:tcBorders>
              <w:top w:val="double" w:color="auto" w:sz="6" w:space="0"/>
              <w:left w:val="single" w:color="auto" w:sz="6" w:space="0"/>
              <w:bottom w:val="single" w:color="auto" w:sz="6" w:space="0"/>
              <w:right w:val="double" w:color="auto" w:sz="6" w:space="0"/>
            </w:tcBorders>
          </w:tcPr>
          <w:p w:rsidRPr="006C1562" w:rsidR="00DD6979" w:rsidRDefault="00DD6979" w14:paraId="2158CDF8" w14:textId="77777777">
            <w:pPr>
              <w:jc w:val="center"/>
              <w:rPr>
                <w:b/>
                <w:bCs/>
                <w:lang w:val="fr-FR"/>
              </w:rPr>
            </w:pPr>
            <w:r w:rsidRPr="006C1562">
              <w:rPr>
                <w:b/>
                <w:bCs/>
                <w:lang w:val="fr-FR"/>
              </w:rPr>
              <w:t>Cap. /Par. modificati</w:t>
            </w:r>
          </w:p>
        </w:tc>
      </w:tr>
      <w:tr w:rsidRPr="006C1562" w:rsidR="00DD6979" w14:paraId="3538E072" w14:textId="77777777">
        <w:trPr>
          <w:cantSplit/>
        </w:trPr>
        <w:tc>
          <w:tcPr>
            <w:tcW w:w="1510" w:type="dxa"/>
            <w:tcBorders>
              <w:top w:val="single" w:color="auto" w:sz="6" w:space="0"/>
              <w:left w:val="double" w:color="auto" w:sz="6" w:space="0"/>
              <w:bottom w:val="single" w:color="auto" w:sz="6" w:space="0"/>
              <w:right w:val="single" w:color="auto" w:sz="6" w:space="0"/>
            </w:tcBorders>
          </w:tcPr>
          <w:p w:rsidRPr="006C1562" w:rsidR="00DD6979" w:rsidRDefault="00DD6979" w14:paraId="15E8FC27" w14:textId="77777777">
            <w:pPr>
              <w:rPr>
                <w:lang w:val="en-US"/>
              </w:rPr>
            </w:pPr>
            <w:r w:rsidRPr="006C1562">
              <w:rPr>
                <w:lang w:val="en-US"/>
              </w:rPr>
              <w:t>xx/yy/zzzz</w:t>
            </w:r>
          </w:p>
        </w:tc>
        <w:tc>
          <w:tcPr>
            <w:tcW w:w="1112" w:type="dxa"/>
            <w:tcBorders>
              <w:top w:val="single" w:color="auto" w:sz="6" w:space="0"/>
              <w:left w:val="single" w:color="auto" w:sz="6" w:space="0"/>
              <w:bottom w:val="single" w:color="auto" w:sz="6" w:space="0"/>
              <w:right w:val="single" w:color="auto" w:sz="6" w:space="0"/>
            </w:tcBorders>
          </w:tcPr>
          <w:p w:rsidRPr="006C1562" w:rsidR="00DD6979" w:rsidRDefault="00DD6979" w14:paraId="261E1420" w14:textId="77777777">
            <w:pPr>
              <w:rPr>
                <w:lang w:val="en-US"/>
              </w:rPr>
            </w:pPr>
            <w:r w:rsidRPr="006C1562">
              <w:rPr>
                <w:lang w:val="en-US"/>
              </w:rPr>
              <w:t>1.0</w:t>
            </w:r>
          </w:p>
        </w:tc>
        <w:tc>
          <w:tcPr>
            <w:tcW w:w="4743" w:type="dxa"/>
            <w:tcBorders>
              <w:top w:val="single" w:color="auto" w:sz="6" w:space="0"/>
              <w:left w:val="single" w:color="auto" w:sz="6" w:space="0"/>
              <w:bottom w:val="single" w:color="auto" w:sz="6" w:space="0"/>
              <w:right w:val="single" w:color="auto" w:sz="6" w:space="0"/>
            </w:tcBorders>
          </w:tcPr>
          <w:p w:rsidRPr="006C1562" w:rsidR="00DD6979" w:rsidRDefault="00DD6979" w14:paraId="6AF6CCB0" w14:textId="77777777">
            <w:pPr>
              <w:rPr>
                <w:lang w:val="en-US"/>
              </w:rPr>
            </w:pPr>
            <w:r w:rsidRPr="006C1562">
              <w:rPr>
                <w:lang w:val="en-US"/>
              </w:rPr>
              <w:t>a0)</w:t>
            </w:r>
          </w:p>
        </w:tc>
        <w:tc>
          <w:tcPr>
            <w:tcW w:w="2533" w:type="dxa"/>
            <w:tcBorders>
              <w:top w:val="single" w:color="auto" w:sz="6" w:space="0"/>
              <w:left w:val="single" w:color="auto" w:sz="6" w:space="0"/>
              <w:bottom w:val="single" w:color="auto" w:sz="6" w:space="0"/>
              <w:right w:val="double" w:color="auto" w:sz="6" w:space="0"/>
            </w:tcBorders>
          </w:tcPr>
          <w:p w:rsidRPr="006C1562" w:rsidR="00DD6979" w:rsidRDefault="00DD6979" w14:paraId="19177D91" w14:textId="77777777">
            <w:pPr>
              <w:rPr>
                <w:lang w:val="en-US"/>
              </w:rPr>
            </w:pPr>
          </w:p>
        </w:tc>
      </w:tr>
      <w:tr w:rsidRPr="006C1562" w:rsidR="00DD6979" w14:paraId="16063083" w14:textId="77777777">
        <w:trPr>
          <w:cantSplit/>
        </w:trPr>
        <w:tc>
          <w:tcPr>
            <w:tcW w:w="1510" w:type="dxa"/>
            <w:tcBorders>
              <w:top w:val="single" w:color="auto" w:sz="6" w:space="0"/>
              <w:left w:val="double" w:color="auto" w:sz="6" w:space="0"/>
              <w:bottom w:val="single" w:color="auto" w:sz="6" w:space="0"/>
              <w:right w:val="single" w:color="auto" w:sz="6" w:space="0"/>
            </w:tcBorders>
          </w:tcPr>
          <w:p w:rsidRPr="006C1562" w:rsidR="00DD6979" w:rsidRDefault="00DD6979" w14:paraId="620734CD" w14:textId="77777777">
            <w:pPr>
              <w:rPr>
                <w:lang w:val="en-US"/>
              </w:rPr>
            </w:pPr>
            <w:r w:rsidRPr="006C1562">
              <w:rPr>
                <w:lang w:val="en-US"/>
              </w:rPr>
              <w:t>xx/yy/zzzz</w:t>
            </w:r>
          </w:p>
        </w:tc>
        <w:tc>
          <w:tcPr>
            <w:tcW w:w="1112" w:type="dxa"/>
            <w:tcBorders>
              <w:top w:val="single" w:color="auto" w:sz="6" w:space="0"/>
              <w:left w:val="single" w:color="auto" w:sz="6" w:space="0"/>
              <w:bottom w:val="single" w:color="auto" w:sz="6" w:space="0"/>
              <w:right w:val="single" w:color="auto" w:sz="6" w:space="0"/>
            </w:tcBorders>
          </w:tcPr>
          <w:p w:rsidRPr="006C1562" w:rsidR="00DD6979" w:rsidRDefault="00DD6979" w14:paraId="49818FF0" w14:textId="77777777">
            <w:pPr>
              <w:rPr>
                <w:lang w:val="en-US"/>
              </w:rPr>
            </w:pPr>
            <w:r w:rsidRPr="006C1562">
              <w:rPr>
                <w:lang w:val="en-US"/>
              </w:rPr>
              <w:t>1.0</w:t>
            </w:r>
          </w:p>
        </w:tc>
        <w:tc>
          <w:tcPr>
            <w:tcW w:w="4743" w:type="dxa"/>
            <w:tcBorders>
              <w:top w:val="single" w:color="auto" w:sz="6" w:space="0"/>
              <w:left w:val="single" w:color="auto" w:sz="6" w:space="0"/>
              <w:bottom w:val="single" w:color="auto" w:sz="6" w:space="0"/>
              <w:right w:val="single" w:color="auto" w:sz="6" w:space="0"/>
            </w:tcBorders>
          </w:tcPr>
          <w:p w:rsidRPr="006C1562" w:rsidR="00DD6979" w:rsidRDefault="00DD6979" w14:paraId="0A7BC082" w14:textId="77777777">
            <w:pPr>
              <w:rPr>
                <w:lang w:val="en-US"/>
              </w:rPr>
            </w:pPr>
            <w:r w:rsidRPr="006C1562">
              <w:rPr>
                <w:lang w:val="en-US"/>
              </w:rPr>
              <w:t>b0)</w:t>
            </w:r>
          </w:p>
        </w:tc>
        <w:tc>
          <w:tcPr>
            <w:tcW w:w="2533" w:type="dxa"/>
            <w:tcBorders>
              <w:top w:val="single" w:color="auto" w:sz="6" w:space="0"/>
              <w:left w:val="single" w:color="auto" w:sz="6" w:space="0"/>
              <w:bottom w:val="single" w:color="auto" w:sz="6" w:space="0"/>
              <w:right w:val="double" w:color="auto" w:sz="6" w:space="0"/>
            </w:tcBorders>
          </w:tcPr>
          <w:p w:rsidRPr="006C1562" w:rsidR="00DD6979" w:rsidRDefault="00DD6979" w14:paraId="4894F84B" w14:textId="77777777">
            <w:pPr>
              <w:rPr>
                <w:lang w:val="en-US"/>
              </w:rPr>
            </w:pPr>
          </w:p>
        </w:tc>
      </w:tr>
      <w:tr w:rsidRPr="006C1562" w:rsidR="00DD6979" w14:paraId="42378B77" w14:textId="77777777">
        <w:trPr>
          <w:cantSplit/>
        </w:trPr>
        <w:tc>
          <w:tcPr>
            <w:tcW w:w="1510" w:type="dxa"/>
            <w:tcBorders>
              <w:top w:val="single" w:color="auto" w:sz="6" w:space="0"/>
              <w:left w:val="double" w:color="auto" w:sz="6" w:space="0"/>
              <w:bottom w:val="single" w:color="auto" w:sz="6" w:space="0"/>
              <w:right w:val="single" w:color="auto" w:sz="6" w:space="0"/>
            </w:tcBorders>
          </w:tcPr>
          <w:p w:rsidRPr="006C1562" w:rsidR="00DD6979" w:rsidRDefault="00DD6979" w14:paraId="067FCE36" w14:textId="77777777">
            <w:pPr>
              <w:rPr>
                <w:lang w:val="en-US"/>
              </w:rPr>
            </w:pPr>
            <w:r w:rsidRPr="006C1562">
              <w:rPr>
                <w:lang w:val="en-US"/>
              </w:rPr>
              <w:t>...</w:t>
            </w:r>
          </w:p>
        </w:tc>
        <w:tc>
          <w:tcPr>
            <w:tcW w:w="1112" w:type="dxa"/>
            <w:tcBorders>
              <w:top w:val="single" w:color="auto" w:sz="6" w:space="0"/>
              <w:left w:val="single" w:color="auto" w:sz="6" w:space="0"/>
              <w:bottom w:val="single" w:color="auto" w:sz="6" w:space="0"/>
              <w:right w:val="single" w:color="auto" w:sz="6" w:space="0"/>
            </w:tcBorders>
          </w:tcPr>
          <w:p w:rsidRPr="006C1562" w:rsidR="00DD6979" w:rsidRDefault="00DD6979" w14:paraId="70169F11" w14:textId="77777777">
            <w:pPr>
              <w:rPr>
                <w:lang w:val="en-US"/>
              </w:rPr>
            </w:pPr>
            <w:r w:rsidRPr="006C1562">
              <w:rPr>
                <w:lang w:val="en-US"/>
              </w:rPr>
              <w:t>...</w:t>
            </w:r>
          </w:p>
        </w:tc>
        <w:tc>
          <w:tcPr>
            <w:tcW w:w="4743" w:type="dxa"/>
            <w:tcBorders>
              <w:top w:val="single" w:color="auto" w:sz="6" w:space="0"/>
              <w:left w:val="single" w:color="auto" w:sz="6" w:space="0"/>
              <w:bottom w:val="single" w:color="auto" w:sz="6" w:space="0"/>
              <w:right w:val="single" w:color="auto" w:sz="6" w:space="0"/>
            </w:tcBorders>
          </w:tcPr>
          <w:p w:rsidRPr="006C1562" w:rsidR="00DD6979" w:rsidRDefault="00DD6979" w14:paraId="2EE14AE2" w14:textId="77777777">
            <w:pPr>
              <w:rPr>
                <w:lang w:val="en-US"/>
              </w:rPr>
            </w:pPr>
            <w:r w:rsidRPr="006C1562">
              <w:rPr>
                <w:lang w:val="en-US"/>
              </w:rPr>
              <w:t>...</w:t>
            </w:r>
          </w:p>
        </w:tc>
        <w:tc>
          <w:tcPr>
            <w:tcW w:w="2533" w:type="dxa"/>
            <w:tcBorders>
              <w:top w:val="single" w:color="auto" w:sz="6" w:space="0"/>
              <w:left w:val="single" w:color="auto" w:sz="6" w:space="0"/>
              <w:bottom w:val="single" w:color="auto" w:sz="6" w:space="0"/>
              <w:right w:val="double" w:color="auto" w:sz="6" w:space="0"/>
            </w:tcBorders>
          </w:tcPr>
          <w:p w:rsidRPr="006C1562" w:rsidR="00DD6979" w:rsidRDefault="00DD6979" w14:paraId="140295BF" w14:textId="77777777">
            <w:pPr>
              <w:rPr>
                <w:lang w:val="en-US"/>
              </w:rPr>
            </w:pPr>
          </w:p>
        </w:tc>
      </w:tr>
      <w:tr w:rsidRPr="006C1562" w:rsidR="00DD6979" w14:paraId="56D2D821" w14:textId="77777777">
        <w:trPr>
          <w:cantSplit/>
        </w:trPr>
        <w:tc>
          <w:tcPr>
            <w:tcW w:w="1510" w:type="dxa"/>
            <w:tcBorders>
              <w:top w:val="single" w:color="auto" w:sz="6" w:space="0"/>
              <w:left w:val="double" w:color="auto" w:sz="6" w:space="0"/>
              <w:bottom w:val="single" w:color="auto" w:sz="6" w:space="0"/>
              <w:right w:val="single" w:color="auto" w:sz="6" w:space="0"/>
            </w:tcBorders>
          </w:tcPr>
          <w:p w:rsidRPr="006C1562" w:rsidR="00DD6979" w:rsidRDefault="00DD6979" w14:paraId="67EE2E38" w14:textId="77777777">
            <w:pPr>
              <w:rPr>
                <w:lang w:val="en-US"/>
              </w:rPr>
            </w:pPr>
            <w:r w:rsidRPr="006C1562">
              <w:rPr>
                <w:lang w:val="en-US"/>
              </w:rPr>
              <w:t>ww/yy/ zzzz</w:t>
            </w:r>
          </w:p>
        </w:tc>
        <w:tc>
          <w:tcPr>
            <w:tcW w:w="1112" w:type="dxa"/>
            <w:tcBorders>
              <w:top w:val="single" w:color="auto" w:sz="6" w:space="0"/>
              <w:left w:val="single" w:color="auto" w:sz="6" w:space="0"/>
              <w:bottom w:val="single" w:color="auto" w:sz="6" w:space="0"/>
              <w:right w:val="single" w:color="auto" w:sz="6" w:space="0"/>
            </w:tcBorders>
          </w:tcPr>
          <w:p w:rsidRPr="006C1562" w:rsidR="00DD6979" w:rsidRDefault="00DD6979" w14:paraId="376FF9F4" w14:textId="77777777">
            <w:pPr>
              <w:rPr>
                <w:lang w:val="en-US"/>
              </w:rPr>
            </w:pPr>
            <w:r w:rsidRPr="006C1562">
              <w:rPr>
                <w:lang w:val="en-US"/>
              </w:rPr>
              <w:t>1.1</w:t>
            </w:r>
          </w:p>
        </w:tc>
        <w:tc>
          <w:tcPr>
            <w:tcW w:w="4743" w:type="dxa"/>
            <w:tcBorders>
              <w:top w:val="single" w:color="auto" w:sz="6" w:space="0"/>
              <w:left w:val="single" w:color="auto" w:sz="6" w:space="0"/>
              <w:bottom w:val="single" w:color="auto" w:sz="6" w:space="0"/>
              <w:right w:val="single" w:color="auto" w:sz="6" w:space="0"/>
            </w:tcBorders>
          </w:tcPr>
          <w:p w:rsidRPr="006C1562" w:rsidR="00DD6979" w:rsidRDefault="00DD6979" w14:paraId="5DD4D6C9" w14:textId="77777777">
            <w:pPr>
              <w:rPr>
                <w:lang w:val="en-US"/>
              </w:rPr>
            </w:pPr>
            <w:r w:rsidRPr="006C1562">
              <w:rPr>
                <w:lang w:val="en-US"/>
              </w:rPr>
              <w:t>a1)</w:t>
            </w:r>
          </w:p>
        </w:tc>
        <w:tc>
          <w:tcPr>
            <w:tcW w:w="2533" w:type="dxa"/>
            <w:tcBorders>
              <w:top w:val="single" w:color="auto" w:sz="6" w:space="0"/>
              <w:left w:val="single" w:color="auto" w:sz="6" w:space="0"/>
              <w:bottom w:val="single" w:color="auto" w:sz="6" w:space="0"/>
              <w:right w:val="double" w:color="auto" w:sz="6" w:space="0"/>
            </w:tcBorders>
          </w:tcPr>
          <w:p w:rsidRPr="006C1562" w:rsidR="00DD6979" w:rsidRDefault="00DD6979" w14:paraId="4940D25B" w14:textId="77777777">
            <w:pPr>
              <w:rPr>
                <w:lang w:val="en-US"/>
              </w:rPr>
            </w:pPr>
          </w:p>
        </w:tc>
      </w:tr>
      <w:tr w:rsidRPr="006C1562" w:rsidR="00DD6979" w14:paraId="1909864F" w14:textId="77777777">
        <w:trPr>
          <w:cantSplit/>
        </w:trPr>
        <w:tc>
          <w:tcPr>
            <w:tcW w:w="1510" w:type="dxa"/>
            <w:tcBorders>
              <w:top w:val="single" w:color="auto" w:sz="6" w:space="0"/>
              <w:left w:val="double" w:color="auto" w:sz="6" w:space="0"/>
              <w:bottom w:val="single" w:color="auto" w:sz="6" w:space="0"/>
              <w:right w:val="single" w:color="auto" w:sz="6" w:space="0"/>
            </w:tcBorders>
          </w:tcPr>
          <w:p w:rsidRPr="006C1562" w:rsidR="00DD6979" w:rsidRDefault="00DD6979" w14:paraId="71BA597B" w14:textId="77777777">
            <w:pPr>
              <w:rPr>
                <w:lang w:val="en-US"/>
              </w:rPr>
            </w:pPr>
            <w:r w:rsidRPr="006C1562">
              <w:rPr>
                <w:lang w:val="en-US"/>
              </w:rPr>
              <w:t>ww/yy/ zzzz</w:t>
            </w:r>
          </w:p>
        </w:tc>
        <w:tc>
          <w:tcPr>
            <w:tcW w:w="1112" w:type="dxa"/>
            <w:tcBorders>
              <w:top w:val="single" w:color="auto" w:sz="6" w:space="0"/>
              <w:left w:val="single" w:color="auto" w:sz="6" w:space="0"/>
              <w:bottom w:val="single" w:color="auto" w:sz="6" w:space="0"/>
              <w:right w:val="single" w:color="auto" w:sz="6" w:space="0"/>
            </w:tcBorders>
          </w:tcPr>
          <w:p w:rsidRPr="006C1562" w:rsidR="00DD6979" w:rsidRDefault="00DD6979" w14:paraId="1507A851" w14:textId="77777777">
            <w:r w:rsidRPr="006C1562">
              <w:t>1.1</w:t>
            </w:r>
          </w:p>
        </w:tc>
        <w:tc>
          <w:tcPr>
            <w:tcW w:w="4743" w:type="dxa"/>
            <w:tcBorders>
              <w:top w:val="single" w:color="auto" w:sz="6" w:space="0"/>
              <w:left w:val="single" w:color="auto" w:sz="6" w:space="0"/>
              <w:bottom w:val="single" w:color="auto" w:sz="6" w:space="0"/>
              <w:right w:val="single" w:color="auto" w:sz="6" w:space="0"/>
            </w:tcBorders>
          </w:tcPr>
          <w:p w:rsidRPr="006C1562" w:rsidR="00DD6979" w:rsidRDefault="00DD6979" w14:paraId="61D0DCCD" w14:textId="77777777">
            <w:r w:rsidRPr="006C1562">
              <w:t>b1)</w:t>
            </w:r>
          </w:p>
        </w:tc>
        <w:tc>
          <w:tcPr>
            <w:tcW w:w="2533" w:type="dxa"/>
            <w:tcBorders>
              <w:top w:val="single" w:color="auto" w:sz="6" w:space="0"/>
              <w:left w:val="single" w:color="auto" w:sz="6" w:space="0"/>
              <w:bottom w:val="single" w:color="auto" w:sz="6" w:space="0"/>
              <w:right w:val="double" w:color="auto" w:sz="6" w:space="0"/>
            </w:tcBorders>
          </w:tcPr>
          <w:p w:rsidRPr="006C1562" w:rsidR="00DD6979" w:rsidRDefault="00DD6979" w14:paraId="24B39937" w14:textId="77777777"/>
        </w:tc>
      </w:tr>
      <w:tr w:rsidRPr="006C1562" w:rsidR="00DD6979" w14:paraId="11A4D583" w14:textId="77777777">
        <w:trPr>
          <w:cantSplit/>
        </w:trPr>
        <w:tc>
          <w:tcPr>
            <w:tcW w:w="1510" w:type="dxa"/>
            <w:tcBorders>
              <w:top w:val="single" w:color="auto" w:sz="6" w:space="0"/>
              <w:left w:val="double" w:color="auto" w:sz="6" w:space="0"/>
              <w:bottom w:val="double" w:color="auto" w:sz="6" w:space="0"/>
              <w:right w:val="single" w:color="auto" w:sz="6" w:space="0"/>
            </w:tcBorders>
          </w:tcPr>
          <w:p w:rsidRPr="006C1562" w:rsidR="00DD6979" w:rsidRDefault="00DD6979" w14:paraId="1D724870" w14:textId="77777777">
            <w:r w:rsidRPr="006C1562">
              <w:t>...</w:t>
            </w:r>
          </w:p>
        </w:tc>
        <w:tc>
          <w:tcPr>
            <w:tcW w:w="1112" w:type="dxa"/>
            <w:tcBorders>
              <w:top w:val="single" w:color="auto" w:sz="6" w:space="0"/>
              <w:left w:val="single" w:color="auto" w:sz="6" w:space="0"/>
              <w:bottom w:val="double" w:color="auto" w:sz="6" w:space="0"/>
              <w:right w:val="single" w:color="auto" w:sz="6" w:space="0"/>
            </w:tcBorders>
          </w:tcPr>
          <w:p w:rsidRPr="006C1562" w:rsidR="00DD6979" w:rsidRDefault="00DD6979" w14:paraId="4451ABF5" w14:textId="77777777">
            <w:r w:rsidRPr="006C1562">
              <w:t>...</w:t>
            </w:r>
          </w:p>
        </w:tc>
        <w:tc>
          <w:tcPr>
            <w:tcW w:w="4743" w:type="dxa"/>
            <w:tcBorders>
              <w:top w:val="single" w:color="auto" w:sz="6" w:space="0"/>
              <w:left w:val="single" w:color="auto" w:sz="6" w:space="0"/>
              <w:bottom w:val="double" w:color="auto" w:sz="6" w:space="0"/>
              <w:right w:val="single" w:color="auto" w:sz="6" w:space="0"/>
            </w:tcBorders>
          </w:tcPr>
          <w:p w:rsidRPr="006C1562" w:rsidR="00DD6979" w:rsidRDefault="00DD6979" w14:paraId="0C3EA37C" w14:textId="77777777">
            <w:r w:rsidRPr="006C1562">
              <w:t>...</w:t>
            </w:r>
          </w:p>
        </w:tc>
        <w:tc>
          <w:tcPr>
            <w:tcW w:w="2533" w:type="dxa"/>
            <w:tcBorders>
              <w:top w:val="single" w:color="auto" w:sz="6" w:space="0"/>
              <w:left w:val="single" w:color="auto" w:sz="6" w:space="0"/>
              <w:bottom w:val="double" w:color="auto" w:sz="6" w:space="0"/>
              <w:right w:val="double" w:color="auto" w:sz="6" w:space="0"/>
            </w:tcBorders>
          </w:tcPr>
          <w:p w:rsidRPr="006C1562" w:rsidR="00DD6979" w:rsidRDefault="00DD6979" w14:paraId="5A12787A" w14:textId="77777777"/>
        </w:tc>
      </w:tr>
    </w:tbl>
    <w:p w:rsidR="00D41810" w:rsidP="00F067A7" w:rsidRDefault="00D41810" w14:paraId="62B92CAA" w14:textId="77777777">
      <w:pPr>
        <w:rPr>
          <w:rFonts w:ascii="Calibri" w:hAnsi="Calibri"/>
          <w:sz w:val="22"/>
          <w:szCs w:val="22"/>
          <w:lang w:eastAsia="en-GB"/>
        </w:rPr>
      </w:pPr>
    </w:p>
    <w:p w:rsidR="002E009A" w:rsidP="00F067A7" w:rsidRDefault="002E009A" w14:paraId="4CF2993E" w14:textId="77777777">
      <w:pPr>
        <w:rPr>
          <w:rFonts w:ascii="Calibri" w:hAnsi="Calibri"/>
          <w:sz w:val="22"/>
          <w:szCs w:val="22"/>
          <w:lang w:eastAsia="en-GB"/>
        </w:rPr>
      </w:pPr>
    </w:p>
    <w:p w:rsidR="003E4D3F" w:rsidP="00F067A7" w:rsidRDefault="002E009A" w14:paraId="675E4C56" w14:textId="1DACEAEA">
      <w:pPr>
        <w:rPr>
          <w:rFonts w:ascii="Calibri" w:hAnsi="Calibri"/>
          <w:sz w:val="22"/>
          <w:szCs w:val="22"/>
          <w:lang w:eastAsia="en-GB"/>
        </w:rPr>
      </w:pPr>
      <w:r>
        <w:rPr>
          <w:rFonts w:ascii="Calibri" w:hAnsi="Calibri"/>
          <w:sz w:val="22"/>
          <w:szCs w:val="22"/>
          <w:lang w:eastAsia="en-GB"/>
        </w:rPr>
        <w:t>Attualmente non sono presenti modifiche in corso d’opera</w:t>
      </w:r>
    </w:p>
    <w:sectPr w:rsidR="003E4D3F" w:rsidSect="0020533D">
      <w:headerReference w:type="default" r:id="rId46"/>
      <w:footerReference w:type="even" r:id="rId47"/>
      <w:footerReference w:type="default" r:id="rId48"/>
      <w:headerReference w:type="first" r:id="rId49"/>
      <w:footerReference w:type="first" r:id="rId50"/>
      <w:type w:val="continuous"/>
      <w:pgSz w:w="11906" w:h="16838" w:orient="portrait" w:code="9"/>
      <w:pgMar w:top="1134" w:right="1021" w:bottom="1560" w:left="1304" w:header="851" w:footer="133"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B" w:author="Denise Bellofatto" w:date="2026-04-15T11:08:00Z" w:id="133">
    <w:p w:rsidR="00CF4664" w:rsidP="00CF4664" w:rsidRDefault="00CF4664" w14:paraId="55ABC94E" w14:textId="77777777">
      <w:pPr>
        <w:pStyle w:val="CommentText"/>
      </w:pPr>
      <w:r>
        <w:rPr>
          <w:rStyle w:val="CommentReference"/>
        </w:rPr>
        <w:annotationRef/>
      </w:r>
      <w:r>
        <w:rPr>
          <w:lang w:val="en-US"/>
        </w:rPr>
        <w:t>Punto per email di recap 15 aprile 2026</w:t>
      </w:r>
    </w:p>
  </w:comment>
  <w:comment w:initials="MP" w:author="Massimiliano Petruzzi" w:date="2025-12-15T09:56:00Z" w:id="253">
    <w:p w:rsidR="00A36AC6" w:rsidP="00A36AC6" w:rsidRDefault="00A36AC6" w14:paraId="7A27CD1E" w14:textId="77777777">
      <w:pPr>
        <w:pStyle w:val="CommentText"/>
      </w:pPr>
      <w:r>
        <w:rPr>
          <w:rStyle w:val="CommentReference"/>
        </w:rPr>
        <w:annotationRef/>
      </w:r>
      <w:r>
        <w:t>Da approfondire</w:t>
      </w:r>
    </w:p>
  </w:comment>
  <w:comment w:initials="MP" w:author="Massimiliano Petruzzi" w:date="2025-12-15T14:53:00Z" w:id="262">
    <w:p w:rsidR="008F4BEA" w:rsidP="008F4BEA" w:rsidRDefault="008F4BEA" w14:paraId="1F6A909F" w14:textId="77777777">
      <w:pPr>
        <w:pStyle w:val="CommentText"/>
      </w:pPr>
      <w:r>
        <w:rPr>
          <w:rStyle w:val="CommentReference"/>
        </w:rPr>
        <w:annotationRef/>
      </w:r>
      <w:r>
        <w:t>Dopo ogni decurtazione non annullata? Se la decurtazione viene annullata, il bonus viene riconteggiato a partire dalla data di emissione?</w:t>
      </w:r>
    </w:p>
  </w:comment>
  <w:comment w:initials="MP" w:author="Massimiliano Petruzzi" w:date="2025-12-15T09:58:00Z" w:id="270">
    <w:p w:rsidR="00C06252" w:rsidP="00C06252" w:rsidRDefault="00C06252" w14:paraId="22E96F35" w14:textId="2B0994C6">
      <w:pPr>
        <w:pStyle w:val="CommentText"/>
      </w:pPr>
      <w:r>
        <w:rPr>
          <w:rStyle w:val="CommentReference"/>
        </w:rPr>
        <w:annotationRef/>
      </w:r>
      <w:r>
        <w:t>Da approfondire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ABC94E" w15:done="0"/>
  <w15:commentEx w15:paraId="7A27CD1E" w15:done="0"/>
  <w15:commentEx w15:paraId="1F6A909F" w15:done="0"/>
  <w15:commentEx w15:paraId="22E96F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36889B" w16cex:dateUtc="2026-04-15T09:08:00Z"/>
  <w16cex:commentExtensible w16cex:durableId="42CC86C2" w16cex:dateUtc="2025-12-15T08:56:00Z"/>
  <w16cex:commentExtensible w16cex:durableId="7FDEF6EB" w16cex:dateUtc="2025-12-15T13:53:00Z"/>
  <w16cex:commentExtensible w16cex:durableId="6BB00366" w16cex:dateUtc="2025-12-15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ABC94E" w16cid:durableId="1C36889B"/>
  <w16cid:commentId w16cid:paraId="7A27CD1E" w16cid:durableId="42CC86C2"/>
  <w16cid:commentId w16cid:paraId="1F6A909F" w16cid:durableId="7FDEF6EB"/>
  <w16cid:commentId w16cid:paraId="22E96F35" w16cid:durableId="6BB003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0D05" w:rsidRDefault="00BC0D05" w14:paraId="2F46C12F" w14:textId="77777777">
      <w:r>
        <w:separator/>
      </w:r>
    </w:p>
  </w:endnote>
  <w:endnote w:type="continuationSeparator" w:id="0">
    <w:p w:rsidR="00BC0D05" w:rsidRDefault="00BC0D05" w14:paraId="3F24017E" w14:textId="77777777">
      <w:r>
        <w:continuationSeparator/>
      </w:r>
    </w:p>
  </w:endnote>
  <w:endnote w:type="continuationNotice" w:id="1">
    <w:p w:rsidR="00BC0D05" w:rsidRDefault="00BC0D05" w14:paraId="0F83B25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Narrow">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MS">
    <w:altName w:val="MS Gothic"/>
    <w:panose1 w:val="00000000000000000000"/>
    <w:charset w:val="0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41810" w:rsidP="00854186" w:rsidRDefault="00D41810" w14:paraId="76D37AAA" w14:textId="77777777">
    <w:pPr>
      <w:framePr w:wrap="around" w:hAnchor="margin" w:vAnchor="text" w:xAlign="right" w:y="1"/>
    </w:pPr>
    <w:r>
      <w:fldChar w:fldCharType="begin"/>
    </w:r>
    <w:r>
      <w:instrText xml:space="preserve">PAGE  </w:instrText>
    </w:r>
    <w:r>
      <w:fldChar w:fldCharType="end"/>
    </w:r>
  </w:p>
  <w:p w:rsidR="00D41810" w:rsidP="00854186" w:rsidRDefault="00D41810" w14:paraId="2A15B4FF" w14:textId="77777777">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46" w:type="pct"/>
      <w:tblBorders>
        <w:top w:val="single" w:color="808080" w:sz="8" w:space="0"/>
      </w:tblBorders>
      <w:tblLook w:val="01E0" w:firstRow="1" w:lastRow="1" w:firstColumn="1" w:lastColumn="1" w:noHBand="0" w:noVBand="0"/>
    </w:tblPr>
    <w:tblGrid>
      <w:gridCol w:w="284"/>
      <w:gridCol w:w="9385"/>
    </w:tblGrid>
    <w:tr w:rsidRPr="006B2003" w:rsidR="00EA374D" w:rsidTr="00C53E48" w14:paraId="20506A51" w14:textId="77777777">
      <w:trPr>
        <w:trHeight w:val="551"/>
      </w:trPr>
      <w:tc>
        <w:tcPr>
          <w:tcW w:w="147" w:type="pct"/>
          <w:tcBorders>
            <w:top w:val="nil"/>
          </w:tcBorders>
          <w:vAlign w:val="center"/>
        </w:tcPr>
        <w:p w:rsidRPr="00804189" w:rsidR="00D41810" w:rsidP="00276CE9" w:rsidRDefault="00D41810" w14:paraId="6BC6D756" w14:textId="77777777">
          <w:pPr>
            <w:autoSpaceDE w:val="0"/>
            <w:autoSpaceDN w:val="0"/>
            <w:adjustRightInd w:val="0"/>
            <w:jc w:val="center"/>
            <w:rPr>
              <w:rFonts w:ascii="Calibri Light" w:hAnsi="Calibri Light" w:eastAsia="MS Mincho" w:cs="TrebuchetMS"/>
              <w:sz w:val="22"/>
              <w:szCs w:val="22"/>
            </w:rPr>
          </w:pPr>
        </w:p>
      </w:tc>
      <w:tc>
        <w:tcPr>
          <w:tcW w:w="4853" w:type="pct"/>
          <w:tcBorders>
            <w:top w:val="single" w:color="808080" w:sz="8" w:space="0"/>
          </w:tcBorders>
          <w:vAlign w:val="center"/>
        </w:tcPr>
        <w:p w:rsidRPr="007F2C36" w:rsidR="00D41810" w:rsidP="00854186" w:rsidRDefault="00D41810" w14:paraId="46400018" w14:textId="77777777">
          <w:pPr>
            <w:jc w:val="right"/>
            <w:rPr>
              <w:sz w:val="20"/>
            </w:rPr>
          </w:pPr>
          <w:r w:rsidRPr="00AF3C01">
            <w:rPr>
              <w:sz w:val="20"/>
            </w:rPr>
            <w:t xml:space="preserve">Pagina </w:t>
          </w:r>
          <w:r w:rsidRPr="00AF3C01">
            <w:rPr>
              <w:sz w:val="20"/>
            </w:rPr>
            <w:fldChar w:fldCharType="begin"/>
          </w:r>
          <w:r w:rsidRPr="00AF3C01">
            <w:rPr>
              <w:sz w:val="20"/>
            </w:rPr>
            <w:instrText xml:space="preserve"> PAGE </w:instrText>
          </w:r>
          <w:r w:rsidRPr="00AF3C01">
            <w:rPr>
              <w:sz w:val="20"/>
            </w:rPr>
            <w:fldChar w:fldCharType="separate"/>
          </w:r>
          <w:r>
            <w:rPr>
              <w:sz w:val="20"/>
            </w:rPr>
            <w:t>11</w:t>
          </w:r>
          <w:r w:rsidRPr="00AF3C01">
            <w:rPr>
              <w:sz w:val="20"/>
            </w:rPr>
            <w:fldChar w:fldCharType="end"/>
          </w:r>
          <w:r w:rsidRPr="00AF3C01">
            <w:rPr>
              <w:sz w:val="20"/>
            </w:rPr>
            <w:t xml:space="preserve"> di </w:t>
          </w:r>
          <w:r w:rsidRPr="00AF3C01">
            <w:rPr>
              <w:sz w:val="20"/>
            </w:rPr>
            <w:fldChar w:fldCharType="begin"/>
          </w:r>
          <w:r w:rsidRPr="00AF3C01">
            <w:rPr>
              <w:sz w:val="20"/>
            </w:rPr>
            <w:instrText xml:space="preserve"> NUMPAGES </w:instrText>
          </w:r>
          <w:r w:rsidRPr="00AF3C01">
            <w:rPr>
              <w:sz w:val="20"/>
            </w:rPr>
            <w:fldChar w:fldCharType="separate"/>
          </w:r>
          <w:r>
            <w:rPr>
              <w:sz w:val="20"/>
            </w:rPr>
            <w:t>60</w:t>
          </w:r>
          <w:r w:rsidRPr="00AF3C01">
            <w:rPr>
              <w:sz w:val="20"/>
            </w:rPr>
            <w:fldChar w:fldCharType="end"/>
          </w:r>
        </w:p>
      </w:tc>
    </w:tr>
  </w:tbl>
  <w:p w:rsidRPr="007F2C36" w:rsidR="00D41810" w:rsidP="00854186" w:rsidRDefault="00D41810" w14:paraId="480B77D9"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87" w:type="pct"/>
      <w:jc w:val="center"/>
      <w:tblBorders>
        <w:top w:val="single" w:color="808080" w:sz="8" w:space="0"/>
      </w:tblBorders>
      <w:tblLook w:val="01E0" w:firstRow="1" w:lastRow="1" w:firstColumn="1" w:lastColumn="1" w:noHBand="0" w:noVBand="0"/>
    </w:tblPr>
    <w:tblGrid>
      <w:gridCol w:w="9138"/>
      <w:gridCol w:w="222"/>
    </w:tblGrid>
    <w:tr w:rsidRPr="007D5EF7" w:rsidR="00D41810" w:rsidTr="00BF788D" w14:paraId="736CCF7B" w14:textId="77777777">
      <w:trPr>
        <w:trHeight w:val="269"/>
        <w:jc w:val="center"/>
      </w:trPr>
      <w:tc>
        <w:tcPr>
          <w:tcW w:w="4884" w:type="pct"/>
          <w:tcBorders>
            <w:top w:val="single" w:color="808080" w:sz="8" w:space="0"/>
          </w:tcBorders>
          <w:vAlign w:val="center"/>
        </w:tcPr>
        <w:p w:rsidRPr="00804189" w:rsidR="00D41810" w:rsidP="00756A12" w:rsidRDefault="00D41810" w14:paraId="7E713FE8" w14:textId="77777777">
          <w:pPr>
            <w:jc w:val="center"/>
            <w:rPr>
              <w:b/>
              <w:sz w:val="20"/>
              <w:lang w:val="fr-FR"/>
            </w:rPr>
          </w:pPr>
          <w:r>
            <w:rPr>
              <w:b/>
              <w:sz w:val="20"/>
              <w:lang w:val="fr-FR"/>
            </w:rPr>
            <w:t>Accenture         ATS         Leonardo         IBM         Sistemi Informativi</w:t>
          </w:r>
        </w:p>
      </w:tc>
      <w:tc>
        <w:tcPr>
          <w:tcW w:w="116" w:type="pct"/>
          <w:tcBorders>
            <w:top w:val="single" w:color="808080" w:sz="8" w:space="0"/>
            <w:right w:val="single" w:color="FFFFFF" w:sz="4" w:space="0"/>
          </w:tcBorders>
          <w:vAlign w:val="center"/>
        </w:tcPr>
        <w:p w:rsidRPr="007D5EF7" w:rsidR="00D41810" w:rsidP="00854186" w:rsidRDefault="00D41810" w14:paraId="59AD9653" w14:textId="77777777">
          <w:pPr>
            <w:jc w:val="right"/>
            <w:rPr>
              <w:sz w:val="20"/>
            </w:rPr>
          </w:pPr>
        </w:p>
      </w:tc>
    </w:tr>
  </w:tbl>
  <w:p w:rsidRPr="00344383" w:rsidR="00D41810" w:rsidP="00854186" w:rsidRDefault="00D41810" w14:paraId="3060A004" w14:textId="77777777">
    <w:pP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0D05" w:rsidRDefault="00BC0D05" w14:paraId="22CA900B" w14:textId="77777777">
      <w:r>
        <w:separator/>
      </w:r>
    </w:p>
  </w:footnote>
  <w:footnote w:type="continuationSeparator" w:id="0">
    <w:p w:rsidR="00BC0D05" w:rsidRDefault="00BC0D05" w14:paraId="5FEBC159" w14:textId="77777777">
      <w:r>
        <w:continuationSeparator/>
      </w:r>
    </w:p>
  </w:footnote>
  <w:footnote w:type="continuationNotice" w:id="1">
    <w:p w:rsidR="00BC0D05" w:rsidRDefault="00BC0D05" w14:paraId="370E777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5260" w:type="pct"/>
      <w:jc w:val="center"/>
      <w:tblBorders>
        <w:bottom w:val="single" w:color="808080" w:sz="8" w:space="0"/>
      </w:tblBorders>
      <w:tblLook w:val="01E0" w:firstRow="1" w:lastRow="1" w:firstColumn="1" w:lastColumn="1" w:noHBand="0" w:noVBand="0"/>
    </w:tblPr>
    <w:tblGrid>
      <w:gridCol w:w="2520"/>
      <w:gridCol w:w="7559"/>
    </w:tblGrid>
    <w:tr w:rsidRPr="007F2C36" w:rsidR="00EA374D" w:rsidTr="3ACDD76F" w14:paraId="3FB79410" w14:textId="77777777">
      <w:trPr>
        <w:trHeight w:val="707"/>
        <w:jc w:val="center"/>
      </w:trPr>
      <w:tc>
        <w:tcPr>
          <w:tcW w:w="1250" w:type="pct"/>
          <w:tcBorders>
            <w:bottom w:val="single" w:color="808080" w:themeColor="background1" w:themeShade="80" w:sz="8" w:space="0"/>
          </w:tcBorders>
          <w:vAlign w:val="center"/>
        </w:tcPr>
        <w:p w:rsidRPr="00EF53F2" w:rsidR="00D41810" w:rsidP="007B2CFE" w:rsidRDefault="00D41810" w14:paraId="26488177" w14:textId="77777777">
          <w:pPr>
            <w:rPr>
              <w:sz w:val="72"/>
              <w:szCs w:val="72"/>
              <w:lang w:val="en-US"/>
            </w:rPr>
          </w:pPr>
          <w:bookmarkStart w:name="_Hlk527543683" w:id="339"/>
        </w:p>
      </w:tc>
      <w:tc>
        <w:tcPr>
          <w:tcW w:w="3750" w:type="pct"/>
          <w:tcBorders>
            <w:bottom w:val="single" w:color="808080" w:themeColor="background1" w:themeShade="80" w:sz="8" w:space="0"/>
          </w:tcBorders>
          <w:vAlign w:val="center"/>
        </w:tcPr>
        <w:p w:rsidR="00D41810" w:rsidP="00874191" w:rsidRDefault="00D41810" w14:paraId="469B7ECF" w14:textId="77777777">
          <w:pPr>
            <w:pStyle w:val="NormalWeb"/>
            <w:spacing w:before="0" w:beforeAutospacing="0" w:after="0" w:afterAutospacing="0"/>
            <w:jc w:val="right"/>
            <w:rPr>
              <w:i/>
              <w:sz w:val="20"/>
            </w:rPr>
          </w:pPr>
          <w:r>
            <w:rPr>
              <w:i/>
              <w:sz w:val="20"/>
            </w:rPr>
            <w:t>Definizione, Analisi e Disegno</w:t>
          </w:r>
        </w:p>
        <w:p w:rsidRPr="00CE3229" w:rsidR="00D41810" w:rsidP="00874191" w:rsidRDefault="00D41810" w14:paraId="565C971A" w14:textId="7EAE485A">
          <w:pPr>
            <w:pStyle w:val="NormalWeb"/>
            <w:spacing w:before="0" w:beforeAutospacing="0" w:after="0" w:afterAutospacing="0"/>
            <w:jc w:val="right"/>
            <w:rPr>
              <w:i/>
              <w:sz w:val="20"/>
            </w:rPr>
          </w:pPr>
          <w:r w:rsidRPr="00CE3229">
            <w:rPr>
              <w:i/>
              <w:sz w:val="20"/>
            </w:rPr>
            <w:t>“</w:t>
          </w:r>
          <w:r w:rsidRPr="00FB1FFD" w:rsidR="00FB1FFD">
            <w:rPr>
              <w:i/>
              <w:sz w:val="20"/>
            </w:rPr>
            <w:t>Decurtazioni</w:t>
          </w:r>
          <w:r w:rsidR="002E713E">
            <w:rPr>
              <w:i/>
              <w:sz w:val="20"/>
            </w:rPr>
            <w:t xml:space="preserve"> e Recupero Crediti</w:t>
          </w:r>
          <w:r w:rsidR="00A0317F">
            <w:rPr>
              <w:i/>
              <w:sz w:val="20"/>
            </w:rPr>
            <w:t xml:space="preserve"> della</w:t>
          </w:r>
          <w:r w:rsidRPr="00FB1FFD" w:rsidR="00FB1FFD">
            <w:rPr>
              <w:i/>
              <w:sz w:val="20"/>
            </w:rPr>
            <w:t xml:space="preserve"> Patente</w:t>
          </w:r>
          <w:r w:rsidRPr="00CE3229">
            <w:rPr>
              <w:i/>
              <w:sz w:val="20"/>
            </w:rPr>
            <w:t>”</w:t>
          </w:r>
        </w:p>
        <w:p w:rsidRPr="001C5CFD" w:rsidR="00D41810" w:rsidP="00874191" w:rsidRDefault="00D41810" w14:paraId="391D9A5C" w14:textId="77777777">
          <w:pPr>
            <w:pStyle w:val="NormalWeb"/>
            <w:spacing w:before="0" w:beforeAutospacing="0" w:after="0" w:afterAutospacing="0"/>
            <w:jc w:val="right"/>
            <w:rPr>
              <w:i/>
              <w:sz w:val="20"/>
            </w:rPr>
          </w:pPr>
        </w:p>
      </w:tc>
    </w:tr>
  </w:tbl>
  <w:bookmarkEnd w:id="339"/>
  <w:p w:rsidRPr="000B3163" w:rsidR="00D41810" w:rsidP="00AF3C01" w:rsidRDefault="00D41810" w14:paraId="00B7FF16" w14:textId="77777777">
    <w:r>
      <w:rPr>
        <w:noProof/>
        <w:sz w:val="72"/>
        <w:szCs w:val="72"/>
      </w:rPr>
      <w:drawing>
        <wp:anchor distT="0" distB="0" distL="114300" distR="114300" simplePos="0" relativeHeight="251658240" behindDoc="0" locked="0" layoutInCell="1" allowOverlap="1" wp14:anchorId="62BBBBBE" wp14:editId="571E6634">
          <wp:simplePos x="0" y="0"/>
          <wp:positionH relativeFrom="column">
            <wp:posOffset>-231140</wp:posOffset>
          </wp:positionH>
          <wp:positionV relativeFrom="paragraph">
            <wp:posOffset>-774065</wp:posOffset>
          </wp:positionV>
          <wp:extent cx="996950" cy="6895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3224" cy="69386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8497" w:type="pct"/>
      <w:tblBorders>
        <w:bottom w:val="single" w:color="808080" w:sz="8" w:space="0"/>
      </w:tblBorders>
      <w:tblLook w:val="01E0" w:firstRow="1" w:lastRow="1" w:firstColumn="1" w:lastColumn="1" w:noHBand="0" w:noVBand="0"/>
    </w:tblPr>
    <w:tblGrid>
      <w:gridCol w:w="2870"/>
      <w:gridCol w:w="6706"/>
      <w:gridCol w:w="6706"/>
    </w:tblGrid>
    <w:tr w:rsidRPr="009B4F78" w:rsidR="00D41810" w:rsidTr="00854186" w14:paraId="22AFAB01" w14:textId="77777777">
      <w:trPr>
        <w:trHeight w:val="851"/>
      </w:trPr>
      <w:tc>
        <w:tcPr>
          <w:tcW w:w="881" w:type="pct"/>
          <w:tcBorders>
            <w:bottom w:val="single" w:color="808080" w:sz="8" w:space="0"/>
          </w:tcBorders>
          <w:vAlign w:val="center"/>
        </w:tcPr>
        <w:p w:rsidRPr="007D5EF7" w:rsidR="00D41810" w:rsidP="00854186" w:rsidRDefault="00D41810" w14:paraId="0651BA18" w14:textId="77777777">
          <w:pPr>
            <w:rPr>
              <w:lang w:val="en-US"/>
            </w:rPr>
          </w:pPr>
          <w:bookmarkStart w:name="_Hlk503279013" w:id="340"/>
          <w:r w:rsidRPr="00FD3A49">
            <w:rPr>
              <w:noProof/>
            </w:rPr>
            <w:drawing>
              <wp:inline distT="0" distB="0" distL="0" distR="0" wp14:anchorId="4443AE3C" wp14:editId="7380095D">
                <wp:extent cx="1400175" cy="733425"/>
                <wp:effectExtent l="0" t="0" r="0" b="0"/>
                <wp:docPr id="10" name="Immagine 5" descr="/Users/giulia.sonnino/Desktop/Giulia/MEF/SGI/sgi_logo_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descr="/Users/giulia.sonnino/Desktop/Giulia/MEF/SGI/sgi_logo_wor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733425"/>
                        </a:xfrm>
                        <a:prstGeom prst="rect">
                          <a:avLst/>
                        </a:prstGeom>
                        <a:noFill/>
                        <a:ln>
                          <a:noFill/>
                        </a:ln>
                      </pic:spPr>
                    </pic:pic>
                  </a:graphicData>
                </a:graphic>
              </wp:inline>
            </w:drawing>
          </w:r>
        </w:p>
      </w:tc>
      <w:tc>
        <w:tcPr>
          <w:tcW w:w="2059" w:type="pct"/>
          <w:tcBorders>
            <w:bottom w:val="single" w:color="808080" w:sz="8" w:space="0"/>
          </w:tcBorders>
          <w:vAlign w:val="center"/>
        </w:tcPr>
        <w:p w:rsidRPr="00F165A7" w:rsidR="00D41810" w:rsidP="00BF788D" w:rsidRDefault="00D41810" w14:paraId="085CD402" w14:textId="77777777">
          <w:pPr>
            <w:pStyle w:val="NormalWeb"/>
            <w:jc w:val="right"/>
            <w:rPr>
              <w:i/>
              <w:color w:val="FF0000"/>
              <w:sz w:val="20"/>
              <w:highlight w:val="yellow"/>
            </w:rPr>
          </w:pPr>
          <w:r w:rsidRPr="002369F3">
            <w:rPr>
              <w:i/>
              <w:sz w:val="20"/>
            </w:rPr>
            <w:t>Piano di Qualità relativo al contratto esecutivo stipulato con AIFA  per gli obiettivi presenti nel Progetto Esecutivo del 24/05/2018</w:t>
          </w:r>
        </w:p>
      </w:tc>
      <w:tc>
        <w:tcPr>
          <w:tcW w:w="2059" w:type="pct"/>
          <w:tcBorders>
            <w:bottom w:val="single" w:color="808080" w:sz="8" w:space="0"/>
          </w:tcBorders>
          <w:vAlign w:val="center"/>
        </w:tcPr>
        <w:p w:rsidRPr="00F165A7" w:rsidR="00D41810" w:rsidP="00854186" w:rsidRDefault="00D41810" w14:paraId="6C3E076C" w14:textId="77777777">
          <w:pPr>
            <w:jc w:val="right"/>
            <w:rPr>
              <w:color w:val="FF0000"/>
              <w:highlight w:val="yellow"/>
            </w:rPr>
          </w:pPr>
          <w:r w:rsidRPr="00F165A7">
            <w:rPr>
              <w:i/>
              <w:color w:val="FF0000"/>
              <w:highlight w:val="yellow"/>
            </w:rPr>
            <w:t>e</w:t>
          </w:r>
        </w:p>
      </w:tc>
    </w:tr>
  </w:tbl>
  <w:bookmarkEnd w:id="340"/>
  <w:p w:rsidR="00D41810" w:rsidP="00DA219A" w:rsidRDefault="00D41810" w14:paraId="48400713" w14:textId="77777777">
    <w:pPr>
      <w:tabs>
        <w:tab w:val="left" w:pos="6150"/>
        <w:tab w:val="left" w:pos="691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296D360"/>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0B36FB7"/>
    <w:multiLevelType w:val="hybridMultilevel"/>
    <w:tmpl w:val="398894AE"/>
    <w:lvl w:ilvl="0" w:tplc="04090003">
      <w:start w:val="1"/>
      <w:numFmt w:val="bullet"/>
      <w:lvlText w:val="o"/>
      <w:lvlJc w:val="left"/>
      <w:pPr>
        <w:ind w:left="1494" w:hanging="360"/>
      </w:pPr>
      <w:rPr>
        <w:rFonts w:hint="default" w:ascii="Courier New" w:hAnsi="Courier New" w:cs="Courier New"/>
      </w:rPr>
    </w:lvl>
    <w:lvl w:ilvl="1" w:tplc="04100003" w:tentative="1">
      <w:start w:val="1"/>
      <w:numFmt w:val="bullet"/>
      <w:lvlText w:val="o"/>
      <w:lvlJc w:val="left"/>
      <w:pPr>
        <w:ind w:left="2214" w:hanging="360"/>
      </w:pPr>
      <w:rPr>
        <w:rFonts w:hint="default" w:ascii="Courier New" w:hAnsi="Courier New" w:cs="Courier New"/>
      </w:rPr>
    </w:lvl>
    <w:lvl w:ilvl="2" w:tplc="04100005" w:tentative="1">
      <w:start w:val="1"/>
      <w:numFmt w:val="bullet"/>
      <w:lvlText w:val=""/>
      <w:lvlJc w:val="left"/>
      <w:pPr>
        <w:ind w:left="2934" w:hanging="360"/>
      </w:pPr>
      <w:rPr>
        <w:rFonts w:hint="default" w:ascii="Wingdings" w:hAnsi="Wingdings"/>
      </w:rPr>
    </w:lvl>
    <w:lvl w:ilvl="3" w:tplc="04100001" w:tentative="1">
      <w:start w:val="1"/>
      <w:numFmt w:val="bullet"/>
      <w:lvlText w:val=""/>
      <w:lvlJc w:val="left"/>
      <w:pPr>
        <w:ind w:left="3654" w:hanging="360"/>
      </w:pPr>
      <w:rPr>
        <w:rFonts w:hint="default" w:ascii="Symbol" w:hAnsi="Symbol"/>
      </w:rPr>
    </w:lvl>
    <w:lvl w:ilvl="4" w:tplc="04100003" w:tentative="1">
      <w:start w:val="1"/>
      <w:numFmt w:val="bullet"/>
      <w:lvlText w:val="o"/>
      <w:lvlJc w:val="left"/>
      <w:pPr>
        <w:ind w:left="4374" w:hanging="360"/>
      </w:pPr>
      <w:rPr>
        <w:rFonts w:hint="default" w:ascii="Courier New" w:hAnsi="Courier New" w:cs="Courier New"/>
      </w:rPr>
    </w:lvl>
    <w:lvl w:ilvl="5" w:tplc="04100005" w:tentative="1">
      <w:start w:val="1"/>
      <w:numFmt w:val="bullet"/>
      <w:lvlText w:val=""/>
      <w:lvlJc w:val="left"/>
      <w:pPr>
        <w:ind w:left="5094" w:hanging="360"/>
      </w:pPr>
      <w:rPr>
        <w:rFonts w:hint="default" w:ascii="Wingdings" w:hAnsi="Wingdings"/>
      </w:rPr>
    </w:lvl>
    <w:lvl w:ilvl="6" w:tplc="04100001" w:tentative="1">
      <w:start w:val="1"/>
      <w:numFmt w:val="bullet"/>
      <w:lvlText w:val=""/>
      <w:lvlJc w:val="left"/>
      <w:pPr>
        <w:ind w:left="5814" w:hanging="360"/>
      </w:pPr>
      <w:rPr>
        <w:rFonts w:hint="default" w:ascii="Symbol" w:hAnsi="Symbol"/>
      </w:rPr>
    </w:lvl>
    <w:lvl w:ilvl="7" w:tplc="04100003" w:tentative="1">
      <w:start w:val="1"/>
      <w:numFmt w:val="bullet"/>
      <w:lvlText w:val="o"/>
      <w:lvlJc w:val="left"/>
      <w:pPr>
        <w:ind w:left="6534" w:hanging="360"/>
      </w:pPr>
      <w:rPr>
        <w:rFonts w:hint="default" w:ascii="Courier New" w:hAnsi="Courier New" w:cs="Courier New"/>
      </w:rPr>
    </w:lvl>
    <w:lvl w:ilvl="8" w:tplc="04100005" w:tentative="1">
      <w:start w:val="1"/>
      <w:numFmt w:val="bullet"/>
      <w:lvlText w:val=""/>
      <w:lvlJc w:val="left"/>
      <w:pPr>
        <w:ind w:left="7254" w:hanging="360"/>
      </w:pPr>
      <w:rPr>
        <w:rFonts w:hint="default" w:ascii="Wingdings" w:hAnsi="Wingdings"/>
      </w:rPr>
    </w:lvl>
  </w:abstractNum>
  <w:abstractNum w:abstractNumId="2" w15:restartNumberingAfterBreak="0">
    <w:nsid w:val="032847D2"/>
    <w:multiLevelType w:val="hybridMultilevel"/>
    <w:tmpl w:val="3204352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 w15:restartNumberingAfterBreak="0">
    <w:nsid w:val="03340CF0"/>
    <w:multiLevelType w:val="multilevel"/>
    <w:tmpl w:val="7CF690BA"/>
    <w:lvl w:ilvl="0">
      <w:start w:val="1"/>
      <w:numFmt w:val="decimal"/>
      <w:pStyle w:val="Heading1"/>
      <w:lvlText w:val="%1."/>
      <w:lvlJc w:val="left"/>
      <w:pPr>
        <w:ind w:left="720" w:hanging="720"/>
      </w:pPr>
      <w:rPr>
        <w:rFonts w:hint="default" w:cs="Times New Roman"/>
      </w:rPr>
    </w:lvl>
    <w:lvl w:ilvl="1">
      <w:start w:val="1"/>
      <w:numFmt w:val="decimal"/>
      <w:pStyle w:val="Heading2"/>
      <w:lvlText w:val="%1.%2."/>
      <w:lvlJc w:val="left"/>
      <w:pPr>
        <w:tabs>
          <w:tab w:val="num" w:pos="1003"/>
        </w:tabs>
        <w:ind w:left="1003" w:hanging="720"/>
      </w:pPr>
      <w:rPr>
        <w:rFonts w:hint="default" w:cs="Times New Roman"/>
      </w:rPr>
    </w:lvl>
    <w:lvl w:ilvl="2">
      <w:start w:val="1"/>
      <w:numFmt w:val="decimal"/>
      <w:pStyle w:val="Heading3"/>
      <w:lvlText w:val="%1.%2.%3."/>
      <w:lvlJc w:val="left"/>
      <w:pPr>
        <w:tabs>
          <w:tab w:val="num" w:pos="7098"/>
        </w:tabs>
        <w:ind w:left="7098" w:hanging="720"/>
      </w:pPr>
      <w:rPr>
        <w:rFonts w:hint="default" w:cs="Times New Roman"/>
        <w:b/>
        <w:i/>
      </w:rPr>
    </w:lvl>
    <w:lvl w:ilvl="3">
      <w:start w:val="1"/>
      <w:numFmt w:val="decimal"/>
      <w:pStyle w:val="Heading4"/>
      <w:lvlText w:val="%1.%2.%3.%4."/>
      <w:lvlJc w:val="left"/>
      <w:pPr>
        <w:tabs>
          <w:tab w:val="num" w:pos="2444"/>
        </w:tabs>
        <w:ind w:left="2160" w:firstLine="0"/>
      </w:pPr>
      <w:rPr>
        <w:rFonts w:hint="default" w:cs="Times New Roman"/>
      </w:rPr>
    </w:lvl>
    <w:lvl w:ilvl="4">
      <w:start w:val="1"/>
      <w:numFmt w:val="decimal"/>
      <w:pStyle w:val="Heading5"/>
      <w:lvlText w:val="%1.%2.%3.%4.%5"/>
      <w:lvlJc w:val="left"/>
      <w:pPr>
        <w:tabs>
          <w:tab w:val="num" w:pos="2610"/>
        </w:tabs>
        <w:ind w:left="1674" w:hanging="864"/>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rPr>
        <w:rFonts w:hint="default" w:cs="Times New Roman"/>
      </w:rPr>
    </w:lvl>
    <w:lvl w:ilvl="6">
      <w:start w:val="1"/>
      <w:numFmt w:val="decimal"/>
      <w:pStyle w:val="Heading7"/>
      <w:lvlText w:val="%1.%2.%3.%4.%5.%6.%7"/>
      <w:lvlJc w:val="left"/>
      <w:pPr>
        <w:tabs>
          <w:tab w:val="num" w:pos="1656"/>
        </w:tabs>
        <w:ind w:left="1656" w:hanging="1296"/>
      </w:pPr>
      <w:rPr>
        <w:rFonts w:hint="default" w:cs="Times New Roman"/>
      </w:rPr>
    </w:lvl>
    <w:lvl w:ilvl="7">
      <w:start w:val="1"/>
      <w:numFmt w:val="decimal"/>
      <w:pStyle w:val="Heading8"/>
      <w:lvlText w:val="%1.%2.%3.%4.%5.%6.%7.%8"/>
      <w:lvlJc w:val="left"/>
      <w:pPr>
        <w:tabs>
          <w:tab w:val="num" w:pos="1800"/>
        </w:tabs>
        <w:ind w:left="1800" w:hanging="1440"/>
      </w:pPr>
      <w:rPr>
        <w:rFonts w:hint="default" w:cs="Times New Roman"/>
      </w:rPr>
    </w:lvl>
    <w:lvl w:ilvl="8">
      <w:start w:val="1"/>
      <w:numFmt w:val="decimal"/>
      <w:pStyle w:val="Heading9"/>
      <w:lvlText w:val="%1.%2.%3.%4.%5.%6.%7.%8.%9"/>
      <w:lvlJc w:val="left"/>
      <w:pPr>
        <w:tabs>
          <w:tab w:val="num" w:pos="1944"/>
        </w:tabs>
        <w:ind w:left="1944" w:hanging="1584"/>
      </w:pPr>
      <w:rPr>
        <w:rFonts w:hint="default" w:cs="Times New Roman"/>
      </w:rPr>
    </w:lvl>
  </w:abstractNum>
  <w:abstractNum w:abstractNumId="4" w15:restartNumberingAfterBreak="0">
    <w:nsid w:val="05AF37C4"/>
    <w:multiLevelType w:val="hybridMultilevel"/>
    <w:tmpl w:val="3FB2031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079C130D"/>
    <w:multiLevelType w:val="hybridMultilevel"/>
    <w:tmpl w:val="86FCF438"/>
    <w:lvl w:ilvl="0" w:tplc="04090001">
      <w:start w:val="1"/>
      <w:numFmt w:val="decimal"/>
      <w:pStyle w:val="ElenconumeratoTabella"/>
      <w:lvlText w:val="%1."/>
      <w:lvlJc w:val="left"/>
      <w:pPr>
        <w:tabs>
          <w:tab w:val="num" w:pos="360"/>
        </w:tabs>
        <w:ind w:left="360" w:hanging="360"/>
      </w:pPr>
      <w:rPr>
        <w:rFonts w:hint="default" w:cs="Times New Roman"/>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6" w15:restartNumberingAfterBreak="0">
    <w:nsid w:val="07B96616"/>
    <w:multiLevelType w:val="hybridMultilevel"/>
    <w:tmpl w:val="E3CC88A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0B2C5925"/>
    <w:multiLevelType w:val="singleLevel"/>
    <w:tmpl w:val="FDAAE5F6"/>
    <w:lvl w:ilvl="0">
      <w:numFmt w:val="bullet"/>
      <w:pStyle w:val="descr3"/>
      <w:lvlText w:val=""/>
      <w:lvlJc w:val="left"/>
      <w:pPr>
        <w:tabs>
          <w:tab w:val="num" w:pos="360"/>
        </w:tabs>
        <w:ind w:left="360" w:hanging="360"/>
      </w:pPr>
      <w:rPr>
        <w:rFonts w:hint="default" w:ascii="Wingdings" w:hAnsi="Wingdings"/>
        <w:sz w:val="20"/>
      </w:rPr>
    </w:lvl>
  </w:abstractNum>
  <w:abstractNum w:abstractNumId="8" w15:restartNumberingAfterBreak="0">
    <w:nsid w:val="114E1BB7"/>
    <w:multiLevelType w:val="hybridMultilevel"/>
    <w:tmpl w:val="EDAA295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9" w15:restartNumberingAfterBreak="0">
    <w:nsid w:val="11B45968"/>
    <w:multiLevelType w:val="hybridMultilevel"/>
    <w:tmpl w:val="87009F9E"/>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0" w15:restartNumberingAfterBreak="0">
    <w:nsid w:val="12405BC5"/>
    <w:multiLevelType w:val="hybridMultilevel"/>
    <w:tmpl w:val="A4DE85E4"/>
    <w:lvl w:ilvl="0" w:tplc="FFFFFFFF">
      <w:start w:val="1"/>
      <w:numFmt w:val="bullet"/>
      <w:lvlText w:val=""/>
      <w:lvlJc w:val="left"/>
      <w:pPr>
        <w:ind w:left="720" w:hanging="360"/>
      </w:pPr>
      <w:rPr>
        <w:rFonts w:hint="default" w:ascii="Wingdings" w:hAnsi="Wingdings"/>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1" w15:restartNumberingAfterBreak="0">
    <w:nsid w:val="12C83288"/>
    <w:multiLevelType w:val="hybridMultilevel"/>
    <w:tmpl w:val="FCA27FC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4E41EAE"/>
    <w:multiLevelType w:val="hybridMultilevel"/>
    <w:tmpl w:val="6096E14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4F07D7B"/>
    <w:multiLevelType w:val="hybridMultilevel"/>
    <w:tmpl w:val="548CF93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4" w15:restartNumberingAfterBreak="0">
    <w:nsid w:val="16B66DC0"/>
    <w:multiLevelType w:val="hybridMultilevel"/>
    <w:tmpl w:val="778A7F74"/>
    <w:lvl w:ilvl="0" w:tplc="FFFFFFFF">
      <w:start w:val="1"/>
      <w:numFmt w:val="bullet"/>
      <w:lvlText w:val=""/>
      <w:lvlJc w:val="left"/>
      <w:pPr>
        <w:ind w:left="1080" w:hanging="360"/>
      </w:pPr>
      <w:rPr>
        <w:rFonts w:hint="default" w:ascii="Wingdings" w:hAnsi="Wingdings"/>
      </w:rPr>
    </w:lvl>
    <w:lvl w:ilvl="1" w:tplc="04100003">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15" w15:restartNumberingAfterBreak="0">
    <w:nsid w:val="17600077"/>
    <w:multiLevelType w:val="hybridMultilevel"/>
    <w:tmpl w:val="73FAB9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18B22509"/>
    <w:multiLevelType w:val="hybridMultilevel"/>
    <w:tmpl w:val="0664A25C"/>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1DAC760B"/>
    <w:multiLevelType w:val="hybridMultilevel"/>
    <w:tmpl w:val="CB507AA0"/>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8" w15:restartNumberingAfterBreak="0">
    <w:nsid w:val="1EE450A8"/>
    <w:multiLevelType w:val="hybridMultilevel"/>
    <w:tmpl w:val="1916D12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1334824"/>
    <w:multiLevelType w:val="hybridMultilevel"/>
    <w:tmpl w:val="A8E0463E"/>
    <w:lvl w:ilvl="0" w:tplc="0AD283E4">
      <w:start w:val="1"/>
      <w:numFmt w:val="bullet"/>
      <w:pStyle w:val="ListParagraph"/>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rPr>
    </w:lvl>
    <w:lvl w:ilvl="2" w:tplc="04100005">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rPr>
    </w:lvl>
    <w:lvl w:ilvl="8" w:tplc="04100005" w:tentative="1">
      <w:start w:val="1"/>
      <w:numFmt w:val="bullet"/>
      <w:lvlText w:val=""/>
      <w:lvlJc w:val="left"/>
      <w:pPr>
        <w:ind w:left="6480" w:hanging="360"/>
      </w:pPr>
      <w:rPr>
        <w:rFonts w:hint="default" w:ascii="Wingdings" w:hAnsi="Wingdings"/>
      </w:rPr>
    </w:lvl>
  </w:abstractNum>
  <w:abstractNum w:abstractNumId="20" w15:restartNumberingAfterBreak="0">
    <w:nsid w:val="217C3ACE"/>
    <w:multiLevelType w:val="hybridMultilevel"/>
    <w:tmpl w:val="B0DEE02A"/>
    <w:lvl w:ilvl="0" w:tplc="FFFFFFFF">
      <w:start w:val="1"/>
      <w:numFmt w:val="bullet"/>
      <w:lvlText w:val="o"/>
      <w:lvlJc w:val="left"/>
      <w:pPr>
        <w:ind w:left="1069" w:hanging="360"/>
      </w:pPr>
      <w:rPr>
        <w:rFonts w:hint="default" w:ascii="Courier New" w:hAnsi="Courier New" w:cs="Courier New"/>
      </w:rPr>
    </w:lvl>
    <w:lvl w:ilvl="1" w:tplc="04090005">
      <w:start w:val="1"/>
      <w:numFmt w:val="bullet"/>
      <w:lvlText w:val=""/>
      <w:lvlJc w:val="left"/>
      <w:pPr>
        <w:ind w:left="1451" w:hanging="360"/>
      </w:pPr>
      <w:rPr>
        <w:rFonts w:hint="default" w:ascii="Wingdings" w:hAnsi="Wingdings"/>
      </w:rPr>
    </w:lvl>
    <w:lvl w:ilvl="2" w:tplc="44D65368">
      <w:numFmt w:val="bullet"/>
      <w:lvlText w:val=""/>
      <w:lvlJc w:val="left"/>
      <w:pPr>
        <w:ind w:left="2509" w:hanging="360"/>
      </w:pPr>
      <w:rPr>
        <w:rFonts w:hint="default" w:ascii="Wingdings" w:hAnsi="Wingdings" w:eastAsia="Times New Roman" w:cs="Calibri"/>
      </w:rPr>
    </w:lvl>
    <w:lvl w:ilvl="3" w:tplc="FFFFFFFF" w:tentative="1">
      <w:start w:val="1"/>
      <w:numFmt w:val="bullet"/>
      <w:lvlText w:val=""/>
      <w:lvlJc w:val="left"/>
      <w:pPr>
        <w:ind w:left="3229" w:hanging="360"/>
      </w:pPr>
      <w:rPr>
        <w:rFonts w:hint="default" w:ascii="Symbol" w:hAnsi="Symbol"/>
      </w:rPr>
    </w:lvl>
    <w:lvl w:ilvl="4" w:tplc="FFFFFFFF" w:tentative="1">
      <w:start w:val="1"/>
      <w:numFmt w:val="bullet"/>
      <w:lvlText w:val="o"/>
      <w:lvlJc w:val="left"/>
      <w:pPr>
        <w:ind w:left="3949" w:hanging="360"/>
      </w:pPr>
      <w:rPr>
        <w:rFonts w:hint="default" w:ascii="Courier New" w:hAnsi="Courier New" w:cs="Courier New"/>
      </w:rPr>
    </w:lvl>
    <w:lvl w:ilvl="5" w:tplc="FFFFFFFF" w:tentative="1">
      <w:start w:val="1"/>
      <w:numFmt w:val="bullet"/>
      <w:lvlText w:val=""/>
      <w:lvlJc w:val="left"/>
      <w:pPr>
        <w:ind w:left="4669" w:hanging="360"/>
      </w:pPr>
      <w:rPr>
        <w:rFonts w:hint="default" w:ascii="Wingdings" w:hAnsi="Wingdings"/>
      </w:rPr>
    </w:lvl>
    <w:lvl w:ilvl="6" w:tplc="FFFFFFFF" w:tentative="1">
      <w:start w:val="1"/>
      <w:numFmt w:val="bullet"/>
      <w:lvlText w:val=""/>
      <w:lvlJc w:val="left"/>
      <w:pPr>
        <w:ind w:left="5389" w:hanging="360"/>
      </w:pPr>
      <w:rPr>
        <w:rFonts w:hint="default" w:ascii="Symbol" w:hAnsi="Symbol"/>
      </w:rPr>
    </w:lvl>
    <w:lvl w:ilvl="7" w:tplc="FFFFFFFF" w:tentative="1">
      <w:start w:val="1"/>
      <w:numFmt w:val="bullet"/>
      <w:lvlText w:val="o"/>
      <w:lvlJc w:val="left"/>
      <w:pPr>
        <w:ind w:left="6109" w:hanging="360"/>
      </w:pPr>
      <w:rPr>
        <w:rFonts w:hint="default" w:ascii="Courier New" w:hAnsi="Courier New" w:cs="Courier New"/>
      </w:rPr>
    </w:lvl>
    <w:lvl w:ilvl="8" w:tplc="FFFFFFFF" w:tentative="1">
      <w:start w:val="1"/>
      <w:numFmt w:val="bullet"/>
      <w:lvlText w:val=""/>
      <w:lvlJc w:val="left"/>
      <w:pPr>
        <w:ind w:left="6829" w:hanging="360"/>
      </w:pPr>
      <w:rPr>
        <w:rFonts w:hint="default" w:ascii="Wingdings" w:hAnsi="Wingdings"/>
      </w:rPr>
    </w:lvl>
  </w:abstractNum>
  <w:abstractNum w:abstractNumId="21" w15:restartNumberingAfterBreak="0">
    <w:nsid w:val="230F28CD"/>
    <w:multiLevelType w:val="hybridMultilevel"/>
    <w:tmpl w:val="15C209D0"/>
    <w:lvl w:ilvl="0" w:tplc="04090001">
      <w:start w:val="1"/>
      <w:numFmt w:val="bullet"/>
      <w:lvlText w:val=""/>
      <w:lvlJc w:val="left"/>
      <w:pPr>
        <w:ind w:left="1066" w:hanging="360"/>
      </w:pPr>
      <w:rPr>
        <w:rFonts w:hint="default" w:ascii="Symbol" w:hAnsi="Symbol"/>
      </w:rPr>
    </w:lvl>
    <w:lvl w:ilvl="1" w:tplc="04090003" w:tentative="1">
      <w:start w:val="1"/>
      <w:numFmt w:val="bullet"/>
      <w:lvlText w:val="o"/>
      <w:lvlJc w:val="left"/>
      <w:pPr>
        <w:ind w:left="1786" w:hanging="360"/>
      </w:pPr>
      <w:rPr>
        <w:rFonts w:hint="default" w:ascii="Courier New" w:hAnsi="Courier New" w:cs="Courier New"/>
      </w:rPr>
    </w:lvl>
    <w:lvl w:ilvl="2" w:tplc="04090005" w:tentative="1">
      <w:start w:val="1"/>
      <w:numFmt w:val="bullet"/>
      <w:lvlText w:val=""/>
      <w:lvlJc w:val="left"/>
      <w:pPr>
        <w:ind w:left="2506" w:hanging="360"/>
      </w:pPr>
      <w:rPr>
        <w:rFonts w:hint="default" w:ascii="Wingdings" w:hAnsi="Wingdings"/>
      </w:rPr>
    </w:lvl>
    <w:lvl w:ilvl="3" w:tplc="04090001" w:tentative="1">
      <w:start w:val="1"/>
      <w:numFmt w:val="bullet"/>
      <w:lvlText w:val=""/>
      <w:lvlJc w:val="left"/>
      <w:pPr>
        <w:ind w:left="3226" w:hanging="360"/>
      </w:pPr>
      <w:rPr>
        <w:rFonts w:hint="default" w:ascii="Symbol" w:hAnsi="Symbol"/>
      </w:rPr>
    </w:lvl>
    <w:lvl w:ilvl="4" w:tplc="04090003" w:tentative="1">
      <w:start w:val="1"/>
      <w:numFmt w:val="bullet"/>
      <w:lvlText w:val="o"/>
      <w:lvlJc w:val="left"/>
      <w:pPr>
        <w:ind w:left="3946" w:hanging="360"/>
      </w:pPr>
      <w:rPr>
        <w:rFonts w:hint="default" w:ascii="Courier New" w:hAnsi="Courier New" w:cs="Courier New"/>
      </w:rPr>
    </w:lvl>
    <w:lvl w:ilvl="5" w:tplc="04090005" w:tentative="1">
      <w:start w:val="1"/>
      <w:numFmt w:val="bullet"/>
      <w:lvlText w:val=""/>
      <w:lvlJc w:val="left"/>
      <w:pPr>
        <w:ind w:left="4666" w:hanging="360"/>
      </w:pPr>
      <w:rPr>
        <w:rFonts w:hint="default" w:ascii="Wingdings" w:hAnsi="Wingdings"/>
      </w:rPr>
    </w:lvl>
    <w:lvl w:ilvl="6" w:tplc="04090001" w:tentative="1">
      <w:start w:val="1"/>
      <w:numFmt w:val="bullet"/>
      <w:lvlText w:val=""/>
      <w:lvlJc w:val="left"/>
      <w:pPr>
        <w:ind w:left="5386" w:hanging="360"/>
      </w:pPr>
      <w:rPr>
        <w:rFonts w:hint="default" w:ascii="Symbol" w:hAnsi="Symbol"/>
      </w:rPr>
    </w:lvl>
    <w:lvl w:ilvl="7" w:tplc="04090003" w:tentative="1">
      <w:start w:val="1"/>
      <w:numFmt w:val="bullet"/>
      <w:lvlText w:val="o"/>
      <w:lvlJc w:val="left"/>
      <w:pPr>
        <w:ind w:left="6106" w:hanging="360"/>
      </w:pPr>
      <w:rPr>
        <w:rFonts w:hint="default" w:ascii="Courier New" w:hAnsi="Courier New" w:cs="Courier New"/>
      </w:rPr>
    </w:lvl>
    <w:lvl w:ilvl="8" w:tplc="04090005" w:tentative="1">
      <w:start w:val="1"/>
      <w:numFmt w:val="bullet"/>
      <w:lvlText w:val=""/>
      <w:lvlJc w:val="left"/>
      <w:pPr>
        <w:ind w:left="6826" w:hanging="360"/>
      </w:pPr>
      <w:rPr>
        <w:rFonts w:hint="default" w:ascii="Wingdings" w:hAnsi="Wingdings"/>
      </w:rPr>
    </w:lvl>
  </w:abstractNum>
  <w:abstractNum w:abstractNumId="22" w15:restartNumberingAfterBreak="0">
    <w:nsid w:val="241208E5"/>
    <w:multiLevelType w:val="hybridMultilevel"/>
    <w:tmpl w:val="73FAB9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2427218D"/>
    <w:multiLevelType w:val="singleLevel"/>
    <w:tmpl w:val="30B281EA"/>
    <w:lvl w:ilvl="0">
      <w:start w:val="1"/>
      <w:numFmt w:val="bullet"/>
      <w:pStyle w:val="ElencoPuntliv2"/>
      <w:lvlText w:val="o"/>
      <w:lvlJc w:val="left"/>
      <w:pPr>
        <w:ind w:left="717" w:hanging="360"/>
      </w:pPr>
      <w:rPr>
        <w:rFonts w:hint="default" w:ascii="Courier New" w:hAnsi="Courier New" w:cs="Courier New"/>
        <w:color w:val="auto"/>
      </w:rPr>
    </w:lvl>
  </w:abstractNum>
  <w:abstractNum w:abstractNumId="24" w15:restartNumberingAfterBreak="0">
    <w:nsid w:val="25FB446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7825350"/>
    <w:multiLevelType w:val="hybridMultilevel"/>
    <w:tmpl w:val="B4A46D6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298D45B5"/>
    <w:multiLevelType w:val="hybridMultilevel"/>
    <w:tmpl w:val="EF367008"/>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7" w15:restartNumberingAfterBreak="0">
    <w:nsid w:val="29A42246"/>
    <w:multiLevelType w:val="hybridMultilevel"/>
    <w:tmpl w:val="00DEBC3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8" w15:restartNumberingAfterBreak="0">
    <w:nsid w:val="29F95E51"/>
    <w:multiLevelType w:val="hybridMultilevel"/>
    <w:tmpl w:val="10887978"/>
    <w:lvl w:ilvl="0" w:tplc="FFFFFFFF">
      <w:start w:val="1"/>
      <w:numFmt w:val="bullet"/>
      <w:pStyle w:val="Elencopuntato"/>
      <w:lvlText w:val=""/>
      <w:lvlJc w:val="left"/>
      <w:pPr>
        <w:tabs>
          <w:tab w:val="num" w:pos="1069"/>
        </w:tabs>
        <w:ind w:left="1069" w:hanging="360"/>
      </w:pPr>
      <w:rPr>
        <w:rFonts w:hint="default" w:ascii="Wingdings" w:hAnsi="Wingdings"/>
      </w:rPr>
    </w:lvl>
    <w:lvl w:ilvl="1" w:tplc="FFFFFFFF">
      <w:start w:val="1"/>
      <w:numFmt w:val="bullet"/>
      <w:lvlText w:val="o"/>
      <w:lvlJc w:val="left"/>
      <w:pPr>
        <w:tabs>
          <w:tab w:val="num" w:pos="1789"/>
        </w:tabs>
        <w:ind w:left="1789" w:hanging="360"/>
      </w:pPr>
      <w:rPr>
        <w:rFonts w:hint="default" w:ascii="Courier New" w:hAnsi="Courier New"/>
      </w:rPr>
    </w:lvl>
    <w:lvl w:ilvl="2" w:tplc="FFFFFFFF" w:tentative="1">
      <w:start w:val="1"/>
      <w:numFmt w:val="bullet"/>
      <w:lvlText w:val=""/>
      <w:lvlJc w:val="left"/>
      <w:pPr>
        <w:tabs>
          <w:tab w:val="num" w:pos="2509"/>
        </w:tabs>
        <w:ind w:left="2509" w:hanging="360"/>
      </w:pPr>
      <w:rPr>
        <w:rFonts w:hint="default" w:ascii="Wingdings" w:hAnsi="Wingdings"/>
      </w:rPr>
    </w:lvl>
    <w:lvl w:ilvl="3" w:tplc="FFFFFFFF" w:tentative="1">
      <w:start w:val="1"/>
      <w:numFmt w:val="bullet"/>
      <w:lvlText w:val=""/>
      <w:lvlJc w:val="left"/>
      <w:pPr>
        <w:tabs>
          <w:tab w:val="num" w:pos="3229"/>
        </w:tabs>
        <w:ind w:left="3229" w:hanging="360"/>
      </w:pPr>
      <w:rPr>
        <w:rFonts w:hint="default" w:ascii="Symbol" w:hAnsi="Symbol"/>
      </w:rPr>
    </w:lvl>
    <w:lvl w:ilvl="4" w:tplc="FFFFFFFF" w:tentative="1">
      <w:start w:val="1"/>
      <w:numFmt w:val="bullet"/>
      <w:lvlText w:val="o"/>
      <w:lvlJc w:val="left"/>
      <w:pPr>
        <w:tabs>
          <w:tab w:val="num" w:pos="3949"/>
        </w:tabs>
        <w:ind w:left="3949" w:hanging="360"/>
      </w:pPr>
      <w:rPr>
        <w:rFonts w:hint="default" w:ascii="Courier New" w:hAnsi="Courier New"/>
      </w:rPr>
    </w:lvl>
    <w:lvl w:ilvl="5" w:tplc="FFFFFFFF" w:tentative="1">
      <w:start w:val="1"/>
      <w:numFmt w:val="bullet"/>
      <w:lvlText w:val=""/>
      <w:lvlJc w:val="left"/>
      <w:pPr>
        <w:tabs>
          <w:tab w:val="num" w:pos="4669"/>
        </w:tabs>
        <w:ind w:left="4669" w:hanging="360"/>
      </w:pPr>
      <w:rPr>
        <w:rFonts w:hint="default" w:ascii="Wingdings" w:hAnsi="Wingdings"/>
      </w:rPr>
    </w:lvl>
    <w:lvl w:ilvl="6" w:tplc="FFFFFFFF" w:tentative="1">
      <w:start w:val="1"/>
      <w:numFmt w:val="bullet"/>
      <w:lvlText w:val=""/>
      <w:lvlJc w:val="left"/>
      <w:pPr>
        <w:tabs>
          <w:tab w:val="num" w:pos="5389"/>
        </w:tabs>
        <w:ind w:left="5389" w:hanging="360"/>
      </w:pPr>
      <w:rPr>
        <w:rFonts w:hint="default" w:ascii="Symbol" w:hAnsi="Symbol"/>
      </w:rPr>
    </w:lvl>
    <w:lvl w:ilvl="7" w:tplc="FFFFFFFF" w:tentative="1">
      <w:start w:val="1"/>
      <w:numFmt w:val="bullet"/>
      <w:lvlText w:val="o"/>
      <w:lvlJc w:val="left"/>
      <w:pPr>
        <w:tabs>
          <w:tab w:val="num" w:pos="6109"/>
        </w:tabs>
        <w:ind w:left="6109" w:hanging="360"/>
      </w:pPr>
      <w:rPr>
        <w:rFonts w:hint="default" w:ascii="Courier New" w:hAnsi="Courier New"/>
      </w:rPr>
    </w:lvl>
    <w:lvl w:ilvl="8" w:tplc="FFFFFFFF" w:tentative="1">
      <w:start w:val="1"/>
      <w:numFmt w:val="bullet"/>
      <w:lvlText w:val=""/>
      <w:lvlJc w:val="left"/>
      <w:pPr>
        <w:tabs>
          <w:tab w:val="num" w:pos="6829"/>
        </w:tabs>
        <w:ind w:left="6829" w:hanging="360"/>
      </w:pPr>
      <w:rPr>
        <w:rFonts w:hint="default" w:ascii="Wingdings" w:hAnsi="Wingdings"/>
      </w:rPr>
    </w:lvl>
  </w:abstractNum>
  <w:abstractNum w:abstractNumId="29" w15:restartNumberingAfterBreak="0">
    <w:nsid w:val="2A315395"/>
    <w:multiLevelType w:val="hybridMultilevel"/>
    <w:tmpl w:val="8C5E9EFE"/>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0" w15:restartNumberingAfterBreak="0">
    <w:nsid w:val="2D2927FC"/>
    <w:multiLevelType w:val="hybridMultilevel"/>
    <w:tmpl w:val="2E5E526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1" w15:restartNumberingAfterBreak="0">
    <w:nsid w:val="2D93093F"/>
    <w:multiLevelType w:val="hybridMultilevel"/>
    <w:tmpl w:val="73FAB9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31F409DA"/>
    <w:multiLevelType w:val="hybridMultilevel"/>
    <w:tmpl w:val="E6560360"/>
    <w:lvl w:ilvl="0" w:tplc="04090001">
      <w:start w:val="1"/>
      <w:numFmt w:val="bullet"/>
      <w:lvlText w:val=""/>
      <w:lvlJc w:val="left"/>
      <w:pPr>
        <w:ind w:left="1069"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32E35F1B"/>
    <w:multiLevelType w:val="hybridMultilevel"/>
    <w:tmpl w:val="323A6272"/>
    <w:lvl w:ilvl="0" w:tplc="04090001">
      <w:start w:val="1"/>
      <w:numFmt w:val="bullet"/>
      <w:lvlText w:val=""/>
      <w:lvlJc w:val="left"/>
      <w:pPr>
        <w:ind w:left="1066" w:hanging="360"/>
      </w:pPr>
      <w:rPr>
        <w:rFonts w:hint="default" w:ascii="Symbol" w:hAnsi="Symbol"/>
      </w:rPr>
    </w:lvl>
    <w:lvl w:ilvl="1" w:tplc="04090003" w:tentative="1">
      <w:start w:val="1"/>
      <w:numFmt w:val="bullet"/>
      <w:lvlText w:val="o"/>
      <w:lvlJc w:val="left"/>
      <w:pPr>
        <w:ind w:left="1786" w:hanging="360"/>
      </w:pPr>
      <w:rPr>
        <w:rFonts w:hint="default" w:ascii="Courier New" w:hAnsi="Courier New" w:cs="Courier New"/>
      </w:rPr>
    </w:lvl>
    <w:lvl w:ilvl="2" w:tplc="04090005" w:tentative="1">
      <w:start w:val="1"/>
      <w:numFmt w:val="bullet"/>
      <w:lvlText w:val=""/>
      <w:lvlJc w:val="left"/>
      <w:pPr>
        <w:ind w:left="2506" w:hanging="360"/>
      </w:pPr>
      <w:rPr>
        <w:rFonts w:hint="default" w:ascii="Wingdings" w:hAnsi="Wingdings"/>
      </w:rPr>
    </w:lvl>
    <w:lvl w:ilvl="3" w:tplc="04090001" w:tentative="1">
      <w:start w:val="1"/>
      <w:numFmt w:val="bullet"/>
      <w:lvlText w:val=""/>
      <w:lvlJc w:val="left"/>
      <w:pPr>
        <w:ind w:left="3226" w:hanging="360"/>
      </w:pPr>
      <w:rPr>
        <w:rFonts w:hint="default" w:ascii="Symbol" w:hAnsi="Symbol"/>
      </w:rPr>
    </w:lvl>
    <w:lvl w:ilvl="4" w:tplc="04090003" w:tentative="1">
      <w:start w:val="1"/>
      <w:numFmt w:val="bullet"/>
      <w:lvlText w:val="o"/>
      <w:lvlJc w:val="left"/>
      <w:pPr>
        <w:ind w:left="3946" w:hanging="360"/>
      </w:pPr>
      <w:rPr>
        <w:rFonts w:hint="default" w:ascii="Courier New" w:hAnsi="Courier New" w:cs="Courier New"/>
      </w:rPr>
    </w:lvl>
    <w:lvl w:ilvl="5" w:tplc="04090005" w:tentative="1">
      <w:start w:val="1"/>
      <w:numFmt w:val="bullet"/>
      <w:lvlText w:val=""/>
      <w:lvlJc w:val="left"/>
      <w:pPr>
        <w:ind w:left="4666" w:hanging="360"/>
      </w:pPr>
      <w:rPr>
        <w:rFonts w:hint="default" w:ascii="Wingdings" w:hAnsi="Wingdings"/>
      </w:rPr>
    </w:lvl>
    <w:lvl w:ilvl="6" w:tplc="04090001" w:tentative="1">
      <w:start w:val="1"/>
      <w:numFmt w:val="bullet"/>
      <w:lvlText w:val=""/>
      <w:lvlJc w:val="left"/>
      <w:pPr>
        <w:ind w:left="5386" w:hanging="360"/>
      </w:pPr>
      <w:rPr>
        <w:rFonts w:hint="default" w:ascii="Symbol" w:hAnsi="Symbol"/>
      </w:rPr>
    </w:lvl>
    <w:lvl w:ilvl="7" w:tplc="04090003" w:tentative="1">
      <w:start w:val="1"/>
      <w:numFmt w:val="bullet"/>
      <w:lvlText w:val="o"/>
      <w:lvlJc w:val="left"/>
      <w:pPr>
        <w:ind w:left="6106" w:hanging="360"/>
      </w:pPr>
      <w:rPr>
        <w:rFonts w:hint="default" w:ascii="Courier New" w:hAnsi="Courier New" w:cs="Courier New"/>
      </w:rPr>
    </w:lvl>
    <w:lvl w:ilvl="8" w:tplc="04090005" w:tentative="1">
      <w:start w:val="1"/>
      <w:numFmt w:val="bullet"/>
      <w:lvlText w:val=""/>
      <w:lvlJc w:val="left"/>
      <w:pPr>
        <w:ind w:left="6826" w:hanging="360"/>
      </w:pPr>
      <w:rPr>
        <w:rFonts w:hint="default" w:ascii="Wingdings" w:hAnsi="Wingdings"/>
      </w:rPr>
    </w:lvl>
  </w:abstractNum>
  <w:abstractNum w:abstractNumId="34" w15:restartNumberingAfterBreak="0">
    <w:nsid w:val="34931EB6"/>
    <w:multiLevelType w:val="hybridMultilevel"/>
    <w:tmpl w:val="73FAB9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349A3A81"/>
    <w:multiLevelType w:val="multilevel"/>
    <w:tmpl w:val="9AECEB56"/>
    <w:lvl w:ilvl="0">
      <w:start w:val="1"/>
      <w:numFmt w:val="decimal"/>
      <w:pStyle w:val="Noindice"/>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2"/>
      <w:numFmt w:val="decimal"/>
      <w:lvlText w:val="%1.%2.%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37810ADE"/>
    <w:multiLevelType w:val="hybridMultilevel"/>
    <w:tmpl w:val="1EB2FAF6"/>
    <w:lvl w:ilvl="0" w:tplc="45FA1B48">
      <w:start w:val="1"/>
      <w:numFmt w:val="decimal"/>
      <w:pStyle w:val="Elenconumerato"/>
      <w:lvlText w:val="%1."/>
      <w:lvlJc w:val="left"/>
      <w:pPr>
        <w:tabs>
          <w:tab w:val="num" w:pos="360"/>
        </w:tabs>
        <w:ind w:left="360" w:hanging="360"/>
      </w:pPr>
      <w:rPr>
        <w:rFonts w:hint="default" w:cs="Times New Roman"/>
      </w:rPr>
    </w:lvl>
    <w:lvl w:ilvl="1" w:tplc="04100003">
      <w:start w:val="1"/>
      <w:numFmt w:val="lowerLetter"/>
      <w:lvlText w:val="%2."/>
      <w:lvlJc w:val="left"/>
      <w:pPr>
        <w:tabs>
          <w:tab w:val="num" w:pos="1755"/>
        </w:tabs>
        <w:ind w:left="1755" w:hanging="675"/>
      </w:pPr>
      <w:rPr>
        <w:rFonts w:hint="default" w:cs="Times New Roman"/>
      </w:rPr>
    </w:lvl>
    <w:lvl w:ilvl="2" w:tplc="04100005" w:tentative="1">
      <w:start w:val="1"/>
      <w:numFmt w:val="lowerRoman"/>
      <w:lvlText w:val="%3."/>
      <w:lvlJc w:val="right"/>
      <w:pPr>
        <w:tabs>
          <w:tab w:val="num" w:pos="2160"/>
        </w:tabs>
        <w:ind w:left="2160" w:hanging="180"/>
      </w:pPr>
      <w:rPr>
        <w:rFonts w:cs="Times New Roman"/>
      </w:rPr>
    </w:lvl>
    <w:lvl w:ilvl="3" w:tplc="04100001" w:tentative="1">
      <w:start w:val="1"/>
      <w:numFmt w:val="decimal"/>
      <w:lvlText w:val="%4."/>
      <w:lvlJc w:val="left"/>
      <w:pPr>
        <w:tabs>
          <w:tab w:val="num" w:pos="2880"/>
        </w:tabs>
        <w:ind w:left="2880" w:hanging="360"/>
      </w:pPr>
      <w:rPr>
        <w:rFonts w:cs="Times New Roman"/>
      </w:rPr>
    </w:lvl>
    <w:lvl w:ilvl="4" w:tplc="04100003">
      <w:start w:val="1"/>
      <w:numFmt w:val="lowerLetter"/>
      <w:lvlText w:val="%5."/>
      <w:lvlJc w:val="left"/>
      <w:pPr>
        <w:tabs>
          <w:tab w:val="num" w:pos="3600"/>
        </w:tabs>
        <w:ind w:left="3600" w:hanging="360"/>
      </w:pPr>
      <w:rPr>
        <w:rFonts w:cs="Times New Roman"/>
      </w:rPr>
    </w:lvl>
    <w:lvl w:ilvl="5" w:tplc="04100005" w:tentative="1">
      <w:start w:val="1"/>
      <w:numFmt w:val="lowerRoman"/>
      <w:lvlText w:val="%6."/>
      <w:lvlJc w:val="right"/>
      <w:pPr>
        <w:tabs>
          <w:tab w:val="num" w:pos="4320"/>
        </w:tabs>
        <w:ind w:left="4320" w:hanging="180"/>
      </w:pPr>
      <w:rPr>
        <w:rFonts w:cs="Times New Roman"/>
      </w:rPr>
    </w:lvl>
    <w:lvl w:ilvl="6" w:tplc="04100001" w:tentative="1">
      <w:start w:val="1"/>
      <w:numFmt w:val="decimal"/>
      <w:lvlText w:val="%7."/>
      <w:lvlJc w:val="left"/>
      <w:pPr>
        <w:tabs>
          <w:tab w:val="num" w:pos="5040"/>
        </w:tabs>
        <w:ind w:left="5040" w:hanging="360"/>
      </w:pPr>
      <w:rPr>
        <w:rFonts w:cs="Times New Roman"/>
      </w:rPr>
    </w:lvl>
    <w:lvl w:ilvl="7" w:tplc="04100003" w:tentative="1">
      <w:start w:val="1"/>
      <w:numFmt w:val="lowerLetter"/>
      <w:lvlText w:val="%8."/>
      <w:lvlJc w:val="left"/>
      <w:pPr>
        <w:tabs>
          <w:tab w:val="num" w:pos="5760"/>
        </w:tabs>
        <w:ind w:left="5760" w:hanging="360"/>
      </w:pPr>
      <w:rPr>
        <w:rFonts w:cs="Times New Roman"/>
      </w:rPr>
    </w:lvl>
    <w:lvl w:ilvl="8" w:tplc="04100005" w:tentative="1">
      <w:start w:val="1"/>
      <w:numFmt w:val="lowerRoman"/>
      <w:lvlText w:val="%9."/>
      <w:lvlJc w:val="right"/>
      <w:pPr>
        <w:tabs>
          <w:tab w:val="num" w:pos="6480"/>
        </w:tabs>
        <w:ind w:left="6480" w:hanging="180"/>
      </w:pPr>
      <w:rPr>
        <w:rFonts w:cs="Times New Roman"/>
      </w:rPr>
    </w:lvl>
  </w:abstractNum>
  <w:abstractNum w:abstractNumId="37" w15:restartNumberingAfterBreak="0">
    <w:nsid w:val="3889307E"/>
    <w:multiLevelType w:val="hybridMultilevel"/>
    <w:tmpl w:val="73FAB9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8" w15:restartNumberingAfterBreak="0">
    <w:nsid w:val="3A087D3F"/>
    <w:multiLevelType w:val="hybridMultilevel"/>
    <w:tmpl w:val="F1AC0326"/>
    <w:lvl w:ilvl="0" w:tplc="23780998">
      <w:start w:val="1"/>
      <w:numFmt w:val="decimal"/>
      <w:pStyle w:val="StyleHeading1Left0cmHanging127cmBefore6ptAf"/>
      <w:lvlText w:val="%1."/>
      <w:lvlJc w:val="left"/>
      <w:pPr>
        <w:tabs>
          <w:tab w:val="num" w:pos="360"/>
        </w:tabs>
        <w:ind w:left="360" w:hanging="360"/>
      </w:pPr>
      <w:rPr>
        <w:rFonts w:hint="default" w:cs="Times New Roman"/>
      </w:rPr>
    </w:lvl>
    <w:lvl w:ilvl="1" w:tplc="52CA7EB6">
      <w:numFmt w:val="none"/>
      <w:lvlText w:val=""/>
      <w:lvlJc w:val="left"/>
      <w:pPr>
        <w:tabs>
          <w:tab w:val="num" w:pos="360"/>
        </w:tabs>
      </w:pPr>
      <w:rPr>
        <w:rFonts w:cs="Times New Roman"/>
      </w:rPr>
    </w:lvl>
    <w:lvl w:ilvl="2" w:tplc="8E26EB56">
      <w:numFmt w:val="none"/>
      <w:lvlText w:val=""/>
      <w:lvlJc w:val="left"/>
      <w:pPr>
        <w:tabs>
          <w:tab w:val="num" w:pos="360"/>
        </w:tabs>
      </w:pPr>
      <w:rPr>
        <w:rFonts w:cs="Times New Roman"/>
      </w:rPr>
    </w:lvl>
    <w:lvl w:ilvl="3" w:tplc="EC96C17A">
      <w:numFmt w:val="none"/>
      <w:lvlText w:val=""/>
      <w:lvlJc w:val="left"/>
      <w:pPr>
        <w:tabs>
          <w:tab w:val="num" w:pos="360"/>
        </w:tabs>
      </w:pPr>
      <w:rPr>
        <w:rFonts w:cs="Times New Roman"/>
      </w:rPr>
    </w:lvl>
    <w:lvl w:ilvl="4" w:tplc="DE1C5524">
      <w:numFmt w:val="none"/>
      <w:lvlText w:val=""/>
      <w:lvlJc w:val="left"/>
      <w:pPr>
        <w:tabs>
          <w:tab w:val="num" w:pos="360"/>
        </w:tabs>
      </w:pPr>
      <w:rPr>
        <w:rFonts w:cs="Times New Roman"/>
      </w:rPr>
    </w:lvl>
    <w:lvl w:ilvl="5" w:tplc="D6225628">
      <w:numFmt w:val="none"/>
      <w:lvlText w:val=""/>
      <w:lvlJc w:val="left"/>
      <w:pPr>
        <w:tabs>
          <w:tab w:val="num" w:pos="360"/>
        </w:tabs>
      </w:pPr>
      <w:rPr>
        <w:rFonts w:cs="Times New Roman"/>
      </w:rPr>
    </w:lvl>
    <w:lvl w:ilvl="6" w:tplc="B3703E9E">
      <w:numFmt w:val="none"/>
      <w:lvlText w:val=""/>
      <w:lvlJc w:val="left"/>
      <w:pPr>
        <w:tabs>
          <w:tab w:val="num" w:pos="360"/>
        </w:tabs>
      </w:pPr>
      <w:rPr>
        <w:rFonts w:cs="Times New Roman"/>
      </w:rPr>
    </w:lvl>
    <w:lvl w:ilvl="7" w:tplc="9F748BE4">
      <w:numFmt w:val="none"/>
      <w:lvlText w:val=""/>
      <w:lvlJc w:val="left"/>
      <w:pPr>
        <w:tabs>
          <w:tab w:val="num" w:pos="360"/>
        </w:tabs>
      </w:pPr>
      <w:rPr>
        <w:rFonts w:cs="Times New Roman"/>
      </w:rPr>
    </w:lvl>
    <w:lvl w:ilvl="8" w:tplc="3014EB54">
      <w:numFmt w:val="none"/>
      <w:lvlText w:val=""/>
      <w:lvlJc w:val="left"/>
      <w:pPr>
        <w:tabs>
          <w:tab w:val="num" w:pos="360"/>
        </w:tabs>
      </w:pPr>
      <w:rPr>
        <w:rFonts w:cs="Times New Roman"/>
      </w:rPr>
    </w:lvl>
  </w:abstractNum>
  <w:abstractNum w:abstractNumId="39" w15:restartNumberingAfterBreak="0">
    <w:nsid w:val="3A1C0C11"/>
    <w:multiLevelType w:val="singleLevel"/>
    <w:tmpl w:val="F3627E2E"/>
    <w:lvl w:ilvl="0">
      <w:start w:val="1"/>
      <w:numFmt w:val="bullet"/>
      <w:pStyle w:val="SottoTitoloCopertina"/>
      <w:lvlText w:val=""/>
      <w:lvlJc w:val="left"/>
      <w:pPr>
        <w:tabs>
          <w:tab w:val="num" w:pos="720"/>
        </w:tabs>
        <w:ind w:left="720" w:hanging="360"/>
      </w:pPr>
      <w:rPr>
        <w:rFonts w:hint="default" w:ascii="Symbol" w:hAnsi="Symbol"/>
        <w:sz w:val="22"/>
      </w:rPr>
    </w:lvl>
  </w:abstractNum>
  <w:abstractNum w:abstractNumId="40" w15:restartNumberingAfterBreak="0">
    <w:nsid w:val="3B461AC1"/>
    <w:multiLevelType w:val="hybridMultilevel"/>
    <w:tmpl w:val="4A32F488"/>
    <w:lvl w:ilvl="0" w:tplc="FFFFFFFF">
      <w:start w:val="1"/>
      <w:numFmt w:val="bullet"/>
      <w:lvlText w:val=""/>
      <w:lvlJc w:val="left"/>
      <w:pPr>
        <w:ind w:left="720" w:hanging="360"/>
      </w:pPr>
      <w:rPr>
        <w:rFonts w:hint="default" w:ascii="Symbol" w:hAnsi="Symbol"/>
      </w:rPr>
    </w:lvl>
    <w:lvl w:ilvl="1" w:tplc="04090011">
      <w:start w:val="1"/>
      <w:numFmt w:val="decimal"/>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1" w15:restartNumberingAfterBreak="0">
    <w:nsid w:val="3E9E6DD2"/>
    <w:multiLevelType w:val="hybridMultilevel"/>
    <w:tmpl w:val="9D7658C0"/>
    <w:lvl w:ilvl="0" w:tplc="FFFFFFFF">
      <w:start w:val="1"/>
      <w:numFmt w:val="bullet"/>
      <w:lvlText w:val=""/>
      <w:lvlJc w:val="left"/>
      <w:pPr>
        <w:ind w:left="1080" w:hanging="360"/>
      </w:pPr>
      <w:rPr>
        <w:rFonts w:hint="default" w:ascii="Wingdings" w:hAnsi="Wingdings"/>
      </w:rPr>
    </w:lvl>
    <w:lvl w:ilvl="1" w:tplc="04100003">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42" w15:restartNumberingAfterBreak="0">
    <w:nsid w:val="3EFE69FF"/>
    <w:multiLevelType w:val="hybridMultilevel"/>
    <w:tmpl w:val="42CAC80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3" w15:restartNumberingAfterBreak="0">
    <w:nsid w:val="3F433E80"/>
    <w:multiLevelType w:val="hybridMultilevel"/>
    <w:tmpl w:val="F1C0D6D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4" w15:restartNumberingAfterBreak="0">
    <w:nsid w:val="3FA6053B"/>
    <w:multiLevelType w:val="hybridMultilevel"/>
    <w:tmpl w:val="73FAB9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3FCD63B2"/>
    <w:multiLevelType w:val="hybridMultilevel"/>
    <w:tmpl w:val="BAB08DA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6" w15:restartNumberingAfterBreak="0">
    <w:nsid w:val="4047234E"/>
    <w:multiLevelType w:val="hybridMultilevel"/>
    <w:tmpl w:val="32C2C0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40861027"/>
    <w:multiLevelType w:val="singleLevel"/>
    <w:tmpl w:val="7C1E122C"/>
    <w:lvl w:ilvl="0">
      <w:start w:val="1"/>
      <w:numFmt w:val="bullet"/>
      <w:pStyle w:val="Bullet1"/>
      <w:lvlText w:val=""/>
      <w:lvlJc w:val="left"/>
      <w:pPr>
        <w:tabs>
          <w:tab w:val="num" w:pos="360"/>
        </w:tabs>
        <w:ind w:left="360" w:hanging="360"/>
      </w:pPr>
      <w:rPr>
        <w:rFonts w:hint="default" w:ascii="Symbol" w:hAnsi="Symbol"/>
      </w:rPr>
    </w:lvl>
  </w:abstractNum>
  <w:abstractNum w:abstractNumId="48" w15:restartNumberingAfterBreak="0">
    <w:nsid w:val="42E22469"/>
    <w:multiLevelType w:val="hybridMultilevel"/>
    <w:tmpl w:val="E0860198"/>
    <w:styleLink w:val="StyleBulleted1"/>
    <w:lvl w:ilvl="0" w:tplc="04100001">
      <w:start w:val="1"/>
      <w:numFmt w:val="bullet"/>
      <w:lvlText w:val=""/>
      <w:lvlJc w:val="left"/>
      <w:pPr>
        <w:tabs>
          <w:tab w:val="num" w:pos="720"/>
        </w:tabs>
        <w:ind w:left="720" w:hanging="360"/>
      </w:pPr>
      <w:rPr>
        <w:rFonts w:hint="default" w:ascii="Symbol" w:hAnsi="Symbol"/>
      </w:rPr>
    </w:lvl>
    <w:lvl w:ilvl="1" w:tplc="FFFFFFFF">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9" w15:restartNumberingAfterBreak="0">
    <w:nsid w:val="451E4207"/>
    <w:multiLevelType w:val="singleLevel"/>
    <w:tmpl w:val="D0DE95F8"/>
    <w:lvl w:ilvl="0">
      <w:start w:val="1"/>
      <w:numFmt w:val="bullet"/>
      <w:pStyle w:val="ElencoPuntliv1"/>
      <w:lvlText w:val=""/>
      <w:lvlJc w:val="left"/>
      <w:pPr>
        <w:ind w:left="360" w:hanging="360"/>
      </w:pPr>
      <w:rPr>
        <w:rFonts w:hint="default" w:ascii="Wingdings" w:hAnsi="Wingdings"/>
        <w:color w:val="auto"/>
      </w:rPr>
    </w:lvl>
  </w:abstractNum>
  <w:abstractNum w:abstractNumId="50" w15:restartNumberingAfterBreak="0">
    <w:nsid w:val="480D5BD9"/>
    <w:multiLevelType w:val="hybridMultilevel"/>
    <w:tmpl w:val="CB6A40B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1" w15:restartNumberingAfterBreak="0">
    <w:nsid w:val="481803D6"/>
    <w:multiLevelType w:val="hybridMultilevel"/>
    <w:tmpl w:val="5866B9A6"/>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2" w15:restartNumberingAfterBreak="0">
    <w:nsid w:val="481F0C51"/>
    <w:multiLevelType w:val="hybridMultilevel"/>
    <w:tmpl w:val="437C4B5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3" w15:restartNumberingAfterBreak="0">
    <w:nsid w:val="4DB8572E"/>
    <w:multiLevelType w:val="hybridMultilevel"/>
    <w:tmpl w:val="AA88BF58"/>
    <w:lvl w:ilvl="0" w:tplc="FFFFFFFF">
      <w:start w:val="1"/>
      <w:numFmt w:val="bullet"/>
      <w:pStyle w:val="Bullet2level"/>
      <w:lvlText w:val="-"/>
      <w:lvlJc w:val="left"/>
      <w:pPr>
        <w:tabs>
          <w:tab w:val="num" w:pos="1352"/>
        </w:tabs>
        <w:ind w:left="1352" w:hanging="360"/>
      </w:pPr>
      <w:rPr>
        <w:rFonts w:hint="default" w:hAnsi="Courier New"/>
      </w:rPr>
    </w:lvl>
    <w:lvl w:ilvl="1" w:tplc="FFFFFFFF">
      <w:start w:val="1"/>
      <w:numFmt w:val="bullet"/>
      <w:lvlText w:val="o"/>
      <w:lvlJc w:val="left"/>
      <w:pPr>
        <w:tabs>
          <w:tab w:val="num" w:pos="2072"/>
        </w:tabs>
        <w:ind w:left="2072" w:hanging="360"/>
      </w:pPr>
      <w:rPr>
        <w:rFonts w:hint="default" w:ascii="Courier New" w:hAnsi="Courier New"/>
      </w:rPr>
    </w:lvl>
    <w:lvl w:ilvl="2" w:tplc="FFFFFFFF">
      <w:start w:val="1"/>
      <w:numFmt w:val="bullet"/>
      <w:lvlText w:val=""/>
      <w:lvlJc w:val="left"/>
      <w:pPr>
        <w:tabs>
          <w:tab w:val="num" w:pos="2792"/>
        </w:tabs>
        <w:ind w:left="2792" w:hanging="360"/>
      </w:pPr>
      <w:rPr>
        <w:rFonts w:hint="default" w:ascii="Wingdings" w:hAnsi="Wingdings"/>
      </w:rPr>
    </w:lvl>
    <w:lvl w:ilvl="3" w:tplc="FFFFFFFF">
      <w:start w:val="1"/>
      <w:numFmt w:val="bullet"/>
      <w:lvlText w:val=""/>
      <w:lvlJc w:val="left"/>
      <w:pPr>
        <w:tabs>
          <w:tab w:val="num" w:pos="3512"/>
        </w:tabs>
        <w:ind w:left="3512" w:hanging="360"/>
      </w:pPr>
      <w:rPr>
        <w:rFonts w:hint="default" w:ascii="Symbol" w:hAnsi="Symbol"/>
      </w:rPr>
    </w:lvl>
    <w:lvl w:ilvl="4" w:tplc="FFFFFFFF">
      <w:start w:val="1"/>
      <w:numFmt w:val="bullet"/>
      <w:lvlText w:val="o"/>
      <w:lvlJc w:val="left"/>
      <w:pPr>
        <w:tabs>
          <w:tab w:val="num" w:pos="4232"/>
        </w:tabs>
        <w:ind w:left="4232" w:hanging="360"/>
      </w:pPr>
      <w:rPr>
        <w:rFonts w:hint="default" w:ascii="Courier New" w:hAnsi="Courier New"/>
      </w:rPr>
    </w:lvl>
    <w:lvl w:ilvl="5" w:tplc="FFFFFFFF">
      <w:start w:val="1"/>
      <w:numFmt w:val="bullet"/>
      <w:lvlText w:val=""/>
      <w:lvlJc w:val="left"/>
      <w:pPr>
        <w:tabs>
          <w:tab w:val="num" w:pos="4952"/>
        </w:tabs>
        <w:ind w:left="4952" w:hanging="360"/>
      </w:pPr>
      <w:rPr>
        <w:rFonts w:hint="default" w:ascii="Wingdings" w:hAnsi="Wingdings"/>
      </w:rPr>
    </w:lvl>
    <w:lvl w:ilvl="6" w:tplc="FFFFFFFF">
      <w:start w:val="1"/>
      <w:numFmt w:val="bullet"/>
      <w:lvlText w:val=""/>
      <w:lvlJc w:val="left"/>
      <w:pPr>
        <w:tabs>
          <w:tab w:val="num" w:pos="5672"/>
        </w:tabs>
        <w:ind w:left="5672" w:hanging="360"/>
      </w:pPr>
      <w:rPr>
        <w:rFonts w:hint="default" w:ascii="Symbol" w:hAnsi="Symbol"/>
      </w:rPr>
    </w:lvl>
    <w:lvl w:ilvl="7" w:tplc="FFFFFFFF">
      <w:start w:val="1"/>
      <w:numFmt w:val="bullet"/>
      <w:lvlText w:val="o"/>
      <w:lvlJc w:val="left"/>
      <w:pPr>
        <w:tabs>
          <w:tab w:val="num" w:pos="6392"/>
        </w:tabs>
        <w:ind w:left="6392" w:hanging="360"/>
      </w:pPr>
      <w:rPr>
        <w:rFonts w:hint="default" w:ascii="Courier New" w:hAnsi="Courier New"/>
      </w:rPr>
    </w:lvl>
    <w:lvl w:ilvl="8" w:tplc="FFFFFFFF">
      <w:start w:val="1"/>
      <w:numFmt w:val="bullet"/>
      <w:lvlText w:val=""/>
      <w:lvlJc w:val="left"/>
      <w:pPr>
        <w:tabs>
          <w:tab w:val="num" w:pos="7112"/>
        </w:tabs>
        <w:ind w:left="7112" w:hanging="360"/>
      </w:pPr>
      <w:rPr>
        <w:rFonts w:hint="default" w:ascii="Wingdings" w:hAnsi="Wingdings"/>
      </w:rPr>
    </w:lvl>
  </w:abstractNum>
  <w:abstractNum w:abstractNumId="54" w15:restartNumberingAfterBreak="0">
    <w:nsid w:val="4DD351C4"/>
    <w:multiLevelType w:val="hybridMultilevel"/>
    <w:tmpl w:val="28F47BE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5" w15:restartNumberingAfterBreak="0">
    <w:nsid w:val="4F443132"/>
    <w:multiLevelType w:val="hybridMultilevel"/>
    <w:tmpl w:val="2FC882F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50872331"/>
    <w:multiLevelType w:val="hybridMultilevel"/>
    <w:tmpl w:val="0FC69094"/>
    <w:lvl w:ilvl="0" w:tplc="EB860F64">
      <w:start w:val="1"/>
      <w:numFmt w:val="bullet"/>
      <w:pStyle w:val="PuntoElencoBullet"/>
      <w:lvlText w:val=""/>
      <w:lvlJc w:val="left"/>
      <w:pPr>
        <w:tabs>
          <w:tab w:val="num" w:pos="540"/>
        </w:tabs>
        <w:ind w:left="540" w:hanging="360"/>
      </w:pPr>
      <w:rPr>
        <w:rFonts w:hint="default" w:ascii="Symbol" w:hAnsi="Symbol"/>
        <w:color w:val="auto"/>
      </w:rPr>
    </w:lvl>
    <w:lvl w:ilvl="1" w:tplc="FCCE1E42">
      <w:start w:val="1"/>
      <w:numFmt w:val="bullet"/>
      <w:lvlText w:val="o"/>
      <w:lvlJc w:val="left"/>
      <w:pPr>
        <w:tabs>
          <w:tab w:val="num" w:pos="1440"/>
        </w:tabs>
        <w:ind w:left="1440" w:hanging="360"/>
      </w:pPr>
      <w:rPr>
        <w:rFonts w:hint="default" w:ascii="Courier New" w:hAnsi="Courier New"/>
      </w:rPr>
    </w:lvl>
    <w:lvl w:ilvl="2" w:tplc="3178202E">
      <w:start w:val="1"/>
      <w:numFmt w:val="bullet"/>
      <w:lvlText w:val=""/>
      <w:lvlJc w:val="left"/>
      <w:pPr>
        <w:tabs>
          <w:tab w:val="num" w:pos="2160"/>
        </w:tabs>
        <w:ind w:left="2160" w:hanging="360"/>
      </w:pPr>
      <w:rPr>
        <w:rFonts w:hint="default" w:ascii="Wingdings" w:hAnsi="Wingdings"/>
      </w:rPr>
    </w:lvl>
    <w:lvl w:ilvl="3" w:tplc="EA2887B4" w:tentative="1">
      <w:start w:val="1"/>
      <w:numFmt w:val="bullet"/>
      <w:lvlText w:val=""/>
      <w:lvlJc w:val="left"/>
      <w:pPr>
        <w:tabs>
          <w:tab w:val="num" w:pos="2880"/>
        </w:tabs>
        <w:ind w:left="2880" w:hanging="360"/>
      </w:pPr>
      <w:rPr>
        <w:rFonts w:hint="default" w:ascii="Symbol" w:hAnsi="Symbol"/>
      </w:rPr>
    </w:lvl>
    <w:lvl w:ilvl="4" w:tplc="AE22E30A" w:tentative="1">
      <w:start w:val="1"/>
      <w:numFmt w:val="bullet"/>
      <w:lvlText w:val="o"/>
      <w:lvlJc w:val="left"/>
      <w:pPr>
        <w:tabs>
          <w:tab w:val="num" w:pos="3600"/>
        </w:tabs>
        <w:ind w:left="3600" w:hanging="360"/>
      </w:pPr>
      <w:rPr>
        <w:rFonts w:hint="default" w:ascii="Courier New" w:hAnsi="Courier New"/>
      </w:rPr>
    </w:lvl>
    <w:lvl w:ilvl="5" w:tplc="90A48266" w:tentative="1">
      <w:start w:val="1"/>
      <w:numFmt w:val="bullet"/>
      <w:lvlText w:val=""/>
      <w:lvlJc w:val="left"/>
      <w:pPr>
        <w:tabs>
          <w:tab w:val="num" w:pos="4320"/>
        </w:tabs>
        <w:ind w:left="4320" w:hanging="360"/>
      </w:pPr>
      <w:rPr>
        <w:rFonts w:hint="default" w:ascii="Wingdings" w:hAnsi="Wingdings"/>
      </w:rPr>
    </w:lvl>
    <w:lvl w:ilvl="6" w:tplc="0448BBB8" w:tentative="1">
      <w:start w:val="1"/>
      <w:numFmt w:val="bullet"/>
      <w:lvlText w:val=""/>
      <w:lvlJc w:val="left"/>
      <w:pPr>
        <w:tabs>
          <w:tab w:val="num" w:pos="5040"/>
        </w:tabs>
        <w:ind w:left="5040" w:hanging="360"/>
      </w:pPr>
      <w:rPr>
        <w:rFonts w:hint="default" w:ascii="Symbol" w:hAnsi="Symbol"/>
      </w:rPr>
    </w:lvl>
    <w:lvl w:ilvl="7" w:tplc="3B12A31E" w:tentative="1">
      <w:start w:val="1"/>
      <w:numFmt w:val="bullet"/>
      <w:lvlText w:val="o"/>
      <w:lvlJc w:val="left"/>
      <w:pPr>
        <w:tabs>
          <w:tab w:val="num" w:pos="5760"/>
        </w:tabs>
        <w:ind w:left="5760" w:hanging="360"/>
      </w:pPr>
      <w:rPr>
        <w:rFonts w:hint="default" w:ascii="Courier New" w:hAnsi="Courier New"/>
      </w:rPr>
    </w:lvl>
    <w:lvl w:ilvl="8" w:tplc="60F281A0" w:tentative="1">
      <w:start w:val="1"/>
      <w:numFmt w:val="bullet"/>
      <w:lvlText w:val=""/>
      <w:lvlJc w:val="left"/>
      <w:pPr>
        <w:tabs>
          <w:tab w:val="num" w:pos="6480"/>
        </w:tabs>
        <w:ind w:left="6480" w:hanging="360"/>
      </w:pPr>
      <w:rPr>
        <w:rFonts w:hint="default" w:ascii="Wingdings" w:hAnsi="Wingdings"/>
      </w:rPr>
    </w:lvl>
  </w:abstractNum>
  <w:abstractNum w:abstractNumId="57" w15:restartNumberingAfterBreak="0">
    <w:nsid w:val="51305F66"/>
    <w:multiLevelType w:val="multilevel"/>
    <w:tmpl w:val="0409001D"/>
    <w:lvl w:ilvl="0">
      <w:start w:val="1"/>
      <w:numFmt w:val="decimal"/>
      <w:lvlText w:val="%1)"/>
      <w:lvlJc w:val="left"/>
      <w:pPr>
        <w:ind w:left="360" w:hanging="360"/>
      </w:pPr>
    </w:lvl>
    <w:lvl w:ilvl="1">
      <w:start w:val="1"/>
      <w:numFmt w:val="lowerLetter"/>
      <w:lvlText w:val="%2)"/>
      <w:lvlJc w:val="left"/>
      <w:pPr>
        <w:ind w:left="786"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55FD0B84"/>
    <w:multiLevelType w:val="hybridMultilevel"/>
    <w:tmpl w:val="0D62C2DA"/>
    <w:lvl w:ilvl="0" w:tplc="E0CA51C2">
      <w:start w:val="1"/>
      <w:numFmt w:val="bullet"/>
      <w:pStyle w:val="BULLETSIDAT"/>
      <w:lvlText w:val=""/>
      <w:lvlJc w:val="left"/>
      <w:pPr>
        <w:tabs>
          <w:tab w:val="num" w:pos="-5594"/>
        </w:tabs>
        <w:ind w:left="-5594" w:hanging="360"/>
      </w:pPr>
      <w:rPr>
        <w:rFonts w:hint="default" w:ascii="Symbol" w:hAnsi="Symbol"/>
        <w:color w:val="auto"/>
      </w:rPr>
    </w:lvl>
    <w:lvl w:ilvl="1" w:tplc="04100003">
      <w:start w:val="1"/>
      <w:numFmt w:val="bullet"/>
      <w:lvlText w:val="o"/>
      <w:lvlJc w:val="left"/>
      <w:pPr>
        <w:tabs>
          <w:tab w:val="num" w:pos="-5158"/>
        </w:tabs>
        <w:ind w:left="-5158" w:hanging="360"/>
      </w:pPr>
      <w:rPr>
        <w:rFonts w:hint="default" w:ascii="Courier New" w:hAnsi="Courier New"/>
      </w:rPr>
    </w:lvl>
    <w:lvl w:ilvl="2" w:tplc="04100003" w:tentative="1">
      <w:start w:val="1"/>
      <w:numFmt w:val="bullet"/>
      <w:lvlText w:val=""/>
      <w:lvlJc w:val="left"/>
      <w:pPr>
        <w:tabs>
          <w:tab w:val="num" w:pos="-4438"/>
        </w:tabs>
        <w:ind w:left="-4438" w:hanging="360"/>
      </w:pPr>
      <w:rPr>
        <w:rFonts w:hint="default" w:ascii="Wingdings" w:hAnsi="Wingdings"/>
      </w:rPr>
    </w:lvl>
    <w:lvl w:ilvl="3" w:tplc="04100001" w:tentative="1">
      <w:start w:val="1"/>
      <w:numFmt w:val="bullet"/>
      <w:lvlText w:val=""/>
      <w:lvlJc w:val="left"/>
      <w:pPr>
        <w:tabs>
          <w:tab w:val="num" w:pos="-3718"/>
        </w:tabs>
        <w:ind w:left="-3718" w:hanging="360"/>
      </w:pPr>
      <w:rPr>
        <w:rFonts w:hint="default" w:ascii="Symbol" w:hAnsi="Symbol"/>
      </w:rPr>
    </w:lvl>
    <w:lvl w:ilvl="4" w:tplc="04100003" w:tentative="1">
      <w:start w:val="1"/>
      <w:numFmt w:val="bullet"/>
      <w:lvlText w:val="o"/>
      <w:lvlJc w:val="left"/>
      <w:pPr>
        <w:tabs>
          <w:tab w:val="num" w:pos="-2998"/>
        </w:tabs>
        <w:ind w:left="-2998" w:hanging="360"/>
      </w:pPr>
      <w:rPr>
        <w:rFonts w:hint="default" w:ascii="Courier New" w:hAnsi="Courier New"/>
      </w:rPr>
    </w:lvl>
    <w:lvl w:ilvl="5" w:tplc="04100005" w:tentative="1">
      <w:start w:val="1"/>
      <w:numFmt w:val="bullet"/>
      <w:lvlText w:val=""/>
      <w:lvlJc w:val="left"/>
      <w:pPr>
        <w:tabs>
          <w:tab w:val="num" w:pos="-2278"/>
        </w:tabs>
        <w:ind w:left="-2278" w:hanging="360"/>
      </w:pPr>
      <w:rPr>
        <w:rFonts w:hint="default" w:ascii="Wingdings" w:hAnsi="Wingdings"/>
      </w:rPr>
    </w:lvl>
    <w:lvl w:ilvl="6" w:tplc="04100001" w:tentative="1">
      <w:start w:val="1"/>
      <w:numFmt w:val="bullet"/>
      <w:lvlText w:val=""/>
      <w:lvlJc w:val="left"/>
      <w:pPr>
        <w:tabs>
          <w:tab w:val="num" w:pos="-1558"/>
        </w:tabs>
        <w:ind w:left="-1558" w:hanging="360"/>
      </w:pPr>
      <w:rPr>
        <w:rFonts w:hint="default" w:ascii="Symbol" w:hAnsi="Symbol"/>
      </w:rPr>
    </w:lvl>
    <w:lvl w:ilvl="7" w:tplc="04100003" w:tentative="1">
      <w:start w:val="1"/>
      <w:numFmt w:val="bullet"/>
      <w:lvlText w:val="o"/>
      <w:lvlJc w:val="left"/>
      <w:pPr>
        <w:tabs>
          <w:tab w:val="num" w:pos="-838"/>
        </w:tabs>
        <w:ind w:left="-838" w:hanging="360"/>
      </w:pPr>
      <w:rPr>
        <w:rFonts w:hint="default" w:ascii="Courier New" w:hAnsi="Courier New"/>
      </w:rPr>
    </w:lvl>
    <w:lvl w:ilvl="8" w:tplc="04100005" w:tentative="1">
      <w:start w:val="1"/>
      <w:numFmt w:val="bullet"/>
      <w:lvlText w:val=""/>
      <w:lvlJc w:val="left"/>
      <w:pPr>
        <w:tabs>
          <w:tab w:val="num" w:pos="-118"/>
        </w:tabs>
        <w:ind w:left="-118" w:hanging="360"/>
      </w:pPr>
      <w:rPr>
        <w:rFonts w:hint="default" w:ascii="Wingdings" w:hAnsi="Wingdings"/>
      </w:rPr>
    </w:lvl>
  </w:abstractNum>
  <w:abstractNum w:abstractNumId="59" w15:restartNumberingAfterBreak="0">
    <w:nsid w:val="56F413A7"/>
    <w:multiLevelType w:val="hybridMultilevel"/>
    <w:tmpl w:val="3ECA374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0" w15:restartNumberingAfterBreak="0">
    <w:nsid w:val="57B87A19"/>
    <w:multiLevelType w:val="hybridMultilevel"/>
    <w:tmpl w:val="224ADE22"/>
    <w:lvl w:ilvl="0" w:tplc="04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1" w15:restartNumberingAfterBreak="0">
    <w:nsid w:val="5AC32CBD"/>
    <w:multiLevelType w:val="hybridMultilevel"/>
    <w:tmpl w:val="D0FE223A"/>
    <w:lvl w:ilvl="0" w:tplc="04090001">
      <w:start w:val="1"/>
      <w:numFmt w:val="bullet"/>
      <w:lvlText w:val=""/>
      <w:lvlJc w:val="left"/>
      <w:pPr>
        <w:ind w:left="360" w:hanging="360"/>
      </w:pPr>
      <w:rPr>
        <w:rFonts w:hint="default" w:ascii="Symbol" w:hAnsi="Symbol"/>
      </w:rPr>
    </w:lvl>
    <w:lvl w:ilvl="1" w:tplc="04090001">
      <w:start w:val="1"/>
      <w:numFmt w:val="bullet"/>
      <w:lvlText w:val=""/>
      <w:lvlJc w:val="left"/>
      <w:pPr>
        <w:ind w:left="731" w:hanging="360"/>
      </w:pPr>
      <w:rPr>
        <w:rFonts w:hint="default" w:ascii="Symbol" w:hAnsi="Symbol"/>
      </w:rPr>
    </w:lvl>
    <w:lvl w:ilvl="2" w:tplc="04090003">
      <w:start w:val="1"/>
      <w:numFmt w:val="bullet"/>
      <w:lvlText w:val="o"/>
      <w:lvlJc w:val="left"/>
      <w:pPr>
        <w:ind w:left="1451" w:hanging="360"/>
      </w:pPr>
      <w:rPr>
        <w:rFonts w:hint="default" w:ascii="Courier New" w:hAnsi="Courier New" w:cs="Courier New"/>
      </w:rPr>
    </w:lvl>
    <w:lvl w:ilvl="3" w:tplc="04090003">
      <w:start w:val="1"/>
      <w:numFmt w:val="bullet"/>
      <w:lvlText w:val="o"/>
      <w:lvlJc w:val="left"/>
      <w:pPr>
        <w:ind w:left="709" w:hanging="360"/>
      </w:pPr>
      <w:rPr>
        <w:rFonts w:hint="default" w:ascii="Courier New" w:hAnsi="Courier New" w:cs="Courier New"/>
      </w:rPr>
    </w:lvl>
    <w:lvl w:ilvl="4" w:tplc="04090003">
      <w:start w:val="1"/>
      <w:numFmt w:val="bullet"/>
      <w:lvlText w:val="o"/>
      <w:lvlJc w:val="left"/>
      <w:pPr>
        <w:ind w:left="2891" w:hanging="360"/>
      </w:pPr>
      <w:rPr>
        <w:rFonts w:hint="default" w:ascii="Courier New" w:hAnsi="Courier New" w:cs="Courier New"/>
      </w:rPr>
    </w:lvl>
    <w:lvl w:ilvl="5" w:tplc="04090005" w:tentative="1">
      <w:start w:val="1"/>
      <w:numFmt w:val="bullet"/>
      <w:lvlText w:val=""/>
      <w:lvlJc w:val="left"/>
      <w:pPr>
        <w:ind w:left="3611" w:hanging="360"/>
      </w:pPr>
      <w:rPr>
        <w:rFonts w:hint="default" w:ascii="Wingdings" w:hAnsi="Wingdings"/>
      </w:rPr>
    </w:lvl>
    <w:lvl w:ilvl="6" w:tplc="04090001" w:tentative="1">
      <w:start w:val="1"/>
      <w:numFmt w:val="bullet"/>
      <w:lvlText w:val=""/>
      <w:lvlJc w:val="left"/>
      <w:pPr>
        <w:ind w:left="4331" w:hanging="360"/>
      </w:pPr>
      <w:rPr>
        <w:rFonts w:hint="default" w:ascii="Symbol" w:hAnsi="Symbol"/>
      </w:rPr>
    </w:lvl>
    <w:lvl w:ilvl="7" w:tplc="04090003" w:tentative="1">
      <w:start w:val="1"/>
      <w:numFmt w:val="bullet"/>
      <w:lvlText w:val="o"/>
      <w:lvlJc w:val="left"/>
      <w:pPr>
        <w:ind w:left="5051" w:hanging="360"/>
      </w:pPr>
      <w:rPr>
        <w:rFonts w:hint="default" w:ascii="Courier New" w:hAnsi="Courier New" w:cs="Courier New"/>
      </w:rPr>
    </w:lvl>
    <w:lvl w:ilvl="8" w:tplc="04090005" w:tentative="1">
      <w:start w:val="1"/>
      <w:numFmt w:val="bullet"/>
      <w:lvlText w:val=""/>
      <w:lvlJc w:val="left"/>
      <w:pPr>
        <w:ind w:left="5771" w:hanging="360"/>
      </w:pPr>
      <w:rPr>
        <w:rFonts w:hint="default" w:ascii="Wingdings" w:hAnsi="Wingdings"/>
      </w:rPr>
    </w:lvl>
  </w:abstractNum>
  <w:abstractNum w:abstractNumId="62" w15:restartNumberingAfterBreak="0">
    <w:nsid w:val="5AEE215B"/>
    <w:multiLevelType w:val="hybridMultilevel"/>
    <w:tmpl w:val="F5CC37AE"/>
    <w:lvl w:ilvl="0" w:tplc="801AED8E">
      <w:start w:val="1"/>
      <w:numFmt w:val="bullet"/>
      <w:pStyle w:val="TabellaPuntoElenco"/>
      <w:lvlText w:val=""/>
      <w:lvlJc w:val="left"/>
      <w:pPr>
        <w:ind w:left="720" w:hanging="360"/>
      </w:pPr>
      <w:rPr>
        <w:rFonts w:hint="default" w:ascii="Wingdings" w:hAnsi="Wingdings"/>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3" w15:restartNumberingAfterBreak="0">
    <w:nsid w:val="5B953EC1"/>
    <w:multiLevelType w:val="hybridMultilevel"/>
    <w:tmpl w:val="608E8278"/>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64" w15:restartNumberingAfterBreak="0">
    <w:nsid w:val="5DAC4CAC"/>
    <w:multiLevelType w:val="hybridMultilevel"/>
    <w:tmpl w:val="486A5F48"/>
    <w:lvl w:ilvl="0" w:tplc="04090001">
      <w:start w:val="1"/>
      <w:numFmt w:val="bullet"/>
      <w:lvlText w:val=""/>
      <w:lvlJc w:val="left"/>
      <w:pPr>
        <w:ind w:left="1069" w:hanging="360"/>
      </w:pPr>
      <w:rPr>
        <w:rFonts w:hint="default" w:ascii="Symbol" w:hAnsi="Symbol"/>
      </w:rPr>
    </w:lvl>
    <w:lvl w:ilvl="1" w:tplc="04090003">
      <w:start w:val="1"/>
      <w:numFmt w:val="bullet"/>
      <w:lvlText w:val="o"/>
      <w:lvlJc w:val="left"/>
      <w:pPr>
        <w:ind w:left="1789" w:hanging="360"/>
      </w:pPr>
      <w:rPr>
        <w:rFonts w:hint="default" w:ascii="Courier New" w:hAnsi="Courier New" w:cs="Courier New"/>
      </w:rPr>
    </w:lvl>
    <w:lvl w:ilvl="2" w:tplc="04090005" w:tentative="1">
      <w:start w:val="1"/>
      <w:numFmt w:val="bullet"/>
      <w:lvlText w:val=""/>
      <w:lvlJc w:val="left"/>
      <w:pPr>
        <w:ind w:left="2509" w:hanging="360"/>
      </w:pPr>
      <w:rPr>
        <w:rFonts w:hint="default" w:ascii="Wingdings" w:hAnsi="Wingdings"/>
      </w:rPr>
    </w:lvl>
    <w:lvl w:ilvl="3" w:tplc="04090001" w:tentative="1">
      <w:start w:val="1"/>
      <w:numFmt w:val="bullet"/>
      <w:lvlText w:val=""/>
      <w:lvlJc w:val="left"/>
      <w:pPr>
        <w:ind w:left="3229" w:hanging="360"/>
      </w:pPr>
      <w:rPr>
        <w:rFonts w:hint="default" w:ascii="Symbol" w:hAnsi="Symbol"/>
      </w:rPr>
    </w:lvl>
    <w:lvl w:ilvl="4" w:tplc="04090003" w:tentative="1">
      <w:start w:val="1"/>
      <w:numFmt w:val="bullet"/>
      <w:lvlText w:val="o"/>
      <w:lvlJc w:val="left"/>
      <w:pPr>
        <w:ind w:left="3949" w:hanging="360"/>
      </w:pPr>
      <w:rPr>
        <w:rFonts w:hint="default" w:ascii="Courier New" w:hAnsi="Courier New" w:cs="Courier New"/>
      </w:rPr>
    </w:lvl>
    <w:lvl w:ilvl="5" w:tplc="04090005" w:tentative="1">
      <w:start w:val="1"/>
      <w:numFmt w:val="bullet"/>
      <w:lvlText w:val=""/>
      <w:lvlJc w:val="left"/>
      <w:pPr>
        <w:ind w:left="4669" w:hanging="360"/>
      </w:pPr>
      <w:rPr>
        <w:rFonts w:hint="default" w:ascii="Wingdings" w:hAnsi="Wingdings"/>
      </w:rPr>
    </w:lvl>
    <w:lvl w:ilvl="6" w:tplc="04090001" w:tentative="1">
      <w:start w:val="1"/>
      <w:numFmt w:val="bullet"/>
      <w:lvlText w:val=""/>
      <w:lvlJc w:val="left"/>
      <w:pPr>
        <w:ind w:left="5389" w:hanging="360"/>
      </w:pPr>
      <w:rPr>
        <w:rFonts w:hint="default" w:ascii="Symbol" w:hAnsi="Symbol"/>
      </w:rPr>
    </w:lvl>
    <w:lvl w:ilvl="7" w:tplc="04090003" w:tentative="1">
      <w:start w:val="1"/>
      <w:numFmt w:val="bullet"/>
      <w:lvlText w:val="o"/>
      <w:lvlJc w:val="left"/>
      <w:pPr>
        <w:ind w:left="6109" w:hanging="360"/>
      </w:pPr>
      <w:rPr>
        <w:rFonts w:hint="default" w:ascii="Courier New" w:hAnsi="Courier New" w:cs="Courier New"/>
      </w:rPr>
    </w:lvl>
    <w:lvl w:ilvl="8" w:tplc="04090005" w:tentative="1">
      <w:start w:val="1"/>
      <w:numFmt w:val="bullet"/>
      <w:lvlText w:val=""/>
      <w:lvlJc w:val="left"/>
      <w:pPr>
        <w:ind w:left="6829" w:hanging="360"/>
      </w:pPr>
      <w:rPr>
        <w:rFonts w:hint="default" w:ascii="Wingdings" w:hAnsi="Wingdings"/>
      </w:rPr>
    </w:lvl>
  </w:abstractNum>
  <w:abstractNum w:abstractNumId="65" w15:restartNumberingAfterBreak="0">
    <w:nsid w:val="5E1926C5"/>
    <w:multiLevelType w:val="hybridMultilevel"/>
    <w:tmpl w:val="E12E5584"/>
    <w:lvl w:ilvl="0" w:tplc="04100003">
      <w:start w:val="1"/>
      <w:numFmt w:val="bullet"/>
      <w:lvlText w:val="o"/>
      <w:lvlJc w:val="left"/>
      <w:pPr>
        <w:ind w:left="1440" w:hanging="360"/>
      </w:pPr>
      <w:rPr>
        <w:rFonts w:hint="default" w:ascii="Courier New" w:hAnsi="Courier New" w:cs="Courier New"/>
      </w:rPr>
    </w:lvl>
    <w:lvl w:ilvl="1" w:tplc="FFFFFFFF">
      <w:start w:val="1"/>
      <w:numFmt w:val="bullet"/>
      <w:lvlText w:val="o"/>
      <w:lvlJc w:val="left"/>
      <w:pPr>
        <w:ind w:left="2160" w:hanging="360"/>
      </w:pPr>
      <w:rPr>
        <w:rFonts w:hint="default" w:ascii="Courier New" w:hAnsi="Courier New" w:cs="Courier New"/>
      </w:rPr>
    </w:lvl>
    <w:lvl w:ilvl="2" w:tplc="FFFFFFFF">
      <w:start w:val="1"/>
      <w:numFmt w:val="bullet"/>
      <w:lvlText w:val=""/>
      <w:lvlJc w:val="left"/>
      <w:pPr>
        <w:ind w:left="2880" w:hanging="360"/>
      </w:pPr>
      <w:rPr>
        <w:rFonts w:hint="default" w:ascii="Wingdings" w:hAnsi="Wingdings"/>
      </w:rPr>
    </w:lvl>
    <w:lvl w:ilvl="3" w:tplc="FFFFFFFF">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66" w15:restartNumberingAfterBreak="0">
    <w:nsid w:val="60653B15"/>
    <w:multiLevelType w:val="hybridMultilevel"/>
    <w:tmpl w:val="9702C06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15:restartNumberingAfterBreak="0">
    <w:nsid w:val="62312A62"/>
    <w:multiLevelType w:val="hybridMultilevel"/>
    <w:tmpl w:val="5ED4495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8" w15:restartNumberingAfterBreak="0">
    <w:nsid w:val="62F51AD5"/>
    <w:multiLevelType w:val="hybridMultilevel"/>
    <w:tmpl w:val="082256B4"/>
    <w:lvl w:ilvl="0" w:tplc="04090003">
      <w:start w:val="1"/>
      <w:numFmt w:val="bullet"/>
      <w:lvlText w:val="o"/>
      <w:lvlJc w:val="left"/>
      <w:pPr>
        <w:ind w:left="1494" w:hanging="360"/>
      </w:pPr>
      <w:rPr>
        <w:rFonts w:hint="default" w:ascii="Courier New" w:hAnsi="Courier New" w:cs="Courier New"/>
      </w:rPr>
    </w:lvl>
    <w:lvl w:ilvl="1" w:tplc="04090003">
      <w:start w:val="1"/>
      <w:numFmt w:val="bullet"/>
      <w:lvlText w:val="o"/>
      <w:lvlJc w:val="left"/>
      <w:pPr>
        <w:ind w:left="2214" w:hanging="360"/>
      </w:pPr>
      <w:rPr>
        <w:rFonts w:hint="default" w:ascii="Courier New" w:hAnsi="Courier New" w:cs="Courier New"/>
      </w:rPr>
    </w:lvl>
    <w:lvl w:ilvl="2" w:tplc="04090005" w:tentative="1">
      <w:start w:val="1"/>
      <w:numFmt w:val="bullet"/>
      <w:lvlText w:val=""/>
      <w:lvlJc w:val="left"/>
      <w:pPr>
        <w:ind w:left="2934" w:hanging="360"/>
      </w:pPr>
      <w:rPr>
        <w:rFonts w:hint="default" w:ascii="Wingdings" w:hAnsi="Wingdings"/>
      </w:rPr>
    </w:lvl>
    <w:lvl w:ilvl="3" w:tplc="04090001" w:tentative="1">
      <w:start w:val="1"/>
      <w:numFmt w:val="bullet"/>
      <w:lvlText w:val=""/>
      <w:lvlJc w:val="left"/>
      <w:pPr>
        <w:ind w:left="3654" w:hanging="360"/>
      </w:pPr>
      <w:rPr>
        <w:rFonts w:hint="default" w:ascii="Symbol" w:hAnsi="Symbol"/>
      </w:rPr>
    </w:lvl>
    <w:lvl w:ilvl="4" w:tplc="04090003" w:tentative="1">
      <w:start w:val="1"/>
      <w:numFmt w:val="bullet"/>
      <w:lvlText w:val="o"/>
      <w:lvlJc w:val="left"/>
      <w:pPr>
        <w:ind w:left="4374" w:hanging="360"/>
      </w:pPr>
      <w:rPr>
        <w:rFonts w:hint="default" w:ascii="Courier New" w:hAnsi="Courier New" w:cs="Courier New"/>
      </w:rPr>
    </w:lvl>
    <w:lvl w:ilvl="5" w:tplc="04090005" w:tentative="1">
      <w:start w:val="1"/>
      <w:numFmt w:val="bullet"/>
      <w:lvlText w:val=""/>
      <w:lvlJc w:val="left"/>
      <w:pPr>
        <w:ind w:left="5094" w:hanging="360"/>
      </w:pPr>
      <w:rPr>
        <w:rFonts w:hint="default" w:ascii="Wingdings" w:hAnsi="Wingdings"/>
      </w:rPr>
    </w:lvl>
    <w:lvl w:ilvl="6" w:tplc="04090001" w:tentative="1">
      <w:start w:val="1"/>
      <w:numFmt w:val="bullet"/>
      <w:lvlText w:val=""/>
      <w:lvlJc w:val="left"/>
      <w:pPr>
        <w:ind w:left="5814" w:hanging="360"/>
      </w:pPr>
      <w:rPr>
        <w:rFonts w:hint="default" w:ascii="Symbol" w:hAnsi="Symbol"/>
      </w:rPr>
    </w:lvl>
    <w:lvl w:ilvl="7" w:tplc="04090003" w:tentative="1">
      <w:start w:val="1"/>
      <w:numFmt w:val="bullet"/>
      <w:lvlText w:val="o"/>
      <w:lvlJc w:val="left"/>
      <w:pPr>
        <w:ind w:left="6534" w:hanging="360"/>
      </w:pPr>
      <w:rPr>
        <w:rFonts w:hint="default" w:ascii="Courier New" w:hAnsi="Courier New" w:cs="Courier New"/>
      </w:rPr>
    </w:lvl>
    <w:lvl w:ilvl="8" w:tplc="04090005" w:tentative="1">
      <w:start w:val="1"/>
      <w:numFmt w:val="bullet"/>
      <w:lvlText w:val=""/>
      <w:lvlJc w:val="left"/>
      <w:pPr>
        <w:ind w:left="7254" w:hanging="360"/>
      </w:pPr>
      <w:rPr>
        <w:rFonts w:hint="default" w:ascii="Wingdings" w:hAnsi="Wingdings"/>
      </w:rPr>
    </w:lvl>
  </w:abstractNum>
  <w:abstractNum w:abstractNumId="69" w15:restartNumberingAfterBreak="0">
    <w:nsid w:val="66A0585C"/>
    <w:multiLevelType w:val="hybridMultilevel"/>
    <w:tmpl w:val="188AC55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0" w15:restartNumberingAfterBreak="0">
    <w:nsid w:val="6AAC1156"/>
    <w:multiLevelType w:val="hybridMultilevel"/>
    <w:tmpl w:val="68446E22"/>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1" w15:restartNumberingAfterBreak="0">
    <w:nsid w:val="6C041742"/>
    <w:multiLevelType w:val="multilevel"/>
    <w:tmpl w:val="A044EF48"/>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Calibri" w:hAnsi="Calibri" w:eastAsia="Calibri"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D231D69"/>
    <w:multiLevelType w:val="hybridMultilevel"/>
    <w:tmpl w:val="E9A047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3" w15:restartNumberingAfterBreak="0">
    <w:nsid w:val="6DA5258F"/>
    <w:multiLevelType w:val="hybridMultilevel"/>
    <w:tmpl w:val="1AD60CC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4" w15:restartNumberingAfterBreak="0">
    <w:nsid w:val="71465808"/>
    <w:multiLevelType w:val="hybridMultilevel"/>
    <w:tmpl w:val="DE80845E"/>
    <w:lvl w:ilvl="0" w:tplc="04090003">
      <w:start w:val="1"/>
      <w:numFmt w:val="bullet"/>
      <w:lvlText w:val="o"/>
      <w:lvlJc w:val="left"/>
      <w:pPr>
        <w:ind w:left="709" w:hanging="360"/>
      </w:pPr>
      <w:rPr>
        <w:rFonts w:hint="default" w:ascii="Courier New" w:hAnsi="Courier New" w:cs="Courier New"/>
      </w:rPr>
    </w:lvl>
    <w:lvl w:ilvl="1" w:tplc="04100003">
      <w:start w:val="1"/>
      <w:numFmt w:val="bullet"/>
      <w:lvlText w:val="o"/>
      <w:lvlJc w:val="left"/>
      <w:pPr>
        <w:ind w:left="1429" w:hanging="360"/>
      </w:pPr>
      <w:rPr>
        <w:rFonts w:hint="default" w:ascii="Courier New" w:hAnsi="Courier New" w:cs="Courier New"/>
      </w:rPr>
    </w:lvl>
    <w:lvl w:ilvl="2" w:tplc="04100005">
      <w:start w:val="1"/>
      <w:numFmt w:val="bullet"/>
      <w:lvlText w:val=""/>
      <w:lvlJc w:val="left"/>
      <w:pPr>
        <w:ind w:left="2149" w:hanging="360"/>
      </w:pPr>
      <w:rPr>
        <w:rFonts w:hint="default" w:ascii="Wingdings" w:hAnsi="Wingdings"/>
      </w:rPr>
    </w:lvl>
    <w:lvl w:ilvl="3" w:tplc="04100001" w:tentative="1">
      <w:start w:val="1"/>
      <w:numFmt w:val="bullet"/>
      <w:lvlText w:val=""/>
      <w:lvlJc w:val="left"/>
      <w:pPr>
        <w:ind w:left="2869" w:hanging="360"/>
      </w:pPr>
      <w:rPr>
        <w:rFonts w:hint="default" w:ascii="Symbol" w:hAnsi="Symbol"/>
      </w:rPr>
    </w:lvl>
    <w:lvl w:ilvl="4" w:tplc="04100003" w:tentative="1">
      <w:start w:val="1"/>
      <w:numFmt w:val="bullet"/>
      <w:lvlText w:val="o"/>
      <w:lvlJc w:val="left"/>
      <w:pPr>
        <w:ind w:left="3589" w:hanging="360"/>
      </w:pPr>
      <w:rPr>
        <w:rFonts w:hint="default" w:ascii="Courier New" w:hAnsi="Courier New" w:cs="Courier New"/>
      </w:rPr>
    </w:lvl>
    <w:lvl w:ilvl="5" w:tplc="04100005" w:tentative="1">
      <w:start w:val="1"/>
      <w:numFmt w:val="bullet"/>
      <w:lvlText w:val=""/>
      <w:lvlJc w:val="left"/>
      <w:pPr>
        <w:ind w:left="4309" w:hanging="360"/>
      </w:pPr>
      <w:rPr>
        <w:rFonts w:hint="default" w:ascii="Wingdings" w:hAnsi="Wingdings"/>
      </w:rPr>
    </w:lvl>
    <w:lvl w:ilvl="6" w:tplc="04100001" w:tentative="1">
      <w:start w:val="1"/>
      <w:numFmt w:val="bullet"/>
      <w:lvlText w:val=""/>
      <w:lvlJc w:val="left"/>
      <w:pPr>
        <w:ind w:left="5029" w:hanging="360"/>
      </w:pPr>
      <w:rPr>
        <w:rFonts w:hint="default" w:ascii="Symbol" w:hAnsi="Symbol"/>
      </w:rPr>
    </w:lvl>
    <w:lvl w:ilvl="7" w:tplc="04100003" w:tentative="1">
      <w:start w:val="1"/>
      <w:numFmt w:val="bullet"/>
      <w:lvlText w:val="o"/>
      <w:lvlJc w:val="left"/>
      <w:pPr>
        <w:ind w:left="5749" w:hanging="360"/>
      </w:pPr>
      <w:rPr>
        <w:rFonts w:hint="default" w:ascii="Courier New" w:hAnsi="Courier New" w:cs="Courier New"/>
      </w:rPr>
    </w:lvl>
    <w:lvl w:ilvl="8" w:tplc="04100005" w:tentative="1">
      <w:start w:val="1"/>
      <w:numFmt w:val="bullet"/>
      <w:lvlText w:val=""/>
      <w:lvlJc w:val="left"/>
      <w:pPr>
        <w:ind w:left="6469" w:hanging="360"/>
      </w:pPr>
      <w:rPr>
        <w:rFonts w:hint="default" w:ascii="Wingdings" w:hAnsi="Wingdings"/>
      </w:rPr>
    </w:lvl>
  </w:abstractNum>
  <w:abstractNum w:abstractNumId="75" w15:restartNumberingAfterBreak="0">
    <w:nsid w:val="71F109BC"/>
    <w:multiLevelType w:val="hybridMultilevel"/>
    <w:tmpl w:val="73FAB9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6" w15:restartNumberingAfterBreak="0">
    <w:nsid w:val="72B97393"/>
    <w:multiLevelType w:val="hybridMultilevel"/>
    <w:tmpl w:val="73FAB98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7" w15:restartNumberingAfterBreak="0">
    <w:nsid w:val="74E70F68"/>
    <w:multiLevelType w:val="hybridMultilevel"/>
    <w:tmpl w:val="89F2ADE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8" w15:restartNumberingAfterBreak="0">
    <w:nsid w:val="75436751"/>
    <w:multiLevelType w:val="multilevel"/>
    <w:tmpl w:val="B6CEA02E"/>
    <w:styleLink w:val="111111"/>
    <w:lvl w:ilvl="0">
      <w:start w:val="2"/>
      <w:numFmt w:val="decimal"/>
      <w:lvlText w:val="%1."/>
      <w:lvlJc w:val="left"/>
      <w:pPr>
        <w:tabs>
          <w:tab w:val="num" w:pos="720"/>
        </w:tabs>
        <w:ind w:left="360" w:hanging="360"/>
      </w:pPr>
      <w:rPr>
        <w:rFonts w:cs="Times New Roman"/>
      </w:rPr>
    </w:lvl>
    <w:lvl w:ilvl="1">
      <w:start w:val="2"/>
      <w:numFmt w:val="decimal"/>
      <w:lvlText w:val="%1.%2."/>
      <w:lvlJc w:val="left"/>
      <w:pPr>
        <w:tabs>
          <w:tab w:val="num" w:pos="180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60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400"/>
        </w:tabs>
        <w:ind w:left="2736" w:hanging="936"/>
      </w:pPr>
      <w:rPr>
        <w:rFonts w:cs="Times New Roman"/>
      </w:rPr>
    </w:lvl>
    <w:lvl w:ilvl="6">
      <w:start w:val="1"/>
      <w:numFmt w:val="decimal"/>
      <w:lvlText w:val="%1.%2.%3.%4.%5.%6.%7."/>
      <w:lvlJc w:val="left"/>
      <w:pPr>
        <w:tabs>
          <w:tab w:val="num" w:pos="6120"/>
        </w:tabs>
        <w:ind w:left="3240" w:hanging="1080"/>
      </w:pPr>
      <w:rPr>
        <w:rFonts w:cs="Times New Roman"/>
      </w:rPr>
    </w:lvl>
    <w:lvl w:ilvl="7">
      <w:start w:val="1"/>
      <w:numFmt w:val="decimal"/>
      <w:lvlText w:val="%1.%2.%3.%4.%5.%6.%7.%8."/>
      <w:lvlJc w:val="left"/>
      <w:pPr>
        <w:tabs>
          <w:tab w:val="num" w:pos="7200"/>
        </w:tabs>
        <w:ind w:left="3744" w:hanging="1224"/>
      </w:pPr>
      <w:rPr>
        <w:rFonts w:cs="Times New Roman"/>
      </w:rPr>
    </w:lvl>
    <w:lvl w:ilvl="8">
      <w:start w:val="1"/>
      <w:numFmt w:val="decimal"/>
      <w:lvlText w:val="%1.%2.%3.%4.%5.%6.%7.%8.%9."/>
      <w:lvlJc w:val="left"/>
      <w:pPr>
        <w:tabs>
          <w:tab w:val="num" w:pos="7920"/>
        </w:tabs>
        <w:ind w:left="4320" w:hanging="1440"/>
      </w:pPr>
      <w:rPr>
        <w:rFonts w:cs="Times New Roman"/>
      </w:rPr>
    </w:lvl>
  </w:abstractNum>
  <w:abstractNum w:abstractNumId="79" w15:restartNumberingAfterBreak="0">
    <w:nsid w:val="77E56145"/>
    <w:multiLevelType w:val="hybridMultilevel"/>
    <w:tmpl w:val="AE86BBF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80" w15:restartNumberingAfterBreak="0">
    <w:nsid w:val="7CA75951"/>
    <w:multiLevelType w:val="multilevel"/>
    <w:tmpl w:val="BA2828D6"/>
    <w:lvl w:ilvl="0">
      <w:start w:val="13"/>
      <w:numFmt w:val="decimal"/>
      <w:pStyle w:val="Allegato1"/>
      <w:lvlText w:val="%1"/>
      <w:lvlJc w:val="left"/>
      <w:pPr>
        <w:tabs>
          <w:tab w:val="num" w:pos="432"/>
        </w:tabs>
        <w:ind w:left="432" w:hanging="432"/>
      </w:pPr>
      <w:rPr>
        <w:rFonts w:hint="default"/>
      </w:rPr>
    </w:lvl>
    <w:lvl w:ilvl="1">
      <w:start w:val="1"/>
      <w:numFmt w:val="decimal"/>
      <w:pStyle w:val="Allegato2"/>
      <w:lvlText w:val="%1.%2"/>
      <w:lvlJc w:val="left"/>
      <w:pPr>
        <w:tabs>
          <w:tab w:val="num" w:pos="576"/>
        </w:tabs>
        <w:ind w:left="576" w:hanging="576"/>
      </w:pPr>
      <w:rPr>
        <w:rFonts w:hint="default"/>
      </w:rPr>
    </w:lvl>
    <w:lvl w:ilvl="2">
      <w:start w:val="1"/>
      <w:numFmt w:val="decimal"/>
      <w:pStyle w:val="Allegato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7DA3305A"/>
    <w:multiLevelType w:val="hybridMultilevel"/>
    <w:tmpl w:val="C1BCEDEA"/>
    <w:lvl w:ilvl="0" w:tplc="04090003">
      <w:start w:val="1"/>
      <w:numFmt w:val="bullet"/>
      <w:lvlText w:val="o"/>
      <w:lvlJc w:val="left"/>
      <w:pPr>
        <w:ind w:left="1069" w:hanging="360"/>
      </w:pPr>
      <w:rPr>
        <w:rFonts w:hint="default" w:ascii="Courier New" w:hAnsi="Courier New" w:cs="Courier New"/>
      </w:rPr>
    </w:lvl>
    <w:lvl w:ilvl="1" w:tplc="04090005">
      <w:start w:val="1"/>
      <w:numFmt w:val="bullet"/>
      <w:lvlText w:val=""/>
      <w:lvlJc w:val="left"/>
      <w:pPr>
        <w:ind w:left="1451" w:hanging="360"/>
      </w:pPr>
      <w:rPr>
        <w:rFonts w:hint="default" w:ascii="Wingdings" w:hAnsi="Wingdings"/>
      </w:rPr>
    </w:lvl>
    <w:lvl w:ilvl="2" w:tplc="04090005">
      <w:start w:val="1"/>
      <w:numFmt w:val="bullet"/>
      <w:lvlText w:val=""/>
      <w:lvlJc w:val="left"/>
      <w:pPr>
        <w:ind w:left="2509" w:hanging="360"/>
      </w:pPr>
      <w:rPr>
        <w:rFonts w:hint="default" w:ascii="Wingdings" w:hAnsi="Wingdings"/>
      </w:rPr>
    </w:lvl>
    <w:lvl w:ilvl="3" w:tplc="04090001">
      <w:start w:val="1"/>
      <w:numFmt w:val="bullet"/>
      <w:lvlText w:val=""/>
      <w:lvlJc w:val="left"/>
      <w:pPr>
        <w:ind w:left="3229" w:hanging="360"/>
      </w:pPr>
      <w:rPr>
        <w:rFonts w:hint="default" w:ascii="Symbol" w:hAnsi="Symbol"/>
      </w:rPr>
    </w:lvl>
    <w:lvl w:ilvl="4" w:tplc="04090003">
      <w:start w:val="1"/>
      <w:numFmt w:val="bullet"/>
      <w:lvlText w:val="o"/>
      <w:lvlJc w:val="left"/>
      <w:pPr>
        <w:ind w:left="3949" w:hanging="360"/>
      </w:pPr>
      <w:rPr>
        <w:rFonts w:hint="default" w:ascii="Courier New" w:hAnsi="Courier New" w:cs="Courier New"/>
      </w:rPr>
    </w:lvl>
    <w:lvl w:ilvl="5" w:tplc="04090005">
      <w:start w:val="1"/>
      <w:numFmt w:val="bullet"/>
      <w:lvlText w:val=""/>
      <w:lvlJc w:val="left"/>
      <w:pPr>
        <w:ind w:left="4669" w:hanging="360"/>
      </w:pPr>
      <w:rPr>
        <w:rFonts w:hint="default" w:ascii="Wingdings" w:hAnsi="Wingdings"/>
      </w:rPr>
    </w:lvl>
    <w:lvl w:ilvl="6" w:tplc="04090001" w:tentative="1">
      <w:start w:val="1"/>
      <w:numFmt w:val="bullet"/>
      <w:lvlText w:val=""/>
      <w:lvlJc w:val="left"/>
      <w:pPr>
        <w:ind w:left="5389" w:hanging="360"/>
      </w:pPr>
      <w:rPr>
        <w:rFonts w:hint="default" w:ascii="Symbol" w:hAnsi="Symbol"/>
      </w:rPr>
    </w:lvl>
    <w:lvl w:ilvl="7" w:tplc="04090003" w:tentative="1">
      <w:start w:val="1"/>
      <w:numFmt w:val="bullet"/>
      <w:lvlText w:val="o"/>
      <w:lvlJc w:val="left"/>
      <w:pPr>
        <w:ind w:left="6109" w:hanging="360"/>
      </w:pPr>
      <w:rPr>
        <w:rFonts w:hint="default" w:ascii="Courier New" w:hAnsi="Courier New" w:cs="Courier New"/>
      </w:rPr>
    </w:lvl>
    <w:lvl w:ilvl="8" w:tplc="04090005" w:tentative="1">
      <w:start w:val="1"/>
      <w:numFmt w:val="bullet"/>
      <w:lvlText w:val=""/>
      <w:lvlJc w:val="left"/>
      <w:pPr>
        <w:ind w:left="6829" w:hanging="360"/>
      </w:pPr>
      <w:rPr>
        <w:rFonts w:hint="default" w:ascii="Wingdings" w:hAnsi="Wingdings"/>
      </w:rPr>
    </w:lvl>
  </w:abstractNum>
  <w:abstractNum w:abstractNumId="82" w15:restartNumberingAfterBreak="0">
    <w:nsid w:val="7DCB37EF"/>
    <w:multiLevelType w:val="multilevel"/>
    <w:tmpl w:val="750491AA"/>
    <w:lvl w:ilvl="0">
      <w:start w:val="1"/>
      <w:numFmt w:val="bullet"/>
      <w:pStyle w:val="Puntoelencobullet0"/>
      <w:lvlText w:val=""/>
      <w:lvlJc w:val="left"/>
      <w:pPr>
        <w:tabs>
          <w:tab w:val="num" w:pos="360"/>
        </w:tabs>
        <w:ind w:left="360" w:hanging="360"/>
      </w:pPr>
      <w:rPr>
        <w:rFonts w:hint="default" w:ascii="Symbol" w:hAnsi="Symbol"/>
      </w:rPr>
    </w:lvl>
    <w:lvl w:ilvl="1">
      <w:start w:val="1"/>
      <w:numFmt w:val="decimal"/>
      <w:lvlText w:val="%1.%2."/>
      <w:lvlJc w:val="left"/>
      <w:pPr>
        <w:tabs>
          <w:tab w:val="num" w:pos="576"/>
        </w:tabs>
        <w:ind w:left="576" w:hanging="576"/>
      </w:pPr>
      <w:rPr>
        <w:rFonts w:hint="default" w:cs="Times New Roman"/>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864"/>
        </w:tabs>
        <w:ind w:left="864" w:hanging="864"/>
      </w:pPr>
      <w:rPr>
        <w:rFonts w:hint="default" w:cs="Times New Roman"/>
      </w:rPr>
    </w:lvl>
    <w:lvl w:ilvl="4">
      <w:start w:val="1"/>
      <w:numFmt w:val="decimal"/>
      <w:lvlText w:val="%1.%2.%3.%4.%5"/>
      <w:lvlJc w:val="left"/>
      <w:pPr>
        <w:tabs>
          <w:tab w:val="num" w:pos="1008"/>
        </w:tabs>
        <w:ind w:left="1008" w:hanging="1008"/>
      </w:pPr>
      <w:rPr>
        <w:rFonts w:hint="default" w:cs="Times New Roman"/>
      </w:rPr>
    </w:lvl>
    <w:lvl w:ilvl="5">
      <w:start w:val="1"/>
      <w:numFmt w:val="decimal"/>
      <w:lvlText w:val="%1.%2.%3.%4.%5.%6"/>
      <w:lvlJc w:val="left"/>
      <w:pPr>
        <w:tabs>
          <w:tab w:val="num" w:pos="1152"/>
        </w:tabs>
        <w:ind w:left="1152" w:hanging="1152"/>
      </w:pPr>
      <w:rPr>
        <w:rFonts w:hint="default" w:cs="Times New Roman"/>
      </w:rPr>
    </w:lvl>
    <w:lvl w:ilvl="6">
      <w:start w:val="1"/>
      <w:numFmt w:val="decimal"/>
      <w:lvlText w:val="%1.%2.%3.%4.%5.%6.%7"/>
      <w:lvlJc w:val="left"/>
      <w:pPr>
        <w:tabs>
          <w:tab w:val="num" w:pos="1296"/>
        </w:tabs>
        <w:ind w:left="1296" w:hanging="1296"/>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584"/>
        </w:tabs>
        <w:ind w:left="1584" w:hanging="1584"/>
      </w:pPr>
      <w:rPr>
        <w:rFonts w:hint="default" w:cs="Times New Roman"/>
      </w:rPr>
    </w:lvl>
  </w:abstractNum>
  <w:abstractNum w:abstractNumId="83" w15:restartNumberingAfterBreak="0">
    <w:nsid w:val="7E9B4C9F"/>
    <w:multiLevelType w:val="hybridMultilevel"/>
    <w:tmpl w:val="58E4AB3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num w:numId="1" w16cid:durableId="1813672436">
    <w:abstractNumId w:val="48"/>
  </w:num>
  <w:num w:numId="2" w16cid:durableId="272785736">
    <w:abstractNumId w:val="78"/>
  </w:num>
  <w:num w:numId="3" w16cid:durableId="1216549660">
    <w:abstractNumId w:val="53"/>
  </w:num>
  <w:num w:numId="4" w16cid:durableId="1728797025">
    <w:abstractNumId w:val="19"/>
  </w:num>
  <w:num w:numId="5" w16cid:durableId="638072734">
    <w:abstractNumId w:val="56"/>
  </w:num>
  <w:num w:numId="6" w16cid:durableId="1022510718">
    <w:abstractNumId w:val="38"/>
  </w:num>
  <w:num w:numId="7" w16cid:durableId="1952928098">
    <w:abstractNumId w:val="5"/>
  </w:num>
  <w:num w:numId="8" w16cid:durableId="846750858">
    <w:abstractNumId w:val="82"/>
  </w:num>
  <w:num w:numId="9" w16cid:durableId="729108394">
    <w:abstractNumId w:val="36"/>
  </w:num>
  <w:num w:numId="10" w16cid:durableId="414860085">
    <w:abstractNumId w:val="58"/>
  </w:num>
  <w:num w:numId="11" w16cid:durableId="2050179999">
    <w:abstractNumId w:val="47"/>
  </w:num>
  <w:num w:numId="12" w16cid:durableId="926770436">
    <w:abstractNumId w:val="49"/>
  </w:num>
  <w:num w:numId="13" w16cid:durableId="1981885821">
    <w:abstractNumId w:val="39"/>
  </w:num>
  <w:num w:numId="14" w16cid:durableId="550772473">
    <w:abstractNumId w:val="23"/>
  </w:num>
  <w:num w:numId="15" w16cid:durableId="240256464">
    <w:abstractNumId w:val="62"/>
  </w:num>
  <w:num w:numId="16" w16cid:durableId="888805076">
    <w:abstractNumId w:val="28"/>
  </w:num>
  <w:num w:numId="17" w16cid:durableId="349724041">
    <w:abstractNumId w:val="7"/>
  </w:num>
  <w:num w:numId="18" w16cid:durableId="87509072">
    <w:abstractNumId w:val="35"/>
  </w:num>
  <w:num w:numId="19" w16cid:durableId="1891645117">
    <w:abstractNumId w:val="80"/>
  </w:num>
  <w:num w:numId="20" w16cid:durableId="505291258">
    <w:abstractNumId w:val="0"/>
  </w:num>
  <w:num w:numId="21" w16cid:durableId="2064408329">
    <w:abstractNumId w:val="51"/>
  </w:num>
  <w:num w:numId="22" w16cid:durableId="1410927696">
    <w:abstractNumId w:val="70"/>
  </w:num>
  <w:num w:numId="23" w16cid:durableId="2068338631">
    <w:abstractNumId w:val="67"/>
  </w:num>
  <w:num w:numId="24" w16cid:durableId="1643387164">
    <w:abstractNumId w:val="3"/>
  </w:num>
  <w:num w:numId="25" w16cid:durableId="5863528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4184516">
    <w:abstractNumId w:val="26"/>
  </w:num>
  <w:num w:numId="27" w16cid:durableId="1353413497">
    <w:abstractNumId w:val="29"/>
  </w:num>
  <w:num w:numId="28" w16cid:durableId="862281216">
    <w:abstractNumId w:val="69"/>
  </w:num>
  <w:num w:numId="29" w16cid:durableId="1870147085">
    <w:abstractNumId w:val="79"/>
  </w:num>
  <w:num w:numId="30" w16cid:durableId="2036884480">
    <w:abstractNumId w:val="17"/>
  </w:num>
  <w:num w:numId="31" w16cid:durableId="1724132251">
    <w:abstractNumId w:val="9"/>
  </w:num>
  <w:num w:numId="32" w16cid:durableId="1053890816">
    <w:abstractNumId w:val="54"/>
  </w:num>
  <w:num w:numId="33" w16cid:durableId="14428678">
    <w:abstractNumId w:val="74"/>
  </w:num>
  <w:num w:numId="34" w16cid:durableId="337120874">
    <w:abstractNumId w:val="40"/>
  </w:num>
  <w:num w:numId="35" w16cid:durableId="1583833609">
    <w:abstractNumId w:val="74"/>
  </w:num>
  <w:num w:numId="36" w16cid:durableId="125227209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91392658">
    <w:abstractNumId w:val="73"/>
  </w:num>
  <w:num w:numId="38" w16cid:durableId="2002809117">
    <w:abstractNumId w:val="45"/>
  </w:num>
  <w:num w:numId="39" w16cid:durableId="1547985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40494225">
    <w:abstractNumId w:val="61"/>
  </w:num>
  <w:num w:numId="41" w16cid:durableId="851920776">
    <w:abstractNumId w:val="77"/>
  </w:num>
  <w:num w:numId="42" w16cid:durableId="936643968">
    <w:abstractNumId w:val="14"/>
  </w:num>
  <w:num w:numId="43" w16cid:durableId="176769479">
    <w:abstractNumId w:val="10"/>
  </w:num>
  <w:num w:numId="44" w16cid:durableId="1368487001">
    <w:abstractNumId w:val="55"/>
  </w:num>
  <w:num w:numId="45" w16cid:durableId="1908951505">
    <w:abstractNumId w:val="12"/>
  </w:num>
  <w:num w:numId="46" w16cid:durableId="1986279053">
    <w:abstractNumId w:val="71"/>
  </w:num>
  <w:num w:numId="47" w16cid:durableId="702635756">
    <w:abstractNumId w:val="66"/>
  </w:num>
  <w:num w:numId="48" w16cid:durableId="103154065">
    <w:abstractNumId w:val="41"/>
  </w:num>
  <w:num w:numId="49" w16cid:durableId="735203300">
    <w:abstractNumId w:val="11"/>
  </w:num>
  <w:num w:numId="50" w16cid:durableId="5969870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96344363">
    <w:abstractNumId w:val="44"/>
  </w:num>
  <w:num w:numId="52" w16cid:durableId="855967189">
    <w:abstractNumId w:val="75"/>
  </w:num>
  <w:num w:numId="53" w16cid:durableId="553735818">
    <w:abstractNumId w:val="76"/>
  </w:num>
  <w:num w:numId="54" w16cid:durableId="1815871628">
    <w:abstractNumId w:val="34"/>
  </w:num>
  <w:num w:numId="55" w16cid:durableId="1530291513">
    <w:abstractNumId w:val="2"/>
  </w:num>
  <w:num w:numId="56" w16cid:durableId="1432702184">
    <w:abstractNumId w:val="13"/>
  </w:num>
  <w:num w:numId="57" w16cid:durableId="706831646">
    <w:abstractNumId w:val="6"/>
  </w:num>
  <w:num w:numId="58" w16cid:durableId="1263999639">
    <w:abstractNumId w:val="59"/>
  </w:num>
  <w:num w:numId="59" w16cid:durableId="154952921">
    <w:abstractNumId w:val="16"/>
  </w:num>
  <w:num w:numId="60" w16cid:durableId="2143694603">
    <w:abstractNumId w:val="81"/>
  </w:num>
  <w:num w:numId="61" w16cid:durableId="511183714">
    <w:abstractNumId w:val="20"/>
  </w:num>
  <w:num w:numId="62" w16cid:durableId="430514050">
    <w:abstractNumId w:val="65"/>
  </w:num>
  <w:num w:numId="63" w16cid:durableId="576088634">
    <w:abstractNumId w:val="1"/>
  </w:num>
  <w:num w:numId="64" w16cid:durableId="1938177135">
    <w:abstractNumId w:val="31"/>
  </w:num>
  <w:num w:numId="65" w16cid:durableId="2134788881">
    <w:abstractNumId w:val="37"/>
  </w:num>
  <w:num w:numId="66" w16cid:durableId="1931620441">
    <w:abstractNumId w:val="60"/>
  </w:num>
  <w:num w:numId="67" w16cid:durableId="1571887425">
    <w:abstractNumId w:val="22"/>
  </w:num>
  <w:num w:numId="68" w16cid:durableId="511264746">
    <w:abstractNumId w:val="57"/>
  </w:num>
  <w:num w:numId="69" w16cid:durableId="10047449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44415454">
    <w:abstractNumId w:val="68"/>
  </w:num>
  <w:num w:numId="71" w16cid:durableId="1358196152">
    <w:abstractNumId w:val="83"/>
  </w:num>
  <w:num w:numId="72" w16cid:durableId="2026665408">
    <w:abstractNumId w:val="18"/>
  </w:num>
  <w:num w:numId="73" w16cid:durableId="1957172749">
    <w:abstractNumId w:val="30"/>
  </w:num>
  <w:num w:numId="74" w16cid:durableId="647710972">
    <w:abstractNumId w:val="25"/>
  </w:num>
  <w:num w:numId="75" w16cid:durableId="325089429">
    <w:abstractNumId w:val="33"/>
  </w:num>
  <w:num w:numId="76" w16cid:durableId="620721894">
    <w:abstractNumId w:val="21"/>
  </w:num>
  <w:num w:numId="77" w16cid:durableId="1137602496">
    <w:abstractNumId w:val="64"/>
  </w:num>
  <w:num w:numId="78" w16cid:durableId="14400259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251041241">
    <w:abstractNumId w:val="50"/>
  </w:num>
  <w:num w:numId="80" w16cid:durableId="328946037">
    <w:abstractNumId w:val="43"/>
  </w:num>
  <w:num w:numId="81" w16cid:durableId="30305502">
    <w:abstractNumId w:val="52"/>
  </w:num>
  <w:num w:numId="82" w16cid:durableId="1153177935">
    <w:abstractNumId w:val="27"/>
  </w:num>
  <w:num w:numId="83" w16cid:durableId="2032683665">
    <w:abstractNumId w:val="15"/>
  </w:num>
  <w:num w:numId="84" w16cid:durableId="3876507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62248180">
    <w:abstractNumId w:val="63"/>
  </w:num>
  <w:num w:numId="86" w16cid:durableId="1397388952">
    <w:abstractNumId w:val="72"/>
  </w:num>
  <w:num w:numId="87" w16cid:durableId="267084142">
    <w:abstractNumId w:val="32"/>
  </w:num>
  <w:num w:numId="88" w16cid:durableId="132333289">
    <w:abstractNumId w:val="46"/>
  </w:num>
  <w:num w:numId="89" w16cid:durableId="1343580530">
    <w:abstractNumId w:val="4"/>
  </w:num>
  <w:num w:numId="90" w16cid:durableId="2121145844">
    <w:abstractNumId w:val="42"/>
  </w:num>
  <w:numIdMacAtCleanup w:val="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ise Bellofatto">
    <w15:presenceInfo w15:providerId="AD" w15:userId="S::602606@sistinf.it::8d09c140-df1d-4606-97dc-f00709078b3d"/>
  </w15:person>
  <w15:person w15:author="Massimiliano Petruzzi">
    <w15:presenceInfo w15:providerId="AD" w15:userId="S::602553@sistinf.it::8177a9a1-1db6-442b-a4c1-c96c97c3ada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doNotDisplayPageBoundaries/>
  <w:embedSystemFonts/>
  <w:activeWritingStyle w:lang="fr-FR"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1134"/>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186"/>
    <w:rsid w:val="00000129"/>
    <w:rsid w:val="000001C7"/>
    <w:rsid w:val="0000029C"/>
    <w:rsid w:val="00000457"/>
    <w:rsid w:val="00000588"/>
    <w:rsid w:val="000006FC"/>
    <w:rsid w:val="0000070F"/>
    <w:rsid w:val="0000074D"/>
    <w:rsid w:val="00000A37"/>
    <w:rsid w:val="00000B2F"/>
    <w:rsid w:val="00000C7E"/>
    <w:rsid w:val="00000D31"/>
    <w:rsid w:val="00000D44"/>
    <w:rsid w:val="000011AC"/>
    <w:rsid w:val="00001266"/>
    <w:rsid w:val="00001270"/>
    <w:rsid w:val="0000128F"/>
    <w:rsid w:val="000014F8"/>
    <w:rsid w:val="000016C5"/>
    <w:rsid w:val="0000180C"/>
    <w:rsid w:val="00001A32"/>
    <w:rsid w:val="00001A4C"/>
    <w:rsid w:val="00001C9C"/>
    <w:rsid w:val="00001CE5"/>
    <w:rsid w:val="00001E87"/>
    <w:rsid w:val="00001EE4"/>
    <w:rsid w:val="00002034"/>
    <w:rsid w:val="000022B8"/>
    <w:rsid w:val="000022E1"/>
    <w:rsid w:val="00002525"/>
    <w:rsid w:val="0000284B"/>
    <w:rsid w:val="0000285A"/>
    <w:rsid w:val="0000297C"/>
    <w:rsid w:val="00002AB0"/>
    <w:rsid w:val="00002AE1"/>
    <w:rsid w:val="00002B0B"/>
    <w:rsid w:val="00002D14"/>
    <w:rsid w:val="00002E85"/>
    <w:rsid w:val="00002EE9"/>
    <w:rsid w:val="00002F13"/>
    <w:rsid w:val="00002F5D"/>
    <w:rsid w:val="00002FA8"/>
    <w:rsid w:val="00003045"/>
    <w:rsid w:val="00003056"/>
    <w:rsid w:val="0000306A"/>
    <w:rsid w:val="000031C5"/>
    <w:rsid w:val="000032FA"/>
    <w:rsid w:val="0000347E"/>
    <w:rsid w:val="00003980"/>
    <w:rsid w:val="00003995"/>
    <w:rsid w:val="000039C1"/>
    <w:rsid w:val="00003A91"/>
    <w:rsid w:val="00003B90"/>
    <w:rsid w:val="00003E53"/>
    <w:rsid w:val="00003E61"/>
    <w:rsid w:val="00004219"/>
    <w:rsid w:val="0000423A"/>
    <w:rsid w:val="000042AF"/>
    <w:rsid w:val="00004838"/>
    <w:rsid w:val="0000484B"/>
    <w:rsid w:val="0000486A"/>
    <w:rsid w:val="0000489C"/>
    <w:rsid w:val="00004D7A"/>
    <w:rsid w:val="00004D89"/>
    <w:rsid w:val="00004DF9"/>
    <w:rsid w:val="000051ED"/>
    <w:rsid w:val="00005384"/>
    <w:rsid w:val="0000546E"/>
    <w:rsid w:val="00005952"/>
    <w:rsid w:val="00005C1F"/>
    <w:rsid w:val="00005D9B"/>
    <w:rsid w:val="00005F80"/>
    <w:rsid w:val="00005FC3"/>
    <w:rsid w:val="0000621D"/>
    <w:rsid w:val="0000631E"/>
    <w:rsid w:val="000063DE"/>
    <w:rsid w:val="000063FF"/>
    <w:rsid w:val="0000643C"/>
    <w:rsid w:val="0000648C"/>
    <w:rsid w:val="00006505"/>
    <w:rsid w:val="00006626"/>
    <w:rsid w:val="000066B5"/>
    <w:rsid w:val="00006710"/>
    <w:rsid w:val="0000673D"/>
    <w:rsid w:val="0000688E"/>
    <w:rsid w:val="00006BCC"/>
    <w:rsid w:val="00006D9D"/>
    <w:rsid w:val="00006E60"/>
    <w:rsid w:val="00006F0E"/>
    <w:rsid w:val="00006F4A"/>
    <w:rsid w:val="00006F55"/>
    <w:rsid w:val="00006FF0"/>
    <w:rsid w:val="00007206"/>
    <w:rsid w:val="000072E2"/>
    <w:rsid w:val="00007385"/>
    <w:rsid w:val="000076CA"/>
    <w:rsid w:val="000076DC"/>
    <w:rsid w:val="000078BD"/>
    <w:rsid w:val="00007989"/>
    <w:rsid w:val="00007C67"/>
    <w:rsid w:val="00007D0C"/>
    <w:rsid w:val="00010033"/>
    <w:rsid w:val="000100E6"/>
    <w:rsid w:val="0001035B"/>
    <w:rsid w:val="0001035E"/>
    <w:rsid w:val="00010371"/>
    <w:rsid w:val="00010535"/>
    <w:rsid w:val="0001088B"/>
    <w:rsid w:val="000109CD"/>
    <w:rsid w:val="00010A74"/>
    <w:rsid w:val="00010AC0"/>
    <w:rsid w:val="00010E1B"/>
    <w:rsid w:val="00010E9B"/>
    <w:rsid w:val="00010EB0"/>
    <w:rsid w:val="0001102F"/>
    <w:rsid w:val="000111AB"/>
    <w:rsid w:val="000111E3"/>
    <w:rsid w:val="000113F4"/>
    <w:rsid w:val="0001168D"/>
    <w:rsid w:val="00011732"/>
    <w:rsid w:val="000119E4"/>
    <w:rsid w:val="00011BC0"/>
    <w:rsid w:val="00011E0E"/>
    <w:rsid w:val="00012033"/>
    <w:rsid w:val="00012061"/>
    <w:rsid w:val="00012101"/>
    <w:rsid w:val="0001220F"/>
    <w:rsid w:val="000124C0"/>
    <w:rsid w:val="00012597"/>
    <w:rsid w:val="00012711"/>
    <w:rsid w:val="000128A1"/>
    <w:rsid w:val="00012951"/>
    <w:rsid w:val="00012A87"/>
    <w:rsid w:val="00012B76"/>
    <w:rsid w:val="00012D30"/>
    <w:rsid w:val="00012EB7"/>
    <w:rsid w:val="00013005"/>
    <w:rsid w:val="000133C8"/>
    <w:rsid w:val="000133E6"/>
    <w:rsid w:val="00013547"/>
    <w:rsid w:val="00013597"/>
    <w:rsid w:val="000135F5"/>
    <w:rsid w:val="000136CA"/>
    <w:rsid w:val="0001386E"/>
    <w:rsid w:val="00013AF5"/>
    <w:rsid w:val="00013BEE"/>
    <w:rsid w:val="00013D3C"/>
    <w:rsid w:val="00013DA3"/>
    <w:rsid w:val="00013DC8"/>
    <w:rsid w:val="00013E8B"/>
    <w:rsid w:val="00014037"/>
    <w:rsid w:val="0001410C"/>
    <w:rsid w:val="0001420D"/>
    <w:rsid w:val="00014215"/>
    <w:rsid w:val="000142C7"/>
    <w:rsid w:val="0001431C"/>
    <w:rsid w:val="00014320"/>
    <w:rsid w:val="00014538"/>
    <w:rsid w:val="00014765"/>
    <w:rsid w:val="00014845"/>
    <w:rsid w:val="00014892"/>
    <w:rsid w:val="00014950"/>
    <w:rsid w:val="00014A9C"/>
    <w:rsid w:val="00014AB4"/>
    <w:rsid w:val="00014B19"/>
    <w:rsid w:val="00014B94"/>
    <w:rsid w:val="00014BD7"/>
    <w:rsid w:val="00014EC4"/>
    <w:rsid w:val="0001508A"/>
    <w:rsid w:val="0001518C"/>
    <w:rsid w:val="00015214"/>
    <w:rsid w:val="00015364"/>
    <w:rsid w:val="00015582"/>
    <w:rsid w:val="000156A3"/>
    <w:rsid w:val="000156A8"/>
    <w:rsid w:val="0001577F"/>
    <w:rsid w:val="00015AF6"/>
    <w:rsid w:val="00015D45"/>
    <w:rsid w:val="000163A2"/>
    <w:rsid w:val="000165A0"/>
    <w:rsid w:val="0001678A"/>
    <w:rsid w:val="000172ED"/>
    <w:rsid w:val="0001734A"/>
    <w:rsid w:val="00017379"/>
    <w:rsid w:val="0001751F"/>
    <w:rsid w:val="00017597"/>
    <w:rsid w:val="000176ED"/>
    <w:rsid w:val="0001773E"/>
    <w:rsid w:val="000178A4"/>
    <w:rsid w:val="000178F9"/>
    <w:rsid w:val="00017935"/>
    <w:rsid w:val="00017B29"/>
    <w:rsid w:val="00017B63"/>
    <w:rsid w:val="00017BD5"/>
    <w:rsid w:val="00017C27"/>
    <w:rsid w:val="00017C65"/>
    <w:rsid w:val="00017F10"/>
    <w:rsid w:val="00017F55"/>
    <w:rsid w:val="0002051C"/>
    <w:rsid w:val="00020589"/>
    <w:rsid w:val="0002085D"/>
    <w:rsid w:val="00020B5A"/>
    <w:rsid w:val="00020C8C"/>
    <w:rsid w:val="00020EA5"/>
    <w:rsid w:val="00021005"/>
    <w:rsid w:val="0002105C"/>
    <w:rsid w:val="000211B2"/>
    <w:rsid w:val="000211DD"/>
    <w:rsid w:val="000212FE"/>
    <w:rsid w:val="000214B1"/>
    <w:rsid w:val="000214F7"/>
    <w:rsid w:val="00021568"/>
    <w:rsid w:val="000215DC"/>
    <w:rsid w:val="00021667"/>
    <w:rsid w:val="000216CA"/>
    <w:rsid w:val="0002172D"/>
    <w:rsid w:val="00021B50"/>
    <w:rsid w:val="00021B6D"/>
    <w:rsid w:val="00021C80"/>
    <w:rsid w:val="00021E4E"/>
    <w:rsid w:val="00021E72"/>
    <w:rsid w:val="00021EB7"/>
    <w:rsid w:val="00021F05"/>
    <w:rsid w:val="000221E7"/>
    <w:rsid w:val="0002239C"/>
    <w:rsid w:val="0002248C"/>
    <w:rsid w:val="000225FF"/>
    <w:rsid w:val="0002260A"/>
    <w:rsid w:val="000226CF"/>
    <w:rsid w:val="000228CC"/>
    <w:rsid w:val="000229CF"/>
    <w:rsid w:val="00022B5B"/>
    <w:rsid w:val="00022C1E"/>
    <w:rsid w:val="00022C73"/>
    <w:rsid w:val="00022C82"/>
    <w:rsid w:val="00023136"/>
    <w:rsid w:val="00023137"/>
    <w:rsid w:val="00023200"/>
    <w:rsid w:val="00023307"/>
    <w:rsid w:val="00023385"/>
    <w:rsid w:val="00023396"/>
    <w:rsid w:val="000233CA"/>
    <w:rsid w:val="000234B8"/>
    <w:rsid w:val="00023553"/>
    <w:rsid w:val="00023ABF"/>
    <w:rsid w:val="00023B68"/>
    <w:rsid w:val="00023C2F"/>
    <w:rsid w:val="00023D73"/>
    <w:rsid w:val="00023E3E"/>
    <w:rsid w:val="0002402D"/>
    <w:rsid w:val="00024115"/>
    <w:rsid w:val="0002412F"/>
    <w:rsid w:val="0002419D"/>
    <w:rsid w:val="000241BD"/>
    <w:rsid w:val="00024399"/>
    <w:rsid w:val="00024706"/>
    <w:rsid w:val="00024774"/>
    <w:rsid w:val="000248A8"/>
    <w:rsid w:val="000248C0"/>
    <w:rsid w:val="000248F8"/>
    <w:rsid w:val="000249F5"/>
    <w:rsid w:val="00024A79"/>
    <w:rsid w:val="00024AF2"/>
    <w:rsid w:val="00024D08"/>
    <w:rsid w:val="00024D31"/>
    <w:rsid w:val="0002501A"/>
    <w:rsid w:val="000252FB"/>
    <w:rsid w:val="00025436"/>
    <w:rsid w:val="0002544E"/>
    <w:rsid w:val="00025564"/>
    <w:rsid w:val="0002558D"/>
    <w:rsid w:val="00025694"/>
    <w:rsid w:val="000256D8"/>
    <w:rsid w:val="00025749"/>
    <w:rsid w:val="00025975"/>
    <w:rsid w:val="000259D7"/>
    <w:rsid w:val="00025DD3"/>
    <w:rsid w:val="0002616B"/>
    <w:rsid w:val="00026499"/>
    <w:rsid w:val="00026674"/>
    <w:rsid w:val="00026AD1"/>
    <w:rsid w:val="00026B31"/>
    <w:rsid w:val="00026D45"/>
    <w:rsid w:val="00026FB6"/>
    <w:rsid w:val="00027279"/>
    <w:rsid w:val="000272A7"/>
    <w:rsid w:val="000272E6"/>
    <w:rsid w:val="000272FA"/>
    <w:rsid w:val="0002734E"/>
    <w:rsid w:val="0002737F"/>
    <w:rsid w:val="00027491"/>
    <w:rsid w:val="00027496"/>
    <w:rsid w:val="000277C0"/>
    <w:rsid w:val="00027818"/>
    <w:rsid w:val="000279BE"/>
    <w:rsid w:val="00027C20"/>
    <w:rsid w:val="00027CC7"/>
    <w:rsid w:val="00027DBA"/>
    <w:rsid w:val="00027E6B"/>
    <w:rsid w:val="00027EE8"/>
    <w:rsid w:val="0003043B"/>
    <w:rsid w:val="0003050A"/>
    <w:rsid w:val="0003053E"/>
    <w:rsid w:val="00030884"/>
    <w:rsid w:val="00030918"/>
    <w:rsid w:val="00030C9A"/>
    <w:rsid w:val="00030CD5"/>
    <w:rsid w:val="00030DC0"/>
    <w:rsid w:val="00030E58"/>
    <w:rsid w:val="00030FE9"/>
    <w:rsid w:val="0003116D"/>
    <w:rsid w:val="000311D6"/>
    <w:rsid w:val="0003120D"/>
    <w:rsid w:val="000314D7"/>
    <w:rsid w:val="00031606"/>
    <w:rsid w:val="00031617"/>
    <w:rsid w:val="000316DB"/>
    <w:rsid w:val="00031910"/>
    <w:rsid w:val="00031911"/>
    <w:rsid w:val="00031A51"/>
    <w:rsid w:val="00031C09"/>
    <w:rsid w:val="00031EE8"/>
    <w:rsid w:val="00031FAC"/>
    <w:rsid w:val="00031FD6"/>
    <w:rsid w:val="00031FE8"/>
    <w:rsid w:val="000322D8"/>
    <w:rsid w:val="0003237F"/>
    <w:rsid w:val="000323D3"/>
    <w:rsid w:val="0003245B"/>
    <w:rsid w:val="0003248A"/>
    <w:rsid w:val="000327C6"/>
    <w:rsid w:val="00032A84"/>
    <w:rsid w:val="00032B1E"/>
    <w:rsid w:val="00032F2F"/>
    <w:rsid w:val="00033104"/>
    <w:rsid w:val="000332AC"/>
    <w:rsid w:val="0003370A"/>
    <w:rsid w:val="00033746"/>
    <w:rsid w:val="0003381F"/>
    <w:rsid w:val="00033884"/>
    <w:rsid w:val="00033910"/>
    <w:rsid w:val="00033B77"/>
    <w:rsid w:val="0003419B"/>
    <w:rsid w:val="0003424C"/>
    <w:rsid w:val="000342DC"/>
    <w:rsid w:val="00034410"/>
    <w:rsid w:val="00034440"/>
    <w:rsid w:val="000344AB"/>
    <w:rsid w:val="000344F8"/>
    <w:rsid w:val="00034982"/>
    <w:rsid w:val="00034A04"/>
    <w:rsid w:val="00034A3C"/>
    <w:rsid w:val="00034AF6"/>
    <w:rsid w:val="00034CE4"/>
    <w:rsid w:val="00034D64"/>
    <w:rsid w:val="00034D68"/>
    <w:rsid w:val="00034D74"/>
    <w:rsid w:val="00034DBD"/>
    <w:rsid w:val="00034E00"/>
    <w:rsid w:val="00034F19"/>
    <w:rsid w:val="00034F36"/>
    <w:rsid w:val="000350E3"/>
    <w:rsid w:val="0003519B"/>
    <w:rsid w:val="00035589"/>
    <w:rsid w:val="00035891"/>
    <w:rsid w:val="00035894"/>
    <w:rsid w:val="00035AA9"/>
    <w:rsid w:val="00035ACB"/>
    <w:rsid w:val="00035C8F"/>
    <w:rsid w:val="00035E23"/>
    <w:rsid w:val="00035F23"/>
    <w:rsid w:val="00035F90"/>
    <w:rsid w:val="0003609D"/>
    <w:rsid w:val="00036440"/>
    <w:rsid w:val="00036453"/>
    <w:rsid w:val="00036580"/>
    <w:rsid w:val="000365D8"/>
    <w:rsid w:val="0003670F"/>
    <w:rsid w:val="00036731"/>
    <w:rsid w:val="000367EF"/>
    <w:rsid w:val="00036E3E"/>
    <w:rsid w:val="00036F8E"/>
    <w:rsid w:val="000370A6"/>
    <w:rsid w:val="000370EE"/>
    <w:rsid w:val="000370F7"/>
    <w:rsid w:val="0003726E"/>
    <w:rsid w:val="000377DE"/>
    <w:rsid w:val="000378C9"/>
    <w:rsid w:val="00037B76"/>
    <w:rsid w:val="00037BCC"/>
    <w:rsid w:val="00037D85"/>
    <w:rsid w:val="00037E71"/>
    <w:rsid w:val="00040039"/>
    <w:rsid w:val="00040040"/>
    <w:rsid w:val="00040114"/>
    <w:rsid w:val="0004013A"/>
    <w:rsid w:val="00040359"/>
    <w:rsid w:val="000403DF"/>
    <w:rsid w:val="00040454"/>
    <w:rsid w:val="00040494"/>
    <w:rsid w:val="00040550"/>
    <w:rsid w:val="000405D0"/>
    <w:rsid w:val="000406C2"/>
    <w:rsid w:val="0004088F"/>
    <w:rsid w:val="000408BD"/>
    <w:rsid w:val="00040B32"/>
    <w:rsid w:val="00040BF2"/>
    <w:rsid w:val="00041495"/>
    <w:rsid w:val="000416C8"/>
    <w:rsid w:val="000418F7"/>
    <w:rsid w:val="00041F28"/>
    <w:rsid w:val="00042335"/>
    <w:rsid w:val="000423A2"/>
    <w:rsid w:val="00042422"/>
    <w:rsid w:val="00042435"/>
    <w:rsid w:val="00042493"/>
    <w:rsid w:val="0004274F"/>
    <w:rsid w:val="00042B1E"/>
    <w:rsid w:val="00042E07"/>
    <w:rsid w:val="00042F06"/>
    <w:rsid w:val="00042F91"/>
    <w:rsid w:val="00043131"/>
    <w:rsid w:val="000432F8"/>
    <w:rsid w:val="0004347D"/>
    <w:rsid w:val="000438B3"/>
    <w:rsid w:val="000439C5"/>
    <w:rsid w:val="00043A6B"/>
    <w:rsid w:val="00043AA8"/>
    <w:rsid w:val="00043B15"/>
    <w:rsid w:val="00043E63"/>
    <w:rsid w:val="00043F40"/>
    <w:rsid w:val="0004402E"/>
    <w:rsid w:val="000442F1"/>
    <w:rsid w:val="00044328"/>
    <w:rsid w:val="00044329"/>
    <w:rsid w:val="000443F6"/>
    <w:rsid w:val="0004480F"/>
    <w:rsid w:val="0004485C"/>
    <w:rsid w:val="00044897"/>
    <w:rsid w:val="00044B10"/>
    <w:rsid w:val="00044D95"/>
    <w:rsid w:val="00044FA6"/>
    <w:rsid w:val="00045070"/>
    <w:rsid w:val="000453A4"/>
    <w:rsid w:val="000454C2"/>
    <w:rsid w:val="00045579"/>
    <w:rsid w:val="0004558F"/>
    <w:rsid w:val="00045727"/>
    <w:rsid w:val="0004576D"/>
    <w:rsid w:val="000458D4"/>
    <w:rsid w:val="00045920"/>
    <w:rsid w:val="00045944"/>
    <w:rsid w:val="00045AAE"/>
    <w:rsid w:val="00045D13"/>
    <w:rsid w:val="00045DF3"/>
    <w:rsid w:val="00045E60"/>
    <w:rsid w:val="00045FB8"/>
    <w:rsid w:val="0004610D"/>
    <w:rsid w:val="000461DA"/>
    <w:rsid w:val="00046205"/>
    <w:rsid w:val="000462E9"/>
    <w:rsid w:val="000463D9"/>
    <w:rsid w:val="0004646F"/>
    <w:rsid w:val="000464E6"/>
    <w:rsid w:val="00046544"/>
    <w:rsid w:val="00046694"/>
    <w:rsid w:val="000468B4"/>
    <w:rsid w:val="00046D8F"/>
    <w:rsid w:val="00046DF1"/>
    <w:rsid w:val="00046E3D"/>
    <w:rsid w:val="00046E4C"/>
    <w:rsid w:val="00046E66"/>
    <w:rsid w:val="00046F3A"/>
    <w:rsid w:val="000471C2"/>
    <w:rsid w:val="000471F3"/>
    <w:rsid w:val="00047258"/>
    <w:rsid w:val="0004777C"/>
    <w:rsid w:val="000477C5"/>
    <w:rsid w:val="00047835"/>
    <w:rsid w:val="0004799E"/>
    <w:rsid w:val="000479DB"/>
    <w:rsid w:val="00047EF0"/>
    <w:rsid w:val="000502FC"/>
    <w:rsid w:val="000503B9"/>
    <w:rsid w:val="000503BD"/>
    <w:rsid w:val="000503D3"/>
    <w:rsid w:val="0005040F"/>
    <w:rsid w:val="0005049C"/>
    <w:rsid w:val="00050516"/>
    <w:rsid w:val="0005069A"/>
    <w:rsid w:val="00050786"/>
    <w:rsid w:val="00050B29"/>
    <w:rsid w:val="00050C1A"/>
    <w:rsid w:val="00050CDC"/>
    <w:rsid w:val="00050F64"/>
    <w:rsid w:val="00050FC9"/>
    <w:rsid w:val="000511C5"/>
    <w:rsid w:val="00051355"/>
    <w:rsid w:val="0005144D"/>
    <w:rsid w:val="0005184B"/>
    <w:rsid w:val="0005199E"/>
    <w:rsid w:val="00051A16"/>
    <w:rsid w:val="00051A21"/>
    <w:rsid w:val="00051A71"/>
    <w:rsid w:val="00051B41"/>
    <w:rsid w:val="00051BC4"/>
    <w:rsid w:val="00051E51"/>
    <w:rsid w:val="0005246E"/>
    <w:rsid w:val="00052490"/>
    <w:rsid w:val="000527F1"/>
    <w:rsid w:val="0005281A"/>
    <w:rsid w:val="0005286E"/>
    <w:rsid w:val="0005292F"/>
    <w:rsid w:val="00052ACD"/>
    <w:rsid w:val="00052F7C"/>
    <w:rsid w:val="00052FD2"/>
    <w:rsid w:val="00052FEE"/>
    <w:rsid w:val="00053122"/>
    <w:rsid w:val="000531B9"/>
    <w:rsid w:val="000533E2"/>
    <w:rsid w:val="0005359D"/>
    <w:rsid w:val="00053AD9"/>
    <w:rsid w:val="00053CA6"/>
    <w:rsid w:val="00053CDC"/>
    <w:rsid w:val="00053D23"/>
    <w:rsid w:val="00053D45"/>
    <w:rsid w:val="00053F7F"/>
    <w:rsid w:val="000540BF"/>
    <w:rsid w:val="000547E2"/>
    <w:rsid w:val="000549A2"/>
    <w:rsid w:val="00054A68"/>
    <w:rsid w:val="00054E20"/>
    <w:rsid w:val="00055119"/>
    <w:rsid w:val="00055233"/>
    <w:rsid w:val="000553FC"/>
    <w:rsid w:val="00055449"/>
    <w:rsid w:val="000557A0"/>
    <w:rsid w:val="000557F2"/>
    <w:rsid w:val="0005596A"/>
    <w:rsid w:val="00055C4F"/>
    <w:rsid w:val="00055ECF"/>
    <w:rsid w:val="0005603B"/>
    <w:rsid w:val="00056160"/>
    <w:rsid w:val="0005648F"/>
    <w:rsid w:val="00056558"/>
    <w:rsid w:val="000566D7"/>
    <w:rsid w:val="000566DC"/>
    <w:rsid w:val="00056876"/>
    <w:rsid w:val="00056A97"/>
    <w:rsid w:val="00056DB8"/>
    <w:rsid w:val="0005709B"/>
    <w:rsid w:val="000570A6"/>
    <w:rsid w:val="000570B3"/>
    <w:rsid w:val="000571B4"/>
    <w:rsid w:val="0005726F"/>
    <w:rsid w:val="000573C6"/>
    <w:rsid w:val="000574D4"/>
    <w:rsid w:val="000575B5"/>
    <w:rsid w:val="000575BF"/>
    <w:rsid w:val="000578DB"/>
    <w:rsid w:val="0005796C"/>
    <w:rsid w:val="00057EDC"/>
    <w:rsid w:val="00057FD0"/>
    <w:rsid w:val="00060574"/>
    <w:rsid w:val="0006063A"/>
    <w:rsid w:val="0006074D"/>
    <w:rsid w:val="00060A35"/>
    <w:rsid w:val="00060AE3"/>
    <w:rsid w:val="00060B68"/>
    <w:rsid w:val="00060CD7"/>
    <w:rsid w:val="00060D66"/>
    <w:rsid w:val="00060E9C"/>
    <w:rsid w:val="00060F4A"/>
    <w:rsid w:val="00061055"/>
    <w:rsid w:val="0006130A"/>
    <w:rsid w:val="000613C7"/>
    <w:rsid w:val="000615EE"/>
    <w:rsid w:val="00061632"/>
    <w:rsid w:val="00061672"/>
    <w:rsid w:val="0006169E"/>
    <w:rsid w:val="00061813"/>
    <w:rsid w:val="00061824"/>
    <w:rsid w:val="0006184B"/>
    <w:rsid w:val="0006184C"/>
    <w:rsid w:val="00061AA3"/>
    <w:rsid w:val="00061AC3"/>
    <w:rsid w:val="00061D63"/>
    <w:rsid w:val="000621A2"/>
    <w:rsid w:val="000623D3"/>
    <w:rsid w:val="000623F9"/>
    <w:rsid w:val="00062654"/>
    <w:rsid w:val="00062735"/>
    <w:rsid w:val="000629F3"/>
    <w:rsid w:val="00062A6D"/>
    <w:rsid w:val="00062BCB"/>
    <w:rsid w:val="00062D9D"/>
    <w:rsid w:val="00062F1F"/>
    <w:rsid w:val="00062F74"/>
    <w:rsid w:val="00062F79"/>
    <w:rsid w:val="0006302D"/>
    <w:rsid w:val="0006325D"/>
    <w:rsid w:val="000632BB"/>
    <w:rsid w:val="000635BA"/>
    <w:rsid w:val="000635F8"/>
    <w:rsid w:val="000636BD"/>
    <w:rsid w:val="000636D2"/>
    <w:rsid w:val="00063AE5"/>
    <w:rsid w:val="00063B39"/>
    <w:rsid w:val="00063BD7"/>
    <w:rsid w:val="00063BFE"/>
    <w:rsid w:val="00063C29"/>
    <w:rsid w:val="00063DF1"/>
    <w:rsid w:val="00063F32"/>
    <w:rsid w:val="00063FB3"/>
    <w:rsid w:val="0006424C"/>
    <w:rsid w:val="00064782"/>
    <w:rsid w:val="00064E90"/>
    <w:rsid w:val="00064EC6"/>
    <w:rsid w:val="00064EE3"/>
    <w:rsid w:val="00064F11"/>
    <w:rsid w:val="00064F44"/>
    <w:rsid w:val="000650E8"/>
    <w:rsid w:val="000651B1"/>
    <w:rsid w:val="00065453"/>
    <w:rsid w:val="000654AD"/>
    <w:rsid w:val="000654F8"/>
    <w:rsid w:val="00065587"/>
    <w:rsid w:val="000657BB"/>
    <w:rsid w:val="0006605F"/>
    <w:rsid w:val="00066060"/>
    <w:rsid w:val="000660C9"/>
    <w:rsid w:val="0006625B"/>
    <w:rsid w:val="000663D0"/>
    <w:rsid w:val="000663D5"/>
    <w:rsid w:val="00066586"/>
    <w:rsid w:val="000665F6"/>
    <w:rsid w:val="00066670"/>
    <w:rsid w:val="0006676E"/>
    <w:rsid w:val="00066801"/>
    <w:rsid w:val="0006696A"/>
    <w:rsid w:val="00066FD4"/>
    <w:rsid w:val="0006701B"/>
    <w:rsid w:val="00067044"/>
    <w:rsid w:val="000670AB"/>
    <w:rsid w:val="0006712B"/>
    <w:rsid w:val="000672DE"/>
    <w:rsid w:val="0006730B"/>
    <w:rsid w:val="00067325"/>
    <w:rsid w:val="00067656"/>
    <w:rsid w:val="00067688"/>
    <w:rsid w:val="000677B6"/>
    <w:rsid w:val="00067860"/>
    <w:rsid w:val="000678B9"/>
    <w:rsid w:val="00067904"/>
    <w:rsid w:val="00067999"/>
    <w:rsid w:val="00067FC0"/>
    <w:rsid w:val="00070227"/>
    <w:rsid w:val="0007029A"/>
    <w:rsid w:val="0007037E"/>
    <w:rsid w:val="000704D6"/>
    <w:rsid w:val="0007083B"/>
    <w:rsid w:val="0007088B"/>
    <w:rsid w:val="00070A0A"/>
    <w:rsid w:val="00070B42"/>
    <w:rsid w:val="00070B4E"/>
    <w:rsid w:val="00070BCB"/>
    <w:rsid w:val="00070F27"/>
    <w:rsid w:val="000710D8"/>
    <w:rsid w:val="00071319"/>
    <w:rsid w:val="00071481"/>
    <w:rsid w:val="0007172D"/>
    <w:rsid w:val="0007183D"/>
    <w:rsid w:val="00071927"/>
    <w:rsid w:val="0007199D"/>
    <w:rsid w:val="00071A65"/>
    <w:rsid w:val="00071B79"/>
    <w:rsid w:val="00071C9A"/>
    <w:rsid w:val="00071D10"/>
    <w:rsid w:val="00071E59"/>
    <w:rsid w:val="00071F78"/>
    <w:rsid w:val="00071FBB"/>
    <w:rsid w:val="0007228B"/>
    <w:rsid w:val="0007245C"/>
    <w:rsid w:val="00072AFB"/>
    <w:rsid w:val="00072C5C"/>
    <w:rsid w:val="00072C9A"/>
    <w:rsid w:val="00072E09"/>
    <w:rsid w:val="00072E48"/>
    <w:rsid w:val="00072ED6"/>
    <w:rsid w:val="00072F1C"/>
    <w:rsid w:val="000735EA"/>
    <w:rsid w:val="000737A1"/>
    <w:rsid w:val="00073825"/>
    <w:rsid w:val="00073843"/>
    <w:rsid w:val="000739AA"/>
    <w:rsid w:val="00073A9E"/>
    <w:rsid w:val="00073C92"/>
    <w:rsid w:val="00073D17"/>
    <w:rsid w:val="00073DF6"/>
    <w:rsid w:val="00073EED"/>
    <w:rsid w:val="00074028"/>
    <w:rsid w:val="00074176"/>
    <w:rsid w:val="00074294"/>
    <w:rsid w:val="0007444D"/>
    <w:rsid w:val="00074620"/>
    <w:rsid w:val="00074670"/>
    <w:rsid w:val="00074B00"/>
    <w:rsid w:val="00074CAF"/>
    <w:rsid w:val="00074EAF"/>
    <w:rsid w:val="00075024"/>
    <w:rsid w:val="00075118"/>
    <w:rsid w:val="000751E6"/>
    <w:rsid w:val="00075235"/>
    <w:rsid w:val="00075428"/>
    <w:rsid w:val="00075461"/>
    <w:rsid w:val="00075BA8"/>
    <w:rsid w:val="00075C0A"/>
    <w:rsid w:val="00075C4A"/>
    <w:rsid w:val="00075E02"/>
    <w:rsid w:val="00075E8D"/>
    <w:rsid w:val="00075E98"/>
    <w:rsid w:val="0007600A"/>
    <w:rsid w:val="00076155"/>
    <w:rsid w:val="0007629E"/>
    <w:rsid w:val="000762F1"/>
    <w:rsid w:val="0007667E"/>
    <w:rsid w:val="00076697"/>
    <w:rsid w:val="000766C9"/>
    <w:rsid w:val="00076730"/>
    <w:rsid w:val="0007680F"/>
    <w:rsid w:val="0007687E"/>
    <w:rsid w:val="00076A70"/>
    <w:rsid w:val="00076A9E"/>
    <w:rsid w:val="00076AC7"/>
    <w:rsid w:val="00076B23"/>
    <w:rsid w:val="00076BCB"/>
    <w:rsid w:val="00076C62"/>
    <w:rsid w:val="00076EAB"/>
    <w:rsid w:val="000770A8"/>
    <w:rsid w:val="000770AD"/>
    <w:rsid w:val="000770B5"/>
    <w:rsid w:val="00077127"/>
    <w:rsid w:val="00077154"/>
    <w:rsid w:val="000772AE"/>
    <w:rsid w:val="00077637"/>
    <w:rsid w:val="00077661"/>
    <w:rsid w:val="000776D3"/>
    <w:rsid w:val="00077703"/>
    <w:rsid w:val="000779B3"/>
    <w:rsid w:val="000779E1"/>
    <w:rsid w:val="00077C45"/>
    <w:rsid w:val="00080243"/>
    <w:rsid w:val="0008066C"/>
    <w:rsid w:val="000806AC"/>
    <w:rsid w:val="00080758"/>
    <w:rsid w:val="0008094E"/>
    <w:rsid w:val="00080A1F"/>
    <w:rsid w:val="00080A7D"/>
    <w:rsid w:val="00080E4E"/>
    <w:rsid w:val="000810BB"/>
    <w:rsid w:val="0008114E"/>
    <w:rsid w:val="00081181"/>
    <w:rsid w:val="00081236"/>
    <w:rsid w:val="00081359"/>
    <w:rsid w:val="000819DE"/>
    <w:rsid w:val="00081CB5"/>
    <w:rsid w:val="00081D4F"/>
    <w:rsid w:val="00081DAD"/>
    <w:rsid w:val="00081DD4"/>
    <w:rsid w:val="00081DE6"/>
    <w:rsid w:val="00081EB2"/>
    <w:rsid w:val="00081F9F"/>
    <w:rsid w:val="000820F7"/>
    <w:rsid w:val="0008222A"/>
    <w:rsid w:val="0008255F"/>
    <w:rsid w:val="000827BB"/>
    <w:rsid w:val="000828E3"/>
    <w:rsid w:val="00082ACC"/>
    <w:rsid w:val="00082BEC"/>
    <w:rsid w:val="00082E1E"/>
    <w:rsid w:val="0008320D"/>
    <w:rsid w:val="00083366"/>
    <w:rsid w:val="0008336C"/>
    <w:rsid w:val="0008356E"/>
    <w:rsid w:val="00083598"/>
    <w:rsid w:val="00083712"/>
    <w:rsid w:val="000839AE"/>
    <w:rsid w:val="00083A08"/>
    <w:rsid w:val="00083A46"/>
    <w:rsid w:val="00083AB6"/>
    <w:rsid w:val="00083B32"/>
    <w:rsid w:val="00083BE2"/>
    <w:rsid w:val="00083D06"/>
    <w:rsid w:val="00083E6F"/>
    <w:rsid w:val="000841F3"/>
    <w:rsid w:val="0008434C"/>
    <w:rsid w:val="0008438D"/>
    <w:rsid w:val="0008439C"/>
    <w:rsid w:val="000843B7"/>
    <w:rsid w:val="000847C9"/>
    <w:rsid w:val="00084955"/>
    <w:rsid w:val="00084975"/>
    <w:rsid w:val="00084A1A"/>
    <w:rsid w:val="00084BB3"/>
    <w:rsid w:val="00084CF0"/>
    <w:rsid w:val="00084E7D"/>
    <w:rsid w:val="00084EB3"/>
    <w:rsid w:val="00084F77"/>
    <w:rsid w:val="000850C0"/>
    <w:rsid w:val="0008510A"/>
    <w:rsid w:val="0008522F"/>
    <w:rsid w:val="00085252"/>
    <w:rsid w:val="000854D5"/>
    <w:rsid w:val="00085641"/>
    <w:rsid w:val="00085652"/>
    <w:rsid w:val="000856B1"/>
    <w:rsid w:val="000857BB"/>
    <w:rsid w:val="000858AE"/>
    <w:rsid w:val="00085B8C"/>
    <w:rsid w:val="0008607C"/>
    <w:rsid w:val="0008619E"/>
    <w:rsid w:val="000862DC"/>
    <w:rsid w:val="00086339"/>
    <w:rsid w:val="0008636B"/>
    <w:rsid w:val="000865CB"/>
    <w:rsid w:val="0008661B"/>
    <w:rsid w:val="00086650"/>
    <w:rsid w:val="00086693"/>
    <w:rsid w:val="00086757"/>
    <w:rsid w:val="000867BB"/>
    <w:rsid w:val="00086959"/>
    <w:rsid w:val="00086A64"/>
    <w:rsid w:val="00086D08"/>
    <w:rsid w:val="00086DC6"/>
    <w:rsid w:val="000870B9"/>
    <w:rsid w:val="000870DA"/>
    <w:rsid w:val="00087124"/>
    <w:rsid w:val="000872D1"/>
    <w:rsid w:val="000875D7"/>
    <w:rsid w:val="00087654"/>
    <w:rsid w:val="000878F3"/>
    <w:rsid w:val="00087987"/>
    <w:rsid w:val="00087A51"/>
    <w:rsid w:val="00087B12"/>
    <w:rsid w:val="00087BE3"/>
    <w:rsid w:val="00087DF3"/>
    <w:rsid w:val="00087EB0"/>
    <w:rsid w:val="00087F21"/>
    <w:rsid w:val="00090210"/>
    <w:rsid w:val="00090397"/>
    <w:rsid w:val="00090515"/>
    <w:rsid w:val="00090A21"/>
    <w:rsid w:val="00090B33"/>
    <w:rsid w:val="00090B79"/>
    <w:rsid w:val="00090C13"/>
    <w:rsid w:val="00090C28"/>
    <w:rsid w:val="00090FBB"/>
    <w:rsid w:val="00091071"/>
    <w:rsid w:val="00091078"/>
    <w:rsid w:val="000910FC"/>
    <w:rsid w:val="00091154"/>
    <w:rsid w:val="0009115A"/>
    <w:rsid w:val="000913FF"/>
    <w:rsid w:val="0009152E"/>
    <w:rsid w:val="00091536"/>
    <w:rsid w:val="000915D4"/>
    <w:rsid w:val="00091952"/>
    <w:rsid w:val="00091980"/>
    <w:rsid w:val="00091A0B"/>
    <w:rsid w:val="00091A8C"/>
    <w:rsid w:val="00091AC0"/>
    <w:rsid w:val="00091B31"/>
    <w:rsid w:val="00091B63"/>
    <w:rsid w:val="00091BD4"/>
    <w:rsid w:val="00091C82"/>
    <w:rsid w:val="00091D0F"/>
    <w:rsid w:val="00091D1E"/>
    <w:rsid w:val="00091D32"/>
    <w:rsid w:val="00091E86"/>
    <w:rsid w:val="00091F73"/>
    <w:rsid w:val="000920E7"/>
    <w:rsid w:val="000922C8"/>
    <w:rsid w:val="00092349"/>
    <w:rsid w:val="0009283F"/>
    <w:rsid w:val="00092906"/>
    <w:rsid w:val="00092C18"/>
    <w:rsid w:val="00092CDC"/>
    <w:rsid w:val="00092CE6"/>
    <w:rsid w:val="00092CFE"/>
    <w:rsid w:val="00092D1D"/>
    <w:rsid w:val="00092D7C"/>
    <w:rsid w:val="00092EAE"/>
    <w:rsid w:val="000930E6"/>
    <w:rsid w:val="0009324A"/>
    <w:rsid w:val="00093307"/>
    <w:rsid w:val="000933B7"/>
    <w:rsid w:val="0009349D"/>
    <w:rsid w:val="00093582"/>
    <w:rsid w:val="00093594"/>
    <w:rsid w:val="000935D9"/>
    <w:rsid w:val="00093615"/>
    <w:rsid w:val="000936B8"/>
    <w:rsid w:val="000939D3"/>
    <w:rsid w:val="000939F4"/>
    <w:rsid w:val="00093BEF"/>
    <w:rsid w:val="00093D38"/>
    <w:rsid w:val="00093DB7"/>
    <w:rsid w:val="00093E53"/>
    <w:rsid w:val="00093EF1"/>
    <w:rsid w:val="00093F54"/>
    <w:rsid w:val="000940D7"/>
    <w:rsid w:val="00094146"/>
    <w:rsid w:val="0009460D"/>
    <w:rsid w:val="00094639"/>
    <w:rsid w:val="00094765"/>
    <w:rsid w:val="000949D1"/>
    <w:rsid w:val="00094A34"/>
    <w:rsid w:val="00094E03"/>
    <w:rsid w:val="00094F18"/>
    <w:rsid w:val="0009500C"/>
    <w:rsid w:val="000951A5"/>
    <w:rsid w:val="00095271"/>
    <w:rsid w:val="00095310"/>
    <w:rsid w:val="000954A1"/>
    <w:rsid w:val="000954CD"/>
    <w:rsid w:val="000955C8"/>
    <w:rsid w:val="00095838"/>
    <w:rsid w:val="00095964"/>
    <w:rsid w:val="000959E9"/>
    <w:rsid w:val="00095A21"/>
    <w:rsid w:val="00095B24"/>
    <w:rsid w:val="00095B9C"/>
    <w:rsid w:val="00095C2C"/>
    <w:rsid w:val="00095D9E"/>
    <w:rsid w:val="00095DF1"/>
    <w:rsid w:val="000963F6"/>
    <w:rsid w:val="0009640E"/>
    <w:rsid w:val="00096497"/>
    <w:rsid w:val="00096518"/>
    <w:rsid w:val="000965B2"/>
    <w:rsid w:val="00096631"/>
    <w:rsid w:val="0009674C"/>
    <w:rsid w:val="000967B0"/>
    <w:rsid w:val="0009695F"/>
    <w:rsid w:val="00096CEA"/>
    <w:rsid w:val="00096E73"/>
    <w:rsid w:val="00096E87"/>
    <w:rsid w:val="000971A7"/>
    <w:rsid w:val="00097256"/>
    <w:rsid w:val="0009727E"/>
    <w:rsid w:val="0009746F"/>
    <w:rsid w:val="0009752D"/>
    <w:rsid w:val="000975A6"/>
    <w:rsid w:val="000976BA"/>
    <w:rsid w:val="000976CD"/>
    <w:rsid w:val="000978C9"/>
    <w:rsid w:val="00097902"/>
    <w:rsid w:val="0009791A"/>
    <w:rsid w:val="00097A26"/>
    <w:rsid w:val="00097A45"/>
    <w:rsid w:val="00097C8F"/>
    <w:rsid w:val="00097D83"/>
    <w:rsid w:val="000A0039"/>
    <w:rsid w:val="000A0129"/>
    <w:rsid w:val="000A0180"/>
    <w:rsid w:val="000A0226"/>
    <w:rsid w:val="000A0360"/>
    <w:rsid w:val="000A041E"/>
    <w:rsid w:val="000A04CF"/>
    <w:rsid w:val="000A04E0"/>
    <w:rsid w:val="000A066B"/>
    <w:rsid w:val="000A0867"/>
    <w:rsid w:val="000A0922"/>
    <w:rsid w:val="000A0C21"/>
    <w:rsid w:val="000A0DE7"/>
    <w:rsid w:val="000A1049"/>
    <w:rsid w:val="000A1105"/>
    <w:rsid w:val="000A1142"/>
    <w:rsid w:val="000A1172"/>
    <w:rsid w:val="000A141F"/>
    <w:rsid w:val="000A14C2"/>
    <w:rsid w:val="000A15D1"/>
    <w:rsid w:val="000A1727"/>
    <w:rsid w:val="000A182A"/>
    <w:rsid w:val="000A197B"/>
    <w:rsid w:val="000A1C19"/>
    <w:rsid w:val="000A1D05"/>
    <w:rsid w:val="000A1D1B"/>
    <w:rsid w:val="000A1DE3"/>
    <w:rsid w:val="000A1EBC"/>
    <w:rsid w:val="000A1EF1"/>
    <w:rsid w:val="000A2050"/>
    <w:rsid w:val="000A21D9"/>
    <w:rsid w:val="000A23D3"/>
    <w:rsid w:val="000A24B3"/>
    <w:rsid w:val="000A2535"/>
    <w:rsid w:val="000A2635"/>
    <w:rsid w:val="000A265D"/>
    <w:rsid w:val="000A2770"/>
    <w:rsid w:val="000A28EF"/>
    <w:rsid w:val="000A2B22"/>
    <w:rsid w:val="000A2BDF"/>
    <w:rsid w:val="000A2CD2"/>
    <w:rsid w:val="000A3052"/>
    <w:rsid w:val="000A34C7"/>
    <w:rsid w:val="000A35DE"/>
    <w:rsid w:val="000A3670"/>
    <w:rsid w:val="000A36A0"/>
    <w:rsid w:val="000A372B"/>
    <w:rsid w:val="000A3955"/>
    <w:rsid w:val="000A3AF4"/>
    <w:rsid w:val="000A3CD6"/>
    <w:rsid w:val="000A3DDC"/>
    <w:rsid w:val="000A3E01"/>
    <w:rsid w:val="000A3E5E"/>
    <w:rsid w:val="000A3F1F"/>
    <w:rsid w:val="000A40CF"/>
    <w:rsid w:val="000A4479"/>
    <w:rsid w:val="000A4520"/>
    <w:rsid w:val="000A4528"/>
    <w:rsid w:val="000A482C"/>
    <w:rsid w:val="000A4B47"/>
    <w:rsid w:val="000A4DE6"/>
    <w:rsid w:val="000A4F05"/>
    <w:rsid w:val="000A4F6B"/>
    <w:rsid w:val="000A4F6C"/>
    <w:rsid w:val="000A523E"/>
    <w:rsid w:val="000A5284"/>
    <w:rsid w:val="000A53FC"/>
    <w:rsid w:val="000A540B"/>
    <w:rsid w:val="000A5426"/>
    <w:rsid w:val="000A547C"/>
    <w:rsid w:val="000A5484"/>
    <w:rsid w:val="000A5499"/>
    <w:rsid w:val="000A5545"/>
    <w:rsid w:val="000A56DE"/>
    <w:rsid w:val="000A56E8"/>
    <w:rsid w:val="000A5810"/>
    <w:rsid w:val="000A5887"/>
    <w:rsid w:val="000A5A29"/>
    <w:rsid w:val="000A5B02"/>
    <w:rsid w:val="000A5DA8"/>
    <w:rsid w:val="000A5EF0"/>
    <w:rsid w:val="000A5FF2"/>
    <w:rsid w:val="000A621D"/>
    <w:rsid w:val="000A63C1"/>
    <w:rsid w:val="000A648B"/>
    <w:rsid w:val="000A6549"/>
    <w:rsid w:val="000A66F4"/>
    <w:rsid w:val="000A6717"/>
    <w:rsid w:val="000A691C"/>
    <w:rsid w:val="000A6B40"/>
    <w:rsid w:val="000A6D9D"/>
    <w:rsid w:val="000A6E29"/>
    <w:rsid w:val="000A7312"/>
    <w:rsid w:val="000A7389"/>
    <w:rsid w:val="000A742D"/>
    <w:rsid w:val="000A7459"/>
    <w:rsid w:val="000A74D0"/>
    <w:rsid w:val="000A778E"/>
    <w:rsid w:val="000A79B6"/>
    <w:rsid w:val="000A7A60"/>
    <w:rsid w:val="000A7A62"/>
    <w:rsid w:val="000A7B7F"/>
    <w:rsid w:val="000A7D68"/>
    <w:rsid w:val="000A7E1E"/>
    <w:rsid w:val="000B00C0"/>
    <w:rsid w:val="000B02EB"/>
    <w:rsid w:val="000B0316"/>
    <w:rsid w:val="000B06F4"/>
    <w:rsid w:val="000B07B6"/>
    <w:rsid w:val="000B0985"/>
    <w:rsid w:val="000B09FD"/>
    <w:rsid w:val="000B0A7B"/>
    <w:rsid w:val="000B0AA0"/>
    <w:rsid w:val="000B0ABD"/>
    <w:rsid w:val="000B0B87"/>
    <w:rsid w:val="000B0D5E"/>
    <w:rsid w:val="000B0D6C"/>
    <w:rsid w:val="000B0D9C"/>
    <w:rsid w:val="000B0E97"/>
    <w:rsid w:val="000B0E9B"/>
    <w:rsid w:val="000B0EB4"/>
    <w:rsid w:val="000B0F9F"/>
    <w:rsid w:val="000B0FC3"/>
    <w:rsid w:val="000B137F"/>
    <w:rsid w:val="000B1699"/>
    <w:rsid w:val="000B16E9"/>
    <w:rsid w:val="000B1904"/>
    <w:rsid w:val="000B1908"/>
    <w:rsid w:val="000B1BD2"/>
    <w:rsid w:val="000B1CDC"/>
    <w:rsid w:val="000B1D17"/>
    <w:rsid w:val="000B1E84"/>
    <w:rsid w:val="000B1EEC"/>
    <w:rsid w:val="000B2146"/>
    <w:rsid w:val="000B21EF"/>
    <w:rsid w:val="000B22A4"/>
    <w:rsid w:val="000B2306"/>
    <w:rsid w:val="000B235F"/>
    <w:rsid w:val="000B2712"/>
    <w:rsid w:val="000B2747"/>
    <w:rsid w:val="000B281F"/>
    <w:rsid w:val="000B28E0"/>
    <w:rsid w:val="000B2AE5"/>
    <w:rsid w:val="000B2E06"/>
    <w:rsid w:val="000B3064"/>
    <w:rsid w:val="000B30D7"/>
    <w:rsid w:val="000B30E3"/>
    <w:rsid w:val="000B31A6"/>
    <w:rsid w:val="000B3276"/>
    <w:rsid w:val="000B343E"/>
    <w:rsid w:val="000B3496"/>
    <w:rsid w:val="000B3718"/>
    <w:rsid w:val="000B37DD"/>
    <w:rsid w:val="000B380E"/>
    <w:rsid w:val="000B3A7D"/>
    <w:rsid w:val="000B3A88"/>
    <w:rsid w:val="000B3BED"/>
    <w:rsid w:val="000B3C45"/>
    <w:rsid w:val="000B3CC2"/>
    <w:rsid w:val="000B3D30"/>
    <w:rsid w:val="000B3DBA"/>
    <w:rsid w:val="000B4280"/>
    <w:rsid w:val="000B4338"/>
    <w:rsid w:val="000B4450"/>
    <w:rsid w:val="000B450F"/>
    <w:rsid w:val="000B45F4"/>
    <w:rsid w:val="000B464A"/>
    <w:rsid w:val="000B4658"/>
    <w:rsid w:val="000B4816"/>
    <w:rsid w:val="000B486D"/>
    <w:rsid w:val="000B4956"/>
    <w:rsid w:val="000B4A00"/>
    <w:rsid w:val="000B4BD7"/>
    <w:rsid w:val="000B4DA0"/>
    <w:rsid w:val="000B4E48"/>
    <w:rsid w:val="000B4F8D"/>
    <w:rsid w:val="000B528A"/>
    <w:rsid w:val="000B533A"/>
    <w:rsid w:val="000B5503"/>
    <w:rsid w:val="000B581B"/>
    <w:rsid w:val="000B58D5"/>
    <w:rsid w:val="000B5965"/>
    <w:rsid w:val="000B5B96"/>
    <w:rsid w:val="000B5E45"/>
    <w:rsid w:val="000B5EE1"/>
    <w:rsid w:val="000B5F78"/>
    <w:rsid w:val="000B5F9F"/>
    <w:rsid w:val="000B6216"/>
    <w:rsid w:val="000B6238"/>
    <w:rsid w:val="000B62A2"/>
    <w:rsid w:val="000B6322"/>
    <w:rsid w:val="000B635C"/>
    <w:rsid w:val="000B64CF"/>
    <w:rsid w:val="000B67D0"/>
    <w:rsid w:val="000B67D6"/>
    <w:rsid w:val="000B681A"/>
    <w:rsid w:val="000B68B6"/>
    <w:rsid w:val="000B6972"/>
    <w:rsid w:val="000B69E2"/>
    <w:rsid w:val="000B69E3"/>
    <w:rsid w:val="000B6E19"/>
    <w:rsid w:val="000B6F4D"/>
    <w:rsid w:val="000B7007"/>
    <w:rsid w:val="000B714B"/>
    <w:rsid w:val="000B7201"/>
    <w:rsid w:val="000B7277"/>
    <w:rsid w:val="000B72EC"/>
    <w:rsid w:val="000B7343"/>
    <w:rsid w:val="000B73D2"/>
    <w:rsid w:val="000B741A"/>
    <w:rsid w:val="000B75CB"/>
    <w:rsid w:val="000B7782"/>
    <w:rsid w:val="000B79AE"/>
    <w:rsid w:val="000B7AB5"/>
    <w:rsid w:val="000B7C45"/>
    <w:rsid w:val="000C0153"/>
    <w:rsid w:val="000C01A1"/>
    <w:rsid w:val="000C037C"/>
    <w:rsid w:val="000C04B8"/>
    <w:rsid w:val="000C064F"/>
    <w:rsid w:val="000C0733"/>
    <w:rsid w:val="000C075C"/>
    <w:rsid w:val="000C08EB"/>
    <w:rsid w:val="000C0933"/>
    <w:rsid w:val="000C0954"/>
    <w:rsid w:val="000C0AA2"/>
    <w:rsid w:val="000C0AC9"/>
    <w:rsid w:val="000C0C03"/>
    <w:rsid w:val="000C0CF4"/>
    <w:rsid w:val="000C0CFF"/>
    <w:rsid w:val="000C10AD"/>
    <w:rsid w:val="000C1265"/>
    <w:rsid w:val="000C144A"/>
    <w:rsid w:val="000C18AD"/>
    <w:rsid w:val="000C196A"/>
    <w:rsid w:val="000C19D1"/>
    <w:rsid w:val="000C1A6A"/>
    <w:rsid w:val="000C1D02"/>
    <w:rsid w:val="000C1D5A"/>
    <w:rsid w:val="000C21D8"/>
    <w:rsid w:val="000C225A"/>
    <w:rsid w:val="000C22F9"/>
    <w:rsid w:val="000C235A"/>
    <w:rsid w:val="000C2758"/>
    <w:rsid w:val="000C2932"/>
    <w:rsid w:val="000C2AF5"/>
    <w:rsid w:val="000C2C59"/>
    <w:rsid w:val="000C32D9"/>
    <w:rsid w:val="000C36A5"/>
    <w:rsid w:val="000C36CC"/>
    <w:rsid w:val="000C3874"/>
    <w:rsid w:val="000C3A54"/>
    <w:rsid w:val="000C3B90"/>
    <w:rsid w:val="000C3C89"/>
    <w:rsid w:val="000C3E32"/>
    <w:rsid w:val="000C4253"/>
    <w:rsid w:val="000C43C7"/>
    <w:rsid w:val="000C467E"/>
    <w:rsid w:val="000C46C9"/>
    <w:rsid w:val="000C4745"/>
    <w:rsid w:val="000C4759"/>
    <w:rsid w:val="000C4F15"/>
    <w:rsid w:val="000C4FE2"/>
    <w:rsid w:val="000C502E"/>
    <w:rsid w:val="000C512A"/>
    <w:rsid w:val="000C51EB"/>
    <w:rsid w:val="000C520D"/>
    <w:rsid w:val="000C5298"/>
    <w:rsid w:val="000C5349"/>
    <w:rsid w:val="000C536D"/>
    <w:rsid w:val="000C5442"/>
    <w:rsid w:val="000C54B5"/>
    <w:rsid w:val="000C54BF"/>
    <w:rsid w:val="000C551F"/>
    <w:rsid w:val="000C558B"/>
    <w:rsid w:val="000C55B6"/>
    <w:rsid w:val="000C5AC9"/>
    <w:rsid w:val="000C5C14"/>
    <w:rsid w:val="000C5DED"/>
    <w:rsid w:val="000C5E83"/>
    <w:rsid w:val="000C5F30"/>
    <w:rsid w:val="000C5F84"/>
    <w:rsid w:val="000C6118"/>
    <w:rsid w:val="000C625D"/>
    <w:rsid w:val="000C632E"/>
    <w:rsid w:val="000C67AA"/>
    <w:rsid w:val="000C68FB"/>
    <w:rsid w:val="000C69A0"/>
    <w:rsid w:val="000C69E3"/>
    <w:rsid w:val="000C6A5A"/>
    <w:rsid w:val="000C6B03"/>
    <w:rsid w:val="000C6C7C"/>
    <w:rsid w:val="000C6D3D"/>
    <w:rsid w:val="000C6E99"/>
    <w:rsid w:val="000C6F1F"/>
    <w:rsid w:val="000C6F3A"/>
    <w:rsid w:val="000C71B2"/>
    <w:rsid w:val="000C72B1"/>
    <w:rsid w:val="000C73B6"/>
    <w:rsid w:val="000C73ED"/>
    <w:rsid w:val="000C75B8"/>
    <w:rsid w:val="000C765D"/>
    <w:rsid w:val="000C7696"/>
    <w:rsid w:val="000C79BB"/>
    <w:rsid w:val="000C7B82"/>
    <w:rsid w:val="000C7DD4"/>
    <w:rsid w:val="000C7E0D"/>
    <w:rsid w:val="000C7EBE"/>
    <w:rsid w:val="000C7F54"/>
    <w:rsid w:val="000D019F"/>
    <w:rsid w:val="000D01BF"/>
    <w:rsid w:val="000D023A"/>
    <w:rsid w:val="000D0341"/>
    <w:rsid w:val="000D03CC"/>
    <w:rsid w:val="000D0643"/>
    <w:rsid w:val="000D066E"/>
    <w:rsid w:val="000D06DE"/>
    <w:rsid w:val="000D0771"/>
    <w:rsid w:val="000D092C"/>
    <w:rsid w:val="000D095A"/>
    <w:rsid w:val="000D0CBE"/>
    <w:rsid w:val="000D0DCC"/>
    <w:rsid w:val="000D12CE"/>
    <w:rsid w:val="000D1350"/>
    <w:rsid w:val="000D15DB"/>
    <w:rsid w:val="000D1672"/>
    <w:rsid w:val="000D16E4"/>
    <w:rsid w:val="000D1754"/>
    <w:rsid w:val="000D19B1"/>
    <w:rsid w:val="000D19E5"/>
    <w:rsid w:val="000D1B39"/>
    <w:rsid w:val="000D1B3D"/>
    <w:rsid w:val="000D1C37"/>
    <w:rsid w:val="000D1F5F"/>
    <w:rsid w:val="000D1FD5"/>
    <w:rsid w:val="000D2232"/>
    <w:rsid w:val="000D228B"/>
    <w:rsid w:val="000D259D"/>
    <w:rsid w:val="000D272B"/>
    <w:rsid w:val="000D2AAF"/>
    <w:rsid w:val="000D2B18"/>
    <w:rsid w:val="000D2BBF"/>
    <w:rsid w:val="000D2D13"/>
    <w:rsid w:val="000D2DEE"/>
    <w:rsid w:val="000D3175"/>
    <w:rsid w:val="000D317A"/>
    <w:rsid w:val="000D31E7"/>
    <w:rsid w:val="000D320E"/>
    <w:rsid w:val="000D33B5"/>
    <w:rsid w:val="000D33F9"/>
    <w:rsid w:val="000D34C3"/>
    <w:rsid w:val="000D3589"/>
    <w:rsid w:val="000D363E"/>
    <w:rsid w:val="000D376C"/>
    <w:rsid w:val="000D37D2"/>
    <w:rsid w:val="000D3A6B"/>
    <w:rsid w:val="000D3B57"/>
    <w:rsid w:val="000D3E05"/>
    <w:rsid w:val="000D3E27"/>
    <w:rsid w:val="000D3E74"/>
    <w:rsid w:val="000D4094"/>
    <w:rsid w:val="000D42DB"/>
    <w:rsid w:val="000D4462"/>
    <w:rsid w:val="000D4636"/>
    <w:rsid w:val="000D4724"/>
    <w:rsid w:val="000D4A0D"/>
    <w:rsid w:val="000D4A45"/>
    <w:rsid w:val="000D4AC8"/>
    <w:rsid w:val="000D4C67"/>
    <w:rsid w:val="000D4C8F"/>
    <w:rsid w:val="000D4CBE"/>
    <w:rsid w:val="000D4DA3"/>
    <w:rsid w:val="000D4E16"/>
    <w:rsid w:val="000D4E1C"/>
    <w:rsid w:val="000D4E3F"/>
    <w:rsid w:val="000D4EB0"/>
    <w:rsid w:val="000D4EED"/>
    <w:rsid w:val="000D5183"/>
    <w:rsid w:val="000D520E"/>
    <w:rsid w:val="000D5318"/>
    <w:rsid w:val="000D5352"/>
    <w:rsid w:val="000D54A9"/>
    <w:rsid w:val="000D5509"/>
    <w:rsid w:val="000D589E"/>
    <w:rsid w:val="000D58A2"/>
    <w:rsid w:val="000D58DB"/>
    <w:rsid w:val="000D58FE"/>
    <w:rsid w:val="000D59E5"/>
    <w:rsid w:val="000D5D0B"/>
    <w:rsid w:val="000D5F12"/>
    <w:rsid w:val="000D5FDC"/>
    <w:rsid w:val="000D6027"/>
    <w:rsid w:val="000D60C9"/>
    <w:rsid w:val="000D6501"/>
    <w:rsid w:val="000D655C"/>
    <w:rsid w:val="000D65EC"/>
    <w:rsid w:val="000D67A7"/>
    <w:rsid w:val="000D6828"/>
    <w:rsid w:val="000D6925"/>
    <w:rsid w:val="000D6C3E"/>
    <w:rsid w:val="000D6C89"/>
    <w:rsid w:val="000D6D17"/>
    <w:rsid w:val="000D6D28"/>
    <w:rsid w:val="000D6D57"/>
    <w:rsid w:val="000D6E87"/>
    <w:rsid w:val="000D6FC7"/>
    <w:rsid w:val="000D7122"/>
    <w:rsid w:val="000D72A9"/>
    <w:rsid w:val="000D74BE"/>
    <w:rsid w:val="000D77DF"/>
    <w:rsid w:val="000D78A1"/>
    <w:rsid w:val="000D7967"/>
    <w:rsid w:val="000D7972"/>
    <w:rsid w:val="000D7A1A"/>
    <w:rsid w:val="000D7A27"/>
    <w:rsid w:val="000D7C2D"/>
    <w:rsid w:val="000D7D71"/>
    <w:rsid w:val="000E0356"/>
    <w:rsid w:val="000E03A1"/>
    <w:rsid w:val="000E042D"/>
    <w:rsid w:val="000E0765"/>
    <w:rsid w:val="000E08D0"/>
    <w:rsid w:val="000E0B35"/>
    <w:rsid w:val="000E0B6D"/>
    <w:rsid w:val="000E0C3D"/>
    <w:rsid w:val="000E0CAE"/>
    <w:rsid w:val="000E0DBF"/>
    <w:rsid w:val="000E0E35"/>
    <w:rsid w:val="000E0E49"/>
    <w:rsid w:val="000E0EAC"/>
    <w:rsid w:val="000E0F75"/>
    <w:rsid w:val="000E1015"/>
    <w:rsid w:val="000E1110"/>
    <w:rsid w:val="000E1111"/>
    <w:rsid w:val="000E11AB"/>
    <w:rsid w:val="000E11D6"/>
    <w:rsid w:val="000E1213"/>
    <w:rsid w:val="000E126B"/>
    <w:rsid w:val="000E1543"/>
    <w:rsid w:val="000E16A6"/>
    <w:rsid w:val="000E1756"/>
    <w:rsid w:val="000E1DB7"/>
    <w:rsid w:val="000E21F7"/>
    <w:rsid w:val="000E24A2"/>
    <w:rsid w:val="000E25B0"/>
    <w:rsid w:val="000E2818"/>
    <w:rsid w:val="000E2AE8"/>
    <w:rsid w:val="000E2F9B"/>
    <w:rsid w:val="000E30AD"/>
    <w:rsid w:val="000E3141"/>
    <w:rsid w:val="000E3190"/>
    <w:rsid w:val="000E3354"/>
    <w:rsid w:val="000E3419"/>
    <w:rsid w:val="000E37BE"/>
    <w:rsid w:val="000E37C3"/>
    <w:rsid w:val="000E3A2A"/>
    <w:rsid w:val="000E3A4B"/>
    <w:rsid w:val="000E3A6E"/>
    <w:rsid w:val="000E3C0A"/>
    <w:rsid w:val="000E3C37"/>
    <w:rsid w:val="000E3D0B"/>
    <w:rsid w:val="000E3DE0"/>
    <w:rsid w:val="000E40A5"/>
    <w:rsid w:val="000E445C"/>
    <w:rsid w:val="000E4482"/>
    <w:rsid w:val="000E476A"/>
    <w:rsid w:val="000E47EC"/>
    <w:rsid w:val="000E48E7"/>
    <w:rsid w:val="000E4A05"/>
    <w:rsid w:val="000E4C92"/>
    <w:rsid w:val="000E4EA3"/>
    <w:rsid w:val="000E54F8"/>
    <w:rsid w:val="000E55C8"/>
    <w:rsid w:val="000E5755"/>
    <w:rsid w:val="000E5778"/>
    <w:rsid w:val="000E5933"/>
    <w:rsid w:val="000E597C"/>
    <w:rsid w:val="000E5A69"/>
    <w:rsid w:val="000E5AB3"/>
    <w:rsid w:val="000E5BA0"/>
    <w:rsid w:val="000E5E7A"/>
    <w:rsid w:val="000E6151"/>
    <w:rsid w:val="000E6360"/>
    <w:rsid w:val="000E6382"/>
    <w:rsid w:val="000E6676"/>
    <w:rsid w:val="000E67A0"/>
    <w:rsid w:val="000E684C"/>
    <w:rsid w:val="000E6CEC"/>
    <w:rsid w:val="000E6E0F"/>
    <w:rsid w:val="000E6E39"/>
    <w:rsid w:val="000E6FBD"/>
    <w:rsid w:val="000E701F"/>
    <w:rsid w:val="000E703C"/>
    <w:rsid w:val="000E70E5"/>
    <w:rsid w:val="000E73F0"/>
    <w:rsid w:val="000E73F5"/>
    <w:rsid w:val="000E7704"/>
    <w:rsid w:val="000E792F"/>
    <w:rsid w:val="000E7966"/>
    <w:rsid w:val="000E7A79"/>
    <w:rsid w:val="000E7AEE"/>
    <w:rsid w:val="000E7C1F"/>
    <w:rsid w:val="000E7C71"/>
    <w:rsid w:val="000E7CCB"/>
    <w:rsid w:val="000E7CFB"/>
    <w:rsid w:val="000E7D0F"/>
    <w:rsid w:val="000E7DCA"/>
    <w:rsid w:val="000E7DF2"/>
    <w:rsid w:val="000E7F08"/>
    <w:rsid w:val="000F01C7"/>
    <w:rsid w:val="000F0287"/>
    <w:rsid w:val="000F02C8"/>
    <w:rsid w:val="000F045E"/>
    <w:rsid w:val="000F052C"/>
    <w:rsid w:val="000F0617"/>
    <w:rsid w:val="000F06D0"/>
    <w:rsid w:val="000F0795"/>
    <w:rsid w:val="000F09EB"/>
    <w:rsid w:val="000F0BCB"/>
    <w:rsid w:val="000F0F14"/>
    <w:rsid w:val="000F0FBE"/>
    <w:rsid w:val="000F1073"/>
    <w:rsid w:val="000F1255"/>
    <w:rsid w:val="000F1307"/>
    <w:rsid w:val="000F1506"/>
    <w:rsid w:val="000F17DF"/>
    <w:rsid w:val="000F180C"/>
    <w:rsid w:val="000F1919"/>
    <w:rsid w:val="000F1A85"/>
    <w:rsid w:val="000F1DCE"/>
    <w:rsid w:val="000F1DEE"/>
    <w:rsid w:val="000F1E19"/>
    <w:rsid w:val="000F1EFF"/>
    <w:rsid w:val="000F224A"/>
    <w:rsid w:val="000F2884"/>
    <w:rsid w:val="000F292C"/>
    <w:rsid w:val="000F296A"/>
    <w:rsid w:val="000F2A41"/>
    <w:rsid w:val="000F2A7B"/>
    <w:rsid w:val="000F2AD1"/>
    <w:rsid w:val="000F2AD8"/>
    <w:rsid w:val="000F2DA1"/>
    <w:rsid w:val="000F2ED1"/>
    <w:rsid w:val="000F30F0"/>
    <w:rsid w:val="000F3149"/>
    <w:rsid w:val="000F3260"/>
    <w:rsid w:val="000F335A"/>
    <w:rsid w:val="000F363F"/>
    <w:rsid w:val="000F3664"/>
    <w:rsid w:val="000F373A"/>
    <w:rsid w:val="000F3792"/>
    <w:rsid w:val="000F3A3F"/>
    <w:rsid w:val="000F3B5F"/>
    <w:rsid w:val="000F3C28"/>
    <w:rsid w:val="000F3F5E"/>
    <w:rsid w:val="000F4054"/>
    <w:rsid w:val="000F4174"/>
    <w:rsid w:val="000F4200"/>
    <w:rsid w:val="000F427B"/>
    <w:rsid w:val="000F434D"/>
    <w:rsid w:val="000F43C3"/>
    <w:rsid w:val="000F441C"/>
    <w:rsid w:val="000F443D"/>
    <w:rsid w:val="000F44CB"/>
    <w:rsid w:val="000F465F"/>
    <w:rsid w:val="000F4660"/>
    <w:rsid w:val="000F46BB"/>
    <w:rsid w:val="000F480F"/>
    <w:rsid w:val="000F489B"/>
    <w:rsid w:val="000F4ACD"/>
    <w:rsid w:val="000F4D82"/>
    <w:rsid w:val="000F4EE4"/>
    <w:rsid w:val="000F4F4D"/>
    <w:rsid w:val="000F4FC4"/>
    <w:rsid w:val="000F5035"/>
    <w:rsid w:val="000F5145"/>
    <w:rsid w:val="000F5969"/>
    <w:rsid w:val="000F59C1"/>
    <w:rsid w:val="000F5B7C"/>
    <w:rsid w:val="000F5BAC"/>
    <w:rsid w:val="000F5C6F"/>
    <w:rsid w:val="000F5DF3"/>
    <w:rsid w:val="000F62CF"/>
    <w:rsid w:val="000F6975"/>
    <w:rsid w:val="000F6C76"/>
    <w:rsid w:val="000F6C97"/>
    <w:rsid w:val="000F6D0F"/>
    <w:rsid w:val="000F6D1C"/>
    <w:rsid w:val="000F6D2B"/>
    <w:rsid w:val="000F710C"/>
    <w:rsid w:val="000F7453"/>
    <w:rsid w:val="000F77D4"/>
    <w:rsid w:val="000F79B9"/>
    <w:rsid w:val="000F7AF2"/>
    <w:rsid w:val="000F7B14"/>
    <w:rsid w:val="000F7B37"/>
    <w:rsid w:val="000F7C55"/>
    <w:rsid w:val="000F7E94"/>
    <w:rsid w:val="000F7E99"/>
    <w:rsid w:val="0010052B"/>
    <w:rsid w:val="001005E5"/>
    <w:rsid w:val="0010060D"/>
    <w:rsid w:val="001007D4"/>
    <w:rsid w:val="001008BC"/>
    <w:rsid w:val="00100987"/>
    <w:rsid w:val="00100ADB"/>
    <w:rsid w:val="00100BFF"/>
    <w:rsid w:val="00100D6F"/>
    <w:rsid w:val="00100E8C"/>
    <w:rsid w:val="00100FB7"/>
    <w:rsid w:val="00101097"/>
    <w:rsid w:val="001010FD"/>
    <w:rsid w:val="0010112B"/>
    <w:rsid w:val="00101248"/>
    <w:rsid w:val="00101378"/>
    <w:rsid w:val="00101831"/>
    <w:rsid w:val="00101ABC"/>
    <w:rsid w:val="00101D35"/>
    <w:rsid w:val="00101DC9"/>
    <w:rsid w:val="00101E46"/>
    <w:rsid w:val="00101E69"/>
    <w:rsid w:val="00101F31"/>
    <w:rsid w:val="001020D1"/>
    <w:rsid w:val="00102228"/>
    <w:rsid w:val="0010225C"/>
    <w:rsid w:val="00102374"/>
    <w:rsid w:val="0010258F"/>
    <w:rsid w:val="0010261B"/>
    <w:rsid w:val="00102659"/>
    <w:rsid w:val="001026C4"/>
    <w:rsid w:val="001026FF"/>
    <w:rsid w:val="00102774"/>
    <w:rsid w:val="001027EE"/>
    <w:rsid w:val="00102A4A"/>
    <w:rsid w:val="00102AA1"/>
    <w:rsid w:val="00102B2E"/>
    <w:rsid w:val="00102DC0"/>
    <w:rsid w:val="00102F0D"/>
    <w:rsid w:val="00102FC8"/>
    <w:rsid w:val="00102FFD"/>
    <w:rsid w:val="001031C2"/>
    <w:rsid w:val="0010353D"/>
    <w:rsid w:val="0010368F"/>
    <w:rsid w:val="00103762"/>
    <w:rsid w:val="001037E5"/>
    <w:rsid w:val="0010384D"/>
    <w:rsid w:val="001039DF"/>
    <w:rsid w:val="00103B00"/>
    <w:rsid w:val="00103C1B"/>
    <w:rsid w:val="00103C9E"/>
    <w:rsid w:val="00103D5C"/>
    <w:rsid w:val="00103DBB"/>
    <w:rsid w:val="00103DD9"/>
    <w:rsid w:val="00103E1A"/>
    <w:rsid w:val="00103EC9"/>
    <w:rsid w:val="00103F2B"/>
    <w:rsid w:val="00103F55"/>
    <w:rsid w:val="00104024"/>
    <w:rsid w:val="00104095"/>
    <w:rsid w:val="0010412C"/>
    <w:rsid w:val="00104249"/>
    <w:rsid w:val="00104477"/>
    <w:rsid w:val="0010462D"/>
    <w:rsid w:val="00104726"/>
    <w:rsid w:val="00104786"/>
    <w:rsid w:val="0010479B"/>
    <w:rsid w:val="001047BC"/>
    <w:rsid w:val="00104872"/>
    <w:rsid w:val="00104A09"/>
    <w:rsid w:val="00104A65"/>
    <w:rsid w:val="00104B47"/>
    <w:rsid w:val="00104B99"/>
    <w:rsid w:val="00104D0D"/>
    <w:rsid w:val="00104DF7"/>
    <w:rsid w:val="00104E9E"/>
    <w:rsid w:val="00105068"/>
    <w:rsid w:val="00105229"/>
    <w:rsid w:val="001053DF"/>
    <w:rsid w:val="00105405"/>
    <w:rsid w:val="001054C8"/>
    <w:rsid w:val="001054D5"/>
    <w:rsid w:val="0010558F"/>
    <w:rsid w:val="001055E0"/>
    <w:rsid w:val="001056AE"/>
    <w:rsid w:val="0010571C"/>
    <w:rsid w:val="001057E2"/>
    <w:rsid w:val="0010580C"/>
    <w:rsid w:val="001058BD"/>
    <w:rsid w:val="001059FD"/>
    <w:rsid w:val="00105E8B"/>
    <w:rsid w:val="00105E9E"/>
    <w:rsid w:val="0010607C"/>
    <w:rsid w:val="001060F8"/>
    <w:rsid w:val="00106110"/>
    <w:rsid w:val="0010613F"/>
    <w:rsid w:val="001062A5"/>
    <w:rsid w:val="0010638E"/>
    <w:rsid w:val="001064E9"/>
    <w:rsid w:val="001065D7"/>
    <w:rsid w:val="001067A8"/>
    <w:rsid w:val="00106947"/>
    <w:rsid w:val="001069ED"/>
    <w:rsid w:val="00106C28"/>
    <w:rsid w:val="00106C42"/>
    <w:rsid w:val="00106D18"/>
    <w:rsid w:val="00106D59"/>
    <w:rsid w:val="00106DBD"/>
    <w:rsid w:val="00107033"/>
    <w:rsid w:val="001076E8"/>
    <w:rsid w:val="00107827"/>
    <w:rsid w:val="001079F7"/>
    <w:rsid w:val="00107B85"/>
    <w:rsid w:val="00107C1D"/>
    <w:rsid w:val="00107C29"/>
    <w:rsid w:val="00107C69"/>
    <w:rsid w:val="00110062"/>
    <w:rsid w:val="001102B6"/>
    <w:rsid w:val="00110517"/>
    <w:rsid w:val="0011063D"/>
    <w:rsid w:val="001108D4"/>
    <w:rsid w:val="001109DA"/>
    <w:rsid w:val="00110B19"/>
    <w:rsid w:val="00110E61"/>
    <w:rsid w:val="00110FAB"/>
    <w:rsid w:val="00110FE4"/>
    <w:rsid w:val="001110C8"/>
    <w:rsid w:val="0011110B"/>
    <w:rsid w:val="00111120"/>
    <w:rsid w:val="001111B9"/>
    <w:rsid w:val="00111330"/>
    <w:rsid w:val="0011143F"/>
    <w:rsid w:val="00111540"/>
    <w:rsid w:val="001116EC"/>
    <w:rsid w:val="00111757"/>
    <w:rsid w:val="0011176C"/>
    <w:rsid w:val="001117AF"/>
    <w:rsid w:val="001117DB"/>
    <w:rsid w:val="00111A24"/>
    <w:rsid w:val="00111E2F"/>
    <w:rsid w:val="00111F73"/>
    <w:rsid w:val="00112040"/>
    <w:rsid w:val="00112081"/>
    <w:rsid w:val="001120D8"/>
    <w:rsid w:val="001122AF"/>
    <w:rsid w:val="001123C9"/>
    <w:rsid w:val="001124AB"/>
    <w:rsid w:val="001124D6"/>
    <w:rsid w:val="00112550"/>
    <w:rsid w:val="001125C8"/>
    <w:rsid w:val="0011268D"/>
    <w:rsid w:val="001126FD"/>
    <w:rsid w:val="001127AE"/>
    <w:rsid w:val="001128AD"/>
    <w:rsid w:val="001128B3"/>
    <w:rsid w:val="001128CC"/>
    <w:rsid w:val="001128E6"/>
    <w:rsid w:val="0011297E"/>
    <w:rsid w:val="00112A6B"/>
    <w:rsid w:val="00112A84"/>
    <w:rsid w:val="00112ACD"/>
    <w:rsid w:val="00112BFC"/>
    <w:rsid w:val="00112D5A"/>
    <w:rsid w:val="00112DDB"/>
    <w:rsid w:val="00112F3C"/>
    <w:rsid w:val="0011313A"/>
    <w:rsid w:val="00113189"/>
    <w:rsid w:val="001131C4"/>
    <w:rsid w:val="00113331"/>
    <w:rsid w:val="001133AC"/>
    <w:rsid w:val="001133AE"/>
    <w:rsid w:val="001133E9"/>
    <w:rsid w:val="001134D9"/>
    <w:rsid w:val="0011370A"/>
    <w:rsid w:val="001137B6"/>
    <w:rsid w:val="001137BC"/>
    <w:rsid w:val="00113959"/>
    <w:rsid w:val="00113C0A"/>
    <w:rsid w:val="00113D00"/>
    <w:rsid w:val="00113D5F"/>
    <w:rsid w:val="001142F0"/>
    <w:rsid w:val="00114333"/>
    <w:rsid w:val="001145D4"/>
    <w:rsid w:val="00114916"/>
    <w:rsid w:val="00114A13"/>
    <w:rsid w:val="00114D3A"/>
    <w:rsid w:val="00114D46"/>
    <w:rsid w:val="00114DCB"/>
    <w:rsid w:val="00114EC8"/>
    <w:rsid w:val="001154DD"/>
    <w:rsid w:val="0011551E"/>
    <w:rsid w:val="00115700"/>
    <w:rsid w:val="001157C5"/>
    <w:rsid w:val="001157E0"/>
    <w:rsid w:val="00115A42"/>
    <w:rsid w:val="00115BB2"/>
    <w:rsid w:val="00115D7B"/>
    <w:rsid w:val="00115DAD"/>
    <w:rsid w:val="00115F3D"/>
    <w:rsid w:val="00116183"/>
    <w:rsid w:val="00116534"/>
    <w:rsid w:val="0011660C"/>
    <w:rsid w:val="0011660D"/>
    <w:rsid w:val="00116695"/>
    <w:rsid w:val="001166BF"/>
    <w:rsid w:val="001166FF"/>
    <w:rsid w:val="00116719"/>
    <w:rsid w:val="001167A4"/>
    <w:rsid w:val="00116B53"/>
    <w:rsid w:val="00116C2E"/>
    <w:rsid w:val="00116E36"/>
    <w:rsid w:val="0011712E"/>
    <w:rsid w:val="00117396"/>
    <w:rsid w:val="001174DF"/>
    <w:rsid w:val="0011781B"/>
    <w:rsid w:val="0011792F"/>
    <w:rsid w:val="00117979"/>
    <w:rsid w:val="00117CF9"/>
    <w:rsid w:val="00117D3D"/>
    <w:rsid w:val="00117DDF"/>
    <w:rsid w:val="001203EC"/>
    <w:rsid w:val="00120599"/>
    <w:rsid w:val="001205D5"/>
    <w:rsid w:val="0012078C"/>
    <w:rsid w:val="00120810"/>
    <w:rsid w:val="00120A41"/>
    <w:rsid w:val="00120A4F"/>
    <w:rsid w:val="00120D38"/>
    <w:rsid w:val="00120D72"/>
    <w:rsid w:val="00120E40"/>
    <w:rsid w:val="0012103D"/>
    <w:rsid w:val="0012111B"/>
    <w:rsid w:val="0012129D"/>
    <w:rsid w:val="001216C6"/>
    <w:rsid w:val="001216EA"/>
    <w:rsid w:val="00121BE2"/>
    <w:rsid w:val="00122075"/>
    <w:rsid w:val="0012210C"/>
    <w:rsid w:val="0012222B"/>
    <w:rsid w:val="001222A7"/>
    <w:rsid w:val="001223B9"/>
    <w:rsid w:val="0012271E"/>
    <w:rsid w:val="001228C2"/>
    <w:rsid w:val="001228E1"/>
    <w:rsid w:val="0012291C"/>
    <w:rsid w:val="0012292A"/>
    <w:rsid w:val="00122A81"/>
    <w:rsid w:val="00122B6F"/>
    <w:rsid w:val="00122BAC"/>
    <w:rsid w:val="00122C34"/>
    <w:rsid w:val="00122C90"/>
    <w:rsid w:val="00122D2B"/>
    <w:rsid w:val="0012306C"/>
    <w:rsid w:val="001230E3"/>
    <w:rsid w:val="001234A2"/>
    <w:rsid w:val="00123517"/>
    <w:rsid w:val="001238A5"/>
    <w:rsid w:val="00123B9A"/>
    <w:rsid w:val="00123D43"/>
    <w:rsid w:val="00123EF6"/>
    <w:rsid w:val="00123F89"/>
    <w:rsid w:val="00123FE9"/>
    <w:rsid w:val="00123FF9"/>
    <w:rsid w:val="00124431"/>
    <w:rsid w:val="00124465"/>
    <w:rsid w:val="0012456D"/>
    <w:rsid w:val="00124621"/>
    <w:rsid w:val="00124771"/>
    <w:rsid w:val="001247C7"/>
    <w:rsid w:val="00124D61"/>
    <w:rsid w:val="00124DD6"/>
    <w:rsid w:val="00124E2A"/>
    <w:rsid w:val="00124F4F"/>
    <w:rsid w:val="00124F84"/>
    <w:rsid w:val="00124FB5"/>
    <w:rsid w:val="001250B4"/>
    <w:rsid w:val="001250C3"/>
    <w:rsid w:val="00125101"/>
    <w:rsid w:val="00125192"/>
    <w:rsid w:val="001251C7"/>
    <w:rsid w:val="0012529C"/>
    <w:rsid w:val="00125329"/>
    <w:rsid w:val="00125638"/>
    <w:rsid w:val="0012567A"/>
    <w:rsid w:val="00125773"/>
    <w:rsid w:val="001257B6"/>
    <w:rsid w:val="0012580D"/>
    <w:rsid w:val="001259AF"/>
    <w:rsid w:val="00125CA9"/>
    <w:rsid w:val="00125E19"/>
    <w:rsid w:val="00125FA0"/>
    <w:rsid w:val="00125FFF"/>
    <w:rsid w:val="00126016"/>
    <w:rsid w:val="0012627A"/>
    <w:rsid w:val="001262B0"/>
    <w:rsid w:val="0012630A"/>
    <w:rsid w:val="001263E9"/>
    <w:rsid w:val="00126478"/>
    <w:rsid w:val="00126529"/>
    <w:rsid w:val="001265DF"/>
    <w:rsid w:val="001268DE"/>
    <w:rsid w:val="00126952"/>
    <w:rsid w:val="00126AB7"/>
    <w:rsid w:val="00126AFB"/>
    <w:rsid w:val="00126BCA"/>
    <w:rsid w:val="00126E56"/>
    <w:rsid w:val="00126F32"/>
    <w:rsid w:val="00126FFB"/>
    <w:rsid w:val="00127021"/>
    <w:rsid w:val="00127141"/>
    <w:rsid w:val="00127222"/>
    <w:rsid w:val="001272F6"/>
    <w:rsid w:val="00127312"/>
    <w:rsid w:val="00127351"/>
    <w:rsid w:val="001277F4"/>
    <w:rsid w:val="001278F8"/>
    <w:rsid w:val="00127A07"/>
    <w:rsid w:val="00127A49"/>
    <w:rsid w:val="00127ADE"/>
    <w:rsid w:val="00127D04"/>
    <w:rsid w:val="00127D59"/>
    <w:rsid w:val="00127DAD"/>
    <w:rsid w:val="00127DEB"/>
    <w:rsid w:val="00127F96"/>
    <w:rsid w:val="00127FE9"/>
    <w:rsid w:val="001300B2"/>
    <w:rsid w:val="00130144"/>
    <w:rsid w:val="001301D0"/>
    <w:rsid w:val="001301EE"/>
    <w:rsid w:val="00130417"/>
    <w:rsid w:val="001304B1"/>
    <w:rsid w:val="0013055E"/>
    <w:rsid w:val="001305AB"/>
    <w:rsid w:val="0013060B"/>
    <w:rsid w:val="00130758"/>
    <w:rsid w:val="00130AA0"/>
    <w:rsid w:val="00130AAC"/>
    <w:rsid w:val="00130BF4"/>
    <w:rsid w:val="00130C30"/>
    <w:rsid w:val="00130E1E"/>
    <w:rsid w:val="00130E51"/>
    <w:rsid w:val="00130E94"/>
    <w:rsid w:val="00131052"/>
    <w:rsid w:val="00131331"/>
    <w:rsid w:val="00131373"/>
    <w:rsid w:val="001314A7"/>
    <w:rsid w:val="0013154C"/>
    <w:rsid w:val="0013155B"/>
    <w:rsid w:val="001316F1"/>
    <w:rsid w:val="00131858"/>
    <w:rsid w:val="00131B5E"/>
    <w:rsid w:val="00131BDA"/>
    <w:rsid w:val="00131CBA"/>
    <w:rsid w:val="00131D69"/>
    <w:rsid w:val="00131FED"/>
    <w:rsid w:val="00132222"/>
    <w:rsid w:val="00132362"/>
    <w:rsid w:val="00132537"/>
    <w:rsid w:val="0013260E"/>
    <w:rsid w:val="00132D72"/>
    <w:rsid w:val="00132F99"/>
    <w:rsid w:val="00133112"/>
    <w:rsid w:val="001331E0"/>
    <w:rsid w:val="00133401"/>
    <w:rsid w:val="00133670"/>
    <w:rsid w:val="0013368D"/>
    <w:rsid w:val="00133851"/>
    <w:rsid w:val="00133B3F"/>
    <w:rsid w:val="00133D2D"/>
    <w:rsid w:val="00133DAB"/>
    <w:rsid w:val="00133DE2"/>
    <w:rsid w:val="0013413F"/>
    <w:rsid w:val="00134315"/>
    <w:rsid w:val="001344E6"/>
    <w:rsid w:val="001345E8"/>
    <w:rsid w:val="00134607"/>
    <w:rsid w:val="00134776"/>
    <w:rsid w:val="001347BF"/>
    <w:rsid w:val="00134977"/>
    <w:rsid w:val="00134BEE"/>
    <w:rsid w:val="0013509E"/>
    <w:rsid w:val="00135105"/>
    <w:rsid w:val="001353E1"/>
    <w:rsid w:val="0013567E"/>
    <w:rsid w:val="001357C3"/>
    <w:rsid w:val="001357C6"/>
    <w:rsid w:val="001357DF"/>
    <w:rsid w:val="0013583E"/>
    <w:rsid w:val="00135971"/>
    <w:rsid w:val="00135AA2"/>
    <w:rsid w:val="00135B03"/>
    <w:rsid w:val="00135B25"/>
    <w:rsid w:val="00135C0A"/>
    <w:rsid w:val="00135D3E"/>
    <w:rsid w:val="00135D44"/>
    <w:rsid w:val="00135F04"/>
    <w:rsid w:val="001360A6"/>
    <w:rsid w:val="001361D8"/>
    <w:rsid w:val="001361F8"/>
    <w:rsid w:val="001363C5"/>
    <w:rsid w:val="00136428"/>
    <w:rsid w:val="0013646C"/>
    <w:rsid w:val="00136570"/>
    <w:rsid w:val="0013659F"/>
    <w:rsid w:val="00136643"/>
    <w:rsid w:val="001366D9"/>
    <w:rsid w:val="0013673B"/>
    <w:rsid w:val="001369AF"/>
    <w:rsid w:val="00136B99"/>
    <w:rsid w:val="00136D8D"/>
    <w:rsid w:val="00136F8B"/>
    <w:rsid w:val="00136FAC"/>
    <w:rsid w:val="00136FC1"/>
    <w:rsid w:val="001372A5"/>
    <w:rsid w:val="00137320"/>
    <w:rsid w:val="0013743B"/>
    <w:rsid w:val="001375C4"/>
    <w:rsid w:val="001375C7"/>
    <w:rsid w:val="00137612"/>
    <w:rsid w:val="001376C3"/>
    <w:rsid w:val="00137A09"/>
    <w:rsid w:val="00137A5B"/>
    <w:rsid w:val="00137BD6"/>
    <w:rsid w:val="00137DC4"/>
    <w:rsid w:val="00137E28"/>
    <w:rsid w:val="00137F63"/>
    <w:rsid w:val="0014013C"/>
    <w:rsid w:val="00140452"/>
    <w:rsid w:val="001404EC"/>
    <w:rsid w:val="00140543"/>
    <w:rsid w:val="00140748"/>
    <w:rsid w:val="001407C4"/>
    <w:rsid w:val="001407F1"/>
    <w:rsid w:val="00140929"/>
    <w:rsid w:val="00140C4A"/>
    <w:rsid w:val="00140D2A"/>
    <w:rsid w:val="0014100C"/>
    <w:rsid w:val="0014120E"/>
    <w:rsid w:val="0014127F"/>
    <w:rsid w:val="00141434"/>
    <w:rsid w:val="0014163E"/>
    <w:rsid w:val="0014189F"/>
    <w:rsid w:val="00141D73"/>
    <w:rsid w:val="00141FCD"/>
    <w:rsid w:val="001423B0"/>
    <w:rsid w:val="0014255E"/>
    <w:rsid w:val="001426E9"/>
    <w:rsid w:val="001427C2"/>
    <w:rsid w:val="001428CE"/>
    <w:rsid w:val="00142980"/>
    <w:rsid w:val="00142C3D"/>
    <w:rsid w:val="00142C97"/>
    <w:rsid w:val="00142CDD"/>
    <w:rsid w:val="00142D08"/>
    <w:rsid w:val="0014305A"/>
    <w:rsid w:val="00143073"/>
    <w:rsid w:val="001430CB"/>
    <w:rsid w:val="001430ED"/>
    <w:rsid w:val="001431DD"/>
    <w:rsid w:val="001432BA"/>
    <w:rsid w:val="0014331D"/>
    <w:rsid w:val="00143445"/>
    <w:rsid w:val="00143481"/>
    <w:rsid w:val="00143593"/>
    <w:rsid w:val="00143684"/>
    <w:rsid w:val="0014369E"/>
    <w:rsid w:val="001436B5"/>
    <w:rsid w:val="0014394B"/>
    <w:rsid w:val="00143D49"/>
    <w:rsid w:val="00143F27"/>
    <w:rsid w:val="00143F78"/>
    <w:rsid w:val="001440D2"/>
    <w:rsid w:val="00144778"/>
    <w:rsid w:val="00144895"/>
    <w:rsid w:val="00144BC6"/>
    <w:rsid w:val="00144C0B"/>
    <w:rsid w:val="00144C38"/>
    <w:rsid w:val="00144EC4"/>
    <w:rsid w:val="00145407"/>
    <w:rsid w:val="00145426"/>
    <w:rsid w:val="001459D3"/>
    <w:rsid w:val="00145A30"/>
    <w:rsid w:val="00145A40"/>
    <w:rsid w:val="00145D08"/>
    <w:rsid w:val="00145F6C"/>
    <w:rsid w:val="00145FBD"/>
    <w:rsid w:val="00146107"/>
    <w:rsid w:val="00146180"/>
    <w:rsid w:val="001461C8"/>
    <w:rsid w:val="00146406"/>
    <w:rsid w:val="001465B9"/>
    <w:rsid w:val="0014661A"/>
    <w:rsid w:val="00146AAE"/>
    <w:rsid w:val="00146B76"/>
    <w:rsid w:val="00146CAB"/>
    <w:rsid w:val="00146D07"/>
    <w:rsid w:val="00146D9E"/>
    <w:rsid w:val="0014706B"/>
    <w:rsid w:val="00147323"/>
    <w:rsid w:val="001475A8"/>
    <w:rsid w:val="0014791D"/>
    <w:rsid w:val="00147B26"/>
    <w:rsid w:val="00147C9F"/>
    <w:rsid w:val="00147EED"/>
    <w:rsid w:val="0015010B"/>
    <w:rsid w:val="00150166"/>
    <w:rsid w:val="0015025B"/>
    <w:rsid w:val="001502EF"/>
    <w:rsid w:val="00150532"/>
    <w:rsid w:val="0015054B"/>
    <w:rsid w:val="001505A4"/>
    <w:rsid w:val="001509E2"/>
    <w:rsid w:val="00150C25"/>
    <w:rsid w:val="00150DF2"/>
    <w:rsid w:val="00150F60"/>
    <w:rsid w:val="00151022"/>
    <w:rsid w:val="00151205"/>
    <w:rsid w:val="001514CD"/>
    <w:rsid w:val="00151604"/>
    <w:rsid w:val="00151608"/>
    <w:rsid w:val="001516C6"/>
    <w:rsid w:val="00151BF1"/>
    <w:rsid w:val="00151D53"/>
    <w:rsid w:val="00151F44"/>
    <w:rsid w:val="00151FEA"/>
    <w:rsid w:val="001522AB"/>
    <w:rsid w:val="001522D2"/>
    <w:rsid w:val="00152578"/>
    <w:rsid w:val="001527C8"/>
    <w:rsid w:val="00152983"/>
    <w:rsid w:val="00152A16"/>
    <w:rsid w:val="00152A7F"/>
    <w:rsid w:val="00152ACE"/>
    <w:rsid w:val="00152C28"/>
    <w:rsid w:val="00152C77"/>
    <w:rsid w:val="00152E39"/>
    <w:rsid w:val="00152E70"/>
    <w:rsid w:val="00152F73"/>
    <w:rsid w:val="001530B9"/>
    <w:rsid w:val="0015310F"/>
    <w:rsid w:val="001531AE"/>
    <w:rsid w:val="00153211"/>
    <w:rsid w:val="0015351D"/>
    <w:rsid w:val="001535A0"/>
    <w:rsid w:val="00153A96"/>
    <w:rsid w:val="00153C8C"/>
    <w:rsid w:val="00153F3F"/>
    <w:rsid w:val="00153FB7"/>
    <w:rsid w:val="00154352"/>
    <w:rsid w:val="00154379"/>
    <w:rsid w:val="00154453"/>
    <w:rsid w:val="00154462"/>
    <w:rsid w:val="0015488B"/>
    <w:rsid w:val="0015497C"/>
    <w:rsid w:val="001549F0"/>
    <w:rsid w:val="00154AB5"/>
    <w:rsid w:val="00154CC2"/>
    <w:rsid w:val="00154E41"/>
    <w:rsid w:val="00154F2F"/>
    <w:rsid w:val="00155086"/>
    <w:rsid w:val="00155202"/>
    <w:rsid w:val="001553DC"/>
    <w:rsid w:val="00155418"/>
    <w:rsid w:val="00155636"/>
    <w:rsid w:val="001559A9"/>
    <w:rsid w:val="00155A19"/>
    <w:rsid w:val="00155CB3"/>
    <w:rsid w:val="00155E37"/>
    <w:rsid w:val="00155EA9"/>
    <w:rsid w:val="001560F6"/>
    <w:rsid w:val="00156291"/>
    <w:rsid w:val="001562D6"/>
    <w:rsid w:val="001562DE"/>
    <w:rsid w:val="001564AB"/>
    <w:rsid w:val="00156581"/>
    <w:rsid w:val="001566CD"/>
    <w:rsid w:val="0015670B"/>
    <w:rsid w:val="00156B60"/>
    <w:rsid w:val="00156C07"/>
    <w:rsid w:val="00156DB1"/>
    <w:rsid w:val="00156E7D"/>
    <w:rsid w:val="00156EAE"/>
    <w:rsid w:val="00156F25"/>
    <w:rsid w:val="0015702B"/>
    <w:rsid w:val="001572B7"/>
    <w:rsid w:val="0015732D"/>
    <w:rsid w:val="0015741C"/>
    <w:rsid w:val="001574C7"/>
    <w:rsid w:val="00157575"/>
    <w:rsid w:val="001575E9"/>
    <w:rsid w:val="00157624"/>
    <w:rsid w:val="00157895"/>
    <w:rsid w:val="00157A42"/>
    <w:rsid w:val="00157A49"/>
    <w:rsid w:val="00157BA2"/>
    <w:rsid w:val="00157BD2"/>
    <w:rsid w:val="00157C3A"/>
    <w:rsid w:val="00157ECE"/>
    <w:rsid w:val="00157F4E"/>
    <w:rsid w:val="00157F54"/>
    <w:rsid w:val="00160093"/>
    <w:rsid w:val="0016033D"/>
    <w:rsid w:val="0016034B"/>
    <w:rsid w:val="0016038C"/>
    <w:rsid w:val="0016052F"/>
    <w:rsid w:val="0016057C"/>
    <w:rsid w:val="001609F8"/>
    <w:rsid w:val="00160A34"/>
    <w:rsid w:val="00160D16"/>
    <w:rsid w:val="00161045"/>
    <w:rsid w:val="0016126C"/>
    <w:rsid w:val="001612F5"/>
    <w:rsid w:val="0016135B"/>
    <w:rsid w:val="0016168D"/>
    <w:rsid w:val="001616D0"/>
    <w:rsid w:val="0016190B"/>
    <w:rsid w:val="00161976"/>
    <w:rsid w:val="00161A43"/>
    <w:rsid w:val="00161B8B"/>
    <w:rsid w:val="00161DD3"/>
    <w:rsid w:val="00161DF3"/>
    <w:rsid w:val="00161E8B"/>
    <w:rsid w:val="00162073"/>
    <w:rsid w:val="00162276"/>
    <w:rsid w:val="0016243D"/>
    <w:rsid w:val="001627AF"/>
    <w:rsid w:val="001627FF"/>
    <w:rsid w:val="001628FA"/>
    <w:rsid w:val="0016308C"/>
    <w:rsid w:val="00163105"/>
    <w:rsid w:val="00163260"/>
    <w:rsid w:val="00163273"/>
    <w:rsid w:val="001632FF"/>
    <w:rsid w:val="00163420"/>
    <w:rsid w:val="00163550"/>
    <w:rsid w:val="0016373D"/>
    <w:rsid w:val="00163777"/>
    <w:rsid w:val="001638F9"/>
    <w:rsid w:val="0016399C"/>
    <w:rsid w:val="00163DF1"/>
    <w:rsid w:val="00163F24"/>
    <w:rsid w:val="00163F4F"/>
    <w:rsid w:val="00163F7E"/>
    <w:rsid w:val="00164156"/>
    <w:rsid w:val="0016449E"/>
    <w:rsid w:val="00164559"/>
    <w:rsid w:val="0016469F"/>
    <w:rsid w:val="001646D7"/>
    <w:rsid w:val="001649C7"/>
    <w:rsid w:val="00164CCF"/>
    <w:rsid w:val="00164EF3"/>
    <w:rsid w:val="001650E0"/>
    <w:rsid w:val="0016515B"/>
    <w:rsid w:val="001651D6"/>
    <w:rsid w:val="001652E9"/>
    <w:rsid w:val="00165347"/>
    <w:rsid w:val="00165497"/>
    <w:rsid w:val="001655B9"/>
    <w:rsid w:val="0016562C"/>
    <w:rsid w:val="00165669"/>
    <w:rsid w:val="001656D5"/>
    <w:rsid w:val="00165725"/>
    <w:rsid w:val="0016577C"/>
    <w:rsid w:val="00165903"/>
    <w:rsid w:val="00165D9C"/>
    <w:rsid w:val="00165EA7"/>
    <w:rsid w:val="00166044"/>
    <w:rsid w:val="00166495"/>
    <w:rsid w:val="001664EE"/>
    <w:rsid w:val="00166639"/>
    <w:rsid w:val="0016674F"/>
    <w:rsid w:val="00166785"/>
    <w:rsid w:val="0016689A"/>
    <w:rsid w:val="00166937"/>
    <w:rsid w:val="00166AFE"/>
    <w:rsid w:val="00166C57"/>
    <w:rsid w:val="00166ED3"/>
    <w:rsid w:val="0016718F"/>
    <w:rsid w:val="00167367"/>
    <w:rsid w:val="001674E0"/>
    <w:rsid w:val="00167599"/>
    <w:rsid w:val="001677A0"/>
    <w:rsid w:val="00167899"/>
    <w:rsid w:val="0016794D"/>
    <w:rsid w:val="0016798A"/>
    <w:rsid w:val="001679A4"/>
    <w:rsid w:val="00167A6F"/>
    <w:rsid w:val="00167C42"/>
    <w:rsid w:val="00167FF6"/>
    <w:rsid w:val="00167FF9"/>
    <w:rsid w:val="0017000C"/>
    <w:rsid w:val="0017006E"/>
    <w:rsid w:val="00170180"/>
    <w:rsid w:val="00170491"/>
    <w:rsid w:val="00170585"/>
    <w:rsid w:val="001705BE"/>
    <w:rsid w:val="0017074B"/>
    <w:rsid w:val="001708E0"/>
    <w:rsid w:val="0017091A"/>
    <w:rsid w:val="00170A2F"/>
    <w:rsid w:val="00170E52"/>
    <w:rsid w:val="00170ED4"/>
    <w:rsid w:val="00170F77"/>
    <w:rsid w:val="00170FBB"/>
    <w:rsid w:val="00170FF2"/>
    <w:rsid w:val="00171055"/>
    <w:rsid w:val="001710FA"/>
    <w:rsid w:val="0017110B"/>
    <w:rsid w:val="00171116"/>
    <w:rsid w:val="00171188"/>
    <w:rsid w:val="0017120B"/>
    <w:rsid w:val="00171344"/>
    <w:rsid w:val="001716A7"/>
    <w:rsid w:val="001717A0"/>
    <w:rsid w:val="00171822"/>
    <w:rsid w:val="00171A52"/>
    <w:rsid w:val="00171C5B"/>
    <w:rsid w:val="00171D33"/>
    <w:rsid w:val="00171EEB"/>
    <w:rsid w:val="00171F62"/>
    <w:rsid w:val="00172055"/>
    <w:rsid w:val="00172057"/>
    <w:rsid w:val="0017209C"/>
    <w:rsid w:val="00172138"/>
    <w:rsid w:val="00172194"/>
    <w:rsid w:val="001721CE"/>
    <w:rsid w:val="00172247"/>
    <w:rsid w:val="001724AC"/>
    <w:rsid w:val="00172542"/>
    <w:rsid w:val="0017255E"/>
    <w:rsid w:val="001726BB"/>
    <w:rsid w:val="00172730"/>
    <w:rsid w:val="001727F4"/>
    <w:rsid w:val="0017295A"/>
    <w:rsid w:val="00172985"/>
    <w:rsid w:val="0017299D"/>
    <w:rsid w:val="001729A9"/>
    <w:rsid w:val="00172AB0"/>
    <w:rsid w:val="00172BE1"/>
    <w:rsid w:val="00172C5D"/>
    <w:rsid w:val="00172D93"/>
    <w:rsid w:val="00172ED9"/>
    <w:rsid w:val="00173005"/>
    <w:rsid w:val="001731D5"/>
    <w:rsid w:val="00173222"/>
    <w:rsid w:val="00173458"/>
    <w:rsid w:val="00173487"/>
    <w:rsid w:val="00173492"/>
    <w:rsid w:val="001736C3"/>
    <w:rsid w:val="00173754"/>
    <w:rsid w:val="0017392C"/>
    <w:rsid w:val="001739EB"/>
    <w:rsid w:val="00173B4B"/>
    <w:rsid w:val="00173D39"/>
    <w:rsid w:val="00173EE9"/>
    <w:rsid w:val="0017400B"/>
    <w:rsid w:val="0017429F"/>
    <w:rsid w:val="001742F5"/>
    <w:rsid w:val="00174494"/>
    <w:rsid w:val="00174577"/>
    <w:rsid w:val="0017458D"/>
    <w:rsid w:val="001745A2"/>
    <w:rsid w:val="001745A9"/>
    <w:rsid w:val="001747B0"/>
    <w:rsid w:val="0017489D"/>
    <w:rsid w:val="00174A68"/>
    <w:rsid w:val="00174B0E"/>
    <w:rsid w:val="00174DA6"/>
    <w:rsid w:val="00174FE7"/>
    <w:rsid w:val="00174FFE"/>
    <w:rsid w:val="001750BF"/>
    <w:rsid w:val="001752FC"/>
    <w:rsid w:val="0017532A"/>
    <w:rsid w:val="00175631"/>
    <w:rsid w:val="00175744"/>
    <w:rsid w:val="001758FA"/>
    <w:rsid w:val="001759FC"/>
    <w:rsid w:val="00175E05"/>
    <w:rsid w:val="00175F3E"/>
    <w:rsid w:val="0017608A"/>
    <w:rsid w:val="001760FD"/>
    <w:rsid w:val="001762BE"/>
    <w:rsid w:val="001762CD"/>
    <w:rsid w:val="001762E9"/>
    <w:rsid w:val="001762F7"/>
    <w:rsid w:val="00176707"/>
    <w:rsid w:val="00176747"/>
    <w:rsid w:val="001769CC"/>
    <w:rsid w:val="00176A8D"/>
    <w:rsid w:val="00176AAD"/>
    <w:rsid w:val="00176AB3"/>
    <w:rsid w:val="00176BEB"/>
    <w:rsid w:val="00176C70"/>
    <w:rsid w:val="00176CA0"/>
    <w:rsid w:val="00177000"/>
    <w:rsid w:val="0017716C"/>
    <w:rsid w:val="00177183"/>
    <w:rsid w:val="0017731A"/>
    <w:rsid w:val="00177410"/>
    <w:rsid w:val="001774B5"/>
    <w:rsid w:val="0017786C"/>
    <w:rsid w:val="001779C9"/>
    <w:rsid w:val="00177A29"/>
    <w:rsid w:val="00177D74"/>
    <w:rsid w:val="00177D9B"/>
    <w:rsid w:val="00177E3A"/>
    <w:rsid w:val="001800F7"/>
    <w:rsid w:val="00180182"/>
    <w:rsid w:val="00180564"/>
    <w:rsid w:val="001807AF"/>
    <w:rsid w:val="00180C54"/>
    <w:rsid w:val="00180D6A"/>
    <w:rsid w:val="00180D74"/>
    <w:rsid w:val="00181206"/>
    <w:rsid w:val="00181349"/>
    <w:rsid w:val="001814C8"/>
    <w:rsid w:val="001814CA"/>
    <w:rsid w:val="001815E1"/>
    <w:rsid w:val="00181607"/>
    <w:rsid w:val="001816FF"/>
    <w:rsid w:val="00181855"/>
    <w:rsid w:val="001818AC"/>
    <w:rsid w:val="00181931"/>
    <w:rsid w:val="00181BA8"/>
    <w:rsid w:val="00181CF1"/>
    <w:rsid w:val="00181D7A"/>
    <w:rsid w:val="00181E31"/>
    <w:rsid w:val="00181E57"/>
    <w:rsid w:val="00181F15"/>
    <w:rsid w:val="0018202C"/>
    <w:rsid w:val="0018252A"/>
    <w:rsid w:val="00182679"/>
    <w:rsid w:val="00182715"/>
    <w:rsid w:val="001828CB"/>
    <w:rsid w:val="00182A68"/>
    <w:rsid w:val="00182AD4"/>
    <w:rsid w:val="00182B77"/>
    <w:rsid w:val="00182E4D"/>
    <w:rsid w:val="001831A0"/>
    <w:rsid w:val="0018354B"/>
    <w:rsid w:val="00183678"/>
    <w:rsid w:val="00183A4D"/>
    <w:rsid w:val="00183C36"/>
    <w:rsid w:val="00183C9A"/>
    <w:rsid w:val="00183E3F"/>
    <w:rsid w:val="00183E51"/>
    <w:rsid w:val="00183F23"/>
    <w:rsid w:val="00183F58"/>
    <w:rsid w:val="001845D4"/>
    <w:rsid w:val="00184886"/>
    <w:rsid w:val="00184896"/>
    <w:rsid w:val="0018489F"/>
    <w:rsid w:val="00184ADB"/>
    <w:rsid w:val="00184BE0"/>
    <w:rsid w:val="00184D7B"/>
    <w:rsid w:val="00185265"/>
    <w:rsid w:val="0018573B"/>
    <w:rsid w:val="00185745"/>
    <w:rsid w:val="00185895"/>
    <w:rsid w:val="001858BA"/>
    <w:rsid w:val="001859FC"/>
    <w:rsid w:val="00185F87"/>
    <w:rsid w:val="00185FB1"/>
    <w:rsid w:val="00186019"/>
    <w:rsid w:val="001863A1"/>
    <w:rsid w:val="001863AD"/>
    <w:rsid w:val="00186644"/>
    <w:rsid w:val="00186730"/>
    <w:rsid w:val="001867ED"/>
    <w:rsid w:val="001868DE"/>
    <w:rsid w:val="00186B30"/>
    <w:rsid w:val="00186B63"/>
    <w:rsid w:val="00186FB1"/>
    <w:rsid w:val="0018711A"/>
    <w:rsid w:val="001871C5"/>
    <w:rsid w:val="00187421"/>
    <w:rsid w:val="00187858"/>
    <w:rsid w:val="00187878"/>
    <w:rsid w:val="00187A61"/>
    <w:rsid w:val="00187A8E"/>
    <w:rsid w:val="00187AED"/>
    <w:rsid w:val="00187BFC"/>
    <w:rsid w:val="00187CC6"/>
    <w:rsid w:val="00190010"/>
    <w:rsid w:val="001901A5"/>
    <w:rsid w:val="00190305"/>
    <w:rsid w:val="00190377"/>
    <w:rsid w:val="001903E2"/>
    <w:rsid w:val="00190461"/>
    <w:rsid w:val="001907E4"/>
    <w:rsid w:val="001907EE"/>
    <w:rsid w:val="00190808"/>
    <w:rsid w:val="001908F5"/>
    <w:rsid w:val="00190927"/>
    <w:rsid w:val="001909A9"/>
    <w:rsid w:val="00190B74"/>
    <w:rsid w:val="00190D3E"/>
    <w:rsid w:val="00190DB5"/>
    <w:rsid w:val="00191161"/>
    <w:rsid w:val="001911EB"/>
    <w:rsid w:val="00191407"/>
    <w:rsid w:val="0019155B"/>
    <w:rsid w:val="001916A0"/>
    <w:rsid w:val="001918B0"/>
    <w:rsid w:val="0019196C"/>
    <w:rsid w:val="001919F8"/>
    <w:rsid w:val="00191A7D"/>
    <w:rsid w:val="00191AAF"/>
    <w:rsid w:val="00191AED"/>
    <w:rsid w:val="00191B85"/>
    <w:rsid w:val="00191C46"/>
    <w:rsid w:val="00192152"/>
    <w:rsid w:val="0019217A"/>
    <w:rsid w:val="00192443"/>
    <w:rsid w:val="001927A6"/>
    <w:rsid w:val="00192995"/>
    <w:rsid w:val="00192B8B"/>
    <w:rsid w:val="00192D68"/>
    <w:rsid w:val="00192DE9"/>
    <w:rsid w:val="00193017"/>
    <w:rsid w:val="00193203"/>
    <w:rsid w:val="001932B2"/>
    <w:rsid w:val="0019351E"/>
    <w:rsid w:val="001936CF"/>
    <w:rsid w:val="00193742"/>
    <w:rsid w:val="00193C17"/>
    <w:rsid w:val="00193DFD"/>
    <w:rsid w:val="00193F30"/>
    <w:rsid w:val="001940E5"/>
    <w:rsid w:val="00194188"/>
    <w:rsid w:val="0019462F"/>
    <w:rsid w:val="0019483B"/>
    <w:rsid w:val="0019485B"/>
    <w:rsid w:val="00194992"/>
    <w:rsid w:val="00194B2F"/>
    <w:rsid w:val="00194BA5"/>
    <w:rsid w:val="00194BAE"/>
    <w:rsid w:val="00194DE8"/>
    <w:rsid w:val="00194E36"/>
    <w:rsid w:val="00194E7B"/>
    <w:rsid w:val="001952AF"/>
    <w:rsid w:val="001952F7"/>
    <w:rsid w:val="00195390"/>
    <w:rsid w:val="0019542A"/>
    <w:rsid w:val="00195430"/>
    <w:rsid w:val="001954B8"/>
    <w:rsid w:val="0019561F"/>
    <w:rsid w:val="00195698"/>
    <w:rsid w:val="0019574C"/>
    <w:rsid w:val="001957B9"/>
    <w:rsid w:val="0019597A"/>
    <w:rsid w:val="00195C45"/>
    <w:rsid w:val="00195C7D"/>
    <w:rsid w:val="00195CDC"/>
    <w:rsid w:val="00195FFF"/>
    <w:rsid w:val="0019608D"/>
    <w:rsid w:val="001960E1"/>
    <w:rsid w:val="001961A5"/>
    <w:rsid w:val="0019624F"/>
    <w:rsid w:val="00196297"/>
    <w:rsid w:val="00196316"/>
    <w:rsid w:val="001963AD"/>
    <w:rsid w:val="001964DD"/>
    <w:rsid w:val="00196580"/>
    <w:rsid w:val="001966F7"/>
    <w:rsid w:val="0019675A"/>
    <w:rsid w:val="0019680A"/>
    <w:rsid w:val="0019694C"/>
    <w:rsid w:val="0019699C"/>
    <w:rsid w:val="00196C25"/>
    <w:rsid w:val="00196C6D"/>
    <w:rsid w:val="00196CC6"/>
    <w:rsid w:val="00196E74"/>
    <w:rsid w:val="00196E77"/>
    <w:rsid w:val="001970BB"/>
    <w:rsid w:val="001972B2"/>
    <w:rsid w:val="001972CC"/>
    <w:rsid w:val="00197524"/>
    <w:rsid w:val="001975BA"/>
    <w:rsid w:val="0019762F"/>
    <w:rsid w:val="001977C4"/>
    <w:rsid w:val="0019782C"/>
    <w:rsid w:val="001978DF"/>
    <w:rsid w:val="00197A19"/>
    <w:rsid w:val="00197D1D"/>
    <w:rsid w:val="00197E18"/>
    <w:rsid w:val="00197EB8"/>
    <w:rsid w:val="001A00BB"/>
    <w:rsid w:val="001A01A5"/>
    <w:rsid w:val="001A01E6"/>
    <w:rsid w:val="001A021E"/>
    <w:rsid w:val="001A0341"/>
    <w:rsid w:val="001A03A6"/>
    <w:rsid w:val="001A04E1"/>
    <w:rsid w:val="001A0768"/>
    <w:rsid w:val="001A092A"/>
    <w:rsid w:val="001A09A1"/>
    <w:rsid w:val="001A0DF7"/>
    <w:rsid w:val="001A0E72"/>
    <w:rsid w:val="001A0EFE"/>
    <w:rsid w:val="001A1037"/>
    <w:rsid w:val="001A1150"/>
    <w:rsid w:val="001A11C6"/>
    <w:rsid w:val="001A140E"/>
    <w:rsid w:val="001A1466"/>
    <w:rsid w:val="001A1701"/>
    <w:rsid w:val="001A1762"/>
    <w:rsid w:val="001A1BEF"/>
    <w:rsid w:val="001A1F71"/>
    <w:rsid w:val="001A2025"/>
    <w:rsid w:val="001A2215"/>
    <w:rsid w:val="001A22B8"/>
    <w:rsid w:val="001A2313"/>
    <w:rsid w:val="001A2759"/>
    <w:rsid w:val="001A27FD"/>
    <w:rsid w:val="001A2822"/>
    <w:rsid w:val="001A3008"/>
    <w:rsid w:val="001A31EB"/>
    <w:rsid w:val="001A32F3"/>
    <w:rsid w:val="001A3387"/>
    <w:rsid w:val="001A339E"/>
    <w:rsid w:val="001A3732"/>
    <w:rsid w:val="001A37A8"/>
    <w:rsid w:val="001A37C7"/>
    <w:rsid w:val="001A3863"/>
    <w:rsid w:val="001A3E7E"/>
    <w:rsid w:val="001A3F55"/>
    <w:rsid w:val="001A4134"/>
    <w:rsid w:val="001A414D"/>
    <w:rsid w:val="001A440B"/>
    <w:rsid w:val="001A45F7"/>
    <w:rsid w:val="001A492A"/>
    <w:rsid w:val="001A4A83"/>
    <w:rsid w:val="001A4CC1"/>
    <w:rsid w:val="001A4E69"/>
    <w:rsid w:val="001A5599"/>
    <w:rsid w:val="001A5768"/>
    <w:rsid w:val="001A5769"/>
    <w:rsid w:val="001A5779"/>
    <w:rsid w:val="001A578F"/>
    <w:rsid w:val="001A584E"/>
    <w:rsid w:val="001A5864"/>
    <w:rsid w:val="001A58BF"/>
    <w:rsid w:val="001A590E"/>
    <w:rsid w:val="001A592B"/>
    <w:rsid w:val="001A5AA6"/>
    <w:rsid w:val="001A5B31"/>
    <w:rsid w:val="001A5D53"/>
    <w:rsid w:val="001A5E7C"/>
    <w:rsid w:val="001A5E86"/>
    <w:rsid w:val="001A6005"/>
    <w:rsid w:val="001A6287"/>
    <w:rsid w:val="001A62D6"/>
    <w:rsid w:val="001A634D"/>
    <w:rsid w:val="001A63B8"/>
    <w:rsid w:val="001A6464"/>
    <w:rsid w:val="001A6496"/>
    <w:rsid w:val="001A64D9"/>
    <w:rsid w:val="001A6824"/>
    <w:rsid w:val="001A68C8"/>
    <w:rsid w:val="001A68E8"/>
    <w:rsid w:val="001A698E"/>
    <w:rsid w:val="001A6AB4"/>
    <w:rsid w:val="001A6FA5"/>
    <w:rsid w:val="001A70A1"/>
    <w:rsid w:val="001A7142"/>
    <w:rsid w:val="001A73F5"/>
    <w:rsid w:val="001A74A6"/>
    <w:rsid w:val="001A74C3"/>
    <w:rsid w:val="001A7591"/>
    <w:rsid w:val="001A75EC"/>
    <w:rsid w:val="001A7647"/>
    <w:rsid w:val="001A76A3"/>
    <w:rsid w:val="001A7854"/>
    <w:rsid w:val="001A78AC"/>
    <w:rsid w:val="001A7C48"/>
    <w:rsid w:val="001A7CB0"/>
    <w:rsid w:val="001A7DF7"/>
    <w:rsid w:val="001A7EDB"/>
    <w:rsid w:val="001B028E"/>
    <w:rsid w:val="001B02FA"/>
    <w:rsid w:val="001B0470"/>
    <w:rsid w:val="001B057D"/>
    <w:rsid w:val="001B0A1E"/>
    <w:rsid w:val="001B0A24"/>
    <w:rsid w:val="001B0BC5"/>
    <w:rsid w:val="001B0CE6"/>
    <w:rsid w:val="001B0E04"/>
    <w:rsid w:val="001B0E2F"/>
    <w:rsid w:val="001B10A2"/>
    <w:rsid w:val="001B10DB"/>
    <w:rsid w:val="001B1171"/>
    <w:rsid w:val="001B1482"/>
    <w:rsid w:val="001B14D5"/>
    <w:rsid w:val="001B16B4"/>
    <w:rsid w:val="001B16E9"/>
    <w:rsid w:val="001B175D"/>
    <w:rsid w:val="001B17DF"/>
    <w:rsid w:val="001B183F"/>
    <w:rsid w:val="001B1843"/>
    <w:rsid w:val="001B1C6A"/>
    <w:rsid w:val="001B1E5B"/>
    <w:rsid w:val="001B2259"/>
    <w:rsid w:val="001B225C"/>
    <w:rsid w:val="001B23F4"/>
    <w:rsid w:val="001B25AB"/>
    <w:rsid w:val="001B25CE"/>
    <w:rsid w:val="001B25F7"/>
    <w:rsid w:val="001B268E"/>
    <w:rsid w:val="001B27CB"/>
    <w:rsid w:val="001B29D1"/>
    <w:rsid w:val="001B2B7A"/>
    <w:rsid w:val="001B2C6F"/>
    <w:rsid w:val="001B3043"/>
    <w:rsid w:val="001B3061"/>
    <w:rsid w:val="001B30A6"/>
    <w:rsid w:val="001B3350"/>
    <w:rsid w:val="001B3588"/>
    <w:rsid w:val="001B36FA"/>
    <w:rsid w:val="001B3746"/>
    <w:rsid w:val="001B3752"/>
    <w:rsid w:val="001B392B"/>
    <w:rsid w:val="001B3B93"/>
    <w:rsid w:val="001B3D26"/>
    <w:rsid w:val="001B3F1B"/>
    <w:rsid w:val="001B3F89"/>
    <w:rsid w:val="001B403F"/>
    <w:rsid w:val="001B414F"/>
    <w:rsid w:val="001B4238"/>
    <w:rsid w:val="001B4387"/>
    <w:rsid w:val="001B47F5"/>
    <w:rsid w:val="001B4824"/>
    <w:rsid w:val="001B49E1"/>
    <w:rsid w:val="001B49EC"/>
    <w:rsid w:val="001B4C35"/>
    <w:rsid w:val="001B4C43"/>
    <w:rsid w:val="001B4CB0"/>
    <w:rsid w:val="001B4D53"/>
    <w:rsid w:val="001B4DD3"/>
    <w:rsid w:val="001B4E4D"/>
    <w:rsid w:val="001B4EA5"/>
    <w:rsid w:val="001B5045"/>
    <w:rsid w:val="001B5052"/>
    <w:rsid w:val="001B5092"/>
    <w:rsid w:val="001B50C3"/>
    <w:rsid w:val="001B5104"/>
    <w:rsid w:val="001B52DC"/>
    <w:rsid w:val="001B540A"/>
    <w:rsid w:val="001B5486"/>
    <w:rsid w:val="001B54F6"/>
    <w:rsid w:val="001B5564"/>
    <w:rsid w:val="001B5780"/>
    <w:rsid w:val="001B580D"/>
    <w:rsid w:val="001B5908"/>
    <w:rsid w:val="001B590B"/>
    <w:rsid w:val="001B5E12"/>
    <w:rsid w:val="001B5F31"/>
    <w:rsid w:val="001B6160"/>
    <w:rsid w:val="001B6245"/>
    <w:rsid w:val="001B6606"/>
    <w:rsid w:val="001B6A46"/>
    <w:rsid w:val="001B6B5F"/>
    <w:rsid w:val="001B6C72"/>
    <w:rsid w:val="001B6C8E"/>
    <w:rsid w:val="001B6DAE"/>
    <w:rsid w:val="001B6F77"/>
    <w:rsid w:val="001B7225"/>
    <w:rsid w:val="001B7285"/>
    <w:rsid w:val="001B72CC"/>
    <w:rsid w:val="001B72D1"/>
    <w:rsid w:val="001B7427"/>
    <w:rsid w:val="001B7460"/>
    <w:rsid w:val="001B74A4"/>
    <w:rsid w:val="001B77A1"/>
    <w:rsid w:val="001B7844"/>
    <w:rsid w:val="001B795D"/>
    <w:rsid w:val="001B7BB5"/>
    <w:rsid w:val="001B7BCB"/>
    <w:rsid w:val="001B7DA3"/>
    <w:rsid w:val="001B7DE7"/>
    <w:rsid w:val="001C0392"/>
    <w:rsid w:val="001C0732"/>
    <w:rsid w:val="001C08AD"/>
    <w:rsid w:val="001C0B08"/>
    <w:rsid w:val="001C0E1C"/>
    <w:rsid w:val="001C0E2F"/>
    <w:rsid w:val="001C0F3A"/>
    <w:rsid w:val="001C0FFA"/>
    <w:rsid w:val="001C12B4"/>
    <w:rsid w:val="001C139C"/>
    <w:rsid w:val="001C1489"/>
    <w:rsid w:val="001C173D"/>
    <w:rsid w:val="001C17CB"/>
    <w:rsid w:val="001C180D"/>
    <w:rsid w:val="001C1B60"/>
    <w:rsid w:val="001C1BAA"/>
    <w:rsid w:val="001C1C1E"/>
    <w:rsid w:val="001C1FAA"/>
    <w:rsid w:val="001C2066"/>
    <w:rsid w:val="001C2396"/>
    <w:rsid w:val="001C266A"/>
    <w:rsid w:val="001C26F9"/>
    <w:rsid w:val="001C29BA"/>
    <w:rsid w:val="001C2AA7"/>
    <w:rsid w:val="001C2CA8"/>
    <w:rsid w:val="001C2E86"/>
    <w:rsid w:val="001C2EAB"/>
    <w:rsid w:val="001C3139"/>
    <w:rsid w:val="001C324D"/>
    <w:rsid w:val="001C3412"/>
    <w:rsid w:val="001C3723"/>
    <w:rsid w:val="001C3B6C"/>
    <w:rsid w:val="001C3BC4"/>
    <w:rsid w:val="001C3CE7"/>
    <w:rsid w:val="001C3D75"/>
    <w:rsid w:val="001C3E1E"/>
    <w:rsid w:val="001C41C4"/>
    <w:rsid w:val="001C425C"/>
    <w:rsid w:val="001C44AE"/>
    <w:rsid w:val="001C44E7"/>
    <w:rsid w:val="001C4582"/>
    <w:rsid w:val="001C45F4"/>
    <w:rsid w:val="001C46F3"/>
    <w:rsid w:val="001C48F4"/>
    <w:rsid w:val="001C4E44"/>
    <w:rsid w:val="001C517D"/>
    <w:rsid w:val="001C51DB"/>
    <w:rsid w:val="001C5327"/>
    <w:rsid w:val="001C542C"/>
    <w:rsid w:val="001C54C1"/>
    <w:rsid w:val="001C54CE"/>
    <w:rsid w:val="001C566C"/>
    <w:rsid w:val="001C5691"/>
    <w:rsid w:val="001C5976"/>
    <w:rsid w:val="001C5A2C"/>
    <w:rsid w:val="001C5AA5"/>
    <w:rsid w:val="001C5BB4"/>
    <w:rsid w:val="001C5C7C"/>
    <w:rsid w:val="001C5CFD"/>
    <w:rsid w:val="001C5FEB"/>
    <w:rsid w:val="001C6156"/>
    <w:rsid w:val="001C62A5"/>
    <w:rsid w:val="001C6350"/>
    <w:rsid w:val="001C6547"/>
    <w:rsid w:val="001C65CF"/>
    <w:rsid w:val="001C65D2"/>
    <w:rsid w:val="001C66A6"/>
    <w:rsid w:val="001C681C"/>
    <w:rsid w:val="001C68B4"/>
    <w:rsid w:val="001C6AB1"/>
    <w:rsid w:val="001C6CCC"/>
    <w:rsid w:val="001C6D55"/>
    <w:rsid w:val="001C6DD5"/>
    <w:rsid w:val="001C7056"/>
    <w:rsid w:val="001C7336"/>
    <w:rsid w:val="001C73F7"/>
    <w:rsid w:val="001C75B3"/>
    <w:rsid w:val="001C75E2"/>
    <w:rsid w:val="001C7907"/>
    <w:rsid w:val="001C7948"/>
    <w:rsid w:val="001C79C1"/>
    <w:rsid w:val="001C7B97"/>
    <w:rsid w:val="001C7DA8"/>
    <w:rsid w:val="001C7DAC"/>
    <w:rsid w:val="001C7E14"/>
    <w:rsid w:val="001C7F51"/>
    <w:rsid w:val="001D0060"/>
    <w:rsid w:val="001D01A9"/>
    <w:rsid w:val="001D0224"/>
    <w:rsid w:val="001D02A5"/>
    <w:rsid w:val="001D0833"/>
    <w:rsid w:val="001D096F"/>
    <w:rsid w:val="001D0EAD"/>
    <w:rsid w:val="001D0EC6"/>
    <w:rsid w:val="001D0F43"/>
    <w:rsid w:val="001D13A8"/>
    <w:rsid w:val="001D14D3"/>
    <w:rsid w:val="001D1547"/>
    <w:rsid w:val="001D166F"/>
    <w:rsid w:val="001D1687"/>
    <w:rsid w:val="001D191A"/>
    <w:rsid w:val="001D1C9A"/>
    <w:rsid w:val="001D1D1C"/>
    <w:rsid w:val="001D1D77"/>
    <w:rsid w:val="001D1E3D"/>
    <w:rsid w:val="001D1E6E"/>
    <w:rsid w:val="001D219A"/>
    <w:rsid w:val="001D21CB"/>
    <w:rsid w:val="001D22A8"/>
    <w:rsid w:val="001D22E6"/>
    <w:rsid w:val="001D24A0"/>
    <w:rsid w:val="001D2622"/>
    <w:rsid w:val="001D2634"/>
    <w:rsid w:val="001D26AE"/>
    <w:rsid w:val="001D27BF"/>
    <w:rsid w:val="001D28BE"/>
    <w:rsid w:val="001D28CF"/>
    <w:rsid w:val="001D2D93"/>
    <w:rsid w:val="001D2E5D"/>
    <w:rsid w:val="001D3432"/>
    <w:rsid w:val="001D375D"/>
    <w:rsid w:val="001D39AE"/>
    <w:rsid w:val="001D39C9"/>
    <w:rsid w:val="001D3A77"/>
    <w:rsid w:val="001D3AE6"/>
    <w:rsid w:val="001D3D1E"/>
    <w:rsid w:val="001D3D2D"/>
    <w:rsid w:val="001D3D31"/>
    <w:rsid w:val="001D3E2C"/>
    <w:rsid w:val="001D3EE5"/>
    <w:rsid w:val="001D3EED"/>
    <w:rsid w:val="001D4052"/>
    <w:rsid w:val="001D429B"/>
    <w:rsid w:val="001D42BB"/>
    <w:rsid w:val="001D43D4"/>
    <w:rsid w:val="001D4545"/>
    <w:rsid w:val="001D45F8"/>
    <w:rsid w:val="001D4749"/>
    <w:rsid w:val="001D478C"/>
    <w:rsid w:val="001D4D88"/>
    <w:rsid w:val="001D4F43"/>
    <w:rsid w:val="001D503B"/>
    <w:rsid w:val="001D51B8"/>
    <w:rsid w:val="001D51BD"/>
    <w:rsid w:val="001D5256"/>
    <w:rsid w:val="001D5312"/>
    <w:rsid w:val="001D53CA"/>
    <w:rsid w:val="001D559F"/>
    <w:rsid w:val="001D56F1"/>
    <w:rsid w:val="001D5781"/>
    <w:rsid w:val="001D5785"/>
    <w:rsid w:val="001D5AD6"/>
    <w:rsid w:val="001D6058"/>
    <w:rsid w:val="001D624F"/>
    <w:rsid w:val="001D6273"/>
    <w:rsid w:val="001D6639"/>
    <w:rsid w:val="001D6665"/>
    <w:rsid w:val="001D6680"/>
    <w:rsid w:val="001D66F2"/>
    <w:rsid w:val="001D68C8"/>
    <w:rsid w:val="001D6980"/>
    <w:rsid w:val="001D69AC"/>
    <w:rsid w:val="001D69D1"/>
    <w:rsid w:val="001D6B1D"/>
    <w:rsid w:val="001D6DBA"/>
    <w:rsid w:val="001D6E4B"/>
    <w:rsid w:val="001D6F3D"/>
    <w:rsid w:val="001D6FA0"/>
    <w:rsid w:val="001D6FAB"/>
    <w:rsid w:val="001D704D"/>
    <w:rsid w:val="001D7138"/>
    <w:rsid w:val="001D7191"/>
    <w:rsid w:val="001D7200"/>
    <w:rsid w:val="001D7282"/>
    <w:rsid w:val="001D72BD"/>
    <w:rsid w:val="001D7407"/>
    <w:rsid w:val="001D744F"/>
    <w:rsid w:val="001D768F"/>
    <w:rsid w:val="001D76B7"/>
    <w:rsid w:val="001D76FB"/>
    <w:rsid w:val="001D77D5"/>
    <w:rsid w:val="001D787F"/>
    <w:rsid w:val="001D7951"/>
    <w:rsid w:val="001D7BC8"/>
    <w:rsid w:val="001E0084"/>
    <w:rsid w:val="001E027A"/>
    <w:rsid w:val="001E05C8"/>
    <w:rsid w:val="001E07B1"/>
    <w:rsid w:val="001E07EE"/>
    <w:rsid w:val="001E085C"/>
    <w:rsid w:val="001E0BD4"/>
    <w:rsid w:val="001E0C89"/>
    <w:rsid w:val="001E1094"/>
    <w:rsid w:val="001E110A"/>
    <w:rsid w:val="001E1493"/>
    <w:rsid w:val="001E149D"/>
    <w:rsid w:val="001E15AE"/>
    <w:rsid w:val="001E15F8"/>
    <w:rsid w:val="001E1617"/>
    <w:rsid w:val="001E1630"/>
    <w:rsid w:val="001E18E0"/>
    <w:rsid w:val="001E1934"/>
    <w:rsid w:val="001E1A48"/>
    <w:rsid w:val="001E1AA8"/>
    <w:rsid w:val="001E1AB8"/>
    <w:rsid w:val="001E1AFF"/>
    <w:rsid w:val="001E215B"/>
    <w:rsid w:val="001E221C"/>
    <w:rsid w:val="001E2259"/>
    <w:rsid w:val="001E2267"/>
    <w:rsid w:val="001E2288"/>
    <w:rsid w:val="001E23EF"/>
    <w:rsid w:val="001E2460"/>
    <w:rsid w:val="001E2663"/>
    <w:rsid w:val="001E26BB"/>
    <w:rsid w:val="001E2880"/>
    <w:rsid w:val="001E28B5"/>
    <w:rsid w:val="001E28F2"/>
    <w:rsid w:val="001E290F"/>
    <w:rsid w:val="001E294B"/>
    <w:rsid w:val="001E295A"/>
    <w:rsid w:val="001E2BB1"/>
    <w:rsid w:val="001E2C2D"/>
    <w:rsid w:val="001E2C5D"/>
    <w:rsid w:val="001E2CB4"/>
    <w:rsid w:val="001E2D9D"/>
    <w:rsid w:val="001E2E46"/>
    <w:rsid w:val="001E30B4"/>
    <w:rsid w:val="001E32D9"/>
    <w:rsid w:val="001E33BB"/>
    <w:rsid w:val="001E33F4"/>
    <w:rsid w:val="001E35CC"/>
    <w:rsid w:val="001E3657"/>
    <w:rsid w:val="001E39EB"/>
    <w:rsid w:val="001E3A67"/>
    <w:rsid w:val="001E3A6C"/>
    <w:rsid w:val="001E3B2A"/>
    <w:rsid w:val="001E3CA2"/>
    <w:rsid w:val="001E3DB0"/>
    <w:rsid w:val="001E3E4A"/>
    <w:rsid w:val="001E4061"/>
    <w:rsid w:val="001E426E"/>
    <w:rsid w:val="001E443C"/>
    <w:rsid w:val="001E44F8"/>
    <w:rsid w:val="001E45D9"/>
    <w:rsid w:val="001E470F"/>
    <w:rsid w:val="001E4890"/>
    <w:rsid w:val="001E489F"/>
    <w:rsid w:val="001E49EF"/>
    <w:rsid w:val="001E4A6F"/>
    <w:rsid w:val="001E4BCD"/>
    <w:rsid w:val="001E4C27"/>
    <w:rsid w:val="001E504C"/>
    <w:rsid w:val="001E50BD"/>
    <w:rsid w:val="001E5218"/>
    <w:rsid w:val="001E528B"/>
    <w:rsid w:val="001E533F"/>
    <w:rsid w:val="001E53F2"/>
    <w:rsid w:val="001E54E9"/>
    <w:rsid w:val="001E54F0"/>
    <w:rsid w:val="001E5674"/>
    <w:rsid w:val="001E5778"/>
    <w:rsid w:val="001E5964"/>
    <w:rsid w:val="001E5AFF"/>
    <w:rsid w:val="001E5D98"/>
    <w:rsid w:val="001E5DE0"/>
    <w:rsid w:val="001E5F9B"/>
    <w:rsid w:val="001E610F"/>
    <w:rsid w:val="001E6296"/>
    <w:rsid w:val="001E64AD"/>
    <w:rsid w:val="001E67AF"/>
    <w:rsid w:val="001E686C"/>
    <w:rsid w:val="001E6B3B"/>
    <w:rsid w:val="001E6BCE"/>
    <w:rsid w:val="001E6D2A"/>
    <w:rsid w:val="001E6D82"/>
    <w:rsid w:val="001E6E83"/>
    <w:rsid w:val="001E718E"/>
    <w:rsid w:val="001E738B"/>
    <w:rsid w:val="001E745B"/>
    <w:rsid w:val="001E7565"/>
    <w:rsid w:val="001E76DF"/>
    <w:rsid w:val="001E78E2"/>
    <w:rsid w:val="001E7A39"/>
    <w:rsid w:val="001E7B60"/>
    <w:rsid w:val="001E7D5F"/>
    <w:rsid w:val="001E7E3B"/>
    <w:rsid w:val="001E7F21"/>
    <w:rsid w:val="001F00C8"/>
    <w:rsid w:val="001F0102"/>
    <w:rsid w:val="001F0125"/>
    <w:rsid w:val="001F0184"/>
    <w:rsid w:val="001F0277"/>
    <w:rsid w:val="001F0698"/>
    <w:rsid w:val="001F06B3"/>
    <w:rsid w:val="001F0919"/>
    <w:rsid w:val="001F09E9"/>
    <w:rsid w:val="001F0B9E"/>
    <w:rsid w:val="001F0C0E"/>
    <w:rsid w:val="001F0C7F"/>
    <w:rsid w:val="001F0D22"/>
    <w:rsid w:val="001F1063"/>
    <w:rsid w:val="001F11BB"/>
    <w:rsid w:val="001F17BA"/>
    <w:rsid w:val="001F191C"/>
    <w:rsid w:val="001F1A6D"/>
    <w:rsid w:val="001F1B49"/>
    <w:rsid w:val="001F1C64"/>
    <w:rsid w:val="001F1D10"/>
    <w:rsid w:val="001F1DB4"/>
    <w:rsid w:val="001F1F10"/>
    <w:rsid w:val="001F2132"/>
    <w:rsid w:val="001F2332"/>
    <w:rsid w:val="001F280E"/>
    <w:rsid w:val="001F2A15"/>
    <w:rsid w:val="001F2C17"/>
    <w:rsid w:val="001F2F6A"/>
    <w:rsid w:val="001F3186"/>
    <w:rsid w:val="001F3364"/>
    <w:rsid w:val="001F3476"/>
    <w:rsid w:val="001F372E"/>
    <w:rsid w:val="001F3C21"/>
    <w:rsid w:val="001F3D14"/>
    <w:rsid w:val="001F3DA7"/>
    <w:rsid w:val="001F3E9A"/>
    <w:rsid w:val="001F3ED5"/>
    <w:rsid w:val="001F3F03"/>
    <w:rsid w:val="001F4236"/>
    <w:rsid w:val="001F425F"/>
    <w:rsid w:val="001F4410"/>
    <w:rsid w:val="001F4455"/>
    <w:rsid w:val="001F4641"/>
    <w:rsid w:val="001F468F"/>
    <w:rsid w:val="001F4770"/>
    <w:rsid w:val="001F479F"/>
    <w:rsid w:val="001F49A8"/>
    <w:rsid w:val="001F49B7"/>
    <w:rsid w:val="001F4A88"/>
    <w:rsid w:val="001F4CCA"/>
    <w:rsid w:val="001F4CDB"/>
    <w:rsid w:val="001F4DDC"/>
    <w:rsid w:val="001F4E8B"/>
    <w:rsid w:val="001F5051"/>
    <w:rsid w:val="001F5224"/>
    <w:rsid w:val="001F55B7"/>
    <w:rsid w:val="001F55BB"/>
    <w:rsid w:val="001F5B55"/>
    <w:rsid w:val="001F5B86"/>
    <w:rsid w:val="001F5C69"/>
    <w:rsid w:val="001F5CF6"/>
    <w:rsid w:val="001F5FFA"/>
    <w:rsid w:val="001F60C2"/>
    <w:rsid w:val="001F63FC"/>
    <w:rsid w:val="001F6557"/>
    <w:rsid w:val="001F65F0"/>
    <w:rsid w:val="001F6793"/>
    <w:rsid w:val="001F6843"/>
    <w:rsid w:val="001F684E"/>
    <w:rsid w:val="001F6ABF"/>
    <w:rsid w:val="001F6B53"/>
    <w:rsid w:val="001F6C66"/>
    <w:rsid w:val="001F6E11"/>
    <w:rsid w:val="001F6E53"/>
    <w:rsid w:val="001F6FDE"/>
    <w:rsid w:val="001F70FF"/>
    <w:rsid w:val="001F717C"/>
    <w:rsid w:val="001F71DA"/>
    <w:rsid w:val="001F7499"/>
    <w:rsid w:val="001F7620"/>
    <w:rsid w:val="001F77CF"/>
    <w:rsid w:val="001F7880"/>
    <w:rsid w:val="001F7B3B"/>
    <w:rsid w:val="001F7BBD"/>
    <w:rsid w:val="001F7BD7"/>
    <w:rsid w:val="00200022"/>
    <w:rsid w:val="00200274"/>
    <w:rsid w:val="002003E2"/>
    <w:rsid w:val="00200456"/>
    <w:rsid w:val="002004DA"/>
    <w:rsid w:val="002006D2"/>
    <w:rsid w:val="00200A6C"/>
    <w:rsid w:val="00200B38"/>
    <w:rsid w:val="00200B7D"/>
    <w:rsid w:val="00200B9F"/>
    <w:rsid w:val="00200DC7"/>
    <w:rsid w:val="00200E54"/>
    <w:rsid w:val="00201086"/>
    <w:rsid w:val="002012DE"/>
    <w:rsid w:val="00201736"/>
    <w:rsid w:val="0020175D"/>
    <w:rsid w:val="002018E7"/>
    <w:rsid w:val="0020197F"/>
    <w:rsid w:val="00201B62"/>
    <w:rsid w:val="00201BE8"/>
    <w:rsid w:val="00201D66"/>
    <w:rsid w:val="00201DB7"/>
    <w:rsid w:val="00201E3E"/>
    <w:rsid w:val="00201E42"/>
    <w:rsid w:val="00201E63"/>
    <w:rsid w:val="00201F1B"/>
    <w:rsid w:val="002020BC"/>
    <w:rsid w:val="00202168"/>
    <w:rsid w:val="0020226E"/>
    <w:rsid w:val="00202367"/>
    <w:rsid w:val="002024B7"/>
    <w:rsid w:val="00202501"/>
    <w:rsid w:val="002025A5"/>
    <w:rsid w:val="0020262D"/>
    <w:rsid w:val="00202810"/>
    <w:rsid w:val="00202912"/>
    <w:rsid w:val="00202BD2"/>
    <w:rsid w:val="00202CFA"/>
    <w:rsid w:val="00202E7E"/>
    <w:rsid w:val="0020314D"/>
    <w:rsid w:val="0020341F"/>
    <w:rsid w:val="002037C2"/>
    <w:rsid w:val="00203814"/>
    <w:rsid w:val="0020391E"/>
    <w:rsid w:val="002039F1"/>
    <w:rsid w:val="00203BDD"/>
    <w:rsid w:val="00203E4B"/>
    <w:rsid w:val="00203EAF"/>
    <w:rsid w:val="0020420C"/>
    <w:rsid w:val="002042A3"/>
    <w:rsid w:val="00204823"/>
    <w:rsid w:val="00204979"/>
    <w:rsid w:val="00204999"/>
    <w:rsid w:val="002049AD"/>
    <w:rsid w:val="002049BA"/>
    <w:rsid w:val="00204B6F"/>
    <w:rsid w:val="00204D5D"/>
    <w:rsid w:val="00204D70"/>
    <w:rsid w:val="00204ED0"/>
    <w:rsid w:val="00204EEA"/>
    <w:rsid w:val="00205243"/>
    <w:rsid w:val="0020533D"/>
    <w:rsid w:val="002053DF"/>
    <w:rsid w:val="0020550B"/>
    <w:rsid w:val="00205725"/>
    <w:rsid w:val="002057C3"/>
    <w:rsid w:val="002057F8"/>
    <w:rsid w:val="00205857"/>
    <w:rsid w:val="00205880"/>
    <w:rsid w:val="00205B03"/>
    <w:rsid w:val="00205C70"/>
    <w:rsid w:val="00205DCE"/>
    <w:rsid w:val="00205EF3"/>
    <w:rsid w:val="0020636B"/>
    <w:rsid w:val="002064BC"/>
    <w:rsid w:val="002064E3"/>
    <w:rsid w:val="00206633"/>
    <w:rsid w:val="00206686"/>
    <w:rsid w:val="0020689F"/>
    <w:rsid w:val="002068F5"/>
    <w:rsid w:val="00206AB3"/>
    <w:rsid w:val="00206AD0"/>
    <w:rsid w:val="00206CB3"/>
    <w:rsid w:val="00206CD3"/>
    <w:rsid w:val="00206E42"/>
    <w:rsid w:val="00207094"/>
    <w:rsid w:val="00207154"/>
    <w:rsid w:val="002071C1"/>
    <w:rsid w:val="002072D6"/>
    <w:rsid w:val="00207356"/>
    <w:rsid w:val="0020748E"/>
    <w:rsid w:val="002074E3"/>
    <w:rsid w:val="0020751A"/>
    <w:rsid w:val="002076AD"/>
    <w:rsid w:val="002078DA"/>
    <w:rsid w:val="00207B13"/>
    <w:rsid w:val="00207BD6"/>
    <w:rsid w:val="00207D42"/>
    <w:rsid w:val="00207FAE"/>
    <w:rsid w:val="00207FD1"/>
    <w:rsid w:val="002101B5"/>
    <w:rsid w:val="002101D3"/>
    <w:rsid w:val="0021029C"/>
    <w:rsid w:val="00210307"/>
    <w:rsid w:val="00210455"/>
    <w:rsid w:val="0021054C"/>
    <w:rsid w:val="00210581"/>
    <w:rsid w:val="002105C9"/>
    <w:rsid w:val="0021066B"/>
    <w:rsid w:val="002106AA"/>
    <w:rsid w:val="002106F9"/>
    <w:rsid w:val="00210774"/>
    <w:rsid w:val="002107FC"/>
    <w:rsid w:val="002109CF"/>
    <w:rsid w:val="00210B0A"/>
    <w:rsid w:val="00210B1B"/>
    <w:rsid w:val="00210D1F"/>
    <w:rsid w:val="00210DCF"/>
    <w:rsid w:val="0021101C"/>
    <w:rsid w:val="002110DE"/>
    <w:rsid w:val="002111A5"/>
    <w:rsid w:val="002112E1"/>
    <w:rsid w:val="00211BA8"/>
    <w:rsid w:val="00211F22"/>
    <w:rsid w:val="00212003"/>
    <w:rsid w:val="00212398"/>
    <w:rsid w:val="002123CE"/>
    <w:rsid w:val="00212446"/>
    <w:rsid w:val="0021249A"/>
    <w:rsid w:val="002126F3"/>
    <w:rsid w:val="00212948"/>
    <w:rsid w:val="002129DF"/>
    <w:rsid w:val="00212A90"/>
    <w:rsid w:val="00212BB6"/>
    <w:rsid w:val="00212BDD"/>
    <w:rsid w:val="00212D60"/>
    <w:rsid w:val="00212D77"/>
    <w:rsid w:val="00213111"/>
    <w:rsid w:val="002131A5"/>
    <w:rsid w:val="002132C1"/>
    <w:rsid w:val="0021333C"/>
    <w:rsid w:val="0021348B"/>
    <w:rsid w:val="002134CA"/>
    <w:rsid w:val="00213825"/>
    <w:rsid w:val="0021383C"/>
    <w:rsid w:val="00213865"/>
    <w:rsid w:val="002138DB"/>
    <w:rsid w:val="00213A55"/>
    <w:rsid w:val="00213B0B"/>
    <w:rsid w:val="00213B85"/>
    <w:rsid w:val="00213C1D"/>
    <w:rsid w:val="00213C33"/>
    <w:rsid w:val="00213E58"/>
    <w:rsid w:val="00214050"/>
    <w:rsid w:val="00214097"/>
    <w:rsid w:val="00214399"/>
    <w:rsid w:val="002145C5"/>
    <w:rsid w:val="0021463A"/>
    <w:rsid w:val="00214746"/>
    <w:rsid w:val="00214AB5"/>
    <w:rsid w:val="00214BCD"/>
    <w:rsid w:val="00214C19"/>
    <w:rsid w:val="00214C1C"/>
    <w:rsid w:val="00214E42"/>
    <w:rsid w:val="00214FF2"/>
    <w:rsid w:val="002151DF"/>
    <w:rsid w:val="00215253"/>
    <w:rsid w:val="002153B2"/>
    <w:rsid w:val="0021552E"/>
    <w:rsid w:val="002155F6"/>
    <w:rsid w:val="00215620"/>
    <w:rsid w:val="0021567C"/>
    <w:rsid w:val="0021576F"/>
    <w:rsid w:val="002157FF"/>
    <w:rsid w:val="002159DC"/>
    <w:rsid w:val="00215A4B"/>
    <w:rsid w:val="00215C78"/>
    <w:rsid w:val="00215ED5"/>
    <w:rsid w:val="00216109"/>
    <w:rsid w:val="002162B7"/>
    <w:rsid w:val="00216462"/>
    <w:rsid w:val="00216654"/>
    <w:rsid w:val="002166A9"/>
    <w:rsid w:val="00216706"/>
    <w:rsid w:val="0021699B"/>
    <w:rsid w:val="00216C1B"/>
    <w:rsid w:val="00216D75"/>
    <w:rsid w:val="00216F3D"/>
    <w:rsid w:val="0021725A"/>
    <w:rsid w:val="0021761D"/>
    <w:rsid w:val="0021772A"/>
    <w:rsid w:val="00217C2E"/>
    <w:rsid w:val="00217E29"/>
    <w:rsid w:val="00217FD5"/>
    <w:rsid w:val="0022004B"/>
    <w:rsid w:val="002201BB"/>
    <w:rsid w:val="002201E7"/>
    <w:rsid w:val="002202A4"/>
    <w:rsid w:val="002206B3"/>
    <w:rsid w:val="00220702"/>
    <w:rsid w:val="00220768"/>
    <w:rsid w:val="00220A3B"/>
    <w:rsid w:val="00220A44"/>
    <w:rsid w:val="00220AA4"/>
    <w:rsid w:val="00220AA8"/>
    <w:rsid w:val="00220B86"/>
    <w:rsid w:val="00220C16"/>
    <w:rsid w:val="00220C92"/>
    <w:rsid w:val="0022103C"/>
    <w:rsid w:val="00221164"/>
    <w:rsid w:val="002211A0"/>
    <w:rsid w:val="00221441"/>
    <w:rsid w:val="00221482"/>
    <w:rsid w:val="002216D8"/>
    <w:rsid w:val="00221717"/>
    <w:rsid w:val="00221AB7"/>
    <w:rsid w:val="00221D05"/>
    <w:rsid w:val="00221F4B"/>
    <w:rsid w:val="00222276"/>
    <w:rsid w:val="002222E5"/>
    <w:rsid w:val="0022240D"/>
    <w:rsid w:val="0022263A"/>
    <w:rsid w:val="00222640"/>
    <w:rsid w:val="00222949"/>
    <w:rsid w:val="00222983"/>
    <w:rsid w:val="002229B7"/>
    <w:rsid w:val="00222A28"/>
    <w:rsid w:val="00222A38"/>
    <w:rsid w:val="00222B54"/>
    <w:rsid w:val="00222B82"/>
    <w:rsid w:val="00222C7C"/>
    <w:rsid w:val="00222D46"/>
    <w:rsid w:val="00223272"/>
    <w:rsid w:val="002234FA"/>
    <w:rsid w:val="002235ED"/>
    <w:rsid w:val="0022363B"/>
    <w:rsid w:val="0022379D"/>
    <w:rsid w:val="00223B6D"/>
    <w:rsid w:val="00223DC6"/>
    <w:rsid w:val="00223F52"/>
    <w:rsid w:val="0022413C"/>
    <w:rsid w:val="00224336"/>
    <w:rsid w:val="002243B6"/>
    <w:rsid w:val="00224563"/>
    <w:rsid w:val="002245B7"/>
    <w:rsid w:val="0022462C"/>
    <w:rsid w:val="0022469F"/>
    <w:rsid w:val="00224706"/>
    <w:rsid w:val="00224ACE"/>
    <w:rsid w:val="00224DDC"/>
    <w:rsid w:val="00224E35"/>
    <w:rsid w:val="00224EEF"/>
    <w:rsid w:val="002251A9"/>
    <w:rsid w:val="002252B2"/>
    <w:rsid w:val="00225337"/>
    <w:rsid w:val="00225444"/>
    <w:rsid w:val="00225590"/>
    <w:rsid w:val="00225A85"/>
    <w:rsid w:val="00225A8A"/>
    <w:rsid w:val="00225D3D"/>
    <w:rsid w:val="00225E23"/>
    <w:rsid w:val="00225EF2"/>
    <w:rsid w:val="00225F41"/>
    <w:rsid w:val="002262AA"/>
    <w:rsid w:val="002262CC"/>
    <w:rsid w:val="0022632B"/>
    <w:rsid w:val="00226424"/>
    <w:rsid w:val="00226461"/>
    <w:rsid w:val="00226618"/>
    <w:rsid w:val="0022666C"/>
    <w:rsid w:val="0022668B"/>
    <w:rsid w:val="00226733"/>
    <w:rsid w:val="0022679C"/>
    <w:rsid w:val="00226866"/>
    <w:rsid w:val="00226C74"/>
    <w:rsid w:val="00226EA9"/>
    <w:rsid w:val="002270A2"/>
    <w:rsid w:val="00227514"/>
    <w:rsid w:val="00227560"/>
    <w:rsid w:val="002276ED"/>
    <w:rsid w:val="00227841"/>
    <w:rsid w:val="002278C5"/>
    <w:rsid w:val="00227ABF"/>
    <w:rsid w:val="00227B2A"/>
    <w:rsid w:val="00227B84"/>
    <w:rsid w:val="00227E5A"/>
    <w:rsid w:val="00227FB5"/>
    <w:rsid w:val="00230146"/>
    <w:rsid w:val="002301DC"/>
    <w:rsid w:val="002302EF"/>
    <w:rsid w:val="00230352"/>
    <w:rsid w:val="00230390"/>
    <w:rsid w:val="00230517"/>
    <w:rsid w:val="00230748"/>
    <w:rsid w:val="002308A9"/>
    <w:rsid w:val="00230933"/>
    <w:rsid w:val="00230DA7"/>
    <w:rsid w:val="00230FF8"/>
    <w:rsid w:val="002315D5"/>
    <w:rsid w:val="002317F8"/>
    <w:rsid w:val="00231895"/>
    <w:rsid w:val="00231B3D"/>
    <w:rsid w:val="00231D79"/>
    <w:rsid w:val="00231E65"/>
    <w:rsid w:val="00231F92"/>
    <w:rsid w:val="00231FF2"/>
    <w:rsid w:val="002320D1"/>
    <w:rsid w:val="002322F7"/>
    <w:rsid w:val="0023232D"/>
    <w:rsid w:val="00232366"/>
    <w:rsid w:val="00232370"/>
    <w:rsid w:val="002323A0"/>
    <w:rsid w:val="00232427"/>
    <w:rsid w:val="0023246A"/>
    <w:rsid w:val="0023246F"/>
    <w:rsid w:val="00232A38"/>
    <w:rsid w:val="00232B80"/>
    <w:rsid w:val="00232BA8"/>
    <w:rsid w:val="00232C16"/>
    <w:rsid w:val="00232C9D"/>
    <w:rsid w:val="00232E96"/>
    <w:rsid w:val="00232E9A"/>
    <w:rsid w:val="0023316E"/>
    <w:rsid w:val="002331D2"/>
    <w:rsid w:val="002331E6"/>
    <w:rsid w:val="00233230"/>
    <w:rsid w:val="0023358C"/>
    <w:rsid w:val="002335BF"/>
    <w:rsid w:val="0023365B"/>
    <w:rsid w:val="00233815"/>
    <w:rsid w:val="002339AA"/>
    <w:rsid w:val="00233AE7"/>
    <w:rsid w:val="00233BB0"/>
    <w:rsid w:val="00233D6A"/>
    <w:rsid w:val="00233E91"/>
    <w:rsid w:val="00233EB7"/>
    <w:rsid w:val="00233F2A"/>
    <w:rsid w:val="00233F87"/>
    <w:rsid w:val="00233F96"/>
    <w:rsid w:val="00234030"/>
    <w:rsid w:val="00234041"/>
    <w:rsid w:val="002340CD"/>
    <w:rsid w:val="0023428D"/>
    <w:rsid w:val="00234399"/>
    <w:rsid w:val="00234615"/>
    <w:rsid w:val="00234703"/>
    <w:rsid w:val="00234886"/>
    <w:rsid w:val="002348C4"/>
    <w:rsid w:val="00234BD2"/>
    <w:rsid w:val="00234BF0"/>
    <w:rsid w:val="00234E3B"/>
    <w:rsid w:val="00234F7B"/>
    <w:rsid w:val="00235025"/>
    <w:rsid w:val="002350C7"/>
    <w:rsid w:val="00235176"/>
    <w:rsid w:val="00235324"/>
    <w:rsid w:val="002353D1"/>
    <w:rsid w:val="002357A8"/>
    <w:rsid w:val="00235804"/>
    <w:rsid w:val="00235903"/>
    <w:rsid w:val="00235988"/>
    <w:rsid w:val="00235A95"/>
    <w:rsid w:val="00235C8C"/>
    <w:rsid w:val="00235CC3"/>
    <w:rsid w:val="00235DE0"/>
    <w:rsid w:val="00235E77"/>
    <w:rsid w:val="00235FF5"/>
    <w:rsid w:val="00236094"/>
    <w:rsid w:val="00236297"/>
    <w:rsid w:val="00236370"/>
    <w:rsid w:val="002369F3"/>
    <w:rsid w:val="00236A31"/>
    <w:rsid w:val="00236FEB"/>
    <w:rsid w:val="0023705A"/>
    <w:rsid w:val="002370DC"/>
    <w:rsid w:val="002371B8"/>
    <w:rsid w:val="00237440"/>
    <w:rsid w:val="002374A8"/>
    <w:rsid w:val="002374B9"/>
    <w:rsid w:val="00237594"/>
    <w:rsid w:val="002376D1"/>
    <w:rsid w:val="00237864"/>
    <w:rsid w:val="00237C01"/>
    <w:rsid w:val="00237D46"/>
    <w:rsid w:val="00237F40"/>
    <w:rsid w:val="002400CC"/>
    <w:rsid w:val="00240199"/>
    <w:rsid w:val="002401AC"/>
    <w:rsid w:val="002401CF"/>
    <w:rsid w:val="002402E2"/>
    <w:rsid w:val="002404AA"/>
    <w:rsid w:val="002405E4"/>
    <w:rsid w:val="0024086A"/>
    <w:rsid w:val="00240AE1"/>
    <w:rsid w:val="00240C1E"/>
    <w:rsid w:val="00240D61"/>
    <w:rsid w:val="00240E2B"/>
    <w:rsid w:val="00240E85"/>
    <w:rsid w:val="00241031"/>
    <w:rsid w:val="00241182"/>
    <w:rsid w:val="002412F9"/>
    <w:rsid w:val="002413CB"/>
    <w:rsid w:val="00241699"/>
    <w:rsid w:val="00241733"/>
    <w:rsid w:val="0024192E"/>
    <w:rsid w:val="002419AB"/>
    <w:rsid w:val="00241B31"/>
    <w:rsid w:val="00241B32"/>
    <w:rsid w:val="00241BC5"/>
    <w:rsid w:val="00242154"/>
    <w:rsid w:val="002423E7"/>
    <w:rsid w:val="00242428"/>
    <w:rsid w:val="002429FF"/>
    <w:rsid w:val="00242AD0"/>
    <w:rsid w:val="00242D43"/>
    <w:rsid w:val="00242E99"/>
    <w:rsid w:val="0024328F"/>
    <w:rsid w:val="00243361"/>
    <w:rsid w:val="0024343D"/>
    <w:rsid w:val="00243849"/>
    <w:rsid w:val="002438F9"/>
    <w:rsid w:val="002439A6"/>
    <w:rsid w:val="00243A1D"/>
    <w:rsid w:val="00243C47"/>
    <w:rsid w:val="00243CC2"/>
    <w:rsid w:val="00243FE6"/>
    <w:rsid w:val="002442FB"/>
    <w:rsid w:val="0024432A"/>
    <w:rsid w:val="0024451A"/>
    <w:rsid w:val="0024452F"/>
    <w:rsid w:val="0024461B"/>
    <w:rsid w:val="00244743"/>
    <w:rsid w:val="0024477E"/>
    <w:rsid w:val="0024479C"/>
    <w:rsid w:val="00244914"/>
    <w:rsid w:val="00244F56"/>
    <w:rsid w:val="0024500D"/>
    <w:rsid w:val="00245013"/>
    <w:rsid w:val="00245398"/>
    <w:rsid w:val="00245605"/>
    <w:rsid w:val="0024565E"/>
    <w:rsid w:val="00245C5E"/>
    <w:rsid w:val="00245EA9"/>
    <w:rsid w:val="00246101"/>
    <w:rsid w:val="00246178"/>
    <w:rsid w:val="00246349"/>
    <w:rsid w:val="00246363"/>
    <w:rsid w:val="0024666C"/>
    <w:rsid w:val="002468E6"/>
    <w:rsid w:val="0024699E"/>
    <w:rsid w:val="002469F5"/>
    <w:rsid w:val="00246BF1"/>
    <w:rsid w:val="00246BFE"/>
    <w:rsid w:val="00246C9A"/>
    <w:rsid w:val="00247033"/>
    <w:rsid w:val="00247089"/>
    <w:rsid w:val="002471B6"/>
    <w:rsid w:val="002472B6"/>
    <w:rsid w:val="002475A6"/>
    <w:rsid w:val="0024789D"/>
    <w:rsid w:val="00247943"/>
    <w:rsid w:val="00247980"/>
    <w:rsid w:val="00247A34"/>
    <w:rsid w:val="00247CAC"/>
    <w:rsid w:val="00247E0A"/>
    <w:rsid w:val="00247F07"/>
    <w:rsid w:val="00247F25"/>
    <w:rsid w:val="00247FCF"/>
    <w:rsid w:val="0025011E"/>
    <w:rsid w:val="00250371"/>
    <w:rsid w:val="00250450"/>
    <w:rsid w:val="00250488"/>
    <w:rsid w:val="0025048A"/>
    <w:rsid w:val="0025055A"/>
    <w:rsid w:val="002505B6"/>
    <w:rsid w:val="0025065B"/>
    <w:rsid w:val="002507CE"/>
    <w:rsid w:val="002507DD"/>
    <w:rsid w:val="00250A65"/>
    <w:rsid w:val="00250AE5"/>
    <w:rsid w:val="00250AF3"/>
    <w:rsid w:val="00250B38"/>
    <w:rsid w:val="00250B9E"/>
    <w:rsid w:val="00250C2F"/>
    <w:rsid w:val="00250CBD"/>
    <w:rsid w:val="00250E27"/>
    <w:rsid w:val="00250E45"/>
    <w:rsid w:val="00250E48"/>
    <w:rsid w:val="00250E91"/>
    <w:rsid w:val="00250F67"/>
    <w:rsid w:val="0025113F"/>
    <w:rsid w:val="002513AB"/>
    <w:rsid w:val="0025141D"/>
    <w:rsid w:val="00251515"/>
    <w:rsid w:val="00251592"/>
    <w:rsid w:val="002515C5"/>
    <w:rsid w:val="002515E6"/>
    <w:rsid w:val="00251652"/>
    <w:rsid w:val="00251666"/>
    <w:rsid w:val="002516AE"/>
    <w:rsid w:val="002517E1"/>
    <w:rsid w:val="0025198A"/>
    <w:rsid w:val="00251AA3"/>
    <w:rsid w:val="00251C98"/>
    <w:rsid w:val="00251D3E"/>
    <w:rsid w:val="00251D9F"/>
    <w:rsid w:val="0025208A"/>
    <w:rsid w:val="002522AA"/>
    <w:rsid w:val="002523FA"/>
    <w:rsid w:val="002524C1"/>
    <w:rsid w:val="00252569"/>
    <w:rsid w:val="0025265D"/>
    <w:rsid w:val="00252798"/>
    <w:rsid w:val="002528E2"/>
    <w:rsid w:val="002529D4"/>
    <w:rsid w:val="002529F6"/>
    <w:rsid w:val="00252B8C"/>
    <w:rsid w:val="00252D3C"/>
    <w:rsid w:val="00252E1C"/>
    <w:rsid w:val="002531EC"/>
    <w:rsid w:val="002536E1"/>
    <w:rsid w:val="00253708"/>
    <w:rsid w:val="002537F4"/>
    <w:rsid w:val="00253865"/>
    <w:rsid w:val="002538AD"/>
    <w:rsid w:val="002538D7"/>
    <w:rsid w:val="00253D38"/>
    <w:rsid w:val="00253E5B"/>
    <w:rsid w:val="00253EFE"/>
    <w:rsid w:val="00253F6B"/>
    <w:rsid w:val="0025423B"/>
    <w:rsid w:val="00254466"/>
    <w:rsid w:val="0025467C"/>
    <w:rsid w:val="002547DE"/>
    <w:rsid w:val="002547F8"/>
    <w:rsid w:val="002549E0"/>
    <w:rsid w:val="00254A18"/>
    <w:rsid w:val="00254AB3"/>
    <w:rsid w:val="00254C24"/>
    <w:rsid w:val="00254C64"/>
    <w:rsid w:val="00254E19"/>
    <w:rsid w:val="002550B7"/>
    <w:rsid w:val="0025515E"/>
    <w:rsid w:val="002557FF"/>
    <w:rsid w:val="00255856"/>
    <w:rsid w:val="00256097"/>
    <w:rsid w:val="0025623D"/>
    <w:rsid w:val="0025631B"/>
    <w:rsid w:val="00256462"/>
    <w:rsid w:val="00256475"/>
    <w:rsid w:val="0025659E"/>
    <w:rsid w:val="00256651"/>
    <w:rsid w:val="00256B66"/>
    <w:rsid w:val="00256C78"/>
    <w:rsid w:val="00256CB4"/>
    <w:rsid w:val="00257092"/>
    <w:rsid w:val="002572E5"/>
    <w:rsid w:val="002573B5"/>
    <w:rsid w:val="00257440"/>
    <w:rsid w:val="00257618"/>
    <w:rsid w:val="0025778A"/>
    <w:rsid w:val="00257830"/>
    <w:rsid w:val="00257948"/>
    <w:rsid w:val="00257A0A"/>
    <w:rsid w:val="00257A3C"/>
    <w:rsid w:val="00257AD1"/>
    <w:rsid w:val="00257AFB"/>
    <w:rsid w:val="00257BF6"/>
    <w:rsid w:val="00257D8C"/>
    <w:rsid w:val="00257E89"/>
    <w:rsid w:val="00257ECB"/>
    <w:rsid w:val="00257F46"/>
    <w:rsid w:val="0026011D"/>
    <w:rsid w:val="00260222"/>
    <w:rsid w:val="0026038D"/>
    <w:rsid w:val="00260463"/>
    <w:rsid w:val="002604FE"/>
    <w:rsid w:val="00260631"/>
    <w:rsid w:val="00260CF0"/>
    <w:rsid w:val="00260D6C"/>
    <w:rsid w:val="00260DEB"/>
    <w:rsid w:val="00260EF9"/>
    <w:rsid w:val="00260F30"/>
    <w:rsid w:val="00261185"/>
    <w:rsid w:val="002612B2"/>
    <w:rsid w:val="00261888"/>
    <w:rsid w:val="002619E8"/>
    <w:rsid w:val="00261A4F"/>
    <w:rsid w:val="00261ACC"/>
    <w:rsid w:val="00261D82"/>
    <w:rsid w:val="00261DC9"/>
    <w:rsid w:val="00261E9A"/>
    <w:rsid w:val="00262147"/>
    <w:rsid w:val="0026221B"/>
    <w:rsid w:val="002623D3"/>
    <w:rsid w:val="00262665"/>
    <w:rsid w:val="002626A9"/>
    <w:rsid w:val="002626D5"/>
    <w:rsid w:val="002629A1"/>
    <w:rsid w:val="00262B73"/>
    <w:rsid w:val="00262D25"/>
    <w:rsid w:val="00262D2F"/>
    <w:rsid w:val="00262E48"/>
    <w:rsid w:val="00262F42"/>
    <w:rsid w:val="00262F8D"/>
    <w:rsid w:val="00262FB4"/>
    <w:rsid w:val="00263049"/>
    <w:rsid w:val="002631AE"/>
    <w:rsid w:val="00263200"/>
    <w:rsid w:val="00263258"/>
    <w:rsid w:val="00263383"/>
    <w:rsid w:val="002635E8"/>
    <w:rsid w:val="002638B2"/>
    <w:rsid w:val="00263988"/>
    <w:rsid w:val="00263DCB"/>
    <w:rsid w:val="00263DF4"/>
    <w:rsid w:val="00263E6C"/>
    <w:rsid w:val="00263E8C"/>
    <w:rsid w:val="00264003"/>
    <w:rsid w:val="0026446E"/>
    <w:rsid w:val="00264643"/>
    <w:rsid w:val="00264815"/>
    <w:rsid w:val="002648A8"/>
    <w:rsid w:val="00264993"/>
    <w:rsid w:val="00264AA8"/>
    <w:rsid w:val="00264AC1"/>
    <w:rsid w:val="00264BB8"/>
    <w:rsid w:val="00264BD7"/>
    <w:rsid w:val="00264BDB"/>
    <w:rsid w:val="00264C04"/>
    <w:rsid w:val="00264E75"/>
    <w:rsid w:val="0026502B"/>
    <w:rsid w:val="00265085"/>
    <w:rsid w:val="002653CB"/>
    <w:rsid w:val="0026551F"/>
    <w:rsid w:val="00265609"/>
    <w:rsid w:val="00265782"/>
    <w:rsid w:val="002657AD"/>
    <w:rsid w:val="00265929"/>
    <w:rsid w:val="00265A4A"/>
    <w:rsid w:val="00265A69"/>
    <w:rsid w:val="00265AF1"/>
    <w:rsid w:val="00265EC4"/>
    <w:rsid w:val="00265F9D"/>
    <w:rsid w:val="00265FC3"/>
    <w:rsid w:val="00266245"/>
    <w:rsid w:val="00266321"/>
    <w:rsid w:val="0026635B"/>
    <w:rsid w:val="0026636F"/>
    <w:rsid w:val="002664AE"/>
    <w:rsid w:val="002665FD"/>
    <w:rsid w:val="00266701"/>
    <w:rsid w:val="00266774"/>
    <w:rsid w:val="0026692D"/>
    <w:rsid w:val="002669EA"/>
    <w:rsid w:val="00266D3C"/>
    <w:rsid w:val="00266ECA"/>
    <w:rsid w:val="0026704A"/>
    <w:rsid w:val="0026733C"/>
    <w:rsid w:val="00267477"/>
    <w:rsid w:val="002674EF"/>
    <w:rsid w:val="00267672"/>
    <w:rsid w:val="002677C5"/>
    <w:rsid w:val="00267CDC"/>
    <w:rsid w:val="00267DB6"/>
    <w:rsid w:val="00267E23"/>
    <w:rsid w:val="00270137"/>
    <w:rsid w:val="00270256"/>
    <w:rsid w:val="00270593"/>
    <w:rsid w:val="00270938"/>
    <w:rsid w:val="00270AB8"/>
    <w:rsid w:val="00270DEA"/>
    <w:rsid w:val="00270F11"/>
    <w:rsid w:val="00271436"/>
    <w:rsid w:val="00271ADB"/>
    <w:rsid w:val="00271C56"/>
    <w:rsid w:val="00271C9E"/>
    <w:rsid w:val="0027260C"/>
    <w:rsid w:val="0027272A"/>
    <w:rsid w:val="00272869"/>
    <w:rsid w:val="002728EB"/>
    <w:rsid w:val="00272928"/>
    <w:rsid w:val="0027296C"/>
    <w:rsid w:val="00272CC1"/>
    <w:rsid w:val="00273061"/>
    <w:rsid w:val="00273278"/>
    <w:rsid w:val="002732BC"/>
    <w:rsid w:val="00273434"/>
    <w:rsid w:val="00273525"/>
    <w:rsid w:val="00273856"/>
    <w:rsid w:val="002739AC"/>
    <w:rsid w:val="002739E8"/>
    <w:rsid w:val="00273A30"/>
    <w:rsid w:val="00273A46"/>
    <w:rsid w:val="00273B29"/>
    <w:rsid w:val="00273D78"/>
    <w:rsid w:val="00273D7A"/>
    <w:rsid w:val="00273E68"/>
    <w:rsid w:val="0027423F"/>
    <w:rsid w:val="0027428C"/>
    <w:rsid w:val="00274511"/>
    <w:rsid w:val="0027452C"/>
    <w:rsid w:val="0027460C"/>
    <w:rsid w:val="002746C7"/>
    <w:rsid w:val="0027478E"/>
    <w:rsid w:val="00274900"/>
    <w:rsid w:val="00274943"/>
    <w:rsid w:val="00274B5E"/>
    <w:rsid w:val="00274D91"/>
    <w:rsid w:val="00274E80"/>
    <w:rsid w:val="00275037"/>
    <w:rsid w:val="002750BB"/>
    <w:rsid w:val="0027511D"/>
    <w:rsid w:val="002752B6"/>
    <w:rsid w:val="00275648"/>
    <w:rsid w:val="00275980"/>
    <w:rsid w:val="00275ACE"/>
    <w:rsid w:val="00275AF1"/>
    <w:rsid w:val="00276075"/>
    <w:rsid w:val="002760EA"/>
    <w:rsid w:val="00276242"/>
    <w:rsid w:val="0027635B"/>
    <w:rsid w:val="00276692"/>
    <w:rsid w:val="00276A16"/>
    <w:rsid w:val="00276A8C"/>
    <w:rsid w:val="00276BDF"/>
    <w:rsid w:val="00276BEC"/>
    <w:rsid w:val="00276C43"/>
    <w:rsid w:val="00276C69"/>
    <w:rsid w:val="00276CD1"/>
    <w:rsid w:val="00276CE9"/>
    <w:rsid w:val="00276D6B"/>
    <w:rsid w:val="00276DDC"/>
    <w:rsid w:val="00276E54"/>
    <w:rsid w:val="00276E7B"/>
    <w:rsid w:val="002771CD"/>
    <w:rsid w:val="00277324"/>
    <w:rsid w:val="002773DA"/>
    <w:rsid w:val="002776FD"/>
    <w:rsid w:val="00277778"/>
    <w:rsid w:val="00277824"/>
    <w:rsid w:val="002779BB"/>
    <w:rsid w:val="00277BD2"/>
    <w:rsid w:val="00277C9C"/>
    <w:rsid w:val="00277CA5"/>
    <w:rsid w:val="00277CE2"/>
    <w:rsid w:val="00277E40"/>
    <w:rsid w:val="00277F4F"/>
    <w:rsid w:val="00280119"/>
    <w:rsid w:val="0028016F"/>
    <w:rsid w:val="002804E9"/>
    <w:rsid w:val="002804F7"/>
    <w:rsid w:val="00280531"/>
    <w:rsid w:val="0028054A"/>
    <w:rsid w:val="00280555"/>
    <w:rsid w:val="00280672"/>
    <w:rsid w:val="00280736"/>
    <w:rsid w:val="00280789"/>
    <w:rsid w:val="0028082F"/>
    <w:rsid w:val="00280D79"/>
    <w:rsid w:val="002810FB"/>
    <w:rsid w:val="002811B2"/>
    <w:rsid w:val="002812A0"/>
    <w:rsid w:val="0028142E"/>
    <w:rsid w:val="00281573"/>
    <w:rsid w:val="002816FA"/>
    <w:rsid w:val="002817C3"/>
    <w:rsid w:val="00281818"/>
    <w:rsid w:val="0028196E"/>
    <w:rsid w:val="002819B3"/>
    <w:rsid w:val="002819FA"/>
    <w:rsid w:val="00281CD4"/>
    <w:rsid w:val="00281CEB"/>
    <w:rsid w:val="00281D7D"/>
    <w:rsid w:val="00281E53"/>
    <w:rsid w:val="00281FF2"/>
    <w:rsid w:val="0028207F"/>
    <w:rsid w:val="0028236B"/>
    <w:rsid w:val="0028259E"/>
    <w:rsid w:val="0028289F"/>
    <w:rsid w:val="00282933"/>
    <w:rsid w:val="002829DD"/>
    <w:rsid w:val="00282B89"/>
    <w:rsid w:val="00282BAE"/>
    <w:rsid w:val="00282CE4"/>
    <w:rsid w:val="00282D3F"/>
    <w:rsid w:val="00282E89"/>
    <w:rsid w:val="00282F73"/>
    <w:rsid w:val="00282FC5"/>
    <w:rsid w:val="0028314F"/>
    <w:rsid w:val="00283263"/>
    <w:rsid w:val="00283266"/>
    <w:rsid w:val="002833C6"/>
    <w:rsid w:val="0028352B"/>
    <w:rsid w:val="00283553"/>
    <w:rsid w:val="002836FB"/>
    <w:rsid w:val="00283734"/>
    <w:rsid w:val="00283774"/>
    <w:rsid w:val="002837BD"/>
    <w:rsid w:val="00283ABF"/>
    <w:rsid w:val="00283C02"/>
    <w:rsid w:val="00283C2F"/>
    <w:rsid w:val="00283C91"/>
    <w:rsid w:val="00283D70"/>
    <w:rsid w:val="00283D94"/>
    <w:rsid w:val="00283DA4"/>
    <w:rsid w:val="00283E76"/>
    <w:rsid w:val="00284014"/>
    <w:rsid w:val="00284088"/>
    <w:rsid w:val="002840FA"/>
    <w:rsid w:val="00284332"/>
    <w:rsid w:val="00284376"/>
    <w:rsid w:val="0028459F"/>
    <w:rsid w:val="0028463C"/>
    <w:rsid w:val="002847C3"/>
    <w:rsid w:val="00284CE0"/>
    <w:rsid w:val="00284E2D"/>
    <w:rsid w:val="00285043"/>
    <w:rsid w:val="00285428"/>
    <w:rsid w:val="002854A0"/>
    <w:rsid w:val="002857A9"/>
    <w:rsid w:val="00285853"/>
    <w:rsid w:val="002858F0"/>
    <w:rsid w:val="002858F1"/>
    <w:rsid w:val="00285939"/>
    <w:rsid w:val="0028597B"/>
    <w:rsid w:val="002859F2"/>
    <w:rsid w:val="00285AF7"/>
    <w:rsid w:val="00285C5A"/>
    <w:rsid w:val="00285E40"/>
    <w:rsid w:val="00285E89"/>
    <w:rsid w:val="00285EA7"/>
    <w:rsid w:val="00285F46"/>
    <w:rsid w:val="00286066"/>
    <w:rsid w:val="00286383"/>
    <w:rsid w:val="002865A6"/>
    <w:rsid w:val="00286B15"/>
    <w:rsid w:val="00286D77"/>
    <w:rsid w:val="00286DC8"/>
    <w:rsid w:val="00286E4E"/>
    <w:rsid w:val="00286F92"/>
    <w:rsid w:val="002870CD"/>
    <w:rsid w:val="0028712C"/>
    <w:rsid w:val="002877EB"/>
    <w:rsid w:val="00287878"/>
    <w:rsid w:val="0028798F"/>
    <w:rsid w:val="002879D3"/>
    <w:rsid w:val="00287DB2"/>
    <w:rsid w:val="00287DB4"/>
    <w:rsid w:val="00287DF5"/>
    <w:rsid w:val="00290156"/>
    <w:rsid w:val="002901C7"/>
    <w:rsid w:val="0029043C"/>
    <w:rsid w:val="0029055C"/>
    <w:rsid w:val="002907DE"/>
    <w:rsid w:val="00290A58"/>
    <w:rsid w:val="00290A89"/>
    <w:rsid w:val="00290D26"/>
    <w:rsid w:val="00290D39"/>
    <w:rsid w:val="00290F10"/>
    <w:rsid w:val="00290FF2"/>
    <w:rsid w:val="00291066"/>
    <w:rsid w:val="002910A2"/>
    <w:rsid w:val="002910CF"/>
    <w:rsid w:val="00291244"/>
    <w:rsid w:val="00291254"/>
    <w:rsid w:val="00291380"/>
    <w:rsid w:val="002913E9"/>
    <w:rsid w:val="00291494"/>
    <w:rsid w:val="00291739"/>
    <w:rsid w:val="00291808"/>
    <w:rsid w:val="0029186B"/>
    <w:rsid w:val="00291AFB"/>
    <w:rsid w:val="00291B19"/>
    <w:rsid w:val="00291C66"/>
    <w:rsid w:val="00291CAF"/>
    <w:rsid w:val="00291D48"/>
    <w:rsid w:val="00291E0B"/>
    <w:rsid w:val="00291E65"/>
    <w:rsid w:val="00291F7E"/>
    <w:rsid w:val="00292031"/>
    <w:rsid w:val="0029226C"/>
    <w:rsid w:val="00292322"/>
    <w:rsid w:val="00292748"/>
    <w:rsid w:val="00292B66"/>
    <w:rsid w:val="00292C0F"/>
    <w:rsid w:val="00292C1F"/>
    <w:rsid w:val="00292C58"/>
    <w:rsid w:val="00292FBE"/>
    <w:rsid w:val="00293052"/>
    <w:rsid w:val="002930A8"/>
    <w:rsid w:val="002930EE"/>
    <w:rsid w:val="0029318C"/>
    <w:rsid w:val="00293442"/>
    <w:rsid w:val="002935AE"/>
    <w:rsid w:val="00293772"/>
    <w:rsid w:val="002937AF"/>
    <w:rsid w:val="00293805"/>
    <w:rsid w:val="00293C0D"/>
    <w:rsid w:val="00293C52"/>
    <w:rsid w:val="00293D18"/>
    <w:rsid w:val="00293DA1"/>
    <w:rsid w:val="0029407D"/>
    <w:rsid w:val="002942F0"/>
    <w:rsid w:val="002943F0"/>
    <w:rsid w:val="00294689"/>
    <w:rsid w:val="002946E1"/>
    <w:rsid w:val="00294C33"/>
    <w:rsid w:val="00294EAE"/>
    <w:rsid w:val="00294EBE"/>
    <w:rsid w:val="00294F3E"/>
    <w:rsid w:val="00295028"/>
    <w:rsid w:val="002950A3"/>
    <w:rsid w:val="00295222"/>
    <w:rsid w:val="002953FA"/>
    <w:rsid w:val="00295443"/>
    <w:rsid w:val="00295450"/>
    <w:rsid w:val="0029552D"/>
    <w:rsid w:val="0029559F"/>
    <w:rsid w:val="0029561F"/>
    <w:rsid w:val="00295632"/>
    <w:rsid w:val="00295898"/>
    <w:rsid w:val="002958B5"/>
    <w:rsid w:val="002958F9"/>
    <w:rsid w:val="00295A0A"/>
    <w:rsid w:val="00295C2C"/>
    <w:rsid w:val="00295EBB"/>
    <w:rsid w:val="002960B8"/>
    <w:rsid w:val="002961D8"/>
    <w:rsid w:val="0029645A"/>
    <w:rsid w:val="00296472"/>
    <w:rsid w:val="00296767"/>
    <w:rsid w:val="00296A1E"/>
    <w:rsid w:val="00296A5A"/>
    <w:rsid w:val="00296A87"/>
    <w:rsid w:val="00296EEF"/>
    <w:rsid w:val="00297083"/>
    <w:rsid w:val="0029715B"/>
    <w:rsid w:val="0029734D"/>
    <w:rsid w:val="002975A3"/>
    <w:rsid w:val="002976C6"/>
    <w:rsid w:val="002979A1"/>
    <w:rsid w:val="00297A7B"/>
    <w:rsid w:val="00297ADD"/>
    <w:rsid w:val="00297CF4"/>
    <w:rsid w:val="00297CF5"/>
    <w:rsid w:val="00297D83"/>
    <w:rsid w:val="00297F17"/>
    <w:rsid w:val="002A0174"/>
    <w:rsid w:val="002A0175"/>
    <w:rsid w:val="002A01DA"/>
    <w:rsid w:val="002A0250"/>
    <w:rsid w:val="002A03BD"/>
    <w:rsid w:val="002A03D6"/>
    <w:rsid w:val="002A03D7"/>
    <w:rsid w:val="002A0477"/>
    <w:rsid w:val="002A0519"/>
    <w:rsid w:val="002A05D8"/>
    <w:rsid w:val="002A0815"/>
    <w:rsid w:val="002A0997"/>
    <w:rsid w:val="002A0AE9"/>
    <w:rsid w:val="002A0BB4"/>
    <w:rsid w:val="002A0E21"/>
    <w:rsid w:val="002A0EEA"/>
    <w:rsid w:val="002A1032"/>
    <w:rsid w:val="002A1038"/>
    <w:rsid w:val="002A10BE"/>
    <w:rsid w:val="002A1501"/>
    <w:rsid w:val="002A15EA"/>
    <w:rsid w:val="002A16FC"/>
    <w:rsid w:val="002A1704"/>
    <w:rsid w:val="002A1733"/>
    <w:rsid w:val="002A1A1A"/>
    <w:rsid w:val="002A1BB6"/>
    <w:rsid w:val="002A1D31"/>
    <w:rsid w:val="002A1E15"/>
    <w:rsid w:val="002A207C"/>
    <w:rsid w:val="002A20B2"/>
    <w:rsid w:val="002A21D7"/>
    <w:rsid w:val="002A228A"/>
    <w:rsid w:val="002A2438"/>
    <w:rsid w:val="002A245B"/>
    <w:rsid w:val="002A24A8"/>
    <w:rsid w:val="002A24E0"/>
    <w:rsid w:val="002A2627"/>
    <w:rsid w:val="002A28E7"/>
    <w:rsid w:val="002A29EA"/>
    <w:rsid w:val="002A2B26"/>
    <w:rsid w:val="002A2CB3"/>
    <w:rsid w:val="002A2DBE"/>
    <w:rsid w:val="002A30A0"/>
    <w:rsid w:val="002A30ED"/>
    <w:rsid w:val="002A344F"/>
    <w:rsid w:val="002A3583"/>
    <w:rsid w:val="002A35F4"/>
    <w:rsid w:val="002A35FB"/>
    <w:rsid w:val="002A36D5"/>
    <w:rsid w:val="002A3780"/>
    <w:rsid w:val="002A3821"/>
    <w:rsid w:val="002A3849"/>
    <w:rsid w:val="002A3A3C"/>
    <w:rsid w:val="002A3AB2"/>
    <w:rsid w:val="002A3C2D"/>
    <w:rsid w:val="002A3C95"/>
    <w:rsid w:val="002A3FF6"/>
    <w:rsid w:val="002A4024"/>
    <w:rsid w:val="002A407B"/>
    <w:rsid w:val="002A4278"/>
    <w:rsid w:val="002A47C1"/>
    <w:rsid w:val="002A4801"/>
    <w:rsid w:val="002A4965"/>
    <w:rsid w:val="002A4AB0"/>
    <w:rsid w:val="002A4E2B"/>
    <w:rsid w:val="002A5034"/>
    <w:rsid w:val="002A50E7"/>
    <w:rsid w:val="002A5297"/>
    <w:rsid w:val="002A531E"/>
    <w:rsid w:val="002A533D"/>
    <w:rsid w:val="002A5379"/>
    <w:rsid w:val="002A53FE"/>
    <w:rsid w:val="002A5599"/>
    <w:rsid w:val="002A59E1"/>
    <w:rsid w:val="002A5A52"/>
    <w:rsid w:val="002A5E7B"/>
    <w:rsid w:val="002A6083"/>
    <w:rsid w:val="002A60B1"/>
    <w:rsid w:val="002A61DA"/>
    <w:rsid w:val="002A62D2"/>
    <w:rsid w:val="002A6627"/>
    <w:rsid w:val="002A67C8"/>
    <w:rsid w:val="002A67E5"/>
    <w:rsid w:val="002A68C1"/>
    <w:rsid w:val="002A6A73"/>
    <w:rsid w:val="002A6AB3"/>
    <w:rsid w:val="002A6F83"/>
    <w:rsid w:val="002A70A6"/>
    <w:rsid w:val="002A73BC"/>
    <w:rsid w:val="002A740A"/>
    <w:rsid w:val="002A7576"/>
    <w:rsid w:val="002A76DF"/>
    <w:rsid w:val="002A7916"/>
    <w:rsid w:val="002A7BFB"/>
    <w:rsid w:val="002A7D0D"/>
    <w:rsid w:val="002A7EF4"/>
    <w:rsid w:val="002A7F0B"/>
    <w:rsid w:val="002A7F55"/>
    <w:rsid w:val="002A7FFB"/>
    <w:rsid w:val="002B017B"/>
    <w:rsid w:val="002B01D9"/>
    <w:rsid w:val="002B01E5"/>
    <w:rsid w:val="002B0471"/>
    <w:rsid w:val="002B04DA"/>
    <w:rsid w:val="002B0563"/>
    <w:rsid w:val="002B0576"/>
    <w:rsid w:val="002B0621"/>
    <w:rsid w:val="002B0807"/>
    <w:rsid w:val="002B0920"/>
    <w:rsid w:val="002B0942"/>
    <w:rsid w:val="002B09DB"/>
    <w:rsid w:val="002B0B0A"/>
    <w:rsid w:val="002B0CF0"/>
    <w:rsid w:val="002B0E2D"/>
    <w:rsid w:val="002B0E7E"/>
    <w:rsid w:val="002B0EC1"/>
    <w:rsid w:val="002B0F02"/>
    <w:rsid w:val="002B104E"/>
    <w:rsid w:val="002B110A"/>
    <w:rsid w:val="002B11CD"/>
    <w:rsid w:val="002B1214"/>
    <w:rsid w:val="002B1252"/>
    <w:rsid w:val="002B1259"/>
    <w:rsid w:val="002B1400"/>
    <w:rsid w:val="002B14D1"/>
    <w:rsid w:val="002B152A"/>
    <w:rsid w:val="002B1551"/>
    <w:rsid w:val="002B18A8"/>
    <w:rsid w:val="002B195C"/>
    <w:rsid w:val="002B19C3"/>
    <w:rsid w:val="002B1A9D"/>
    <w:rsid w:val="002B1B44"/>
    <w:rsid w:val="002B1BD7"/>
    <w:rsid w:val="002B1C1E"/>
    <w:rsid w:val="002B1C42"/>
    <w:rsid w:val="002B1D21"/>
    <w:rsid w:val="002B208B"/>
    <w:rsid w:val="002B2101"/>
    <w:rsid w:val="002B2397"/>
    <w:rsid w:val="002B24FD"/>
    <w:rsid w:val="002B2518"/>
    <w:rsid w:val="002B2891"/>
    <w:rsid w:val="002B2AC3"/>
    <w:rsid w:val="002B2D3E"/>
    <w:rsid w:val="002B2F8A"/>
    <w:rsid w:val="002B30C1"/>
    <w:rsid w:val="002B30F7"/>
    <w:rsid w:val="002B3323"/>
    <w:rsid w:val="002B34C2"/>
    <w:rsid w:val="002B370D"/>
    <w:rsid w:val="002B3A46"/>
    <w:rsid w:val="002B3A6F"/>
    <w:rsid w:val="002B3CD0"/>
    <w:rsid w:val="002B3DF1"/>
    <w:rsid w:val="002B3DF5"/>
    <w:rsid w:val="002B3E2E"/>
    <w:rsid w:val="002B3E4B"/>
    <w:rsid w:val="002B3E93"/>
    <w:rsid w:val="002B3F08"/>
    <w:rsid w:val="002B42AC"/>
    <w:rsid w:val="002B44D8"/>
    <w:rsid w:val="002B4536"/>
    <w:rsid w:val="002B4615"/>
    <w:rsid w:val="002B482F"/>
    <w:rsid w:val="002B48AD"/>
    <w:rsid w:val="002B48E6"/>
    <w:rsid w:val="002B4A05"/>
    <w:rsid w:val="002B4AC0"/>
    <w:rsid w:val="002B4BD1"/>
    <w:rsid w:val="002B51DA"/>
    <w:rsid w:val="002B51EF"/>
    <w:rsid w:val="002B537E"/>
    <w:rsid w:val="002B5459"/>
    <w:rsid w:val="002B5565"/>
    <w:rsid w:val="002B56CD"/>
    <w:rsid w:val="002B5807"/>
    <w:rsid w:val="002B581D"/>
    <w:rsid w:val="002B5AAE"/>
    <w:rsid w:val="002B5C1D"/>
    <w:rsid w:val="002B5F16"/>
    <w:rsid w:val="002B6138"/>
    <w:rsid w:val="002B6437"/>
    <w:rsid w:val="002B66E1"/>
    <w:rsid w:val="002B6798"/>
    <w:rsid w:val="002B6832"/>
    <w:rsid w:val="002B6837"/>
    <w:rsid w:val="002B69BD"/>
    <w:rsid w:val="002B6B21"/>
    <w:rsid w:val="002B6D25"/>
    <w:rsid w:val="002B6E68"/>
    <w:rsid w:val="002B6E74"/>
    <w:rsid w:val="002B713B"/>
    <w:rsid w:val="002B7600"/>
    <w:rsid w:val="002B7715"/>
    <w:rsid w:val="002B77FB"/>
    <w:rsid w:val="002B797F"/>
    <w:rsid w:val="002B79AA"/>
    <w:rsid w:val="002B79C8"/>
    <w:rsid w:val="002B7BAE"/>
    <w:rsid w:val="002B7C3B"/>
    <w:rsid w:val="002B7E8E"/>
    <w:rsid w:val="002C0132"/>
    <w:rsid w:val="002C04F0"/>
    <w:rsid w:val="002C0582"/>
    <w:rsid w:val="002C05DB"/>
    <w:rsid w:val="002C0A34"/>
    <w:rsid w:val="002C0F09"/>
    <w:rsid w:val="002C1030"/>
    <w:rsid w:val="002C10D4"/>
    <w:rsid w:val="002C12FA"/>
    <w:rsid w:val="002C1418"/>
    <w:rsid w:val="002C14C5"/>
    <w:rsid w:val="002C1632"/>
    <w:rsid w:val="002C1884"/>
    <w:rsid w:val="002C19DF"/>
    <w:rsid w:val="002C1AD8"/>
    <w:rsid w:val="002C1AE4"/>
    <w:rsid w:val="002C1E54"/>
    <w:rsid w:val="002C1E86"/>
    <w:rsid w:val="002C2073"/>
    <w:rsid w:val="002C20CD"/>
    <w:rsid w:val="002C212B"/>
    <w:rsid w:val="002C2670"/>
    <w:rsid w:val="002C2719"/>
    <w:rsid w:val="002C2847"/>
    <w:rsid w:val="002C2936"/>
    <w:rsid w:val="002C29AF"/>
    <w:rsid w:val="002C2A46"/>
    <w:rsid w:val="002C2B36"/>
    <w:rsid w:val="002C2C9F"/>
    <w:rsid w:val="002C2DCA"/>
    <w:rsid w:val="002C3059"/>
    <w:rsid w:val="002C3170"/>
    <w:rsid w:val="002C3317"/>
    <w:rsid w:val="002C333B"/>
    <w:rsid w:val="002C33B8"/>
    <w:rsid w:val="002C3515"/>
    <w:rsid w:val="002C35F2"/>
    <w:rsid w:val="002C3605"/>
    <w:rsid w:val="002C3636"/>
    <w:rsid w:val="002C3637"/>
    <w:rsid w:val="002C3739"/>
    <w:rsid w:val="002C378A"/>
    <w:rsid w:val="002C39B5"/>
    <w:rsid w:val="002C3A44"/>
    <w:rsid w:val="002C3A83"/>
    <w:rsid w:val="002C3DEB"/>
    <w:rsid w:val="002C3F30"/>
    <w:rsid w:val="002C3F79"/>
    <w:rsid w:val="002C40A6"/>
    <w:rsid w:val="002C4104"/>
    <w:rsid w:val="002C4190"/>
    <w:rsid w:val="002C4230"/>
    <w:rsid w:val="002C4506"/>
    <w:rsid w:val="002C463F"/>
    <w:rsid w:val="002C4E6A"/>
    <w:rsid w:val="002C5108"/>
    <w:rsid w:val="002C51B9"/>
    <w:rsid w:val="002C5271"/>
    <w:rsid w:val="002C5277"/>
    <w:rsid w:val="002C530D"/>
    <w:rsid w:val="002C545D"/>
    <w:rsid w:val="002C57F5"/>
    <w:rsid w:val="002C5899"/>
    <w:rsid w:val="002C597E"/>
    <w:rsid w:val="002C59C7"/>
    <w:rsid w:val="002C5A86"/>
    <w:rsid w:val="002C5F2E"/>
    <w:rsid w:val="002C60F8"/>
    <w:rsid w:val="002C627F"/>
    <w:rsid w:val="002C635F"/>
    <w:rsid w:val="002C63FE"/>
    <w:rsid w:val="002C654C"/>
    <w:rsid w:val="002C65E5"/>
    <w:rsid w:val="002C6DDE"/>
    <w:rsid w:val="002C6DE1"/>
    <w:rsid w:val="002C6DF9"/>
    <w:rsid w:val="002C6EF6"/>
    <w:rsid w:val="002C6F7C"/>
    <w:rsid w:val="002C6FBF"/>
    <w:rsid w:val="002C74D2"/>
    <w:rsid w:val="002C7748"/>
    <w:rsid w:val="002C7795"/>
    <w:rsid w:val="002C78CA"/>
    <w:rsid w:val="002C7959"/>
    <w:rsid w:val="002C7A30"/>
    <w:rsid w:val="002C7BBB"/>
    <w:rsid w:val="002C7DE8"/>
    <w:rsid w:val="002D0194"/>
    <w:rsid w:val="002D026F"/>
    <w:rsid w:val="002D04CE"/>
    <w:rsid w:val="002D0891"/>
    <w:rsid w:val="002D0AE1"/>
    <w:rsid w:val="002D0CF8"/>
    <w:rsid w:val="002D0D25"/>
    <w:rsid w:val="002D0E19"/>
    <w:rsid w:val="002D0EAE"/>
    <w:rsid w:val="002D0F2A"/>
    <w:rsid w:val="002D13F7"/>
    <w:rsid w:val="002D14DA"/>
    <w:rsid w:val="002D15C8"/>
    <w:rsid w:val="002D1DFF"/>
    <w:rsid w:val="002D1E55"/>
    <w:rsid w:val="002D1F82"/>
    <w:rsid w:val="002D2144"/>
    <w:rsid w:val="002D223F"/>
    <w:rsid w:val="002D2854"/>
    <w:rsid w:val="002D290B"/>
    <w:rsid w:val="002D2AA9"/>
    <w:rsid w:val="002D2E6D"/>
    <w:rsid w:val="002D2EAE"/>
    <w:rsid w:val="002D2EB4"/>
    <w:rsid w:val="002D2F2D"/>
    <w:rsid w:val="002D3500"/>
    <w:rsid w:val="002D357A"/>
    <w:rsid w:val="002D3907"/>
    <w:rsid w:val="002D3924"/>
    <w:rsid w:val="002D3A94"/>
    <w:rsid w:val="002D3BB0"/>
    <w:rsid w:val="002D3F34"/>
    <w:rsid w:val="002D426E"/>
    <w:rsid w:val="002D430C"/>
    <w:rsid w:val="002D44C6"/>
    <w:rsid w:val="002D4597"/>
    <w:rsid w:val="002D4601"/>
    <w:rsid w:val="002D4DC0"/>
    <w:rsid w:val="002D4E6B"/>
    <w:rsid w:val="002D4ED1"/>
    <w:rsid w:val="002D4F4F"/>
    <w:rsid w:val="002D5022"/>
    <w:rsid w:val="002D51E2"/>
    <w:rsid w:val="002D5560"/>
    <w:rsid w:val="002D5624"/>
    <w:rsid w:val="002D573A"/>
    <w:rsid w:val="002D5762"/>
    <w:rsid w:val="002D58B1"/>
    <w:rsid w:val="002D5A73"/>
    <w:rsid w:val="002D5DD5"/>
    <w:rsid w:val="002D5E42"/>
    <w:rsid w:val="002D5E67"/>
    <w:rsid w:val="002D6086"/>
    <w:rsid w:val="002D6157"/>
    <w:rsid w:val="002D61CE"/>
    <w:rsid w:val="002D62A5"/>
    <w:rsid w:val="002D6427"/>
    <w:rsid w:val="002D6530"/>
    <w:rsid w:val="002D656E"/>
    <w:rsid w:val="002D659C"/>
    <w:rsid w:val="002D67F8"/>
    <w:rsid w:val="002D698E"/>
    <w:rsid w:val="002D6A28"/>
    <w:rsid w:val="002D6A93"/>
    <w:rsid w:val="002D6B01"/>
    <w:rsid w:val="002D6C13"/>
    <w:rsid w:val="002D6E73"/>
    <w:rsid w:val="002D6EBA"/>
    <w:rsid w:val="002D6F5D"/>
    <w:rsid w:val="002D7286"/>
    <w:rsid w:val="002D73DD"/>
    <w:rsid w:val="002D7685"/>
    <w:rsid w:val="002D7959"/>
    <w:rsid w:val="002D7973"/>
    <w:rsid w:val="002D7A77"/>
    <w:rsid w:val="002D7A9F"/>
    <w:rsid w:val="002D7B2C"/>
    <w:rsid w:val="002D7BD2"/>
    <w:rsid w:val="002D7EF8"/>
    <w:rsid w:val="002E009A"/>
    <w:rsid w:val="002E012E"/>
    <w:rsid w:val="002E0377"/>
    <w:rsid w:val="002E038A"/>
    <w:rsid w:val="002E0423"/>
    <w:rsid w:val="002E06F9"/>
    <w:rsid w:val="002E07A5"/>
    <w:rsid w:val="002E0833"/>
    <w:rsid w:val="002E0851"/>
    <w:rsid w:val="002E0855"/>
    <w:rsid w:val="002E09D0"/>
    <w:rsid w:val="002E0E64"/>
    <w:rsid w:val="002E0F26"/>
    <w:rsid w:val="002E116F"/>
    <w:rsid w:val="002E16FB"/>
    <w:rsid w:val="002E17C1"/>
    <w:rsid w:val="002E1902"/>
    <w:rsid w:val="002E19A7"/>
    <w:rsid w:val="002E1B2F"/>
    <w:rsid w:val="002E1B69"/>
    <w:rsid w:val="002E1CF6"/>
    <w:rsid w:val="002E1D91"/>
    <w:rsid w:val="002E1E38"/>
    <w:rsid w:val="002E205D"/>
    <w:rsid w:val="002E2188"/>
    <w:rsid w:val="002E238F"/>
    <w:rsid w:val="002E23F9"/>
    <w:rsid w:val="002E2458"/>
    <w:rsid w:val="002E247F"/>
    <w:rsid w:val="002E24C5"/>
    <w:rsid w:val="002E25E1"/>
    <w:rsid w:val="002E28C3"/>
    <w:rsid w:val="002E2AE0"/>
    <w:rsid w:val="002E2B90"/>
    <w:rsid w:val="002E2BB2"/>
    <w:rsid w:val="002E2C1D"/>
    <w:rsid w:val="002E2C97"/>
    <w:rsid w:val="002E2DA4"/>
    <w:rsid w:val="002E33CA"/>
    <w:rsid w:val="002E34D7"/>
    <w:rsid w:val="002E365E"/>
    <w:rsid w:val="002E36EA"/>
    <w:rsid w:val="002E3810"/>
    <w:rsid w:val="002E39B1"/>
    <w:rsid w:val="002E3B6F"/>
    <w:rsid w:val="002E3C4C"/>
    <w:rsid w:val="002E3CAB"/>
    <w:rsid w:val="002E3E33"/>
    <w:rsid w:val="002E3E84"/>
    <w:rsid w:val="002E404B"/>
    <w:rsid w:val="002E42CE"/>
    <w:rsid w:val="002E43B2"/>
    <w:rsid w:val="002E4781"/>
    <w:rsid w:val="002E4AC0"/>
    <w:rsid w:val="002E4CC1"/>
    <w:rsid w:val="002E4F23"/>
    <w:rsid w:val="002E5019"/>
    <w:rsid w:val="002E5157"/>
    <w:rsid w:val="002E52DE"/>
    <w:rsid w:val="002E53F8"/>
    <w:rsid w:val="002E5410"/>
    <w:rsid w:val="002E5517"/>
    <w:rsid w:val="002E5691"/>
    <w:rsid w:val="002E5710"/>
    <w:rsid w:val="002E5766"/>
    <w:rsid w:val="002E5929"/>
    <w:rsid w:val="002E5AA1"/>
    <w:rsid w:val="002E5C3E"/>
    <w:rsid w:val="002E5E01"/>
    <w:rsid w:val="002E5E2B"/>
    <w:rsid w:val="002E5ED7"/>
    <w:rsid w:val="002E6204"/>
    <w:rsid w:val="002E65F7"/>
    <w:rsid w:val="002E6776"/>
    <w:rsid w:val="002E6A2F"/>
    <w:rsid w:val="002E6A60"/>
    <w:rsid w:val="002E6A85"/>
    <w:rsid w:val="002E6BE9"/>
    <w:rsid w:val="002E6C82"/>
    <w:rsid w:val="002E6DD4"/>
    <w:rsid w:val="002E6DFA"/>
    <w:rsid w:val="002E6E69"/>
    <w:rsid w:val="002E6F06"/>
    <w:rsid w:val="002E6F56"/>
    <w:rsid w:val="002E713E"/>
    <w:rsid w:val="002E7320"/>
    <w:rsid w:val="002E73E5"/>
    <w:rsid w:val="002E74F5"/>
    <w:rsid w:val="002E75A6"/>
    <w:rsid w:val="002E797C"/>
    <w:rsid w:val="002E7A2C"/>
    <w:rsid w:val="002E7B94"/>
    <w:rsid w:val="002E7BDE"/>
    <w:rsid w:val="002E7C99"/>
    <w:rsid w:val="002E7D1F"/>
    <w:rsid w:val="002E7E95"/>
    <w:rsid w:val="002E7FDC"/>
    <w:rsid w:val="002F0003"/>
    <w:rsid w:val="002F00F3"/>
    <w:rsid w:val="002F0497"/>
    <w:rsid w:val="002F05FF"/>
    <w:rsid w:val="002F0609"/>
    <w:rsid w:val="002F066E"/>
    <w:rsid w:val="002F0699"/>
    <w:rsid w:val="002F06CE"/>
    <w:rsid w:val="002F07D6"/>
    <w:rsid w:val="002F0823"/>
    <w:rsid w:val="002F0832"/>
    <w:rsid w:val="002F0837"/>
    <w:rsid w:val="002F08A8"/>
    <w:rsid w:val="002F08D6"/>
    <w:rsid w:val="002F0DD6"/>
    <w:rsid w:val="002F0E6A"/>
    <w:rsid w:val="002F0EFA"/>
    <w:rsid w:val="002F14C6"/>
    <w:rsid w:val="002F173C"/>
    <w:rsid w:val="002F17EF"/>
    <w:rsid w:val="002F1931"/>
    <w:rsid w:val="002F1B84"/>
    <w:rsid w:val="002F1CA4"/>
    <w:rsid w:val="002F1E9F"/>
    <w:rsid w:val="002F1EE7"/>
    <w:rsid w:val="002F1EE8"/>
    <w:rsid w:val="002F1F99"/>
    <w:rsid w:val="002F229D"/>
    <w:rsid w:val="002F2390"/>
    <w:rsid w:val="002F267A"/>
    <w:rsid w:val="002F267D"/>
    <w:rsid w:val="002F2682"/>
    <w:rsid w:val="002F27FC"/>
    <w:rsid w:val="002F2863"/>
    <w:rsid w:val="002F28FE"/>
    <w:rsid w:val="002F2959"/>
    <w:rsid w:val="002F2AB5"/>
    <w:rsid w:val="002F2B5E"/>
    <w:rsid w:val="002F2DFB"/>
    <w:rsid w:val="002F2E0F"/>
    <w:rsid w:val="002F2F0B"/>
    <w:rsid w:val="002F3132"/>
    <w:rsid w:val="002F33BE"/>
    <w:rsid w:val="002F34E6"/>
    <w:rsid w:val="002F3593"/>
    <w:rsid w:val="002F35BB"/>
    <w:rsid w:val="002F35E7"/>
    <w:rsid w:val="002F3861"/>
    <w:rsid w:val="002F39A8"/>
    <w:rsid w:val="002F3A37"/>
    <w:rsid w:val="002F3CF6"/>
    <w:rsid w:val="002F3D95"/>
    <w:rsid w:val="002F3E62"/>
    <w:rsid w:val="002F3FFB"/>
    <w:rsid w:val="002F404F"/>
    <w:rsid w:val="002F4263"/>
    <w:rsid w:val="002F43A1"/>
    <w:rsid w:val="002F43A2"/>
    <w:rsid w:val="002F4486"/>
    <w:rsid w:val="002F45C8"/>
    <w:rsid w:val="002F46F8"/>
    <w:rsid w:val="002F4BB7"/>
    <w:rsid w:val="002F4DB1"/>
    <w:rsid w:val="002F514F"/>
    <w:rsid w:val="002F51B1"/>
    <w:rsid w:val="002F542A"/>
    <w:rsid w:val="002F5452"/>
    <w:rsid w:val="002F55B3"/>
    <w:rsid w:val="002F5C30"/>
    <w:rsid w:val="002F5C40"/>
    <w:rsid w:val="002F5C8A"/>
    <w:rsid w:val="002F5CD4"/>
    <w:rsid w:val="002F60AF"/>
    <w:rsid w:val="002F61D3"/>
    <w:rsid w:val="002F63C9"/>
    <w:rsid w:val="002F6435"/>
    <w:rsid w:val="002F6582"/>
    <w:rsid w:val="002F688A"/>
    <w:rsid w:val="002F6A89"/>
    <w:rsid w:val="002F6AA9"/>
    <w:rsid w:val="002F6BB7"/>
    <w:rsid w:val="002F6C77"/>
    <w:rsid w:val="002F6EBD"/>
    <w:rsid w:val="002F6F2C"/>
    <w:rsid w:val="002F70EC"/>
    <w:rsid w:val="002F7812"/>
    <w:rsid w:val="002F7921"/>
    <w:rsid w:val="002F7A27"/>
    <w:rsid w:val="002F7A36"/>
    <w:rsid w:val="002F7AE5"/>
    <w:rsid w:val="002F7B38"/>
    <w:rsid w:val="002F7B41"/>
    <w:rsid w:val="002F7B81"/>
    <w:rsid w:val="002F7C32"/>
    <w:rsid w:val="002F7C72"/>
    <w:rsid w:val="002F7C90"/>
    <w:rsid w:val="002F7D88"/>
    <w:rsid w:val="002F7D98"/>
    <w:rsid w:val="002F7DB1"/>
    <w:rsid w:val="003000A6"/>
    <w:rsid w:val="003001DA"/>
    <w:rsid w:val="003007F9"/>
    <w:rsid w:val="00300899"/>
    <w:rsid w:val="003008AB"/>
    <w:rsid w:val="0030092F"/>
    <w:rsid w:val="00300980"/>
    <w:rsid w:val="00300A8C"/>
    <w:rsid w:val="00300AE9"/>
    <w:rsid w:val="00300CAD"/>
    <w:rsid w:val="00300EE9"/>
    <w:rsid w:val="00300F36"/>
    <w:rsid w:val="0030125F"/>
    <w:rsid w:val="003013D9"/>
    <w:rsid w:val="00301666"/>
    <w:rsid w:val="00301773"/>
    <w:rsid w:val="003017E1"/>
    <w:rsid w:val="0030191B"/>
    <w:rsid w:val="00301A18"/>
    <w:rsid w:val="00301B06"/>
    <w:rsid w:val="0030219D"/>
    <w:rsid w:val="003023CA"/>
    <w:rsid w:val="003023F7"/>
    <w:rsid w:val="003025B9"/>
    <w:rsid w:val="003026FE"/>
    <w:rsid w:val="00302715"/>
    <w:rsid w:val="00302994"/>
    <w:rsid w:val="00302BFA"/>
    <w:rsid w:val="00302C5C"/>
    <w:rsid w:val="00302D88"/>
    <w:rsid w:val="00302FFF"/>
    <w:rsid w:val="00303122"/>
    <w:rsid w:val="0030319A"/>
    <w:rsid w:val="00303300"/>
    <w:rsid w:val="003033D3"/>
    <w:rsid w:val="00303484"/>
    <w:rsid w:val="003035C7"/>
    <w:rsid w:val="003036F8"/>
    <w:rsid w:val="00303814"/>
    <w:rsid w:val="00303876"/>
    <w:rsid w:val="003038EA"/>
    <w:rsid w:val="00303AA8"/>
    <w:rsid w:val="00303C27"/>
    <w:rsid w:val="00304054"/>
    <w:rsid w:val="003041D4"/>
    <w:rsid w:val="00304271"/>
    <w:rsid w:val="0030438C"/>
    <w:rsid w:val="003043C4"/>
    <w:rsid w:val="00304549"/>
    <w:rsid w:val="00304A15"/>
    <w:rsid w:val="00304A18"/>
    <w:rsid w:val="00304B14"/>
    <w:rsid w:val="00304B28"/>
    <w:rsid w:val="00304B69"/>
    <w:rsid w:val="00304B6D"/>
    <w:rsid w:val="00304C22"/>
    <w:rsid w:val="00304D2E"/>
    <w:rsid w:val="00304DA2"/>
    <w:rsid w:val="00304F3B"/>
    <w:rsid w:val="00304F7F"/>
    <w:rsid w:val="00304FF5"/>
    <w:rsid w:val="0030500A"/>
    <w:rsid w:val="00305084"/>
    <w:rsid w:val="0030511C"/>
    <w:rsid w:val="0030526C"/>
    <w:rsid w:val="00305305"/>
    <w:rsid w:val="0030533E"/>
    <w:rsid w:val="00305701"/>
    <w:rsid w:val="00305870"/>
    <w:rsid w:val="003058E5"/>
    <w:rsid w:val="003059AC"/>
    <w:rsid w:val="00305AA4"/>
    <w:rsid w:val="00305C3D"/>
    <w:rsid w:val="00305C78"/>
    <w:rsid w:val="00305CA2"/>
    <w:rsid w:val="00305DE4"/>
    <w:rsid w:val="00305EEB"/>
    <w:rsid w:val="003061BB"/>
    <w:rsid w:val="0030634B"/>
    <w:rsid w:val="00306495"/>
    <w:rsid w:val="003066A4"/>
    <w:rsid w:val="003066B9"/>
    <w:rsid w:val="00306845"/>
    <w:rsid w:val="00306853"/>
    <w:rsid w:val="003069AE"/>
    <w:rsid w:val="00306B82"/>
    <w:rsid w:val="00306E84"/>
    <w:rsid w:val="00306F3D"/>
    <w:rsid w:val="00306FB2"/>
    <w:rsid w:val="00306FF7"/>
    <w:rsid w:val="00307118"/>
    <w:rsid w:val="003071BE"/>
    <w:rsid w:val="003071CA"/>
    <w:rsid w:val="003071EE"/>
    <w:rsid w:val="00307364"/>
    <w:rsid w:val="00307371"/>
    <w:rsid w:val="003076A4"/>
    <w:rsid w:val="00307797"/>
    <w:rsid w:val="00307811"/>
    <w:rsid w:val="00307923"/>
    <w:rsid w:val="003079BE"/>
    <w:rsid w:val="00307B8E"/>
    <w:rsid w:val="00307C4F"/>
    <w:rsid w:val="00307E21"/>
    <w:rsid w:val="00307E95"/>
    <w:rsid w:val="00307F4A"/>
    <w:rsid w:val="003102ED"/>
    <w:rsid w:val="00310442"/>
    <w:rsid w:val="00310AED"/>
    <w:rsid w:val="00310D5C"/>
    <w:rsid w:val="00310E11"/>
    <w:rsid w:val="0031114B"/>
    <w:rsid w:val="003111CD"/>
    <w:rsid w:val="003111D7"/>
    <w:rsid w:val="00311288"/>
    <w:rsid w:val="003112BA"/>
    <w:rsid w:val="003113BB"/>
    <w:rsid w:val="003113D5"/>
    <w:rsid w:val="00311562"/>
    <w:rsid w:val="0031165C"/>
    <w:rsid w:val="0031176B"/>
    <w:rsid w:val="00311A5C"/>
    <w:rsid w:val="00311B04"/>
    <w:rsid w:val="00311BB8"/>
    <w:rsid w:val="00311DBA"/>
    <w:rsid w:val="00311E81"/>
    <w:rsid w:val="00312026"/>
    <w:rsid w:val="003121EF"/>
    <w:rsid w:val="003121FB"/>
    <w:rsid w:val="00312340"/>
    <w:rsid w:val="00312408"/>
    <w:rsid w:val="0031267D"/>
    <w:rsid w:val="00312733"/>
    <w:rsid w:val="003128C5"/>
    <w:rsid w:val="003129C7"/>
    <w:rsid w:val="003129C8"/>
    <w:rsid w:val="00312BA0"/>
    <w:rsid w:val="00312BB0"/>
    <w:rsid w:val="0031315C"/>
    <w:rsid w:val="00313315"/>
    <w:rsid w:val="003137DF"/>
    <w:rsid w:val="00313A5E"/>
    <w:rsid w:val="00313B82"/>
    <w:rsid w:val="00313C21"/>
    <w:rsid w:val="00313E21"/>
    <w:rsid w:val="00313E8D"/>
    <w:rsid w:val="003141D8"/>
    <w:rsid w:val="00314350"/>
    <w:rsid w:val="00314355"/>
    <w:rsid w:val="00314536"/>
    <w:rsid w:val="003145C5"/>
    <w:rsid w:val="00314AA7"/>
    <w:rsid w:val="00314D41"/>
    <w:rsid w:val="00314E5A"/>
    <w:rsid w:val="00314EE1"/>
    <w:rsid w:val="00314FEB"/>
    <w:rsid w:val="00315360"/>
    <w:rsid w:val="003158CB"/>
    <w:rsid w:val="00315949"/>
    <w:rsid w:val="003159BD"/>
    <w:rsid w:val="00315A58"/>
    <w:rsid w:val="00315E05"/>
    <w:rsid w:val="0031607C"/>
    <w:rsid w:val="00316145"/>
    <w:rsid w:val="003162EE"/>
    <w:rsid w:val="00316454"/>
    <w:rsid w:val="00316541"/>
    <w:rsid w:val="00316960"/>
    <w:rsid w:val="003169FA"/>
    <w:rsid w:val="00316E63"/>
    <w:rsid w:val="00317019"/>
    <w:rsid w:val="0031711D"/>
    <w:rsid w:val="0031729C"/>
    <w:rsid w:val="00317396"/>
    <w:rsid w:val="003173DA"/>
    <w:rsid w:val="003174B0"/>
    <w:rsid w:val="0031766E"/>
    <w:rsid w:val="0031768D"/>
    <w:rsid w:val="00317903"/>
    <w:rsid w:val="00317C6E"/>
    <w:rsid w:val="00317D62"/>
    <w:rsid w:val="00317D9B"/>
    <w:rsid w:val="00317DC7"/>
    <w:rsid w:val="00317F84"/>
    <w:rsid w:val="003201B4"/>
    <w:rsid w:val="00320328"/>
    <w:rsid w:val="003203A1"/>
    <w:rsid w:val="003206BC"/>
    <w:rsid w:val="00320708"/>
    <w:rsid w:val="003207EA"/>
    <w:rsid w:val="003208FA"/>
    <w:rsid w:val="00320A69"/>
    <w:rsid w:val="00320C65"/>
    <w:rsid w:val="00320F3A"/>
    <w:rsid w:val="0032125F"/>
    <w:rsid w:val="00321286"/>
    <w:rsid w:val="0032129B"/>
    <w:rsid w:val="003212FB"/>
    <w:rsid w:val="0032140A"/>
    <w:rsid w:val="00321603"/>
    <w:rsid w:val="00321634"/>
    <w:rsid w:val="003216FE"/>
    <w:rsid w:val="0032172F"/>
    <w:rsid w:val="0032183F"/>
    <w:rsid w:val="00321864"/>
    <w:rsid w:val="003219ED"/>
    <w:rsid w:val="00321A69"/>
    <w:rsid w:val="00321AF0"/>
    <w:rsid w:val="00321BBE"/>
    <w:rsid w:val="00321BC1"/>
    <w:rsid w:val="00321CAA"/>
    <w:rsid w:val="00321D8E"/>
    <w:rsid w:val="00321E26"/>
    <w:rsid w:val="0032206B"/>
    <w:rsid w:val="003223A1"/>
    <w:rsid w:val="00322544"/>
    <w:rsid w:val="00322794"/>
    <w:rsid w:val="003228DB"/>
    <w:rsid w:val="003229D0"/>
    <w:rsid w:val="00322A7D"/>
    <w:rsid w:val="00322AAF"/>
    <w:rsid w:val="00322BA6"/>
    <w:rsid w:val="00322FAB"/>
    <w:rsid w:val="0032340E"/>
    <w:rsid w:val="00323455"/>
    <w:rsid w:val="0032364B"/>
    <w:rsid w:val="003236B8"/>
    <w:rsid w:val="003237CE"/>
    <w:rsid w:val="0032396B"/>
    <w:rsid w:val="00323B71"/>
    <w:rsid w:val="00323C1A"/>
    <w:rsid w:val="00323C42"/>
    <w:rsid w:val="00323C62"/>
    <w:rsid w:val="00323CB5"/>
    <w:rsid w:val="00323F2D"/>
    <w:rsid w:val="003240C3"/>
    <w:rsid w:val="00324382"/>
    <w:rsid w:val="00324533"/>
    <w:rsid w:val="003245ED"/>
    <w:rsid w:val="003247D6"/>
    <w:rsid w:val="00324893"/>
    <w:rsid w:val="003249D6"/>
    <w:rsid w:val="003249E1"/>
    <w:rsid w:val="00324A79"/>
    <w:rsid w:val="00324ACD"/>
    <w:rsid w:val="00324B3F"/>
    <w:rsid w:val="00324DDC"/>
    <w:rsid w:val="0032504F"/>
    <w:rsid w:val="00325143"/>
    <w:rsid w:val="003251B5"/>
    <w:rsid w:val="00325259"/>
    <w:rsid w:val="00325446"/>
    <w:rsid w:val="00325456"/>
    <w:rsid w:val="003257E5"/>
    <w:rsid w:val="00325A7C"/>
    <w:rsid w:val="00325C47"/>
    <w:rsid w:val="00325CE6"/>
    <w:rsid w:val="00325D46"/>
    <w:rsid w:val="00326049"/>
    <w:rsid w:val="003266D5"/>
    <w:rsid w:val="00326723"/>
    <w:rsid w:val="00326801"/>
    <w:rsid w:val="00326874"/>
    <w:rsid w:val="0032690D"/>
    <w:rsid w:val="0032692C"/>
    <w:rsid w:val="003269C3"/>
    <w:rsid w:val="00326BAE"/>
    <w:rsid w:val="00326C98"/>
    <w:rsid w:val="00326CAA"/>
    <w:rsid w:val="00326D15"/>
    <w:rsid w:val="00326DE1"/>
    <w:rsid w:val="00327107"/>
    <w:rsid w:val="003272BE"/>
    <w:rsid w:val="003273DF"/>
    <w:rsid w:val="0032781C"/>
    <w:rsid w:val="00327823"/>
    <w:rsid w:val="003278C6"/>
    <w:rsid w:val="0032791F"/>
    <w:rsid w:val="003279BA"/>
    <w:rsid w:val="00327A81"/>
    <w:rsid w:val="00327C12"/>
    <w:rsid w:val="00327FA6"/>
    <w:rsid w:val="00330064"/>
    <w:rsid w:val="003301CA"/>
    <w:rsid w:val="00330562"/>
    <w:rsid w:val="003306FB"/>
    <w:rsid w:val="00330782"/>
    <w:rsid w:val="003307D3"/>
    <w:rsid w:val="00330AC2"/>
    <w:rsid w:val="00330B87"/>
    <w:rsid w:val="00330C61"/>
    <w:rsid w:val="00330CAC"/>
    <w:rsid w:val="00330EEF"/>
    <w:rsid w:val="00330F84"/>
    <w:rsid w:val="0033107F"/>
    <w:rsid w:val="003311D4"/>
    <w:rsid w:val="0033124E"/>
    <w:rsid w:val="003312D9"/>
    <w:rsid w:val="003312F5"/>
    <w:rsid w:val="003313A8"/>
    <w:rsid w:val="003313B5"/>
    <w:rsid w:val="00331411"/>
    <w:rsid w:val="00331471"/>
    <w:rsid w:val="0033170F"/>
    <w:rsid w:val="0033175B"/>
    <w:rsid w:val="0033181C"/>
    <w:rsid w:val="00331A5C"/>
    <w:rsid w:val="00331A8E"/>
    <w:rsid w:val="00331ABC"/>
    <w:rsid w:val="00331BA9"/>
    <w:rsid w:val="00331BCF"/>
    <w:rsid w:val="00331C35"/>
    <w:rsid w:val="00331C7A"/>
    <w:rsid w:val="00331D54"/>
    <w:rsid w:val="00331E20"/>
    <w:rsid w:val="00332087"/>
    <w:rsid w:val="00332179"/>
    <w:rsid w:val="00332754"/>
    <w:rsid w:val="00332813"/>
    <w:rsid w:val="003328F5"/>
    <w:rsid w:val="00332A05"/>
    <w:rsid w:val="00332A9B"/>
    <w:rsid w:val="00332ADD"/>
    <w:rsid w:val="00332BD4"/>
    <w:rsid w:val="00332D5E"/>
    <w:rsid w:val="00332E50"/>
    <w:rsid w:val="00332EFD"/>
    <w:rsid w:val="00332F1D"/>
    <w:rsid w:val="00332F85"/>
    <w:rsid w:val="00333112"/>
    <w:rsid w:val="0033315F"/>
    <w:rsid w:val="003331A1"/>
    <w:rsid w:val="00333362"/>
    <w:rsid w:val="003333D0"/>
    <w:rsid w:val="003334F5"/>
    <w:rsid w:val="0033353E"/>
    <w:rsid w:val="003335EC"/>
    <w:rsid w:val="00333606"/>
    <w:rsid w:val="003336BC"/>
    <w:rsid w:val="003336F7"/>
    <w:rsid w:val="0033381A"/>
    <w:rsid w:val="00333904"/>
    <w:rsid w:val="003339CE"/>
    <w:rsid w:val="00333B2A"/>
    <w:rsid w:val="00333BA4"/>
    <w:rsid w:val="00333CAE"/>
    <w:rsid w:val="00333D03"/>
    <w:rsid w:val="00333EE6"/>
    <w:rsid w:val="00333F1F"/>
    <w:rsid w:val="00333FF5"/>
    <w:rsid w:val="003340E0"/>
    <w:rsid w:val="0033418D"/>
    <w:rsid w:val="00334223"/>
    <w:rsid w:val="00334444"/>
    <w:rsid w:val="00334474"/>
    <w:rsid w:val="003344FA"/>
    <w:rsid w:val="003345E2"/>
    <w:rsid w:val="00334600"/>
    <w:rsid w:val="00334616"/>
    <w:rsid w:val="00334745"/>
    <w:rsid w:val="003347E8"/>
    <w:rsid w:val="00334A37"/>
    <w:rsid w:val="00334B17"/>
    <w:rsid w:val="00334D6B"/>
    <w:rsid w:val="00334EC0"/>
    <w:rsid w:val="00334F21"/>
    <w:rsid w:val="00334F44"/>
    <w:rsid w:val="00335062"/>
    <w:rsid w:val="0033513B"/>
    <w:rsid w:val="00335187"/>
    <w:rsid w:val="00335199"/>
    <w:rsid w:val="003351EE"/>
    <w:rsid w:val="0033527D"/>
    <w:rsid w:val="00335395"/>
    <w:rsid w:val="003353BA"/>
    <w:rsid w:val="0033553C"/>
    <w:rsid w:val="003355E3"/>
    <w:rsid w:val="003358FD"/>
    <w:rsid w:val="00335969"/>
    <w:rsid w:val="00335B80"/>
    <w:rsid w:val="0033605A"/>
    <w:rsid w:val="003360E1"/>
    <w:rsid w:val="003361C7"/>
    <w:rsid w:val="003361E8"/>
    <w:rsid w:val="003362DB"/>
    <w:rsid w:val="0033640E"/>
    <w:rsid w:val="00336461"/>
    <w:rsid w:val="003364E9"/>
    <w:rsid w:val="0033698C"/>
    <w:rsid w:val="00336B5E"/>
    <w:rsid w:val="00336B7E"/>
    <w:rsid w:val="00336CB1"/>
    <w:rsid w:val="00336F80"/>
    <w:rsid w:val="00337006"/>
    <w:rsid w:val="00337327"/>
    <w:rsid w:val="00337446"/>
    <w:rsid w:val="003374B2"/>
    <w:rsid w:val="0033778E"/>
    <w:rsid w:val="003379C9"/>
    <w:rsid w:val="00337B46"/>
    <w:rsid w:val="00337E8B"/>
    <w:rsid w:val="00337F69"/>
    <w:rsid w:val="00340082"/>
    <w:rsid w:val="003407A1"/>
    <w:rsid w:val="00340869"/>
    <w:rsid w:val="00340949"/>
    <w:rsid w:val="00340CF4"/>
    <w:rsid w:val="00340D2B"/>
    <w:rsid w:val="00340E0F"/>
    <w:rsid w:val="0034103C"/>
    <w:rsid w:val="00341299"/>
    <w:rsid w:val="00341664"/>
    <w:rsid w:val="00341699"/>
    <w:rsid w:val="003417AE"/>
    <w:rsid w:val="003417C6"/>
    <w:rsid w:val="003419A0"/>
    <w:rsid w:val="003419B3"/>
    <w:rsid w:val="00341C87"/>
    <w:rsid w:val="00341E41"/>
    <w:rsid w:val="00341F7A"/>
    <w:rsid w:val="00341FCA"/>
    <w:rsid w:val="00342080"/>
    <w:rsid w:val="003420B6"/>
    <w:rsid w:val="00342187"/>
    <w:rsid w:val="00342523"/>
    <w:rsid w:val="00342578"/>
    <w:rsid w:val="003425A2"/>
    <w:rsid w:val="0034265B"/>
    <w:rsid w:val="00342916"/>
    <w:rsid w:val="00342A6F"/>
    <w:rsid w:val="00342B66"/>
    <w:rsid w:val="00342D40"/>
    <w:rsid w:val="00342E3A"/>
    <w:rsid w:val="00342F3C"/>
    <w:rsid w:val="00343108"/>
    <w:rsid w:val="0034341F"/>
    <w:rsid w:val="0034344A"/>
    <w:rsid w:val="0034363D"/>
    <w:rsid w:val="00343651"/>
    <w:rsid w:val="0034378D"/>
    <w:rsid w:val="0034387C"/>
    <w:rsid w:val="00343953"/>
    <w:rsid w:val="00343F60"/>
    <w:rsid w:val="00343F6A"/>
    <w:rsid w:val="00343FF1"/>
    <w:rsid w:val="00344025"/>
    <w:rsid w:val="0034424A"/>
    <w:rsid w:val="00344483"/>
    <w:rsid w:val="003447E3"/>
    <w:rsid w:val="00344B40"/>
    <w:rsid w:val="00344C05"/>
    <w:rsid w:val="00344E82"/>
    <w:rsid w:val="00345036"/>
    <w:rsid w:val="00345141"/>
    <w:rsid w:val="003451C4"/>
    <w:rsid w:val="00345293"/>
    <w:rsid w:val="003454DB"/>
    <w:rsid w:val="0034551C"/>
    <w:rsid w:val="0034555A"/>
    <w:rsid w:val="00345659"/>
    <w:rsid w:val="003457E5"/>
    <w:rsid w:val="00345899"/>
    <w:rsid w:val="0034594A"/>
    <w:rsid w:val="0034599E"/>
    <w:rsid w:val="00345A1B"/>
    <w:rsid w:val="00345A33"/>
    <w:rsid w:val="00345B59"/>
    <w:rsid w:val="00345D90"/>
    <w:rsid w:val="00345E38"/>
    <w:rsid w:val="00345E3E"/>
    <w:rsid w:val="00345F49"/>
    <w:rsid w:val="00346159"/>
    <w:rsid w:val="003463EC"/>
    <w:rsid w:val="0034640D"/>
    <w:rsid w:val="00346564"/>
    <w:rsid w:val="003465DE"/>
    <w:rsid w:val="00346623"/>
    <w:rsid w:val="00346757"/>
    <w:rsid w:val="00346824"/>
    <w:rsid w:val="00346B27"/>
    <w:rsid w:val="00346C36"/>
    <w:rsid w:val="00346CD3"/>
    <w:rsid w:val="00346D2F"/>
    <w:rsid w:val="00346F98"/>
    <w:rsid w:val="00346FC5"/>
    <w:rsid w:val="00347008"/>
    <w:rsid w:val="00347065"/>
    <w:rsid w:val="00347084"/>
    <w:rsid w:val="00347161"/>
    <w:rsid w:val="00347210"/>
    <w:rsid w:val="0034745F"/>
    <w:rsid w:val="003477B3"/>
    <w:rsid w:val="00347824"/>
    <w:rsid w:val="00347877"/>
    <w:rsid w:val="003478DA"/>
    <w:rsid w:val="003478FF"/>
    <w:rsid w:val="00347B0E"/>
    <w:rsid w:val="00347B78"/>
    <w:rsid w:val="00347BFD"/>
    <w:rsid w:val="00347C21"/>
    <w:rsid w:val="00347C28"/>
    <w:rsid w:val="00347F26"/>
    <w:rsid w:val="00350090"/>
    <w:rsid w:val="003500E7"/>
    <w:rsid w:val="00350285"/>
    <w:rsid w:val="00350353"/>
    <w:rsid w:val="003504BA"/>
    <w:rsid w:val="0035054B"/>
    <w:rsid w:val="003506CA"/>
    <w:rsid w:val="003508A3"/>
    <w:rsid w:val="00350BFE"/>
    <w:rsid w:val="00350EA8"/>
    <w:rsid w:val="00350F70"/>
    <w:rsid w:val="00351030"/>
    <w:rsid w:val="00351371"/>
    <w:rsid w:val="00351407"/>
    <w:rsid w:val="00351597"/>
    <w:rsid w:val="0035163B"/>
    <w:rsid w:val="00351868"/>
    <w:rsid w:val="00351885"/>
    <w:rsid w:val="00351914"/>
    <w:rsid w:val="003519FD"/>
    <w:rsid w:val="00351ABA"/>
    <w:rsid w:val="00351BEC"/>
    <w:rsid w:val="00351DF4"/>
    <w:rsid w:val="00351E4E"/>
    <w:rsid w:val="00351F42"/>
    <w:rsid w:val="00352085"/>
    <w:rsid w:val="00352248"/>
    <w:rsid w:val="00352281"/>
    <w:rsid w:val="003523B3"/>
    <w:rsid w:val="003523BD"/>
    <w:rsid w:val="00352567"/>
    <w:rsid w:val="0035263A"/>
    <w:rsid w:val="003526B7"/>
    <w:rsid w:val="003526C6"/>
    <w:rsid w:val="00352808"/>
    <w:rsid w:val="00352862"/>
    <w:rsid w:val="00352B30"/>
    <w:rsid w:val="00352B32"/>
    <w:rsid w:val="00352F2E"/>
    <w:rsid w:val="00352FBF"/>
    <w:rsid w:val="003530F3"/>
    <w:rsid w:val="003531E7"/>
    <w:rsid w:val="003534E2"/>
    <w:rsid w:val="0035357E"/>
    <w:rsid w:val="003538F8"/>
    <w:rsid w:val="00353AB3"/>
    <w:rsid w:val="00353EDF"/>
    <w:rsid w:val="0035400A"/>
    <w:rsid w:val="003540A9"/>
    <w:rsid w:val="003540C6"/>
    <w:rsid w:val="00354276"/>
    <w:rsid w:val="0035457A"/>
    <w:rsid w:val="0035489D"/>
    <w:rsid w:val="003549B2"/>
    <w:rsid w:val="00354A0E"/>
    <w:rsid w:val="00354C3F"/>
    <w:rsid w:val="00354D17"/>
    <w:rsid w:val="00354D44"/>
    <w:rsid w:val="00354D5E"/>
    <w:rsid w:val="00354D9A"/>
    <w:rsid w:val="00354DF7"/>
    <w:rsid w:val="00354F43"/>
    <w:rsid w:val="00354F76"/>
    <w:rsid w:val="0035513F"/>
    <w:rsid w:val="00355168"/>
    <w:rsid w:val="003551C2"/>
    <w:rsid w:val="003553C1"/>
    <w:rsid w:val="0035551C"/>
    <w:rsid w:val="0035558B"/>
    <w:rsid w:val="00355B08"/>
    <w:rsid w:val="00355B8C"/>
    <w:rsid w:val="00355BDD"/>
    <w:rsid w:val="00355EDB"/>
    <w:rsid w:val="00355FEE"/>
    <w:rsid w:val="00356003"/>
    <w:rsid w:val="00356004"/>
    <w:rsid w:val="003560CF"/>
    <w:rsid w:val="0035659E"/>
    <w:rsid w:val="003566BC"/>
    <w:rsid w:val="00356721"/>
    <w:rsid w:val="00356861"/>
    <w:rsid w:val="003568B0"/>
    <w:rsid w:val="00356D5E"/>
    <w:rsid w:val="00356E68"/>
    <w:rsid w:val="00356EFD"/>
    <w:rsid w:val="00356F78"/>
    <w:rsid w:val="00356FEE"/>
    <w:rsid w:val="00357037"/>
    <w:rsid w:val="003571D2"/>
    <w:rsid w:val="003571E8"/>
    <w:rsid w:val="003571FC"/>
    <w:rsid w:val="00357265"/>
    <w:rsid w:val="003572F0"/>
    <w:rsid w:val="003574B5"/>
    <w:rsid w:val="0035754C"/>
    <w:rsid w:val="003575BD"/>
    <w:rsid w:val="003577C8"/>
    <w:rsid w:val="00357841"/>
    <w:rsid w:val="003579F3"/>
    <w:rsid w:val="00357B95"/>
    <w:rsid w:val="00357B97"/>
    <w:rsid w:val="00357C80"/>
    <w:rsid w:val="00357CC8"/>
    <w:rsid w:val="00357D77"/>
    <w:rsid w:val="00357E46"/>
    <w:rsid w:val="00357E75"/>
    <w:rsid w:val="00357E99"/>
    <w:rsid w:val="00357EF3"/>
    <w:rsid w:val="00357F23"/>
    <w:rsid w:val="00357F8C"/>
    <w:rsid w:val="00357FF8"/>
    <w:rsid w:val="00360106"/>
    <w:rsid w:val="00360138"/>
    <w:rsid w:val="00360193"/>
    <w:rsid w:val="00360279"/>
    <w:rsid w:val="0036028F"/>
    <w:rsid w:val="0036036A"/>
    <w:rsid w:val="00360520"/>
    <w:rsid w:val="0036078E"/>
    <w:rsid w:val="003607B9"/>
    <w:rsid w:val="00360961"/>
    <w:rsid w:val="00360B0B"/>
    <w:rsid w:val="00360BF1"/>
    <w:rsid w:val="00360D18"/>
    <w:rsid w:val="00360E8F"/>
    <w:rsid w:val="00360EE1"/>
    <w:rsid w:val="0036100A"/>
    <w:rsid w:val="00361945"/>
    <w:rsid w:val="00361A18"/>
    <w:rsid w:val="00361E87"/>
    <w:rsid w:val="00361E92"/>
    <w:rsid w:val="00361F4C"/>
    <w:rsid w:val="0036203F"/>
    <w:rsid w:val="003622DA"/>
    <w:rsid w:val="0036233F"/>
    <w:rsid w:val="00362375"/>
    <w:rsid w:val="00362381"/>
    <w:rsid w:val="003624FB"/>
    <w:rsid w:val="003627C0"/>
    <w:rsid w:val="00362839"/>
    <w:rsid w:val="00362A10"/>
    <w:rsid w:val="00363218"/>
    <w:rsid w:val="0036326E"/>
    <w:rsid w:val="00363343"/>
    <w:rsid w:val="00363425"/>
    <w:rsid w:val="003635B3"/>
    <w:rsid w:val="00363890"/>
    <w:rsid w:val="003638CF"/>
    <w:rsid w:val="00363989"/>
    <w:rsid w:val="0036399E"/>
    <w:rsid w:val="00363A7D"/>
    <w:rsid w:val="00363A94"/>
    <w:rsid w:val="00363B50"/>
    <w:rsid w:val="00363D56"/>
    <w:rsid w:val="00363DDB"/>
    <w:rsid w:val="00363F28"/>
    <w:rsid w:val="00363FB0"/>
    <w:rsid w:val="0036402D"/>
    <w:rsid w:val="0036403B"/>
    <w:rsid w:val="003641E2"/>
    <w:rsid w:val="0036421C"/>
    <w:rsid w:val="003642A1"/>
    <w:rsid w:val="003644BC"/>
    <w:rsid w:val="00364832"/>
    <w:rsid w:val="0036494E"/>
    <w:rsid w:val="00364A56"/>
    <w:rsid w:val="00364DF8"/>
    <w:rsid w:val="00364E0C"/>
    <w:rsid w:val="00364EE1"/>
    <w:rsid w:val="00364F78"/>
    <w:rsid w:val="00365224"/>
    <w:rsid w:val="0036542B"/>
    <w:rsid w:val="003655E1"/>
    <w:rsid w:val="003656F4"/>
    <w:rsid w:val="0036585F"/>
    <w:rsid w:val="003658A5"/>
    <w:rsid w:val="003658CA"/>
    <w:rsid w:val="003659A0"/>
    <w:rsid w:val="003659E4"/>
    <w:rsid w:val="00365CA5"/>
    <w:rsid w:val="00365D35"/>
    <w:rsid w:val="00365E8B"/>
    <w:rsid w:val="0036610D"/>
    <w:rsid w:val="00366196"/>
    <w:rsid w:val="00366232"/>
    <w:rsid w:val="003662C1"/>
    <w:rsid w:val="00366350"/>
    <w:rsid w:val="00366403"/>
    <w:rsid w:val="003664BC"/>
    <w:rsid w:val="0036663E"/>
    <w:rsid w:val="0036667A"/>
    <w:rsid w:val="00366912"/>
    <w:rsid w:val="00366A43"/>
    <w:rsid w:val="00366B6E"/>
    <w:rsid w:val="00366C25"/>
    <w:rsid w:val="00366D95"/>
    <w:rsid w:val="00366EC8"/>
    <w:rsid w:val="00366F1D"/>
    <w:rsid w:val="00366F56"/>
    <w:rsid w:val="00367055"/>
    <w:rsid w:val="003673E6"/>
    <w:rsid w:val="00367535"/>
    <w:rsid w:val="00367581"/>
    <w:rsid w:val="0036767B"/>
    <w:rsid w:val="00367871"/>
    <w:rsid w:val="003678C3"/>
    <w:rsid w:val="003678C6"/>
    <w:rsid w:val="00367A1A"/>
    <w:rsid w:val="00367AE4"/>
    <w:rsid w:val="00367AF7"/>
    <w:rsid w:val="00367DFE"/>
    <w:rsid w:val="0037006F"/>
    <w:rsid w:val="0037010F"/>
    <w:rsid w:val="00370388"/>
    <w:rsid w:val="003704B9"/>
    <w:rsid w:val="00370973"/>
    <w:rsid w:val="00370B07"/>
    <w:rsid w:val="00370C8E"/>
    <w:rsid w:val="00370D43"/>
    <w:rsid w:val="00370FA3"/>
    <w:rsid w:val="003711A4"/>
    <w:rsid w:val="003712E3"/>
    <w:rsid w:val="00371876"/>
    <w:rsid w:val="00371A1A"/>
    <w:rsid w:val="00371B7D"/>
    <w:rsid w:val="00371E80"/>
    <w:rsid w:val="00371EB6"/>
    <w:rsid w:val="00371FF2"/>
    <w:rsid w:val="00372407"/>
    <w:rsid w:val="00372411"/>
    <w:rsid w:val="003726A3"/>
    <w:rsid w:val="00372788"/>
    <w:rsid w:val="003727B0"/>
    <w:rsid w:val="00372B0C"/>
    <w:rsid w:val="00372C0D"/>
    <w:rsid w:val="00372C27"/>
    <w:rsid w:val="00372C43"/>
    <w:rsid w:val="00372C5E"/>
    <w:rsid w:val="00372C6C"/>
    <w:rsid w:val="00372D05"/>
    <w:rsid w:val="00372EB3"/>
    <w:rsid w:val="00372EB9"/>
    <w:rsid w:val="00372F1F"/>
    <w:rsid w:val="00372F4D"/>
    <w:rsid w:val="0037309B"/>
    <w:rsid w:val="00373179"/>
    <w:rsid w:val="00373615"/>
    <w:rsid w:val="0037368B"/>
    <w:rsid w:val="00373882"/>
    <w:rsid w:val="00373995"/>
    <w:rsid w:val="003739E4"/>
    <w:rsid w:val="00373A08"/>
    <w:rsid w:val="00373A46"/>
    <w:rsid w:val="00373A5B"/>
    <w:rsid w:val="00373AFB"/>
    <w:rsid w:val="00373BCB"/>
    <w:rsid w:val="00373C23"/>
    <w:rsid w:val="00373C98"/>
    <w:rsid w:val="00373D02"/>
    <w:rsid w:val="00373DDD"/>
    <w:rsid w:val="00373EFA"/>
    <w:rsid w:val="00374050"/>
    <w:rsid w:val="0037410F"/>
    <w:rsid w:val="00374136"/>
    <w:rsid w:val="00374302"/>
    <w:rsid w:val="003743FA"/>
    <w:rsid w:val="003744CB"/>
    <w:rsid w:val="003745CB"/>
    <w:rsid w:val="00374624"/>
    <w:rsid w:val="003748B8"/>
    <w:rsid w:val="00374918"/>
    <w:rsid w:val="00374A5F"/>
    <w:rsid w:val="00374AD0"/>
    <w:rsid w:val="00374ADC"/>
    <w:rsid w:val="00374B35"/>
    <w:rsid w:val="00374F32"/>
    <w:rsid w:val="003753D0"/>
    <w:rsid w:val="0037550E"/>
    <w:rsid w:val="00375632"/>
    <w:rsid w:val="00375661"/>
    <w:rsid w:val="00375A3C"/>
    <w:rsid w:val="00375A4E"/>
    <w:rsid w:val="00375B52"/>
    <w:rsid w:val="00375B66"/>
    <w:rsid w:val="00375BA3"/>
    <w:rsid w:val="00375D4B"/>
    <w:rsid w:val="00375ED9"/>
    <w:rsid w:val="00376037"/>
    <w:rsid w:val="003761DE"/>
    <w:rsid w:val="003763C2"/>
    <w:rsid w:val="0037646C"/>
    <w:rsid w:val="00376612"/>
    <w:rsid w:val="003766DB"/>
    <w:rsid w:val="003766FC"/>
    <w:rsid w:val="00376755"/>
    <w:rsid w:val="003767CD"/>
    <w:rsid w:val="003767FC"/>
    <w:rsid w:val="00376851"/>
    <w:rsid w:val="00376AF9"/>
    <w:rsid w:val="00376B1F"/>
    <w:rsid w:val="00376B47"/>
    <w:rsid w:val="00376BAE"/>
    <w:rsid w:val="00376CD7"/>
    <w:rsid w:val="00376DC8"/>
    <w:rsid w:val="00376EC1"/>
    <w:rsid w:val="0037702B"/>
    <w:rsid w:val="003771E2"/>
    <w:rsid w:val="00377348"/>
    <w:rsid w:val="003774F7"/>
    <w:rsid w:val="00377646"/>
    <w:rsid w:val="003777F2"/>
    <w:rsid w:val="00377ADE"/>
    <w:rsid w:val="00377B83"/>
    <w:rsid w:val="00377CE2"/>
    <w:rsid w:val="00377F12"/>
    <w:rsid w:val="00380285"/>
    <w:rsid w:val="0038068F"/>
    <w:rsid w:val="003807B9"/>
    <w:rsid w:val="0038090E"/>
    <w:rsid w:val="00380A4E"/>
    <w:rsid w:val="00380A56"/>
    <w:rsid w:val="00380B2D"/>
    <w:rsid w:val="00380C35"/>
    <w:rsid w:val="00380C5E"/>
    <w:rsid w:val="00380DE9"/>
    <w:rsid w:val="00380E3C"/>
    <w:rsid w:val="00380FA9"/>
    <w:rsid w:val="00381061"/>
    <w:rsid w:val="003810EF"/>
    <w:rsid w:val="0038124E"/>
    <w:rsid w:val="003813EE"/>
    <w:rsid w:val="003814C0"/>
    <w:rsid w:val="003814D4"/>
    <w:rsid w:val="00381564"/>
    <w:rsid w:val="003815C8"/>
    <w:rsid w:val="003815EF"/>
    <w:rsid w:val="00381627"/>
    <w:rsid w:val="003816C4"/>
    <w:rsid w:val="00381A4F"/>
    <w:rsid w:val="00381E36"/>
    <w:rsid w:val="00382327"/>
    <w:rsid w:val="003824BE"/>
    <w:rsid w:val="0038257B"/>
    <w:rsid w:val="003827A7"/>
    <w:rsid w:val="00382B23"/>
    <w:rsid w:val="00382B40"/>
    <w:rsid w:val="00382FEF"/>
    <w:rsid w:val="00383140"/>
    <w:rsid w:val="003832A8"/>
    <w:rsid w:val="00383678"/>
    <w:rsid w:val="003837A5"/>
    <w:rsid w:val="003838A2"/>
    <w:rsid w:val="003838F7"/>
    <w:rsid w:val="00383B3F"/>
    <w:rsid w:val="00383B95"/>
    <w:rsid w:val="00383DD2"/>
    <w:rsid w:val="0038400E"/>
    <w:rsid w:val="003840EE"/>
    <w:rsid w:val="0038418A"/>
    <w:rsid w:val="00384303"/>
    <w:rsid w:val="0038437E"/>
    <w:rsid w:val="0038441F"/>
    <w:rsid w:val="00384490"/>
    <w:rsid w:val="003844AE"/>
    <w:rsid w:val="0038473D"/>
    <w:rsid w:val="003847A5"/>
    <w:rsid w:val="00384890"/>
    <w:rsid w:val="00384CDC"/>
    <w:rsid w:val="00384CE2"/>
    <w:rsid w:val="00384F29"/>
    <w:rsid w:val="00384FC2"/>
    <w:rsid w:val="00385187"/>
    <w:rsid w:val="0038518B"/>
    <w:rsid w:val="00385395"/>
    <w:rsid w:val="0038551E"/>
    <w:rsid w:val="003855FF"/>
    <w:rsid w:val="003857C8"/>
    <w:rsid w:val="00385903"/>
    <w:rsid w:val="00385A8A"/>
    <w:rsid w:val="00385A9F"/>
    <w:rsid w:val="00385AAD"/>
    <w:rsid w:val="00385E82"/>
    <w:rsid w:val="00385F74"/>
    <w:rsid w:val="00385F95"/>
    <w:rsid w:val="003860F3"/>
    <w:rsid w:val="0038611C"/>
    <w:rsid w:val="0038617B"/>
    <w:rsid w:val="003863D0"/>
    <w:rsid w:val="00386711"/>
    <w:rsid w:val="003867B6"/>
    <w:rsid w:val="003867BE"/>
    <w:rsid w:val="0038698D"/>
    <w:rsid w:val="00386C7C"/>
    <w:rsid w:val="00386E92"/>
    <w:rsid w:val="00386EB9"/>
    <w:rsid w:val="00386F79"/>
    <w:rsid w:val="00386F86"/>
    <w:rsid w:val="00387097"/>
    <w:rsid w:val="003870B7"/>
    <w:rsid w:val="00387298"/>
    <w:rsid w:val="00387335"/>
    <w:rsid w:val="00387BC1"/>
    <w:rsid w:val="00387BF8"/>
    <w:rsid w:val="00387C18"/>
    <w:rsid w:val="00387F6C"/>
    <w:rsid w:val="0039031C"/>
    <w:rsid w:val="0039048D"/>
    <w:rsid w:val="00390566"/>
    <w:rsid w:val="00390942"/>
    <w:rsid w:val="00390BC1"/>
    <w:rsid w:val="00390E96"/>
    <w:rsid w:val="00390FCB"/>
    <w:rsid w:val="00391006"/>
    <w:rsid w:val="0039103C"/>
    <w:rsid w:val="003911DC"/>
    <w:rsid w:val="0039129F"/>
    <w:rsid w:val="003913A4"/>
    <w:rsid w:val="003914C1"/>
    <w:rsid w:val="003914C8"/>
    <w:rsid w:val="003915D6"/>
    <w:rsid w:val="0039177D"/>
    <w:rsid w:val="003918EF"/>
    <w:rsid w:val="00391AEF"/>
    <w:rsid w:val="00391BD3"/>
    <w:rsid w:val="00392084"/>
    <w:rsid w:val="00392102"/>
    <w:rsid w:val="003921A4"/>
    <w:rsid w:val="003921CB"/>
    <w:rsid w:val="0039240C"/>
    <w:rsid w:val="00392412"/>
    <w:rsid w:val="00392427"/>
    <w:rsid w:val="00392431"/>
    <w:rsid w:val="003925A2"/>
    <w:rsid w:val="00392663"/>
    <w:rsid w:val="0039279F"/>
    <w:rsid w:val="00392911"/>
    <w:rsid w:val="003929B4"/>
    <w:rsid w:val="00392D4C"/>
    <w:rsid w:val="00392D96"/>
    <w:rsid w:val="003930E5"/>
    <w:rsid w:val="00393105"/>
    <w:rsid w:val="003932B3"/>
    <w:rsid w:val="00393458"/>
    <w:rsid w:val="0039359F"/>
    <w:rsid w:val="00393731"/>
    <w:rsid w:val="00393860"/>
    <w:rsid w:val="00393BEE"/>
    <w:rsid w:val="00393BFA"/>
    <w:rsid w:val="00393F2A"/>
    <w:rsid w:val="0039404C"/>
    <w:rsid w:val="0039419B"/>
    <w:rsid w:val="003941DA"/>
    <w:rsid w:val="00394225"/>
    <w:rsid w:val="00394260"/>
    <w:rsid w:val="0039440B"/>
    <w:rsid w:val="0039452B"/>
    <w:rsid w:val="00394695"/>
    <w:rsid w:val="0039473F"/>
    <w:rsid w:val="0039480F"/>
    <w:rsid w:val="0039499C"/>
    <w:rsid w:val="003949DE"/>
    <w:rsid w:val="003949DF"/>
    <w:rsid w:val="00394AB9"/>
    <w:rsid w:val="00394ACF"/>
    <w:rsid w:val="00394DE4"/>
    <w:rsid w:val="00394E57"/>
    <w:rsid w:val="00394EAA"/>
    <w:rsid w:val="00394EDE"/>
    <w:rsid w:val="00395243"/>
    <w:rsid w:val="00395263"/>
    <w:rsid w:val="00395293"/>
    <w:rsid w:val="0039539F"/>
    <w:rsid w:val="00395847"/>
    <w:rsid w:val="0039599A"/>
    <w:rsid w:val="00395AD2"/>
    <w:rsid w:val="00395B62"/>
    <w:rsid w:val="00395EF2"/>
    <w:rsid w:val="00396044"/>
    <w:rsid w:val="003960AB"/>
    <w:rsid w:val="0039627B"/>
    <w:rsid w:val="0039638D"/>
    <w:rsid w:val="003963A8"/>
    <w:rsid w:val="00396598"/>
    <w:rsid w:val="00396ADE"/>
    <w:rsid w:val="00396D0A"/>
    <w:rsid w:val="00396D89"/>
    <w:rsid w:val="00396E2E"/>
    <w:rsid w:val="00397354"/>
    <w:rsid w:val="003973CD"/>
    <w:rsid w:val="003973DC"/>
    <w:rsid w:val="00397403"/>
    <w:rsid w:val="003974DC"/>
    <w:rsid w:val="00397840"/>
    <w:rsid w:val="00397A7C"/>
    <w:rsid w:val="00397AD4"/>
    <w:rsid w:val="00397C6D"/>
    <w:rsid w:val="00397D4F"/>
    <w:rsid w:val="00397FB9"/>
    <w:rsid w:val="003A015C"/>
    <w:rsid w:val="003A0342"/>
    <w:rsid w:val="003A042D"/>
    <w:rsid w:val="003A0526"/>
    <w:rsid w:val="003A0653"/>
    <w:rsid w:val="003A07AE"/>
    <w:rsid w:val="003A07FE"/>
    <w:rsid w:val="003A0866"/>
    <w:rsid w:val="003A091F"/>
    <w:rsid w:val="003A09B6"/>
    <w:rsid w:val="003A09C3"/>
    <w:rsid w:val="003A0AD9"/>
    <w:rsid w:val="003A0CAF"/>
    <w:rsid w:val="003A0D21"/>
    <w:rsid w:val="003A0E86"/>
    <w:rsid w:val="003A0EA1"/>
    <w:rsid w:val="003A0F9A"/>
    <w:rsid w:val="003A107C"/>
    <w:rsid w:val="003A109F"/>
    <w:rsid w:val="003A10AC"/>
    <w:rsid w:val="003A10B5"/>
    <w:rsid w:val="003A11AC"/>
    <w:rsid w:val="003A11B5"/>
    <w:rsid w:val="003A11BD"/>
    <w:rsid w:val="003A130E"/>
    <w:rsid w:val="003A1445"/>
    <w:rsid w:val="003A1A8F"/>
    <w:rsid w:val="003A1D06"/>
    <w:rsid w:val="003A1FF8"/>
    <w:rsid w:val="003A216D"/>
    <w:rsid w:val="003A2187"/>
    <w:rsid w:val="003A2271"/>
    <w:rsid w:val="003A228E"/>
    <w:rsid w:val="003A232C"/>
    <w:rsid w:val="003A2419"/>
    <w:rsid w:val="003A2442"/>
    <w:rsid w:val="003A2443"/>
    <w:rsid w:val="003A25DC"/>
    <w:rsid w:val="003A26BE"/>
    <w:rsid w:val="003A27B8"/>
    <w:rsid w:val="003A281E"/>
    <w:rsid w:val="003A29EB"/>
    <w:rsid w:val="003A2A84"/>
    <w:rsid w:val="003A2AE2"/>
    <w:rsid w:val="003A2B62"/>
    <w:rsid w:val="003A2B64"/>
    <w:rsid w:val="003A2BE6"/>
    <w:rsid w:val="003A2CC7"/>
    <w:rsid w:val="003A2E6D"/>
    <w:rsid w:val="003A2F73"/>
    <w:rsid w:val="003A2FD0"/>
    <w:rsid w:val="003A3010"/>
    <w:rsid w:val="003A3331"/>
    <w:rsid w:val="003A33F4"/>
    <w:rsid w:val="003A34F5"/>
    <w:rsid w:val="003A35F1"/>
    <w:rsid w:val="003A36B7"/>
    <w:rsid w:val="003A38F7"/>
    <w:rsid w:val="003A3A10"/>
    <w:rsid w:val="003A3A35"/>
    <w:rsid w:val="003A3EF4"/>
    <w:rsid w:val="003A3FF7"/>
    <w:rsid w:val="003A4055"/>
    <w:rsid w:val="003A4077"/>
    <w:rsid w:val="003A40D6"/>
    <w:rsid w:val="003A440C"/>
    <w:rsid w:val="003A45F0"/>
    <w:rsid w:val="003A4658"/>
    <w:rsid w:val="003A4843"/>
    <w:rsid w:val="003A4968"/>
    <w:rsid w:val="003A4BF3"/>
    <w:rsid w:val="003A4D8A"/>
    <w:rsid w:val="003A4E40"/>
    <w:rsid w:val="003A4E53"/>
    <w:rsid w:val="003A4ECF"/>
    <w:rsid w:val="003A4EE1"/>
    <w:rsid w:val="003A4EF7"/>
    <w:rsid w:val="003A5064"/>
    <w:rsid w:val="003A50DF"/>
    <w:rsid w:val="003A529B"/>
    <w:rsid w:val="003A5450"/>
    <w:rsid w:val="003A55D0"/>
    <w:rsid w:val="003A567B"/>
    <w:rsid w:val="003A57DB"/>
    <w:rsid w:val="003A59AD"/>
    <w:rsid w:val="003A5A8F"/>
    <w:rsid w:val="003A5DA5"/>
    <w:rsid w:val="003A5E14"/>
    <w:rsid w:val="003A61B4"/>
    <w:rsid w:val="003A6285"/>
    <w:rsid w:val="003A64B0"/>
    <w:rsid w:val="003A677F"/>
    <w:rsid w:val="003A6950"/>
    <w:rsid w:val="003A6BD3"/>
    <w:rsid w:val="003A6DEA"/>
    <w:rsid w:val="003A6E2E"/>
    <w:rsid w:val="003A7152"/>
    <w:rsid w:val="003A71E6"/>
    <w:rsid w:val="003A736A"/>
    <w:rsid w:val="003A737C"/>
    <w:rsid w:val="003A7449"/>
    <w:rsid w:val="003A744C"/>
    <w:rsid w:val="003A7462"/>
    <w:rsid w:val="003A7713"/>
    <w:rsid w:val="003A7A6E"/>
    <w:rsid w:val="003B00DE"/>
    <w:rsid w:val="003B021A"/>
    <w:rsid w:val="003B02E2"/>
    <w:rsid w:val="003B0423"/>
    <w:rsid w:val="003B04C0"/>
    <w:rsid w:val="003B055A"/>
    <w:rsid w:val="003B05DA"/>
    <w:rsid w:val="003B05EF"/>
    <w:rsid w:val="003B05F4"/>
    <w:rsid w:val="003B0622"/>
    <w:rsid w:val="003B07F9"/>
    <w:rsid w:val="003B0843"/>
    <w:rsid w:val="003B08D0"/>
    <w:rsid w:val="003B0A8F"/>
    <w:rsid w:val="003B0B4C"/>
    <w:rsid w:val="003B0E81"/>
    <w:rsid w:val="003B1060"/>
    <w:rsid w:val="003B10DD"/>
    <w:rsid w:val="003B1169"/>
    <w:rsid w:val="003B136C"/>
    <w:rsid w:val="003B14BE"/>
    <w:rsid w:val="003B1511"/>
    <w:rsid w:val="003B151C"/>
    <w:rsid w:val="003B1546"/>
    <w:rsid w:val="003B182C"/>
    <w:rsid w:val="003B1B8C"/>
    <w:rsid w:val="003B1C7F"/>
    <w:rsid w:val="003B1E92"/>
    <w:rsid w:val="003B21A4"/>
    <w:rsid w:val="003B23E1"/>
    <w:rsid w:val="003B2444"/>
    <w:rsid w:val="003B24AC"/>
    <w:rsid w:val="003B24C4"/>
    <w:rsid w:val="003B25F3"/>
    <w:rsid w:val="003B2612"/>
    <w:rsid w:val="003B2729"/>
    <w:rsid w:val="003B2B04"/>
    <w:rsid w:val="003B2D2D"/>
    <w:rsid w:val="003B2D6F"/>
    <w:rsid w:val="003B2E4A"/>
    <w:rsid w:val="003B2F7B"/>
    <w:rsid w:val="003B3033"/>
    <w:rsid w:val="003B32B9"/>
    <w:rsid w:val="003B370B"/>
    <w:rsid w:val="003B3929"/>
    <w:rsid w:val="003B3937"/>
    <w:rsid w:val="003B3940"/>
    <w:rsid w:val="003B3B6E"/>
    <w:rsid w:val="003B3B85"/>
    <w:rsid w:val="003B3BDF"/>
    <w:rsid w:val="003B3CC1"/>
    <w:rsid w:val="003B3CD4"/>
    <w:rsid w:val="003B3CEE"/>
    <w:rsid w:val="003B3D32"/>
    <w:rsid w:val="003B3D49"/>
    <w:rsid w:val="003B3D50"/>
    <w:rsid w:val="003B3DF2"/>
    <w:rsid w:val="003B40A7"/>
    <w:rsid w:val="003B40D9"/>
    <w:rsid w:val="003B416F"/>
    <w:rsid w:val="003B4392"/>
    <w:rsid w:val="003B4432"/>
    <w:rsid w:val="003B448E"/>
    <w:rsid w:val="003B4767"/>
    <w:rsid w:val="003B47D9"/>
    <w:rsid w:val="003B49FE"/>
    <w:rsid w:val="003B4E19"/>
    <w:rsid w:val="003B4E9C"/>
    <w:rsid w:val="003B4FD7"/>
    <w:rsid w:val="003B4FFD"/>
    <w:rsid w:val="003B5352"/>
    <w:rsid w:val="003B55C6"/>
    <w:rsid w:val="003B56E1"/>
    <w:rsid w:val="003B57BD"/>
    <w:rsid w:val="003B5AEB"/>
    <w:rsid w:val="003B5C55"/>
    <w:rsid w:val="003B5C7D"/>
    <w:rsid w:val="003B60D8"/>
    <w:rsid w:val="003B616E"/>
    <w:rsid w:val="003B6227"/>
    <w:rsid w:val="003B62CA"/>
    <w:rsid w:val="003B6389"/>
    <w:rsid w:val="003B6468"/>
    <w:rsid w:val="003B688F"/>
    <w:rsid w:val="003B6936"/>
    <w:rsid w:val="003B697B"/>
    <w:rsid w:val="003B6A0B"/>
    <w:rsid w:val="003B6B38"/>
    <w:rsid w:val="003B6B5C"/>
    <w:rsid w:val="003B6F64"/>
    <w:rsid w:val="003B6FC7"/>
    <w:rsid w:val="003B7037"/>
    <w:rsid w:val="003B706F"/>
    <w:rsid w:val="003B724D"/>
    <w:rsid w:val="003B72D4"/>
    <w:rsid w:val="003B74A0"/>
    <w:rsid w:val="003B7745"/>
    <w:rsid w:val="003B7870"/>
    <w:rsid w:val="003B792A"/>
    <w:rsid w:val="003B794F"/>
    <w:rsid w:val="003B79B9"/>
    <w:rsid w:val="003B7B97"/>
    <w:rsid w:val="003B7C5F"/>
    <w:rsid w:val="003B7CF7"/>
    <w:rsid w:val="003B7FAD"/>
    <w:rsid w:val="003C003E"/>
    <w:rsid w:val="003C02CA"/>
    <w:rsid w:val="003C0312"/>
    <w:rsid w:val="003C0352"/>
    <w:rsid w:val="003C0465"/>
    <w:rsid w:val="003C05A9"/>
    <w:rsid w:val="003C0600"/>
    <w:rsid w:val="003C0754"/>
    <w:rsid w:val="003C0769"/>
    <w:rsid w:val="003C0A26"/>
    <w:rsid w:val="003C0B6F"/>
    <w:rsid w:val="003C0BE4"/>
    <w:rsid w:val="003C0CFE"/>
    <w:rsid w:val="003C0F6F"/>
    <w:rsid w:val="003C105D"/>
    <w:rsid w:val="003C113D"/>
    <w:rsid w:val="003C1484"/>
    <w:rsid w:val="003C14DF"/>
    <w:rsid w:val="003C14ED"/>
    <w:rsid w:val="003C156D"/>
    <w:rsid w:val="003C18C0"/>
    <w:rsid w:val="003C1A07"/>
    <w:rsid w:val="003C1A69"/>
    <w:rsid w:val="003C1B25"/>
    <w:rsid w:val="003C1B7F"/>
    <w:rsid w:val="003C1BA8"/>
    <w:rsid w:val="003C1C48"/>
    <w:rsid w:val="003C1C50"/>
    <w:rsid w:val="003C1F81"/>
    <w:rsid w:val="003C21E1"/>
    <w:rsid w:val="003C2235"/>
    <w:rsid w:val="003C2321"/>
    <w:rsid w:val="003C2482"/>
    <w:rsid w:val="003C256A"/>
    <w:rsid w:val="003C266A"/>
    <w:rsid w:val="003C2860"/>
    <w:rsid w:val="003C2886"/>
    <w:rsid w:val="003C2976"/>
    <w:rsid w:val="003C2F7E"/>
    <w:rsid w:val="003C30BA"/>
    <w:rsid w:val="003C310B"/>
    <w:rsid w:val="003C32FE"/>
    <w:rsid w:val="003C3793"/>
    <w:rsid w:val="003C3BD9"/>
    <w:rsid w:val="003C3DD5"/>
    <w:rsid w:val="003C3FAF"/>
    <w:rsid w:val="003C406D"/>
    <w:rsid w:val="003C4124"/>
    <w:rsid w:val="003C41D6"/>
    <w:rsid w:val="003C4263"/>
    <w:rsid w:val="003C4268"/>
    <w:rsid w:val="003C429E"/>
    <w:rsid w:val="003C42BB"/>
    <w:rsid w:val="003C455D"/>
    <w:rsid w:val="003C46D5"/>
    <w:rsid w:val="003C47A6"/>
    <w:rsid w:val="003C49D4"/>
    <w:rsid w:val="003C4A20"/>
    <w:rsid w:val="003C4AB7"/>
    <w:rsid w:val="003C4B36"/>
    <w:rsid w:val="003C4DB8"/>
    <w:rsid w:val="003C5146"/>
    <w:rsid w:val="003C5209"/>
    <w:rsid w:val="003C549A"/>
    <w:rsid w:val="003C54F0"/>
    <w:rsid w:val="003C5517"/>
    <w:rsid w:val="003C5795"/>
    <w:rsid w:val="003C5935"/>
    <w:rsid w:val="003C5AD2"/>
    <w:rsid w:val="003C5EF3"/>
    <w:rsid w:val="003C606B"/>
    <w:rsid w:val="003C60F4"/>
    <w:rsid w:val="003C60F6"/>
    <w:rsid w:val="003C620D"/>
    <w:rsid w:val="003C63C6"/>
    <w:rsid w:val="003C654C"/>
    <w:rsid w:val="003C65C2"/>
    <w:rsid w:val="003C666F"/>
    <w:rsid w:val="003C6690"/>
    <w:rsid w:val="003C66AF"/>
    <w:rsid w:val="003C66FF"/>
    <w:rsid w:val="003C6758"/>
    <w:rsid w:val="003C6A2B"/>
    <w:rsid w:val="003C6CA4"/>
    <w:rsid w:val="003C6E42"/>
    <w:rsid w:val="003C6E6B"/>
    <w:rsid w:val="003C6EFA"/>
    <w:rsid w:val="003C6FFA"/>
    <w:rsid w:val="003C7264"/>
    <w:rsid w:val="003C72C6"/>
    <w:rsid w:val="003C7478"/>
    <w:rsid w:val="003C74E8"/>
    <w:rsid w:val="003C7501"/>
    <w:rsid w:val="003C75A5"/>
    <w:rsid w:val="003C7800"/>
    <w:rsid w:val="003C788F"/>
    <w:rsid w:val="003C7955"/>
    <w:rsid w:val="003C79CE"/>
    <w:rsid w:val="003C7A63"/>
    <w:rsid w:val="003C7D77"/>
    <w:rsid w:val="003C7E08"/>
    <w:rsid w:val="003C7E70"/>
    <w:rsid w:val="003C7F50"/>
    <w:rsid w:val="003D002C"/>
    <w:rsid w:val="003D0207"/>
    <w:rsid w:val="003D041C"/>
    <w:rsid w:val="003D05AC"/>
    <w:rsid w:val="003D05C9"/>
    <w:rsid w:val="003D0613"/>
    <w:rsid w:val="003D0619"/>
    <w:rsid w:val="003D0665"/>
    <w:rsid w:val="003D06E9"/>
    <w:rsid w:val="003D0D95"/>
    <w:rsid w:val="003D0EDC"/>
    <w:rsid w:val="003D1081"/>
    <w:rsid w:val="003D10C5"/>
    <w:rsid w:val="003D10CF"/>
    <w:rsid w:val="003D1119"/>
    <w:rsid w:val="003D1273"/>
    <w:rsid w:val="003D1302"/>
    <w:rsid w:val="003D138A"/>
    <w:rsid w:val="003D167E"/>
    <w:rsid w:val="003D16D8"/>
    <w:rsid w:val="003D183A"/>
    <w:rsid w:val="003D1AE7"/>
    <w:rsid w:val="003D1D44"/>
    <w:rsid w:val="003D1D47"/>
    <w:rsid w:val="003D1F77"/>
    <w:rsid w:val="003D2108"/>
    <w:rsid w:val="003D223D"/>
    <w:rsid w:val="003D2365"/>
    <w:rsid w:val="003D2644"/>
    <w:rsid w:val="003D2789"/>
    <w:rsid w:val="003D27AF"/>
    <w:rsid w:val="003D2995"/>
    <w:rsid w:val="003D2A69"/>
    <w:rsid w:val="003D2CEC"/>
    <w:rsid w:val="003D2E98"/>
    <w:rsid w:val="003D2FF5"/>
    <w:rsid w:val="003D3002"/>
    <w:rsid w:val="003D3016"/>
    <w:rsid w:val="003D3033"/>
    <w:rsid w:val="003D3047"/>
    <w:rsid w:val="003D313F"/>
    <w:rsid w:val="003D3244"/>
    <w:rsid w:val="003D36B7"/>
    <w:rsid w:val="003D3852"/>
    <w:rsid w:val="003D3F6B"/>
    <w:rsid w:val="003D41BF"/>
    <w:rsid w:val="003D41CF"/>
    <w:rsid w:val="003D41E0"/>
    <w:rsid w:val="003D471D"/>
    <w:rsid w:val="003D4759"/>
    <w:rsid w:val="003D4809"/>
    <w:rsid w:val="003D4817"/>
    <w:rsid w:val="003D48E1"/>
    <w:rsid w:val="003D48FB"/>
    <w:rsid w:val="003D493A"/>
    <w:rsid w:val="003D498A"/>
    <w:rsid w:val="003D4A5E"/>
    <w:rsid w:val="003D4C9A"/>
    <w:rsid w:val="003D5001"/>
    <w:rsid w:val="003D503A"/>
    <w:rsid w:val="003D539A"/>
    <w:rsid w:val="003D5410"/>
    <w:rsid w:val="003D54C3"/>
    <w:rsid w:val="003D56AD"/>
    <w:rsid w:val="003D5753"/>
    <w:rsid w:val="003D5783"/>
    <w:rsid w:val="003D57D2"/>
    <w:rsid w:val="003D59B9"/>
    <w:rsid w:val="003D5C28"/>
    <w:rsid w:val="003D603B"/>
    <w:rsid w:val="003D6101"/>
    <w:rsid w:val="003D6110"/>
    <w:rsid w:val="003D6254"/>
    <w:rsid w:val="003D6544"/>
    <w:rsid w:val="003D6660"/>
    <w:rsid w:val="003D66D8"/>
    <w:rsid w:val="003D6905"/>
    <w:rsid w:val="003D6B39"/>
    <w:rsid w:val="003D6B8B"/>
    <w:rsid w:val="003D6F31"/>
    <w:rsid w:val="003D6F72"/>
    <w:rsid w:val="003D6FCA"/>
    <w:rsid w:val="003D71B5"/>
    <w:rsid w:val="003D73E4"/>
    <w:rsid w:val="003D7502"/>
    <w:rsid w:val="003D75DC"/>
    <w:rsid w:val="003D763F"/>
    <w:rsid w:val="003D7882"/>
    <w:rsid w:val="003D7D6D"/>
    <w:rsid w:val="003E0468"/>
    <w:rsid w:val="003E0539"/>
    <w:rsid w:val="003E06ED"/>
    <w:rsid w:val="003E08CD"/>
    <w:rsid w:val="003E0E1A"/>
    <w:rsid w:val="003E0E83"/>
    <w:rsid w:val="003E1007"/>
    <w:rsid w:val="003E1214"/>
    <w:rsid w:val="003E14C4"/>
    <w:rsid w:val="003E15D5"/>
    <w:rsid w:val="003E1621"/>
    <w:rsid w:val="003E1647"/>
    <w:rsid w:val="003E1691"/>
    <w:rsid w:val="003E16E4"/>
    <w:rsid w:val="003E187C"/>
    <w:rsid w:val="003E18E1"/>
    <w:rsid w:val="003E1B3B"/>
    <w:rsid w:val="003E1EAE"/>
    <w:rsid w:val="003E1FE4"/>
    <w:rsid w:val="003E2068"/>
    <w:rsid w:val="003E22A3"/>
    <w:rsid w:val="003E22B0"/>
    <w:rsid w:val="003E239C"/>
    <w:rsid w:val="003E2646"/>
    <w:rsid w:val="003E26CC"/>
    <w:rsid w:val="003E26DF"/>
    <w:rsid w:val="003E2A24"/>
    <w:rsid w:val="003E2A90"/>
    <w:rsid w:val="003E2B90"/>
    <w:rsid w:val="003E2CFC"/>
    <w:rsid w:val="003E2D0E"/>
    <w:rsid w:val="003E2F9E"/>
    <w:rsid w:val="003E2FF6"/>
    <w:rsid w:val="003E31CB"/>
    <w:rsid w:val="003E3233"/>
    <w:rsid w:val="003E32AF"/>
    <w:rsid w:val="003E3533"/>
    <w:rsid w:val="003E363C"/>
    <w:rsid w:val="003E369A"/>
    <w:rsid w:val="003E37DA"/>
    <w:rsid w:val="003E398E"/>
    <w:rsid w:val="003E3A29"/>
    <w:rsid w:val="003E3B80"/>
    <w:rsid w:val="003E3CDB"/>
    <w:rsid w:val="003E3E81"/>
    <w:rsid w:val="003E41E2"/>
    <w:rsid w:val="003E4252"/>
    <w:rsid w:val="003E4263"/>
    <w:rsid w:val="003E4287"/>
    <w:rsid w:val="003E435C"/>
    <w:rsid w:val="003E4374"/>
    <w:rsid w:val="003E43F2"/>
    <w:rsid w:val="003E442B"/>
    <w:rsid w:val="003E4446"/>
    <w:rsid w:val="003E4553"/>
    <w:rsid w:val="003E47CD"/>
    <w:rsid w:val="003E48F0"/>
    <w:rsid w:val="003E4BA6"/>
    <w:rsid w:val="003E4D3F"/>
    <w:rsid w:val="003E4FA0"/>
    <w:rsid w:val="003E511C"/>
    <w:rsid w:val="003E5270"/>
    <w:rsid w:val="003E527A"/>
    <w:rsid w:val="003E5296"/>
    <w:rsid w:val="003E5340"/>
    <w:rsid w:val="003E5399"/>
    <w:rsid w:val="003E542F"/>
    <w:rsid w:val="003E5462"/>
    <w:rsid w:val="003E54CE"/>
    <w:rsid w:val="003E5533"/>
    <w:rsid w:val="003E5857"/>
    <w:rsid w:val="003E5926"/>
    <w:rsid w:val="003E5958"/>
    <w:rsid w:val="003E5D2E"/>
    <w:rsid w:val="003E5D6D"/>
    <w:rsid w:val="003E5E8E"/>
    <w:rsid w:val="003E5F00"/>
    <w:rsid w:val="003E5F26"/>
    <w:rsid w:val="003E633C"/>
    <w:rsid w:val="003E6345"/>
    <w:rsid w:val="003E6354"/>
    <w:rsid w:val="003E667E"/>
    <w:rsid w:val="003E6806"/>
    <w:rsid w:val="003E68F5"/>
    <w:rsid w:val="003E694B"/>
    <w:rsid w:val="003E6A9C"/>
    <w:rsid w:val="003E6F0C"/>
    <w:rsid w:val="003E725F"/>
    <w:rsid w:val="003E73B2"/>
    <w:rsid w:val="003E7B42"/>
    <w:rsid w:val="003E7BF8"/>
    <w:rsid w:val="003E7C94"/>
    <w:rsid w:val="003E7E43"/>
    <w:rsid w:val="003F008B"/>
    <w:rsid w:val="003F010A"/>
    <w:rsid w:val="003F0344"/>
    <w:rsid w:val="003F0554"/>
    <w:rsid w:val="003F0684"/>
    <w:rsid w:val="003F089B"/>
    <w:rsid w:val="003F090D"/>
    <w:rsid w:val="003F09D4"/>
    <w:rsid w:val="003F0DCB"/>
    <w:rsid w:val="003F11CC"/>
    <w:rsid w:val="003F1287"/>
    <w:rsid w:val="003F1302"/>
    <w:rsid w:val="003F153E"/>
    <w:rsid w:val="003F15DA"/>
    <w:rsid w:val="003F1623"/>
    <w:rsid w:val="003F1630"/>
    <w:rsid w:val="003F1768"/>
    <w:rsid w:val="003F19EA"/>
    <w:rsid w:val="003F1A4D"/>
    <w:rsid w:val="003F1B32"/>
    <w:rsid w:val="003F1B46"/>
    <w:rsid w:val="003F1BB7"/>
    <w:rsid w:val="003F1D5D"/>
    <w:rsid w:val="003F245E"/>
    <w:rsid w:val="003F255D"/>
    <w:rsid w:val="003F26E2"/>
    <w:rsid w:val="003F279C"/>
    <w:rsid w:val="003F2812"/>
    <w:rsid w:val="003F2B24"/>
    <w:rsid w:val="003F2C85"/>
    <w:rsid w:val="003F2DC8"/>
    <w:rsid w:val="003F33F8"/>
    <w:rsid w:val="003F390C"/>
    <w:rsid w:val="003F39B3"/>
    <w:rsid w:val="003F3A47"/>
    <w:rsid w:val="003F3C92"/>
    <w:rsid w:val="003F3CF9"/>
    <w:rsid w:val="003F3D3A"/>
    <w:rsid w:val="003F3E09"/>
    <w:rsid w:val="003F3FCA"/>
    <w:rsid w:val="003F40A8"/>
    <w:rsid w:val="003F412E"/>
    <w:rsid w:val="003F420A"/>
    <w:rsid w:val="003F4237"/>
    <w:rsid w:val="003F42E4"/>
    <w:rsid w:val="003F43BF"/>
    <w:rsid w:val="003F4A42"/>
    <w:rsid w:val="003F4C52"/>
    <w:rsid w:val="003F4C86"/>
    <w:rsid w:val="003F4CD8"/>
    <w:rsid w:val="003F4E37"/>
    <w:rsid w:val="003F4F4B"/>
    <w:rsid w:val="003F4F81"/>
    <w:rsid w:val="003F4F8C"/>
    <w:rsid w:val="003F5277"/>
    <w:rsid w:val="003F537C"/>
    <w:rsid w:val="003F53B0"/>
    <w:rsid w:val="003F53BC"/>
    <w:rsid w:val="003F550D"/>
    <w:rsid w:val="003F5551"/>
    <w:rsid w:val="003F5A36"/>
    <w:rsid w:val="003F5BEA"/>
    <w:rsid w:val="003F5C2A"/>
    <w:rsid w:val="003F5EAB"/>
    <w:rsid w:val="003F5EBD"/>
    <w:rsid w:val="003F5FF3"/>
    <w:rsid w:val="003F60BF"/>
    <w:rsid w:val="003F60C0"/>
    <w:rsid w:val="003F60D5"/>
    <w:rsid w:val="003F63C8"/>
    <w:rsid w:val="003F6630"/>
    <w:rsid w:val="003F66AE"/>
    <w:rsid w:val="003F6749"/>
    <w:rsid w:val="003F68BE"/>
    <w:rsid w:val="003F6917"/>
    <w:rsid w:val="003F6936"/>
    <w:rsid w:val="003F694C"/>
    <w:rsid w:val="003F69EE"/>
    <w:rsid w:val="003F6A35"/>
    <w:rsid w:val="003F6A68"/>
    <w:rsid w:val="003F6B8A"/>
    <w:rsid w:val="003F6C79"/>
    <w:rsid w:val="003F6CBD"/>
    <w:rsid w:val="003F6EA1"/>
    <w:rsid w:val="003F6EC0"/>
    <w:rsid w:val="003F72B0"/>
    <w:rsid w:val="003F736E"/>
    <w:rsid w:val="003F73AF"/>
    <w:rsid w:val="003F73FB"/>
    <w:rsid w:val="003F7534"/>
    <w:rsid w:val="003F7733"/>
    <w:rsid w:val="003F782B"/>
    <w:rsid w:val="003F7921"/>
    <w:rsid w:val="003F7960"/>
    <w:rsid w:val="003F7987"/>
    <w:rsid w:val="003F79CA"/>
    <w:rsid w:val="003F7B41"/>
    <w:rsid w:val="003F7B4E"/>
    <w:rsid w:val="003F7C58"/>
    <w:rsid w:val="003F7CF1"/>
    <w:rsid w:val="003F7E85"/>
    <w:rsid w:val="003F7ED6"/>
    <w:rsid w:val="003F7EFC"/>
    <w:rsid w:val="003F7F00"/>
    <w:rsid w:val="00400035"/>
    <w:rsid w:val="0040009E"/>
    <w:rsid w:val="0040012F"/>
    <w:rsid w:val="00400155"/>
    <w:rsid w:val="004003D2"/>
    <w:rsid w:val="00400473"/>
    <w:rsid w:val="0040057B"/>
    <w:rsid w:val="004007D8"/>
    <w:rsid w:val="004008A0"/>
    <w:rsid w:val="00400CEC"/>
    <w:rsid w:val="00400E32"/>
    <w:rsid w:val="00400E49"/>
    <w:rsid w:val="00400E85"/>
    <w:rsid w:val="00400E8D"/>
    <w:rsid w:val="00400EA6"/>
    <w:rsid w:val="00400FD4"/>
    <w:rsid w:val="0040105D"/>
    <w:rsid w:val="0040113A"/>
    <w:rsid w:val="004012BB"/>
    <w:rsid w:val="00401413"/>
    <w:rsid w:val="0040155E"/>
    <w:rsid w:val="0040169A"/>
    <w:rsid w:val="00401758"/>
    <w:rsid w:val="004018AC"/>
    <w:rsid w:val="00401BB8"/>
    <w:rsid w:val="00401C7E"/>
    <w:rsid w:val="00401D76"/>
    <w:rsid w:val="00401D8A"/>
    <w:rsid w:val="00401DFF"/>
    <w:rsid w:val="004021F7"/>
    <w:rsid w:val="004022B0"/>
    <w:rsid w:val="0040248C"/>
    <w:rsid w:val="004025FE"/>
    <w:rsid w:val="00402902"/>
    <w:rsid w:val="00402919"/>
    <w:rsid w:val="0040299C"/>
    <w:rsid w:val="00402B15"/>
    <w:rsid w:val="00402EFF"/>
    <w:rsid w:val="00403230"/>
    <w:rsid w:val="00403353"/>
    <w:rsid w:val="0040344E"/>
    <w:rsid w:val="004034A3"/>
    <w:rsid w:val="00403768"/>
    <w:rsid w:val="00403975"/>
    <w:rsid w:val="00403A5B"/>
    <w:rsid w:val="00403D84"/>
    <w:rsid w:val="00403EFA"/>
    <w:rsid w:val="004041B8"/>
    <w:rsid w:val="0040442D"/>
    <w:rsid w:val="00404B2D"/>
    <w:rsid w:val="00404C90"/>
    <w:rsid w:val="00404DE1"/>
    <w:rsid w:val="004050B4"/>
    <w:rsid w:val="004051BF"/>
    <w:rsid w:val="00405289"/>
    <w:rsid w:val="004053B8"/>
    <w:rsid w:val="0040547A"/>
    <w:rsid w:val="0040566C"/>
    <w:rsid w:val="004056F5"/>
    <w:rsid w:val="004057A6"/>
    <w:rsid w:val="00405804"/>
    <w:rsid w:val="0040592E"/>
    <w:rsid w:val="004059A2"/>
    <w:rsid w:val="00405BAA"/>
    <w:rsid w:val="00405CC1"/>
    <w:rsid w:val="00405D51"/>
    <w:rsid w:val="00405D73"/>
    <w:rsid w:val="00405E09"/>
    <w:rsid w:val="00405EE9"/>
    <w:rsid w:val="00405F3E"/>
    <w:rsid w:val="00405FD0"/>
    <w:rsid w:val="00406018"/>
    <w:rsid w:val="00406041"/>
    <w:rsid w:val="0040629A"/>
    <w:rsid w:val="00406468"/>
    <w:rsid w:val="004064AD"/>
    <w:rsid w:val="004064C2"/>
    <w:rsid w:val="004064F6"/>
    <w:rsid w:val="00406622"/>
    <w:rsid w:val="004066A7"/>
    <w:rsid w:val="00406731"/>
    <w:rsid w:val="0040677B"/>
    <w:rsid w:val="004069F1"/>
    <w:rsid w:val="00406B1C"/>
    <w:rsid w:val="00406E49"/>
    <w:rsid w:val="00406EA0"/>
    <w:rsid w:val="00407047"/>
    <w:rsid w:val="004074FB"/>
    <w:rsid w:val="00407671"/>
    <w:rsid w:val="00407A24"/>
    <w:rsid w:val="00407A56"/>
    <w:rsid w:val="00407E76"/>
    <w:rsid w:val="00410345"/>
    <w:rsid w:val="004103B6"/>
    <w:rsid w:val="00410760"/>
    <w:rsid w:val="0041099A"/>
    <w:rsid w:val="004109D7"/>
    <w:rsid w:val="00410B1B"/>
    <w:rsid w:val="00410B59"/>
    <w:rsid w:val="00410B96"/>
    <w:rsid w:val="00410C39"/>
    <w:rsid w:val="004110E1"/>
    <w:rsid w:val="0041125C"/>
    <w:rsid w:val="004113C6"/>
    <w:rsid w:val="00411575"/>
    <w:rsid w:val="004115FC"/>
    <w:rsid w:val="00411870"/>
    <w:rsid w:val="00411C05"/>
    <w:rsid w:val="00411D26"/>
    <w:rsid w:val="00411D9D"/>
    <w:rsid w:val="00411E25"/>
    <w:rsid w:val="00411F52"/>
    <w:rsid w:val="0041203C"/>
    <w:rsid w:val="004120F8"/>
    <w:rsid w:val="00412354"/>
    <w:rsid w:val="00412498"/>
    <w:rsid w:val="00412509"/>
    <w:rsid w:val="00412534"/>
    <w:rsid w:val="004125DD"/>
    <w:rsid w:val="004125FF"/>
    <w:rsid w:val="00412631"/>
    <w:rsid w:val="00412637"/>
    <w:rsid w:val="00412976"/>
    <w:rsid w:val="00412A35"/>
    <w:rsid w:val="00412C8A"/>
    <w:rsid w:val="00412D27"/>
    <w:rsid w:val="00412E46"/>
    <w:rsid w:val="00412ED5"/>
    <w:rsid w:val="00412F93"/>
    <w:rsid w:val="00413081"/>
    <w:rsid w:val="0041310B"/>
    <w:rsid w:val="00413175"/>
    <w:rsid w:val="00413509"/>
    <w:rsid w:val="0041354B"/>
    <w:rsid w:val="0041366F"/>
    <w:rsid w:val="00413697"/>
    <w:rsid w:val="00413933"/>
    <w:rsid w:val="00413AC0"/>
    <w:rsid w:val="00413EC3"/>
    <w:rsid w:val="00414018"/>
    <w:rsid w:val="00414321"/>
    <w:rsid w:val="00414645"/>
    <w:rsid w:val="0041474E"/>
    <w:rsid w:val="00414A55"/>
    <w:rsid w:val="00414AD7"/>
    <w:rsid w:val="00414B0D"/>
    <w:rsid w:val="00414EA4"/>
    <w:rsid w:val="00415235"/>
    <w:rsid w:val="004153C7"/>
    <w:rsid w:val="004153E1"/>
    <w:rsid w:val="00415548"/>
    <w:rsid w:val="0041554B"/>
    <w:rsid w:val="004155F3"/>
    <w:rsid w:val="0041565C"/>
    <w:rsid w:val="004156B9"/>
    <w:rsid w:val="004157EE"/>
    <w:rsid w:val="004158D2"/>
    <w:rsid w:val="00415ACB"/>
    <w:rsid w:val="00415D2C"/>
    <w:rsid w:val="00415D4D"/>
    <w:rsid w:val="00415DE8"/>
    <w:rsid w:val="00416031"/>
    <w:rsid w:val="004161CD"/>
    <w:rsid w:val="004162AF"/>
    <w:rsid w:val="00416377"/>
    <w:rsid w:val="00416489"/>
    <w:rsid w:val="00416544"/>
    <w:rsid w:val="004166D2"/>
    <w:rsid w:val="00416709"/>
    <w:rsid w:val="00416995"/>
    <w:rsid w:val="004169E8"/>
    <w:rsid w:val="00416A63"/>
    <w:rsid w:val="00416A91"/>
    <w:rsid w:val="00416B9B"/>
    <w:rsid w:val="00416C6E"/>
    <w:rsid w:val="00416EBA"/>
    <w:rsid w:val="00416ED5"/>
    <w:rsid w:val="00416FFE"/>
    <w:rsid w:val="0041708B"/>
    <w:rsid w:val="004170AA"/>
    <w:rsid w:val="004174E6"/>
    <w:rsid w:val="00417514"/>
    <w:rsid w:val="00417577"/>
    <w:rsid w:val="004175D1"/>
    <w:rsid w:val="004175F1"/>
    <w:rsid w:val="004175F3"/>
    <w:rsid w:val="0041774A"/>
    <w:rsid w:val="00417A66"/>
    <w:rsid w:val="00417AE7"/>
    <w:rsid w:val="00417CF7"/>
    <w:rsid w:val="00417F03"/>
    <w:rsid w:val="00417FFB"/>
    <w:rsid w:val="00420115"/>
    <w:rsid w:val="004201B5"/>
    <w:rsid w:val="00420239"/>
    <w:rsid w:val="00420369"/>
    <w:rsid w:val="004203DF"/>
    <w:rsid w:val="0042051B"/>
    <w:rsid w:val="0042053D"/>
    <w:rsid w:val="00420595"/>
    <w:rsid w:val="004207A5"/>
    <w:rsid w:val="00420EDB"/>
    <w:rsid w:val="00420EFD"/>
    <w:rsid w:val="00420F50"/>
    <w:rsid w:val="00420F67"/>
    <w:rsid w:val="00421076"/>
    <w:rsid w:val="00421382"/>
    <w:rsid w:val="00421395"/>
    <w:rsid w:val="004214E4"/>
    <w:rsid w:val="00421516"/>
    <w:rsid w:val="00421558"/>
    <w:rsid w:val="00421585"/>
    <w:rsid w:val="004215FA"/>
    <w:rsid w:val="00421763"/>
    <w:rsid w:val="00421975"/>
    <w:rsid w:val="004219A4"/>
    <w:rsid w:val="00421A46"/>
    <w:rsid w:val="00421A9E"/>
    <w:rsid w:val="00421D6A"/>
    <w:rsid w:val="00421DE7"/>
    <w:rsid w:val="00421E60"/>
    <w:rsid w:val="00421E72"/>
    <w:rsid w:val="00421F50"/>
    <w:rsid w:val="00421F82"/>
    <w:rsid w:val="0042201C"/>
    <w:rsid w:val="004220B3"/>
    <w:rsid w:val="004221B4"/>
    <w:rsid w:val="00422200"/>
    <w:rsid w:val="004223C7"/>
    <w:rsid w:val="00422430"/>
    <w:rsid w:val="0042247C"/>
    <w:rsid w:val="00422546"/>
    <w:rsid w:val="004225D8"/>
    <w:rsid w:val="00422608"/>
    <w:rsid w:val="004226B4"/>
    <w:rsid w:val="0042283A"/>
    <w:rsid w:val="004228CF"/>
    <w:rsid w:val="00422961"/>
    <w:rsid w:val="00422A8E"/>
    <w:rsid w:val="00422C11"/>
    <w:rsid w:val="00422CC4"/>
    <w:rsid w:val="00422D8F"/>
    <w:rsid w:val="00422F26"/>
    <w:rsid w:val="00423017"/>
    <w:rsid w:val="004231C7"/>
    <w:rsid w:val="00423322"/>
    <w:rsid w:val="0042334F"/>
    <w:rsid w:val="0042369C"/>
    <w:rsid w:val="00423813"/>
    <w:rsid w:val="004238B3"/>
    <w:rsid w:val="0042390E"/>
    <w:rsid w:val="00423B8F"/>
    <w:rsid w:val="00423D14"/>
    <w:rsid w:val="00423D76"/>
    <w:rsid w:val="00423D83"/>
    <w:rsid w:val="00423E61"/>
    <w:rsid w:val="00423EE4"/>
    <w:rsid w:val="00424054"/>
    <w:rsid w:val="004241FD"/>
    <w:rsid w:val="00424227"/>
    <w:rsid w:val="0042438D"/>
    <w:rsid w:val="004243D5"/>
    <w:rsid w:val="0042455D"/>
    <w:rsid w:val="004245CB"/>
    <w:rsid w:val="004246C2"/>
    <w:rsid w:val="00424766"/>
    <w:rsid w:val="00424903"/>
    <w:rsid w:val="0042492B"/>
    <w:rsid w:val="00424C7B"/>
    <w:rsid w:val="00424CAC"/>
    <w:rsid w:val="00424CAF"/>
    <w:rsid w:val="0042516C"/>
    <w:rsid w:val="00425220"/>
    <w:rsid w:val="00425493"/>
    <w:rsid w:val="004254CF"/>
    <w:rsid w:val="004256B9"/>
    <w:rsid w:val="004258B8"/>
    <w:rsid w:val="00426052"/>
    <w:rsid w:val="00426191"/>
    <w:rsid w:val="004261E0"/>
    <w:rsid w:val="004263DB"/>
    <w:rsid w:val="0042684B"/>
    <w:rsid w:val="00426853"/>
    <w:rsid w:val="0042688C"/>
    <w:rsid w:val="004268A5"/>
    <w:rsid w:val="00426934"/>
    <w:rsid w:val="004269E6"/>
    <w:rsid w:val="00426A58"/>
    <w:rsid w:val="00426C47"/>
    <w:rsid w:val="00426D6C"/>
    <w:rsid w:val="00426EED"/>
    <w:rsid w:val="00426F78"/>
    <w:rsid w:val="00426FCD"/>
    <w:rsid w:val="0042713F"/>
    <w:rsid w:val="004271BA"/>
    <w:rsid w:val="00427226"/>
    <w:rsid w:val="00427317"/>
    <w:rsid w:val="0042738F"/>
    <w:rsid w:val="0042743D"/>
    <w:rsid w:val="004274A3"/>
    <w:rsid w:val="0042783C"/>
    <w:rsid w:val="00427847"/>
    <w:rsid w:val="00427904"/>
    <w:rsid w:val="00427A18"/>
    <w:rsid w:val="00427A55"/>
    <w:rsid w:val="00427A92"/>
    <w:rsid w:val="00427CE6"/>
    <w:rsid w:val="00427CEC"/>
    <w:rsid w:val="00427DB3"/>
    <w:rsid w:val="00430091"/>
    <w:rsid w:val="004303BC"/>
    <w:rsid w:val="00430563"/>
    <w:rsid w:val="00430624"/>
    <w:rsid w:val="00430858"/>
    <w:rsid w:val="004308BE"/>
    <w:rsid w:val="00430A50"/>
    <w:rsid w:val="00430AB1"/>
    <w:rsid w:val="00430E14"/>
    <w:rsid w:val="00430EE1"/>
    <w:rsid w:val="00430F18"/>
    <w:rsid w:val="004310CC"/>
    <w:rsid w:val="00431145"/>
    <w:rsid w:val="00431195"/>
    <w:rsid w:val="00431210"/>
    <w:rsid w:val="004313AD"/>
    <w:rsid w:val="004313BD"/>
    <w:rsid w:val="0043150C"/>
    <w:rsid w:val="004315C6"/>
    <w:rsid w:val="004315E8"/>
    <w:rsid w:val="00431662"/>
    <w:rsid w:val="00431917"/>
    <w:rsid w:val="004319B1"/>
    <w:rsid w:val="004319C0"/>
    <w:rsid w:val="00431A86"/>
    <w:rsid w:val="00431AA7"/>
    <w:rsid w:val="00431BA3"/>
    <w:rsid w:val="00431BA8"/>
    <w:rsid w:val="00431C66"/>
    <w:rsid w:val="004320DE"/>
    <w:rsid w:val="00432106"/>
    <w:rsid w:val="0043219B"/>
    <w:rsid w:val="004322A4"/>
    <w:rsid w:val="0043252F"/>
    <w:rsid w:val="00432546"/>
    <w:rsid w:val="004325EB"/>
    <w:rsid w:val="0043265C"/>
    <w:rsid w:val="0043266C"/>
    <w:rsid w:val="004326FD"/>
    <w:rsid w:val="00432712"/>
    <w:rsid w:val="00432804"/>
    <w:rsid w:val="00432873"/>
    <w:rsid w:val="004328EE"/>
    <w:rsid w:val="00432A2B"/>
    <w:rsid w:val="00432B2C"/>
    <w:rsid w:val="00432B5F"/>
    <w:rsid w:val="00432B89"/>
    <w:rsid w:val="00432BB0"/>
    <w:rsid w:val="00432D77"/>
    <w:rsid w:val="00432E76"/>
    <w:rsid w:val="004332A9"/>
    <w:rsid w:val="004332F3"/>
    <w:rsid w:val="004333B1"/>
    <w:rsid w:val="00433749"/>
    <w:rsid w:val="004337CC"/>
    <w:rsid w:val="004338F1"/>
    <w:rsid w:val="00433904"/>
    <w:rsid w:val="00433A80"/>
    <w:rsid w:val="00433ACC"/>
    <w:rsid w:val="00433BDA"/>
    <w:rsid w:val="00433C48"/>
    <w:rsid w:val="00433C79"/>
    <w:rsid w:val="0043420E"/>
    <w:rsid w:val="0043421E"/>
    <w:rsid w:val="0043424F"/>
    <w:rsid w:val="00434317"/>
    <w:rsid w:val="00434802"/>
    <w:rsid w:val="00434B0D"/>
    <w:rsid w:val="00434CA1"/>
    <w:rsid w:val="00434EA2"/>
    <w:rsid w:val="00434F23"/>
    <w:rsid w:val="00434F45"/>
    <w:rsid w:val="00435327"/>
    <w:rsid w:val="004353DA"/>
    <w:rsid w:val="0043548D"/>
    <w:rsid w:val="00435498"/>
    <w:rsid w:val="00435841"/>
    <w:rsid w:val="00435909"/>
    <w:rsid w:val="004359CE"/>
    <w:rsid w:val="00435D03"/>
    <w:rsid w:val="00435E77"/>
    <w:rsid w:val="00435EA3"/>
    <w:rsid w:val="004361AD"/>
    <w:rsid w:val="00436462"/>
    <w:rsid w:val="00436479"/>
    <w:rsid w:val="0043657E"/>
    <w:rsid w:val="004365E9"/>
    <w:rsid w:val="00436771"/>
    <w:rsid w:val="00436822"/>
    <w:rsid w:val="00436949"/>
    <w:rsid w:val="00436A9A"/>
    <w:rsid w:val="00436BE1"/>
    <w:rsid w:val="00436E28"/>
    <w:rsid w:val="00436EB8"/>
    <w:rsid w:val="00436F93"/>
    <w:rsid w:val="004371C6"/>
    <w:rsid w:val="00437224"/>
    <w:rsid w:val="00437392"/>
    <w:rsid w:val="004373E8"/>
    <w:rsid w:val="0043751A"/>
    <w:rsid w:val="0043767D"/>
    <w:rsid w:val="004377A1"/>
    <w:rsid w:val="00437A2D"/>
    <w:rsid w:val="00437A4A"/>
    <w:rsid w:val="00437B18"/>
    <w:rsid w:val="00437C7B"/>
    <w:rsid w:val="00437CFF"/>
    <w:rsid w:val="00437E3C"/>
    <w:rsid w:val="00437E89"/>
    <w:rsid w:val="00437EB1"/>
    <w:rsid w:val="00437F4D"/>
    <w:rsid w:val="00440189"/>
    <w:rsid w:val="0044024F"/>
    <w:rsid w:val="004402FA"/>
    <w:rsid w:val="00440406"/>
    <w:rsid w:val="00440533"/>
    <w:rsid w:val="00440609"/>
    <w:rsid w:val="00440741"/>
    <w:rsid w:val="0044089D"/>
    <w:rsid w:val="00440A6F"/>
    <w:rsid w:val="00440C4A"/>
    <w:rsid w:val="00441166"/>
    <w:rsid w:val="0044141E"/>
    <w:rsid w:val="00441522"/>
    <w:rsid w:val="004415C4"/>
    <w:rsid w:val="004415C5"/>
    <w:rsid w:val="004416A3"/>
    <w:rsid w:val="004416B6"/>
    <w:rsid w:val="0044177D"/>
    <w:rsid w:val="00441813"/>
    <w:rsid w:val="004419E1"/>
    <w:rsid w:val="00441B4B"/>
    <w:rsid w:val="00441CE0"/>
    <w:rsid w:val="00441FA3"/>
    <w:rsid w:val="00442179"/>
    <w:rsid w:val="00442184"/>
    <w:rsid w:val="00442399"/>
    <w:rsid w:val="00442621"/>
    <w:rsid w:val="00442693"/>
    <w:rsid w:val="0044280C"/>
    <w:rsid w:val="00442818"/>
    <w:rsid w:val="0044282F"/>
    <w:rsid w:val="00442983"/>
    <w:rsid w:val="004429D3"/>
    <w:rsid w:val="00442B5A"/>
    <w:rsid w:val="00442B8C"/>
    <w:rsid w:val="00442C50"/>
    <w:rsid w:val="00442CBB"/>
    <w:rsid w:val="00442E88"/>
    <w:rsid w:val="00443051"/>
    <w:rsid w:val="004431AF"/>
    <w:rsid w:val="00443226"/>
    <w:rsid w:val="00443389"/>
    <w:rsid w:val="004433AF"/>
    <w:rsid w:val="00443566"/>
    <w:rsid w:val="0044361A"/>
    <w:rsid w:val="004436BE"/>
    <w:rsid w:val="0044393C"/>
    <w:rsid w:val="00443AE5"/>
    <w:rsid w:val="00443B09"/>
    <w:rsid w:val="00443D2D"/>
    <w:rsid w:val="00443FD9"/>
    <w:rsid w:val="00444098"/>
    <w:rsid w:val="004442E6"/>
    <w:rsid w:val="004446BB"/>
    <w:rsid w:val="0044472C"/>
    <w:rsid w:val="00444877"/>
    <w:rsid w:val="004449AC"/>
    <w:rsid w:val="00444A61"/>
    <w:rsid w:val="00444F99"/>
    <w:rsid w:val="0044519B"/>
    <w:rsid w:val="00445245"/>
    <w:rsid w:val="004455C8"/>
    <w:rsid w:val="004455DA"/>
    <w:rsid w:val="004455FD"/>
    <w:rsid w:val="00445671"/>
    <w:rsid w:val="00445737"/>
    <w:rsid w:val="004459A0"/>
    <w:rsid w:val="00445CA9"/>
    <w:rsid w:val="00445DBD"/>
    <w:rsid w:val="00445E16"/>
    <w:rsid w:val="00445EFB"/>
    <w:rsid w:val="00446037"/>
    <w:rsid w:val="00446134"/>
    <w:rsid w:val="00446185"/>
    <w:rsid w:val="00446275"/>
    <w:rsid w:val="00446383"/>
    <w:rsid w:val="004463C9"/>
    <w:rsid w:val="004464E1"/>
    <w:rsid w:val="004466CD"/>
    <w:rsid w:val="0044675D"/>
    <w:rsid w:val="0044691B"/>
    <w:rsid w:val="00446A0A"/>
    <w:rsid w:val="00446A58"/>
    <w:rsid w:val="00446BE5"/>
    <w:rsid w:val="00446E92"/>
    <w:rsid w:val="00446F89"/>
    <w:rsid w:val="00447065"/>
    <w:rsid w:val="00447102"/>
    <w:rsid w:val="00447150"/>
    <w:rsid w:val="0044724B"/>
    <w:rsid w:val="004472AE"/>
    <w:rsid w:val="004472E7"/>
    <w:rsid w:val="00447496"/>
    <w:rsid w:val="004474FE"/>
    <w:rsid w:val="004475FC"/>
    <w:rsid w:val="0044777E"/>
    <w:rsid w:val="0044782D"/>
    <w:rsid w:val="00447832"/>
    <w:rsid w:val="00447A14"/>
    <w:rsid w:val="00447BD1"/>
    <w:rsid w:val="00450044"/>
    <w:rsid w:val="00450367"/>
    <w:rsid w:val="004503FB"/>
    <w:rsid w:val="0045055A"/>
    <w:rsid w:val="0045083F"/>
    <w:rsid w:val="00450D7B"/>
    <w:rsid w:val="00450DCC"/>
    <w:rsid w:val="00450DE3"/>
    <w:rsid w:val="00450E1A"/>
    <w:rsid w:val="00450E56"/>
    <w:rsid w:val="0045101A"/>
    <w:rsid w:val="0045109A"/>
    <w:rsid w:val="00451259"/>
    <w:rsid w:val="00451267"/>
    <w:rsid w:val="004512B6"/>
    <w:rsid w:val="004514D5"/>
    <w:rsid w:val="00451594"/>
    <w:rsid w:val="004515F7"/>
    <w:rsid w:val="00451799"/>
    <w:rsid w:val="004517FB"/>
    <w:rsid w:val="00451FCC"/>
    <w:rsid w:val="004522B4"/>
    <w:rsid w:val="00452330"/>
    <w:rsid w:val="0045245A"/>
    <w:rsid w:val="004526A1"/>
    <w:rsid w:val="004528D9"/>
    <w:rsid w:val="00452AB8"/>
    <w:rsid w:val="00452C77"/>
    <w:rsid w:val="00452D4B"/>
    <w:rsid w:val="00452EF9"/>
    <w:rsid w:val="0045305F"/>
    <w:rsid w:val="00453135"/>
    <w:rsid w:val="00453289"/>
    <w:rsid w:val="0045338C"/>
    <w:rsid w:val="004538A4"/>
    <w:rsid w:val="00453DB9"/>
    <w:rsid w:val="00453E81"/>
    <w:rsid w:val="00453F13"/>
    <w:rsid w:val="00453FCB"/>
    <w:rsid w:val="00454010"/>
    <w:rsid w:val="004540B2"/>
    <w:rsid w:val="004542CC"/>
    <w:rsid w:val="0045462F"/>
    <w:rsid w:val="00454660"/>
    <w:rsid w:val="004549FE"/>
    <w:rsid w:val="00454F45"/>
    <w:rsid w:val="0045530E"/>
    <w:rsid w:val="0045539B"/>
    <w:rsid w:val="00455482"/>
    <w:rsid w:val="004555C0"/>
    <w:rsid w:val="004555C9"/>
    <w:rsid w:val="004556E6"/>
    <w:rsid w:val="004556F9"/>
    <w:rsid w:val="0045585E"/>
    <w:rsid w:val="00455895"/>
    <w:rsid w:val="004559F1"/>
    <w:rsid w:val="00455AAC"/>
    <w:rsid w:val="00455ADA"/>
    <w:rsid w:val="00455B54"/>
    <w:rsid w:val="00455D62"/>
    <w:rsid w:val="00455E52"/>
    <w:rsid w:val="00455E90"/>
    <w:rsid w:val="00455F38"/>
    <w:rsid w:val="004560CF"/>
    <w:rsid w:val="004561BC"/>
    <w:rsid w:val="004561EA"/>
    <w:rsid w:val="00456254"/>
    <w:rsid w:val="004563BC"/>
    <w:rsid w:val="004563F3"/>
    <w:rsid w:val="004566FD"/>
    <w:rsid w:val="00456897"/>
    <w:rsid w:val="0045692B"/>
    <w:rsid w:val="00456A42"/>
    <w:rsid w:val="00456E2B"/>
    <w:rsid w:val="00457229"/>
    <w:rsid w:val="004572A6"/>
    <w:rsid w:val="00457302"/>
    <w:rsid w:val="004574BD"/>
    <w:rsid w:val="0045770E"/>
    <w:rsid w:val="00457794"/>
    <w:rsid w:val="00457899"/>
    <w:rsid w:val="00457929"/>
    <w:rsid w:val="00457967"/>
    <w:rsid w:val="00457A07"/>
    <w:rsid w:val="00457C4C"/>
    <w:rsid w:val="00457C85"/>
    <w:rsid w:val="00457CC2"/>
    <w:rsid w:val="00457D0E"/>
    <w:rsid w:val="00457E9D"/>
    <w:rsid w:val="00457F32"/>
    <w:rsid w:val="00460132"/>
    <w:rsid w:val="00460249"/>
    <w:rsid w:val="004603D6"/>
    <w:rsid w:val="004603F9"/>
    <w:rsid w:val="004607CB"/>
    <w:rsid w:val="00460853"/>
    <w:rsid w:val="00460F52"/>
    <w:rsid w:val="00460F85"/>
    <w:rsid w:val="0046110D"/>
    <w:rsid w:val="00461419"/>
    <w:rsid w:val="004616CA"/>
    <w:rsid w:val="00461756"/>
    <w:rsid w:val="00461806"/>
    <w:rsid w:val="00461924"/>
    <w:rsid w:val="00461944"/>
    <w:rsid w:val="00461A8F"/>
    <w:rsid w:val="00461A9C"/>
    <w:rsid w:val="00461BBE"/>
    <w:rsid w:val="00461C2C"/>
    <w:rsid w:val="00461DF0"/>
    <w:rsid w:val="00461E64"/>
    <w:rsid w:val="00461F57"/>
    <w:rsid w:val="00462357"/>
    <w:rsid w:val="0046269A"/>
    <w:rsid w:val="00462BC8"/>
    <w:rsid w:val="00462C6F"/>
    <w:rsid w:val="00462DCF"/>
    <w:rsid w:val="00462E04"/>
    <w:rsid w:val="00462FF5"/>
    <w:rsid w:val="004631C7"/>
    <w:rsid w:val="004635AB"/>
    <w:rsid w:val="004637F7"/>
    <w:rsid w:val="0046385F"/>
    <w:rsid w:val="00463947"/>
    <w:rsid w:val="004639E5"/>
    <w:rsid w:val="00463A2E"/>
    <w:rsid w:val="00463B49"/>
    <w:rsid w:val="00463C64"/>
    <w:rsid w:val="00463C8C"/>
    <w:rsid w:val="00463CBE"/>
    <w:rsid w:val="00463D2C"/>
    <w:rsid w:val="00463F39"/>
    <w:rsid w:val="00463FAD"/>
    <w:rsid w:val="0046403F"/>
    <w:rsid w:val="00464260"/>
    <w:rsid w:val="00464321"/>
    <w:rsid w:val="004643B0"/>
    <w:rsid w:val="0046447B"/>
    <w:rsid w:val="00464901"/>
    <w:rsid w:val="0046494E"/>
    <w:rsid w:val="00464981"/>
    <w:rsid w:val="00464A1B"/>
    <w:rsid w:val="00464B42"/>
    <w:rsid w:val="00464B50"/>
    <w:rsid w:val="00464CF0"/>
    <w:rsid w:val="00464E1A"/>
    <w:rsid w:val="00464E53"/>
    <w:rsid w:val="0046501B"/>
    <w:rsid w:val="00465075"/>
    <w:rsid w:val="00465182"/>
    <w:rsid w:val="004651A2"/>
    <w:rsid w:val="004651BB"/>
    <w:rsid w:val="004651BF"/>
    <w:rsid w:val="004653BC"/>
    <w:rsid w:val="00465564"/>
    <w:rsid w:val="00465653"/>
    <w:rsid w:val="004656F9"/>
    <w:rsid w:val="00465978"/>
    <w:rsid w:val="004659FA"/>
    <w:rsid w:val="00465C8F"/>
    <w:rsid w:val="00465D31"/>
    <w:rsid w:val="00465EAC"/>
    <w:rsid w:val="00466125"/>
    <w:rsid w:val="0046623A"/>
    <w:rsid w:val="00466299"/>
    <w:rsid w:val="00466652"/>
    <w:rsid w:val="0046683A"/>
    <w:rsid w:val="00466863"/>
    <w:rsid w:val="0046693C"/>
    <w:rsid w:val="00466B36"/>
    <w:rsid w:val="00466BFB"/>
    <w:rsid w:val="00466FD6"/>
    <w:rsid w:val="00466FFD"/>
    <w:rsid w:val="004671D7"/>
    <w:rsid w:val="00467382"/>
    <w:rsid w:val="004674CF"/>
    <w:rsid w:val="004675E9"/>
    <w:rsid w:val="00467A65"/>
    <w:rsid w:val="00467AA3"/>
    <w:rsid w:val="00467B57"/>
    <w:rsid w:val="00467D7C"/>
    <w:rsid w:val="00467F1F"/>
    <w:rsid w:val="00467F2F"/>
    <w:rsid w:val="00470037"/>
    <w:rsid w:val="00470125"/>
    <w:rsid w:val="0047023B"/>
    <w:rsid w:val="004703B4"/>
    <w:rsid w:val="0047091F"/>
    <w:rsid w:val="004709B5"/>
    <w:rsid w:val="004709DD"/>
    <w:rsid w:val="00470AE8"/>
    <w:rsid w:val="00470BFA"/>
    <w:rsid w:val="00470C34"/>
    <w:rsid w:val="00470DEC"/>
    <w:rsid w:val="00470FF3"/>
    <w:rsid w:val="004711A5"/>
    <w:rsid w:val="00471230"/>
    <w:rsid w:val="00471354"/>
    <w:rsid w:val="0047183F"/>
    <w:rsid w:val="00471C65"/>
    <w:rsid w:val="00471CE8"/>
    <w:rsid w:val="00471D07"/>
    <w:rsid w:val="00471DA1"/>
    <w:rsid w:val="00471E76"/>
    <w:rsid w:val="00471EA9"/>
    <w:rsid w:val="00471FE1"/>
    <w:rsid w:val="004720BA"/>
    <w:rsid w:val="004720D3"/>
    <w:rsid w:val="004722AD"/>
    <w:rsid w:val="0047240D"/>
    <w:rsid w:val="00472435"/>
    <w:rsid w:val="0047265E"/>
    <w:rsid w:val="00472661"/>
    <w:rsid w:val="00472774"/>
    <w:rsid w:val="004728A5"/>
    <w:rsid w:val="004728D9"/>
    <w:rsid w:val="004728F6"/>
    <w:rsid w:val="00472A11"/>
    <w:rsid w:val="00472BF0"/>
    <w:rsid w:val="00472DA9"/>
    <w:rsid w:val="00472E8F"/>
    <w:rsid w:val="00472F10"/>
    <w:rsid w:val="004731D0"/>
    <w:rsid w:val="004732C9"/>
    <w:rsid w:val="004733C2"/>
    <w:rsid w:val="00473611"/>
    <w:rsid w:val="00473B10"/>
    <w:rsid w:val="00473C41"/>
    <w:rsid w:val="00473CF5"/>
    <w:rsid w:val="00473DEB"/>
    <w:rsid w:val="00473EFE"/>
    <w:rsid w:val="00473FF7"/>
    <w:rsid w:val="0047424D"/>
    <w:rsid w:val="004742A0"/>
    <w:rsid w:val="0047432E"/>
    <w:rsid w:val="00474445"/>
    <w:rsid w:val="00474545"/>
    <w:rsid w:val="00474737"/>
    <w:rsid w:val="00474868"/>
    <w:rsid w:val="00474AED"/>
    <w:rsid w:val="00474D6A"/>
    <w:rsid w:val="00474DC7"/>
    <w:rsid w:val="00474E64"/>
    <w:rsid w:val="00474E7D"/>
    <w:rsid w:val="00474F0D"/>
    <w:rsid w:val="00474FC3"/>
    <w:rsid w:val="00475064"/>
    <w:rsid w:val="004752AA"/>
    <w:rsid w:val="00475466"/>
    <w:rsid w:val="004755CD"/>
    <w:rsid w:val="00475619"/>
    <w:rsid w:val="00475703"/>
    <w:rsid w:val="00475775"/>
    <w:rsid w:val="0047580A"/>
    <w:rsid w:val="00475836"/>
    <w:rsid w:val="00475BE9"/>
    <w:rsid w:val="00475C0F"/>
    <w:rsid w:val="00475D72"/>
    <w:rsid w:val="00475F2D"/>
    <w:rsid w:val="00475F3C"/>
    <w:rsid w:val="00475F48"/>
    <w:rsid w:val="004760D4"/>
    <w:rsid w:val="004762E2"/>
    <w:rsid w:val="00476479"/>
    <w:rsid w:val="00476605"/>
    <w:rsid w:val="0047689C"/>
    <w:rsid w:val="0047695C"/>
    <w:rsid w:val="00476A81"/>
    <w:rsid w:val="00476D2A"/>
    <w:rsid w:val="00476D9E"/>
    <w:rsid w:val="00476F14"/>
    <w:rsid w:val="00476FC9"/>
    <w:rsid w:val="00476FE0"/>
    <w:rsid w:val="00476FEA"/>
    <w:rsid w:val="0047706B"/>
    <w:rsid w:val="00477364"/>
    <w:rsid w:val="004774E6"/>
    <w:rsid w:val="0047772F"/>
    <w:rsid w:val="00477C3F"/>
    <w:rsid w:val="00477EB0"/>
    <w:rsid w:val="00477F71"/>
    <w:rsid w:val="00480268"/>
    <w:rsid w:val="00480316"/>
    <w:rsid w:val="00480338"/>
    <w:rsid w:val="004804DE"/>
    <w:rsid w:val="00480505"/>
    <w:rsid w:val="00480540"/>
    <w:rsid w:val="004808FE"/>
    <w:rsid w:val="004809C6"/>
    <w:rsid w:val="00480A0A"/>
    <w:rsid w:val="00480A7D"/>
    <w:rsid w:val="00480DA2"/>
    <w:rsid w:val="00480FDD"/>
    <w:rsid w:val="0048103C"/>
    <w:rsid w:val="004810C1"/>
    <w:rsid w:val="004810DF"/>
    <w:rsid w:val="00481405"/>
    <w:rsid w:val="00481470"/>
    <w:rsid w:val="0048153E"/>
    <w:rsid w:val="00481864"/>
    <w:rsid w:val="004818BD"/>
    <w:rsid w:val="00481A0F"/>
    <w:rsid w:val="00481AF6"/>
    <w:rsid w:val="00481BCF"/>
    <w:rsid w:val="00481C03"/>
    <w:rsid w:val="00481E09"/>
    <w:rsid w:val="00481E4B"/>
    <w:rsid w:val="00481F7A"/>
    <w:rsid w:val="00482090"/>
    <w:rsid w:val="004820CB"/>
    <w:rsid w:val="004821CB"/>
    <w:rsid w:val="004822FD"/>
    <w:rsid w:val="004823E0"/>
    <w:rsid w:val="00482474"/>
    <w:rsid w:val="0048258F"/>
    <w:rsid w:val="00482597"/>
    <w:rsid w:val="00482A3B"/>
    <w:rsid w:val="00482C88"/>
    <w:rsid w:val="00482CA2"/>
    <w:rsid w:val="00483088"/>
    <w:rsid w:val="004831D7"/>
    <w:rsid w:val="00483465"/>
    <w:rsid w:val="004836A2"/>
    <w:rsid w:val="0048377F"/>
    <w:rsid w:val="00483901"/>
    <w:rsid w:val="004839F1"/>
    <w:rsid w:val="00483A06"/>
    <w:rsid w:val="00483C2C"/>
    <w:rsid w:val="00483D9C"/>
    <w:rsid w:val="00484097"/>
    <w:rsid w:val="0048410C"/>
    <w:rsid w:val="0048418A"/>
    <w:rsid w:val="00484306"/>
    <w:rsid w:val="0048430A"/>
    <w:rsid w:val="0048440A"/>
    <w:rsid w:val="0048454F"/>
    <w:rsid w:val="004847EA"/>
    <w:rsid w:val="004849D0"/>
    <w:rsid w:val="00484A44"/>
    <w:rsid w:val="00484AC8"/>
    <w:rsid w:val="00484E4B"/>
    <w:rsid w:val="00484F25"/>
    <w:rsid w:val="00484F28"/>
    <w:rsid w:val="00485016"/>
    <w:rsid w:val="00485225"/>
    <w:rsid w:val="0048526F"/>
    <w:rsid w:val="004853C1"/>
    <w:rsid w:val="00485464"/>
    <w:rsid w:val="004855B7"/>
    <w:rsid w:val="00485758"/>
    <w:rsid w:val="004857F2"/>
    <w:rsid w:val="00485872"/>
    <w:rsid w:val="00485898"/>
    <w:rsid w:val="00485904"/>
    <w:rsid w:val="00485C6E"/>
    <w:rsid w:val="00485CDF"/>
    <w:rsid w:val="00485D1B"/>
    <w:rsid w:val="00485E62"/>
    <w:rsid w:val="00485E91"/>
    <w:rsid w:val="00485F22"/>
    <w:rsid w:val="00485F37"/>
    <w:rsid w:val="0048601D"/>
    <w:rsid w:val="0048616D"/>
    <w:rsid w:val="00486272"/>
    <w:rsid w:val="00486308"/>
    <w:rsid w:val="0048635D"/>
    <w:rsid w:val="00486392"/>
    <w:rsid w:val="00486579"/>
    <w:rsid w:val="0048676E"/>
    <w:rsid w:val="004869AC"/>
    <w:rsid w:val="004869BC"/>
    <w:rsid w:val="00486A4A"/>
    <w:rsid w:val="00486DB0"/>
    <w:rsid w:val="00486E13"/>
    <w:rsid w:val="00486F9B"/>
    <w:rsid w:val="00487040"/>
    <w:rsid w:val="00487106"/>
    <w:rsid w:val="00487256"/>
    <w:rsid w:val="00487392"/>
    <w:rsid w:val="00487439"/>
    <w:rsid w:val="004876AE"/>
    <w:rsid w:val="004879FB"/>
    <w:rsid w:val="00487AA9"/>
    <w:rsid w:val="00487C9C"/>
    <w:rsid w:val="00487F62"/>
    <w:rsid w:val="004900DC"/>
    <w:rsid w:val="00490324"/>
    <w:rsid w:val="004903CF"/>
    <w:rsid w:val="004903F4"/>
    <w:rsid w:val="00490567"/>
    <w:rsid w:val="00490604"/>
    <w:rsid w:val="0049074E"/>
    <w:rsid w:val="00490776"/>
    <w:rsid w:val="00490860"/>
    <w:rsid w:val="0049089B"/>
    <w:rsid w:val="0049095D"/>
    <w:rsid w:val="00490A64"/>
    <w:rsid w:val="00490B7D"/>
    <w:rsid w:val="00490C5B"/>
    <w:rsid w:val="00490DAF"/>
    <w:rsid w:val="00490DCD"/>
    <w:rsid w:val="00490DFF"/>
    <w:rsid w:val="00490E06"/>
    <w:rsid w:val="00491196"/>
    <w:rsid w:val="0049123A"/>
    <w:rsid w:val="00491372"/>
    <w:rsid w:val="0049143C"/>
    <w:rsid w:val="00491525"/>
    <w:rsid w:val="004916E4"/>
    <w:rsid w:val="004916E5"/>
    <w:rsid w:val="004917E8"/>
    <w:rsid w:val="004918AF"/>
    <w:rsid w:val="00491902"/>
    <w:rsid w:val="00491B2C"/>
    <w:rsid w:val="00491BA2"/>
    <w:rsid w:val="00491CF8"/>
    <w:rsid w:val="00491F27"/>
    <w:rsid w:val="00491FD9"/>
    <w:rsid w:val="00492105"/>
    <w:rsid w:val="0049235C"/>
    <w:rsid w:val="00492463"/>
    <w:rsid w:val="00492589"/>
    <w:rsid w:val="004925B2"/>
    <w:rsid w:val="004927DD"/>
    <w:rsid w:val="00492858"/>
    <w:rsid w:val="0049288F"/>
    <w:rsid w:val="00492B51"/>
    <w:rsid w:val="00492BD1"/>
    <w:rsid w:val="00492C89"/>
    <w:rsid w:val="00492E60"/>
    <w:rsid w:val="0049306A"/>
    <w:rsid w:val="00493091"/>
    <w:rsid w:val="00493151"/>
    <w:rsid w:val="00493274"/>
    <w:rsid w:val="004932C0"/>
    <w:rsid w:val="0049336C"/>
    <w:rsid w:val="004937CC"/>
    <w:rsid w:val="00493A83"/>
    <w:rsid w:val="00493B82"/>
    <w:rsid w:val="00493C8C"/>
    <w:rsid w:val="00493DB4"/>
    <w:rsid w:val="00493F3B"/>
    <w:rsid w:val="00493F88"/>
    <w:rsid w:val="004940EE"/>
    <w:rsid w:val="0049410B"/>
    <w:rsid w:val="00494136"/>
    <w:rsid w:val="004941BB"/>
    <w:rsid w:val="00494435"/>
    <w:rsid w:val="0049453E"/>
    <w:rsid w:val="00494565"/>
    <w:rsid w:val="004946A6"/>
    <w:rsid w:val="00494767"/>
    <w:rsid w:val="00494778"/>
    <w:rsid w:val="004947CB"/>
    <w:rsid w:val="004948D4"/>
    <w:rsid w:val="00494A82"/>
    <w:rsid w:val="00494AAE"/>
    <w:rsid w:val="00494CBA"/>
    <w:rsid w:val="00494D2F"/>
    <w:rsid w:val="00494D6B"/>
    <w:rsid w:val="00494DBA"/>
    <w:rsid w:val="00494E4F"/>
    <w:rsid w:val="00494F3E"/>
    <w:rsid w:val="00495346"/>
    <w:rsid w:val="0049538C"/>
    <w:rsid w:val="0049542B"/>
    <w:rsid w:val="00495543"/>
    <w:rsid w:val="0049578C"/>
    <w:rsid w:val="00495962"/>
    <w:rsid w:val="00495963"/>
    <w:rsid w:val="00495C11"/>
    <w:rsid w:val="00495C5D"/>
    <w:rsid w:val="00495DCA"/>
    <w:rsid w:val="00496075"/>
    <w:rsid w:val="0049608F"/>
    <w:rsid w:val="00496229"/>
    <w:rsid w:val="00496246"/>
    <w:rsid w:val="0049635C"/>
    <w:rsid w:val="004963B4"/>
    <w:rsid w:val="0049693F"/>
    <w:rsid w:val="0049699C"/>
    <w:rsid w:val="00496A05"/>
    <w:rsid w:val="00496AFB"/>
    <w:rsid w:val="00496B29"/>
    <w:rsid w:val="00496E0B"/>
    <w:rsid w:val="00496F44"/>
    <w:rsid w:val="00496F74"/>
    <w:rsid w:val="00497006"/>
    <w:rsid w:val="00497146"/>
    <w:rsid w:val="004972F5"/>
    <w:rsid w:val="0049736D"/>
    <w:rsid w:val="0049737A"/>
    <w:rsid w:val="00497564"/>
    <w:rsid w:val="004977E6"/>
    <w:rsid w:val="004977EB"/>
    <w:rsid w:val="00497937"/>
    <w:rsid w:val="00497943"/>
    <w:rsid w:val="00497951"/>
    <w:rsid w:val="00497B63"/>
    <w:rsid w:val="00497B75"/>
    <w:rsid w:val="00497DB1"/>
    <w:rsid w:val="00497E33"/>
    <w:rsid w:val="00497E8E"/>
    <w:rsid w:val="00497F53"/>
    <w:rsid w:val="004A0122"/>
    <w:rsid w:val="004A01C9"/>
    <w:rsid w:val="004A02B8"/>
    <w:rsid w:val="004A0650"/>
    <w:rsid w:val="004A0651"/>
    <w:rsid w:val="004A06DE"/>
    <w:rsid w:val="004A07DB"/>
    <w:rsid w:val="004A0949"/>
    <w:rsid w:val="004A0A8F"/>
    <w:rsid w:val="004A0B4F"/>
    <w:rsid w:val="004A0BE6"/>
    <w:rsid w:val="004A0C51"/>
    <w:rsid w:val="004A0C77"/>
    <w:rsid w:val="004A0D98"/>
    <w:rsid w:val="004A0EF0"/>
    <w:rsid w:val="004A10ED"/>
    <w:rsid w:val="004A10EE"/>
    <w:rsid w:val="004A12D3"/>
    <w:rsid w:val="004A1577"/>
    <w:rsid w:val="004A1599"/>
    <w:rsid w:val="004A1880"/>
    <w:rsid w:val="004A1895"/>
    <w:rsid w:val="004A1901"/>
    <w:rsid w:val="004A1908"/>
    <w:rsid w:val="004A198D"/>
    <w:rsid w:val="004A19C1"/>
    <w:rsid w:val="004A19F9"/>
    <w:rsid w:val="004A1BE5"/>
    <w:rsid w:val="004A1C1D"/>
    <w:rsid w:val="004A1E08"/>
    <w:rsid w:val="004A1EA5"/>
    <w:rsid w:val="004A1F9F"/>
    <w:rsid w:val="004A20C7"/>
    <w:rsid w:val="004A212A"/>
    <w:rsid w:val="004A2251"/>
    <w:rsid w:val="004A240F"/>
    <w:rsid w:val="004A2429"/>
    <w:rsid w:val="004A2582"/>
    <w:rsid w:val="004A260D"/>
    <w:rsid w:val="004A2636"/>
    <w:rsid w:val="004A26DA"/>
    <w:rsid w:val="004A285A"/>
    <w:rsid w:val="004A2999"/>
    <w:rsid w:val="004A2ADE"/>
    <w:rsid w:val="004A2B20"/>
    <w:rsid w:val="004A2C45"/>
    <w:rsid w:val="004A2DBD"/>
    <w:rsid w:val="004A30C5"/>
    <w:rsid w:val="004A31C6"/>
    <w:rsid w:val="004A32D9"/>
    <w:rsid w:val="004A33F2"/>
    <w:rsid w:val="004A347A"/>
    <w:rsid w:val="004A39D0"/>
    <w:rsid w:val="004A39DD"/>
    <w:rsid w:val="004A3A0B"/>
    <w:rsid w:val="004A3A60"/>
    <w:rsid w:val="004A3AA1"/>
    <w:rsid w:val="004A3AE5"/>
    <w:rsid w:val="004A3B93"/>
    <w:rsid w:val="004A3B98"/>
    <w:rsid w:val="004A3C05"/>
    <w:rsid w:val="004A3C3A"/>
    <w:rsid w:val="004A3C5C"/>
    <w:rsid w:val="004A3D2D"/>
    <w:rsid w:val="004A3D3B"/>
    <w:rsid w:val="004A3DE3"/>
    <w:rsid w:val="004A4029"/>
    <w:rsid w:val="004A4040"/>
    <w:rsid w:val="004A4092"/>
    <w:rsid w:val="004A40B1"/>
    <w:rsid w:val="004A434C"/>
    <w:rsid w:val="004A445E"/>
    <w:rsid w:val="004A452F"/>
    <w:rsid w:val="004A49CA"/>
    <w:rsid w:val="004A4B58"/>
    <w:rsid w:val="004A4DEF"/>
    <w:rsid w:val="004A4E2B"/>
    <w:rsid w:val="004A4FA5"/>
    <w:rsid w:val="004A5003"/>
    <w:rsid w:val="004A5049"/>
    <w:rsid w:val="004A52C8"/>
    <w:rsid w:val="004A55C1"/>
    <w:rsid w:val="004A574C"/>
    <w:rsid w:val="004A5931"/>
    <w:rsid w:val="004A5934"/>
    <w:rsid w:val="004A5A51"/>
    <w:rsid w:val="004A5ADF"/>
    <w:rsid w:val="004A5BFD"/>
    <w:rsid w:val="004A5E06"/>
    <w:rsid w:val="004A6085"/>
    <w:rsid w:val="004A613B"/>
    <w:rsid w:val="004A6256"/>
    <w:rsid w:val="004A6346"/>
    <w:rsid w:val="004A647A"/>
    <w:rsid w:val="004A688A"/>
    <w:rsid w:val="004A6C0B"/>
    <w:rsid w:val="004A6DB0"/>
    <w:rsid w:val="004A6E1B"/>
    <w:rsid w:val="004A723F"/>
    <w:rsid w:val="004A7477"/>
    <w:rsid w:val="004A798D"/>
    <w:rsid w:val="004A7B53"/>
    <w:rsid w:val="004A7B73"/>
    <w:rsid w:val="004A7B78"/>
    <w:rsid w:val="004A7CEF"/>
    <w:rsid w:val="004A7E1F"/>
    <w:rsid w:val="004A7E5C"/>
    <w:rsid w:val="004A7EB9"/>
    <w:rsid w:val="004B00E8"/>
    <w:rsid w:val="004B0243"/>
    <w:rsid w:val="004B0262"/>
    <w:rsid w:val="004B0509"/>
    <w:rsid w:val="004B059B"/>
    <w:rsid w:val="004B0744"/>
    <w:rsid w:val="004B07A6"/>
    <w:rsid w:val="004B10B9"/>
    <w:rsid w:val="004B1150"/>
    <w:rsid w:val="004B1252"/>
    <w:rsid w:val="004B1254"/>
    <w:rsid w:val="004B13A4"/>
    <w:rsid w:val="004B1A13"/>
    <w:rsid w:val="004B1B0C"/>
    <w:rsid w:val="004B1B5C"/>
    <w:rsid w:val="004B1C2E"/>
    <w:rsid w:val="004B1C40"/>
    <w:rsid w:val="004B1C43"/>
    <w:rsid w:val="004B1C6F"/>
    <w:rsid w:val="004B1DBB"/>
    <w:rsid w:val="004B1DC8"/>
    <w:rsid w:val="004B219D"/>
    <w:rsid w:val="004B28C6"/>
    <w:rsid w:val="004B2B79"/>
    <w:rsid w:val="004B2C49"/>
    <w:rsid w:val="004B2D4F"/>
    <w:rsid w:val="004B2D9D"/>
    <w:rsid w:val="004B2ED8"/>
    <w:rsid w:val="004B3013"/>
    <w:rsid w:val="004B3085"/>
    <w:rsid w:val="004B31C2"/>
    <w:rsid w:val="004B34D2"/>
    <w:rsid w:val="004B3508"/>
    <w:rsid w:val="004B360E"/>
    <w:rsid w:val="004B36A8"/>
    <w:rsid w:val="004B3794"/>
    <w:rsid w:val="004B3A0A"/>
    <w:rsid w:val="004B3B7A"/>
    <w:rsid w:val="004B3BF4"/>
    <w:rsid w:val="004B3C89"/>
    <w:rsid w:val="004B3DCE"/>
    <w:rsid w:val="004B3EDB"/>
    <w:rsid w:val="004B3EED"/>
    <w:rsid w:val="004B3FA5"/>
    <w:rsid w:val="004B412C"/>
    <w:rsid w:val="004B4247"/>
    <w:rsid w:val="004B437C"/>
    <w:rsid w:val="004B4544"/>
    <w:rsid w:val="004B46D0"/>
    <w:rsid w:val="004B47E3"/>
    <w:rsid w:val="004B4A73"/>
    <w:rsid w:val="004B4AAC"/>
    <w:rsid w:val="004B4AE4"/>
    <w:rsid w:val="004B4B55"/>
    <w:rsid w:val="004B4DC5"/>
    <w:rsid w:val="004B5160"/>
    <w:rsid w:val="004B51B0"/>
    <w:rsid w:val="004B5350"/>
    <w:rsid w:val="004B5533"/>
    <w:rsid w:val="004B56EC"/>
    <w:rsid w:val="004B56F5"/>
    <w:rsid w:val="004B5758"/>
    <w:rsid w:val="004B599F"/>
    <w:rsid w:val="004B5AE2"/>
    <w:rsid w:val="004B5B08"/>
    <w:rsid w:val="004B5B69"/>
    <w:rsid w:val="004B5D79"/>
    <w:rsid w:val="004B5E9A"/>
    <w:rsid w:val="004B5EA6"/>
    <w:rsid w:val="004B6104"/>
    <w:rsid w:val="004B63D6"/>
    <w:rsid w:val="004B63DC"/>
    <w:rsid w:val="004B6441"/>
    <w:rsid w:val="004B654B"/>
    <w:rsid w:val="004B66AA"/>
    <w:rsid w:val="004B66D8"/>
    <w:rsid w:val="004B67F2"/>
    <w:rsid w:val="004B6B79"/>
    <w:rsid w:val="004B6B96"/>
    <w:rsid w:val="004B6CE5"/>
    <w:rsid w:val="004B6D88"/>
    <w:rsid w:val="004B6E91"/>
    <w:rsid w:val="004B6EA9"/>
    <w:rsid w:val="004B6F5F"/>
    <w:rsid w:val="004B704A"/>
    <w:rsid w:val="004B70D2"/>
    <w:rsid w:val="004B723D"/>
    <w:rsid w:val="004B72CC"/>
    <w:rsid w:val="004B7462"/>
    <w:rsid w:val="004B75A4"/>
    <w:rsid w:val="004B778A"/>
    <w:rsid w:val="004B7903"/>
    <w:rsid w:val="004B7A3F"/>
    <w:rsid w:val="004B7A6C"/>
    <w:rsid w:val="004B7A90"/>
    <w:rsid w:val="004B7AC8"/>
    <w:rsid w:val="004B7AF3"/>
    <w:rsid w:val="004B7B04"/>
    <w:rsid w:val="004B7B06"/>
    <w:rsid w:val="004B7B83"/>
    <w:rsid w:val="004C0228"/>
    <w:rsid w:val="004C0477"/>
    <w:rsid w:val="004C062D"/>
    <w:rsid w:val="004C06C9"/>
    <w:rsid w:val="004C0705"/>
    <w:rsid w:val="004C0712"/>
    <w:rsid w:val="004C088A"/>
    <w:rsid w:val="004C08E0"/>
    <w:rsid w:val="004C0976"/>
    <w:rsid w:val="004C09DF"/>
    <w:rsid w:val="004C0A12"/>
    <w:rsid w:val="004C0B4A"/>
    <w:rsid w:val="004C0B87"/>
    <w:rsid w:val="004C0F96"/>
    <w:rsid w:val="004C1115"/>
    <w:rsid w:val="004C1335"/>
    <w:rsid w:val="004C13BF"/>
    <w:rsid w:val="004C13CA"/>
    <w:rsid w:val="004C15F3"/>
    <w:rsid w:val="004C19C2"/>
    <w:rsid w:val="004C1A32"/>
    <w:rsid w:val="004C1F7D"/>
    <w:rsid w:val="004C1F8A"/>
    <w:rsid w:val="004C202D"/>
    <w:rsid w:val="004C2091"/>
    <w:rsid w:val="004C20C9"/>
    <w:rsid w:val="004C2281"/>
    <w:rsid w:val="004C23B1"/>
    <w:rsid w:val="004C23FB"/>
    <w:rsid w:val="004C2589"/>
    <w:rsid w:val="004C267B"/>
    <w:rsid w:val="004C285D"/>
    <w:rsid w:val="004C2980"/>
    <w:rsid w:val="004C2A78"/>
    <w:rsid w:val="004C2A94"/>
    <w:rsid w:val="004C2C64"/>
    <w:rsid w:val="004C2CA9"/>
    <w:rsid w:val="004C2D6B"/>
    <w:rsid w:val="004C2DA9"/>
    <w:rsid w:val="004C2DD9"/>
    <w:rsid w:val="004C2F07"/>
    <w:rsid w:val="004C3765"/>
    <w:rsid w:val="004C3972"/>
    <w:rsid w:val="004C39A8"/>
    <w:rsid w:val="004C3A55"/>
    <w:rsid w:val="004C3B64"/>
    <w:rsid w:val="004C3B69"/>
    <w:rsid w:val="004C3BA7"/>
    <w:rsid w:val="004C3C48"/>
    <w:rsid w:val="004C3EDE"/>
    <w:rsid w:val="004C40AA"/>
    <w:rsid w:val="004C40AF"/>
    <w:rsid w:val="004C40EF"/>
    <w:rsid w:val="004C43DD"/>
    <w:rsid w:val="004C45BC"/>
    <w:rsid w:val="004C4693"/>
    <w:rsid w:val="004C49C8"/>
    <w:rsid w:val="004C5E18"/>
    <w:rsid w:val="004C5F38"/>
    <w:rsid w:val="004C6204"/>
    <w:rsid w:val="004C62AF"/>
    <w:rsid w:val="004C62B7"/>
    <w:rsid w:val="004C6451"/>
    <w:rsid w:val="004C6496"/>
    <w:rsid w:val="004C64F4"/>
    <w:rsid w:val="004C670F"/>
    <w:rsid w:val="004C688D"/>
    <w:rsid w:val="004C68EA"/>
    <w:rsid w:val="004C6949"/>
    <w:rsid w:val="004C6ABB"/>
    <w:rsid w:val="004C6ACC"/>
    <w:rsid w:val="004C6CC8"/>
    <w:rsid w:val="004C6F84"/>
    <w:rsid w:val="004C71F5"/>
    <w:rsid w:val="004C72D5"/>
    <w:rsid w:val="004C730B"/>
    <w:rsid w:val="004C740D"/>
    <w:rsid w:val="004C7801"/>
    <w:rsid w:val="004C7862"/>
    <w:rsid w:val="004C7A36"/>
    <w:rsid w:val="004C7B9A"/>
    <w:rsid w:val="004C7BCF"/>
    <w:rsid w:val="004C7C7C"/>
    <w:rsid w:val="004C7D96"/>
    <w:rsid w:val="004C7E60"/>
    <w:rsid w:val="004C7F10"/>
    <w:rsid w:val="004C7F76"/>
    <w:rsid w:val="004C7FAB"/>
    <w:rsid w:val="004D0293"/>
    <w:rsid w:val="004D03AF"/>
    <w:rsid w:val="004D03C2"/>
    <w:rsid w:val="004D0755"/>
    <w:rsid w:val="004D0758"/>
    <w:rsid w:val="004D0881"/>
    <w:rsid w:val="004D0B79"/>
    <w:rsid w:val="004D0BF4"/>
    <w:rsid w:val="004D0D20"/>
    <w:rsid w:val="004D0E5E"/>
    <w:rsid w:val="004D110B"/>
    <w:rsid w:val="004D1515"/>
    <w:rsid w:val="004D19AF"/>
    <w:rsid w:val="004D1A05"/>
    <w:rsid w:val="004D1AF6"/>
    <w:rsid w:val="004D1C5D"/>
    <w:rsid w:val="004D1C6C"/>
    <w:rsid w:val="004D1C72"/>
    <w:rsid w:val="004D1CE6"/>
    <w:rsid w:val="004D2008"/>
    <w:rsid w:val="004D200A"/>
    <w:rsid w:val="004D21B3"/>
    <w:rsid w:val="004D225A"/>
    <w:rsid w:val="004D22ED"/>
    <w:rsid w:val="004D282C"/>
    <w:rsid w:val="004D28CF"/>
    <w:rsid w:val="004D2A1F"/>
    <w:rsid w:val="004D2E37"/>
    <w:rsid w:val="004D2E58"/>
    <w:rsid w:val="004D324C"/>
    <w:rsid w:val="004D335F"/>
    <w:rsid w:val="004D3410"/>
    <w:rsid w:val="004D3509"/>
    <w:rsid w:val="004D356F"/>
    <w:rsid w:val="004D3613"/>
    <w:rsid w:val="004D3754"/>
    <w:rsid w:val="004D37E5"/>
    <w:rsid w:val="004D3A1E"/>
    <w:rsid w:val="004D3AFB"/>
    <w:rsid w:val="004D3EA4"/>
    <w:rsid w:val="004D3EB1"/>
    <w:rsid w:val="004D4239"/>
    <w:rsid w:val="004D4258"/>
    <w:rsid w:val="004D43D9"/>
    <w:rsid w:val="004D4647"/>
    <w:rsid w:val="004D47B8"/>
    <w:rsid w:val="004D4A83"/>
    <w:rsid w:val="004D4AF9"/>
    <w:rsid w:val="004D4C58"/>
    <w:rsid w:val="004D4CD1"/>
    <w:rsid w:val="004D4D76"/>
    <w:rsid w:val="004D4DFB"/>
    <w:rsid w:val="004D4F2A"/>
    <w:rsid w:val="004D501F"/>
    <w:rsid w:val="004D505C"/>
    <w:rsid w:val="004D50B1"/>
    <w:rsid w:val="004D5299"/>
    <w:rsid w:val="004D54BD"/>
    <w:rsid w:val="004D567D"/>
    <w:rsid w:val="004D5690"/>
    <w:rsid w:val="004D591C"/>
    <w:rsid w:val="004D5CED"/>
    <w:rsid w:val="004D5F56"/>
    <w:rsid w:val="004D6088"/>
    <w:rsid w:val="004D658D"/>
    <w:rsid w:val="004D6840"/>
    <w:rsid w:val="004D6CC0"/>
    <w:rsid w:val="004D6DC7"/>
    <w:rsid w:val="004D6E04"/>
    <w:rsid w:val="004D6E99"/>
    <w:rsid w:val="004D6F5D"/>
    <w:rsid w:val="004D716C"/>
    <w:rsid w:val="004D71EE"/>
    <w:rsid w:val="004D7259"/>
    <w:rsid w:val="004D733E"/>
    <w:rsid w:val="004D7358"/>
    <w:rsid w:val="004D73BD"/>
    <w:rsid w:val="004D73DF"/>
    <w:rsid w:val="004D74F5"/>
    <w:rsid w:val="004D77C0"/>
    <w:rsid w:val="004D78A6"/>
    <w:rsid w:val="004D7A54"/>
    <w:rsid w:val="004D7A79"/>
    <w:rsid w:val="004D7CCA"/>
    <w:rsid w:val="004D7EBC"/>
    <w:rsid w:val="004D7F05"/>
    <w:rsid w:val="004D7F67"/>
    <w:rsid w:val="004E0160"/>
    <w:rsid w:val="004E023B"/>
    <w:rsid w:val="004E026E"/>
    <w:rsid w:val="004E07A6"/>
    <w:rsid w:val="004E084D"/>
    <w:rsid w:val="004E08AE"/>
    <w:rsid w:val="004E0955"/>
    <w:rsid w:val="004E0EA8"/>
    <w:rsid w:val="004E0EC9"/>
    <w:rsid w:val="004E0FEE"/>
    <w:rsid w:val="004E11C7"/>
    <w:rsid w:val="004E1216"/>
    <w:rsid w:val="004E1561"/>
    <w:rsid w:val="004E16D2"/>
    <w:rsid w:val="004E1AC9"/>
    <w:rsid w:val="004E1B45"/>
    <w:rsid w:val="004E1C7B"/>
    <w:rsid w:val="004E1D7A"/>
    <w:rsid w:val="004E1ECC"/>
    <w:rsid w:val="004E1EEF"/>
    <w:rsid w:val="004E1F9D"/>
    <w:rsid w:val="004E2012"/>
    <w:rsid w:val="004E2278"/>
    <w:rsid w:val="004E25B6"/>
    <w:rsid w:val="004E2602"/>
    <w:rsid w:val="004E2704"/>
    <w:rsid w:val="004E2D81"/>
    <w:rsid w:val="004E3027"/>
    <w:rsid w:val="004E316C"/>
    <w:rsid w:val="004E3206"/>
    <w:rsid w:val="004E320E"/>
    <w:rsid w:val="004E3224"/>
    <w:rsid w:val="004E34F2"/>
    <w:rsid w:val="004E37CF"/>
    <w:rsid w:val="004E3BE3"/>
    <w:rsid w:val="004E41B8"/>
    <w:rsid w:val="004E4336"/>
    <w:rsid w:val="004E43BF"/>
    <w:rsid w:val="004E4679"/>
    <w:rsid w:val="004E4AD2"/>
    <w:rsid w:val="004E4C65"/>
    <w:rsid w:val="004E4ED3"/>
    <w:rsid w:val="004E5079"/>
    <w:rsid w:val="004E5219"/>
    <w:rsid w:val="004E527D"/>
    <w:rsid w:val="004E52A9"/>
    <w:rsid w:val="004E540B"/>
    <w:rsid w:val="004E5651"/>
    <w:rsid w:val="004E56CD"/>
    <w:rsid w:val="004E57AB"/>
    <w:rsid w:val="004E598B"/>
    <w:rsid w:val="004E5AE9"/>
    <w:rsid w:val="004E5BF7"/>
    <w:rsid w:val="004E5F0E"/>
    <w:rsid w:val="004E6019"/>
    <w:rsid w:val="004E6023"/>
    <w:rsid w:val="004E6276"/>
    <w:rsid w:val="004E62B9"/>
    <w:rsid w:val="004E62D9"/>
    <w:rsid w:val="004E633C"/>
    <w:rsid w:val="004E66B8"/>
    <w:rsid w:val="004E670B"/>
    <w:rsid w:val="004E685F"/>
    <w:rsid w:val="004E686C"/>
    <w:rsid w:val="004E6B25"/>
    <w:rsid w:val="004E6C37"/>
    <w:rsid w:val="004E6D50"/>
    <w:rsid w:val="004E6DF8"/>
    <w:rsid w:val="004E6E0A"/>
    <w:rsid w:val="004E732A"/>
    <w:rsid w:val="004E74A0"/>
    <w:rsid w:val="004E74E7"/>
    <w:rsid w:val="004E76C5"/>
    <w:rsid w:val="004E770B"/>
    <w:rsid w:val="004E776C"/>
    <w:rsid w:val="004E7CB7"/>
    <w:rsid w:val="004E7CD1"/>
    <w:rsid w:val="004E7D02"/>
    <w:rsid w:val="004E7D11"/>
    <w:rsid w:val="004E7FF2"/>
    <w:rsid w:val="004F0130"/>
    <w:rsid w:val="004F049D"/>
    <w:rsid w:val="004F061C"/>
    <w:rsid w:val="004F0750"/>
    <w:rsid w:val="004F07C5"/>
    <w:rsid w:val="004F0A1B"/>
    <w:rsid w:val="004F0CDF"/>
    <w:rsid w:val="004F0DE6"/>
    <w:rsid w:val="004F0F44"/>
    <w:rsid w:val="004F0FC6"/>
    <w:rsid w:val="004F1313"/>
    <w:rsid w:val="004F1594"/>
    <w:rsid w:val="004F18BC"/>
    <w:rsid w:val="004F1936"/>
    <w:rsid w:val="004F1997"/>
    <w:rsid w:val="004F1C6F"/>
    <w:rsid w:val="004F1F21"/>
    <w:rsid w:val="004F1F58"/>
    <w:rsid w:val="004F2220"/>
    <w:rsid w:val="004F23DA"/>
    <w:rsid w:val="004F2526"/>
    <w:rsid w:val="004F2561"/>
    <w:rsid w:val="004F2592"/>
    <w:rsid w:val="004F2663"/>
    <w:rsid w:val="004F26BE"/>
    <w:rsid w:val="004F2787"/>
    <w:rsid w:val="004F2845"/>
    <w:rsid w:val="004F285A"/>
    <w:rsid w:val="004F29AD"/>
    <w:rsid w:val="004F2A0A"/>
    <w:rsid w:val="004F2ADC"/>
    <w:rsid w:val="004F2B6A"/>
    <w:rsid w:val="004F2D80"/>
    <w:rsid w:val="004F31DD"/>
    <w:rsid w:val="004F31EE"/>
    <w:rsid w:val="004F33C9"/>
    <w:rsid w:val="004F34CE"/>
    <w:rsid w:val="004F3571"/>
    <w:rsid w:val="004F36B6"/>
    <w:rsid w:val="004F372E"/>
    <w:rsid w:val="004F3836"/>
    <w:rsid w:val="004F390B"/>
    <w:rsid w:val="004F3A20"/>
    <w:rsid w:val="004F3A52"/>
    <w:rsid w:val="004F3AEA"/>
    <w:rsid w:val="004F3CDE"/>
    <w:rsid w:val="004F3E99"/>
    <w:rsid w:val="004F3EAF"/>
    <w:rsid w:val="004F4060"/>
    <w:rsid w:val="004F42C7"/>
    <w:rsid w:val="004F44E0"/>
    <w:rsid w:val="004F459B"/>
    <w:rsid w:val="004F461C"/>
    <w:rsid w:val="004F4738"/>
    <w:rsid w:val="004F4D19"/>
    <w:rsid w:val="004F4DB5"/>
    <w:rsid w:val="004F4E3B"/>
    <w:rsid w:val="004F4E6E"/>
    <w:rsid w:val="004F502C"/>
    <w:rsid w:val="004F5118"/>
    <w:rsid w:val="004F5184"/>
    <w:rsid w:val="004F549B"/>
    <w:rsid w:val="004F5559"/>
    <w:rsid w:val="004F577E"/>
    <w:rsid w:val="004F57F5"/>
    <w:rsid w:val="004F5824"/>
    <w:rsid w:val="004F58EC"/>
    <w:rsid w:val="004F5A61"/>
    <w:rsid w:val="004F5B67"/>
    <w:rsid w:val="004F5D13"/>
    <w:rsid w:val="004F5DEF"/>
    <w:rsid w:val="004F61AA"/>
    <w:rsid w:val="004F61EF"/>
    <w:rsid w:val="004F62C1"/>
    <w:rsid w:val="004F6384"/>
    <w:rsid w:val="004F6472"/>
    <w:rsid w:val="004F6524"/>
    <w:rsid w:val="004F655D"/>
    <w:rsid w:val="004F66EA"/>
    <w:rsid w:val="004F6773"/>
    <w:rsid w:val="004F6801"/>
    <w:rsid w:val="004F6836"/>
    <w:rsid w:val="004F6ACC"/>
    <w:rsid w:val="004F6BB9"/>
    <w:rsid w:val="004F6EA2"/>
    <w:rsid w:val="004F6F11"/>
    <w:rsid w:val="004F6FED"/>
    <w:rsid w:val="004F71EA"/>
    <w:rsid w:val="004F734C"/>
    <w:rsid w:val="004F73CB"/>
    <w:rsid w:val="004F73F6"/>
    <w:rsid w:val="004F75B3"/>
    <w:rsid w:val="004F762D"/>
    <w:rsid w:val="004F77D5"/>
    <w:rsid w:val="004F77EF"/>
    <w:rsid w:val="004F78B9"/>
    <w:rsid w:val="004F7941"/>
    <w:rsid w:val="004F79CE"/>
    <w:rsid w:val="004F7A17"/>
    <w:rsid w:val="004F7B64"/>
    <w:rsid w:val="004F7B90"/>
    <w:rsid w:val="004F7D30"/>
    <w:rsid w:val="004F7DE7"/>
    <w:rsid w:val="004F7E5D"/>
    <w:rsid w:val="0050006F"/>
    <w:rsid w:val="0050008E"/>
    <w:rsid w:val="00500122"/>
    <w:rsid w:val="0050014D"/>
    <w:rsid w:val="00500345"/>
    <w:rsid w:val="0050041E"/>
    <w:rsid w:val="00500575"/>
    <w:rsid w:val="00500A75"/>
    <w:rsid w:val="00500CBF"/>
    <w:rsid w:val="00500D9F"/>
    <w:rsid w:val="0050114C"/>
    <w:rsid w:val="0050119D"/>
    <w:rsid w:val="0050138A"/>
    <w:rsid w:val="00501876"/>
    <w:rsid w:val="005018A8"/>
    <w:rsid w:val="0050192A"/>
    <w:rsid w:val="00501985"/>
    <w:rsid w:val="00501B30"/>
    <w:rsid w:val="00501B4F"/>
    <w:rsid w:val="00501B69"/>
    <w:rsid w:val="00501D7F"/>
    <w:rsid w:val="0050201F"/>
    <w:rsid w:val="005020E5"/>
    <w:rsid w:val="0050223A"/>
    <w:rsid w:val="005023DB"/>
    <w:rsid w:val="00502432"/>
    <w:rsid w:val="0050246B"/>
    <w:rsid w:val="005025A1"/>
    <w:rsid w:val="005026F9"/>
    <w:rsid w:val="00502707"/>
    <w:rsid w:val="005027C2"/>
    <w:rsid w:val="005027CC"/>
    <w:rsid w:val="0050290C"/>
    <w:rsid w:val="005029BC"/>
    <w:rsid w:val="00502BFF"/>
    <w:rsid w:val="00502D95"/>
    <w:rsid w:val="00502FA7"/>
    <w:rsid w:val="00503291"/>
    <w:rsid w:val="005032F4"/>
    <w:rsid w:val="00503443"/>
    <w:rsid w:val="005036F6"/>
    <w:rsid w:val="00503743"/>
    <w:rsid w:val="00503C76"/>
    <w:rsid w:val="00503CEF"/>
    <w:rsid w:val="00503E63"/>
    <w:rsid w:val="00503F8E"/>
    <w:rsid w:val="00504063"/>
    <w:rsid w:val="005041AF"/>
    <w:rsid w:val="00504204"/>
    <w:rsid w:val="00504300"/>
    <w:rsid w:val="00504321"/>
    <w:rsid w:val="00504366"/>
    <w:rsid w:val="00504506"/>
    <w:rsid w:val="00504873"/>
    <w:rsid w:val="005048A3"/>
    <w:rsid w:val="00504984"/>
    <w:rsid w:val="00504989"/>
    <w:rsid w:val="005049FC"/>
    <w:rsid w:val="00504B66"/>
    <w:rsid w:val="00504CA2"/>
    <w:rsid w:val="00504D27"/>
    <w:rsid w:val="00504DB6"/>
    <w:rsid w:val="00504DEF"/>
    <w:rsid w:val="00504EBB"/>
    <w:rsid w:val="00504FA6"/>
    <w:rsid w:val="00505114"/>
    <w:rsid w:val="005051F6"/>
    <w:rsid w:val="0050532F"/>
    <w:rsid w:val="005057A3"/>
    <w:rsid w:val="00505820"/>
    <w:rsid w:val="00505844"/>
    <w:rsid w:val="00505B1F"/>
    <w:rsid w:val="00505C1A"/>
    <w:rsid w:val="00505C36"/>
    <w:rsid w:val="00505FC5"/>
    <w:rsid w:val="0050615D"/>
    <w:rsid w:val="00506467"/>
    <w:rsid w:val="005064C8"/>
    <w:rsid w:val="00506670"/>
    <w:rsid w:val="005066E7"/>
    <w:rsid w:val="005067DC"/>
    <w:rsid w:val="0050686F"/>
    <w:rsid w:val="005068BE"/>
    <w:rsid w:val="00506929"/>
    <w:rsid w:val="00506B8F"/>
    <w:rsid w:val="00506C1A"/>
    <w:rsid w:val="00506C8F"/>
    <w:rsid w:val="00507005"/>
    <w:rsid w:val="00507206"/>
    <w:rsid w:val="0050736A"/>
    <w:rsid w:val="005076DB"/>
    <w:rsid w:val="005078E7"/>
    <w:rsid w:val="005078EB"/>
    <w:rsid w:val="00507960"/>
    <w:rsid w:val="00507CB5"/>
    <w:rsid w:val="00507E22"/>
    <w:rsid w:val="00507F32"/>
    <w:rsid w:val="00507FDC"/>
    <w:rsid w:val="0051036A"/>
    <w:rsid w:val="005103FC"/>
    <w:rsid w:val="00510683"/>
    <w:rsid w:val="005106A5"/>
    <w:rsid w:val="005107A9"/>
    <w:rsid w:val="00510834"/>
    <w:rsid w:val="005108DA"/>
    <w:rsid w:val="00511199"/>
    <w:rsid w:val="0051121F"/>
    <w:rsid w:val="00511644"/>
    <w:rsid w:val="00511645"/>
    <w:rsid w:val="00511743"/>
    <w:rsid w:val="0051185B"/>
    <w:rsid w:val="005118BB"/>
    <w:rsid w:val="00511C05"/>
    <w:rsid w:val="00511CBA"/>
    <w:rsid w:val="00511EAC"/>
    <w:rsid w:val="0051203F"/>
    <w:rsid w:val="0051205F"/>
    <w:rsid w:val="0051222C"/>
    <w:rsid w:val="005122CF"/>
    <w:rsid w:val="00512361"/>
    <w:rsid w:val="005123E7"/>
    <w:rsid w:val="0051242F"/>
    <w:rsid w:val="0051264C"/>
    <w:rsid w:val="00512696"/>
    <w:rsid w:val="005126C7"/>
    <w:rsid w:val="005127B6"/>
    <w:rsid w:val="0051292F"/>
    <w:rsid w:val="00512A35"/>
    <w:rsid w:val="00512B52"/>
    <w:rsid w:val="00512BC1"/>
    <w:rsid w:val="00512C30"/>
    <w:rsid w:val="00512C84"/>
    <w:rsid w:val="00512CE8"/>
    <w:rsid w:val="00512D9E"/>
    <w:rsid w:val="00512E28"/>
    <w:rsid w:val="00512F09"/>
    <w:rsid w:val="00513211"/>
    <w:rsid w:val="00513A6E"/>
    <w:rsid w:val="00513B3C"/>
    <w:rsid w:val="00513B77"/>
    <w:rsid w:val="00513C91"/>
    <w:rsid w:val="00513CD4"/>
    <w:rsid w:val="00513E40"/>
    <w:rsid w:val="00513E42"/>
    <w:rsid w:val="00513ED1"/>
    <w:rsid w:val="00513EF6"/>
    <w:rsid w:val="005143EA"/>
    <w:rsid w:val="0051442C"/>
    <w:rsid w:val="0051452F"/>
    <w:rsid w:val="005145DF"/>
    <w:rsid w:val="00514669"/>
    <w:rsid w:val="00514741"/>
    <w:rsid w:val="0051481C"/>
    <w:rsid w:val="0051493A"/>
    <w:rsid w:val="005149E5"/>
    <w:rsid w:val="00514B4B"/>
    <w:rsid w:val="00514B94"/>
    <w:rsid w:val="00514C69"/>
    <w:rsid w:val="00514D57"/>
    <w:rsid w:val="00514EEB"/>
    <w:rsid w:val="0051501A"/>
    <w:rsid w:val="005152B0"/>
    <w:rsid w:val="005152B4"/>
    <w:rsid w:val="00515474"/>
    <w:rsid w:val="00515774"/>
    <w:rsid w:val="005157E0"/>
    <w:rsid w:val="005159A3"/>
    <w:rsid w:val="00515AFB"/>
    <w:rsid w:val="00515DA3"/>
    <w:rsid w:val="00515DBA"/>
    <w:rsid w:val="00515EFD"/>
    <w:rsid w:val="005160FA"/>
    <w:rsid w:val="005161C8"/>
    <w:rsid w:val="0051645E"/>
    <w:rsid w:val="005168E6"/>
    <w:rsid w:val="0051692F"/>
    <w:rsid w:val="00516BFD"/>
    <w:rsid w:val="00516C60"/>
    <w:rsid w:val="00516C9E"/>
    <w:rsid w:val="00516CDF"/>
    <w:rsid w:val="00516ECB"/>
    <w:rsid w:val="00516EEB"/>
    <w:rsid w:val="0051705C"/>
    <w:rsid w:val="0051738D"/>
    <w:rsid w:val="0051747D"/>
    <w:rsid w:val="00517510"/>
    <w:rsid w:val="00517699"/>
    <w:rsid w:val="00517767"/>
    <w:rsid w:val="00517842"/>
    <w:rsid w:val="005178D0"/>
    <w:rsid w:val="00517983"/>
    <w:rsid w:val="00517A1C"/>
    <w:rsid w:val="00517C64"/>
    <w:rsid w:val="00517CD5"/>
    <w:rsid w:val="00517D1D"/>
    <w:rsid w:val="00517DD8"/>
    <w:rsid w:val="00517F95"/>
    <w:rsid w:val="00520087"/>
    <w:rsid w:val="0052009A"/>
    <w:rsid w:val="00520158"/>
    <w:rsid w:val="0052017D"/>
    <w:rsid w:val="00520199"/>
    <w:rsid w:val="005201D9"/>
    <w:rsid w:val="00520312"/>
    <w:rsid w:val="00520372"/>
    <w:rsid w:val="00520387"/>
    <w:rsid w:val="005204CF"/>
    <w:rsid w:val="00520531"/>
    <w:rsid w:val="00520606"/>
    <w:rsid w:val="00520933"/>
    <w:rsid w:val="00520AA0"/>
    <w:rsid w:val="00520B95"/>
    <w:rsid w:val="00520BB1"/>
    <w:rsid w:val="00520C79"/>
    <w:rsid w:val="00520F0B"/>
    <w:rsid w:val="00520FC9"/>
    <w:rsid w:val="00521328"/>
    <w:rsid w:val="00521759"/>
    <w:rsid w:val="00521801"/>
    <w:rsid w:val="00521A74"/>
    <w:rsid w:val="00521ABA"/>
    <w:rsid w:val="00521B93"/>
    <w:rsid w:val="00521CF9"/>
    <w:rsid w:val="00521E4B"/>
    <w:rsid w:val="00521F36"/>
    <w:rsid w:val="00522049"/>
    <w:rsid w:val="00522176"/>
    <w:rsid w:val="005222AE"/>
    <w:rsid w:val="0052253B"/>
    <w:rsid w:val="005226DD"/>
    <w:rsid w:val="0052279C"/>
    <w:rsid w:val="00522891"/>
    <w:rsid w:val="005228A0"/>
    <w:rsid w:val="0052296D"/>
    <w:rsid w:val="005229F9"/>
    <w:rsid w:val="00522BAE"/>
    <w:rsid w:val="00522D08"/>
    <w:rsid w:val="00522DD9"/>
    <w:rsid w:val="00523007"/>
    <w:rsid w:val="00523050"/>
    <w:rsid w:val="005233EE"/>
    <w:rsid w:val="0052367D"/>
    <w:rsid w:val="005236EF"/>
    <w:rsid w:val="005239E6"/>
    <w:rsid w:val="00523A62"/>
    <w:rsid w:val="00523A68"/>
    <w:rsid w:val="00523BDA"/>
    <w:rsid w:val="00523BEA"/>
    <w:rsid w:val="00523BF1"/>
    <w:rsid w:val="00523D2B"/>
    <w:rsid w:val="00523D80"/>
    <w:rsid w:val="00523E92"/>
    <w:rsid w:val="005240F2"/>
    <w:rsid w:val="0052411D"/>
    <w:rsid w:val="00524157"/>
    <w:rsid w:val="00524322"/>
    <w:rsid w:val="005246AC"/>
    <w:rsid w:val="005248BA"/>
    <w:rsid w:val="00524905"/>
    <w:rsid w:val="00524A29"/>
    <w:rsid w:val="00524A97"/>
    <w:rsid w:val="00524D95"/>
    <w:rsid w:val="00524F2F"/>
    <w:rsid w:val="005250E8"/>
    <w:rsid w:val="005250EA"/>
    <w:rsid w:val="005252C0"/>
    <w:rsid w:val="005253B1"/>
    <w:rsid w:val="00525484"/>
    <w:rsid w:val="00525572"/>
    <w:rsid w:val="005255E3"/>
    <w:rsid w:val="00525786"/>
    <w:rsid w:val="005257E2"/>
    <w:rsid w:val="00525819"/>
    <w:rsid w:val="0052582C"/>
    <w:rsid w:val="00525E3E"/>
    <w:rsid w:val="0052676A"/>
    <w:rsid w:val="00526896"/>
    <w:rsid w:val="00526BEB"/>
    <w:rsid w:val="00527079"/>
    <w:rsid w:val="0052718F"/>
    <w:rsid w:val="0052734A"/>
    <w:rsid w:val="00527649"/>
    <w:rsid w:val="00527791"/>
    <w:rsid w:val="005277FD"/>
    <w:rsid w:val="0052780A"/>
    <w:rsid w:val="00527848"/>
    <w:rsid w:val="00527B7C"/>
    <w:rsid w:val="00527C69"/>
    <w:rsid w:val="00527CFB"/>
    <w:rsid w:val="00530050"/>
    <w:rsid w:val="005301B9"/>
    <w:rsid w:val="005304A9"/>
    <w:rsid w:val="00530756"/>
    <w:rsid w:val="00530787"/>
    <w:rsid w:val="005308ED"/>
    <w:rsid w:val="00530949"/>
    <w:rsid w:val="00530DA5"/>
    <w:rsid w:val="00530F95"/>
    <w:rsid w:val="0053113B"/>
    <w:rsid w:val="00531228"/>
    <w:rsid w:val="005312BC"/>
    <w:rsid w:val="00531312"/>
    <w:rsid w:val="00531369"/>
    <w:rsid w:val="00531456"/>
    <w:rsid w:val="0053183A"/>
    <w:rsid w:val="00531856"/>
    <w:rsid w:val="00531A11"/>
    <w:rsid w:val="00531AAB"/>
    <w:rsid w:val="00531C86"/>
    <w:rsid w:val="00531DC3"/>
    <w:rsid w:val="00531FF1"/>
    <w:rsid w:val="005320FC"/>
    <w:rsid w:val="00532137"/>
    <w:rsid w:val="005321EF"/>
    <w:rsid w:val="0053229E"/>
    <w:rsid w:val="005322E3"/>
    <w:rsid w:val="005324B2"/>
    <w:rsid w:val="005324D5"/>
    <w:rsid w:val="00532521"/>
    <w:rsid w:val="00532770"/>
    <w:rsid w:val="005328BB"/>
    <w:rsid w:val="005328E3"/>
    <w:rsid w:val="005329E2"/>
    <w:rsid w:val="00532E52"/>
    <w:rsid w:val="00532E86"/>
    <w:rsid w:val="005332A2"/>
    <w:rsid w:val="005332E3"/>
    <w:rsid w:val="005334B2"/>
    <w:rsid w:val="005334BF"/>
    <w:rsid w:val="005335A7"/>
    <w:rsid w:val="00533A30"/>
    <w:rsid w:val="00533A32"/>
    <w:rsid w:val="00533AB7"/>
    <w:rsid w:val="00533D89"/>
    <w:rsid w:val="00533EC7"/>
    <w:rsid w:val="00534069"/>
    <w:rsid w:val="00534077"/>
    <w:rsid w:val="00534223"/>
    <w:rsid w:val="00534797"/>
    <w:rsid w:val="00534952"/>
    <w:rsid w:val="00534A0B"/>
    <w:rsid w:val="00534BAD"/>
    <w:rsid w:val="00534F90"/>
    <w:rsid w:val="0053501A"/>
    <w:rsid w:val="00535103"/>
    <w:rsid w:val="00535285"/>
    <w:rsid w:val="00535749"/>
    <w:rsid w:val="00535862"/>
    <w:rsid w:val="00535A7B"/>
    <w:rsid w:val="00535CC4"/>
    <w:rsid w:val="00535DCE"/>
    <w:rsid w:val="00535FC4"/>
    <w:rsid w:val="005362B9"/>
    <w:rsid w:val="005363B7"/>
    <w:rsid w:val="00536476"/>
    <w:rsid w:val="005366D7"/>
    <w:rsid w:val="005369B7"/>
    <w:rsid w:val="005369BB"/>
    <w:rsid w:val="00536A05"/>
    <w:rsid w:val="00536B1D"/>
    <w:rsid w:val="00536B3E"/>
    <w:rsid w:val="00536C05"/>
    <w:rsid w:val="00536C6C"/>
    <w:rsid w:val="00536DDF"/>
    <w:rsid w:val="00536F4F"/>
    <w:rsid w:val="00537388"/>
    <w:rsid w:val="00537414"/>
    <w:rsid w:val="005374EB"/>
    <w:rsid w:val="00537521"/>
    <w:rsid w:val="005377BD"/>
    <w:rsid w:val="00537809"/>
    <w:rsid w:val="00537A0A"/>
    <w:rsid w:val="00537AE5"/>
    <w:rsid w:val="00537CD9"/>
    <w:rsid w:val="00537D6E"/>
    <w:rsid w:val="00537DCA"/>
    <w:rsid w:val="00537EDE"/>
    <w:rsid w:val="00537FDE"/>
    <w:rsid w:val="00540074"/>
    <w:rsid w:val="005401F1"/>
    <w:rsid w:val="005403BA"/>
    <w:rsid w:val="0054045D"/>
    <w:rsid w:val="0054045F"/>
    <w:rsid w:val="005405C1"/>
    <w:rsid w:val="005406B9"/>
    <w:rsid w:val="00540823"/>
    <w:rsid w:val="00540A77"/>
    <w:rsid w:val="00540C13"/>
    <w:rsid w:val="00540DAA"/>
    <w:rsid w:val="00540EF0"/>
    <w:rsid w:val="00540FD4"/>
    <w:rsid w:val="0054119A"/>
    <w:rsid w:val="005414E0"/>
    <w:rsid w:val="00541629"/>
    <w:rsid w:val="005417E2"/>
    <w:rsid w:val="00541818"/>
    <w:rsid w:val="005419D7"/>
    <w:rsid w:val="00541B8B"/>
    <w:rsid w:val="00541F36"/>
    <w:rsid w:val="0054202D"/>
    <w:rsid w:val="00542053"/>
    <w:rsid w:val="005420F3"/>
    <w:rsid w:val="005421B2"/>
    <w:rsid w:val="005422E2"/>
    <w:rsid w:val="005423CA"/>
    <w:rsid w:val="005423EA"/>
    <w:rsid w:val="0054252C"/>
    <w:rsid w:val="00542601"/>
    <w:rsid w:val="005427AB"/>
    <w:rsid w:val="00542804"/>
    <w:rsid w:val="00542826"/>
    <w:rsid w:val="005428ED"/>
    <w:rsid w:val="00542904"/>
    <w:rsid w:val="00542942"/>
    <w:rsid w:val="00542982"/>
    <w:rsid w:val="00542A4F"/>
    <w:rsid w:val="00542BF5"/>
    <w:rsid w:val="00542D08"/>
    <w:rsid w:val="00542D44"/>
    <w:rsid w:val="00542F93"/>
    <w:rsid w:val="0054314D"/>
    <w:rsid w:val="005432CC"/>
    <w:rsid w:val="00543319"/>
    <w:rsid w:val="0054333A"/>
    <w:rsid w:val="00543389"/>
    <w:rsid w:val="0054371F"/>
    <w:rsid w:val="00543951"/>
    <w:rsid w:val="00543A59"/>
    <w:rsid w:val="00543A69"/>
    <w:rsid w:val="00543CFF"/>
    <w:rsid w:val="00543EBB"/>
    <w:rsid w:val="00543EC6"/>
    <w:rsid w:val="005442A6"/>
    <w:rsid w:val="00544430"/>
    <w:rsid w:val="005444E8"/>
    <w:rsid w:val="00544671"/>
    <w:rsid w:val="00544684"/>
    <w:rsid w:val="00544747"/>
    <w:rsid w:val="0054480F"/>
    <w:rsid w:val="00544885"/>
    <w:rsid w:val="00544893"/>
    <w:rsid w:val="005449B9"/>
    <w:rsid w:val="00544B4A"/>
    <w:rsid w:val="00544F6D"/>
    <w:rsid w:val="00544F8B"/>
    <w:rsid w:val="0054513E"/>
    <w:rsid w:val="00545241"/>
    <w:rsid w:val="005452EA"/>
    <w:rsid w:val="00545A2C"/>
    <w:rsid w:val="00545A7D"/>
    <w:rsid w:val="00545D34"/>
    <w:rsid w:val="00545E61"/>
    <w:rsid w:val="00545F7C"/>
    <w:rsid w:val="00545FD8"/>
    <w:rsid w:val="0054601C"/>
    <w:rsid w:val="005460B0"/>
    <w:rsid w:val="0054610A"/>
    <w:rsid w:val="00546284"/>
    <w:rsid w:val="005464B7"/>
    <w:rsid w:val="005465A0"/>
    <w:rsid w:val="005465E4"/>
    <w:rsid w:val="005467B5"/>
    <w:rsid w:val="005467DF"/>
    <w:rsid w:val="00546805"/>
    <w:rsid w:val="005468AD"/>
    <w:rsid w:val="005469AD"/>
    <w:rsid w:val="00546B78"/>
    <w:rsid w:val="00546C32"/>
    <w:rsid w:val="00546C3A"/>
    <w:rsid w:val="00546DE9"/>
    <w:rsid w:val="00546E08"/>
    <w:rsid w:val="0054704B"/>
    <w:rsid w:val="0054749A"/>
    <w:rsid w:val="005474E3"/>
    <w:rsid w:val="00547603"/>
    <w:rsid w:val="00547730"/>
    <w:rsid w:val="005477BD"/>
    <w:rsid w:val="00547886"/>
    <w:rsid w:val="005479FB"/>
    <w:rsid w:val="00547A6D"/>
    <w:rsid w:val="00547CF2"/>
    <w:rsid w:val="00547E20"/>
    <w:rsid w:val="0055023A"/>
    <w:rsid w:val="00550330"/>
    <w:rsid w:val="00550418"/>
    <w:rsid w:val="00550472"/>
    <w:rsid w:val="00550580"/>
    <w:rsid w:val="0055072B"/>
    <w:rsid w:val="005507F5"/>
    <w:rsid w:val="00550835"/>
    <w:rsid w:val="00550891"/>
    <w:rsid w:val="0055094D"/>
    <w:rsid w:val="00550A00"/>
    <w:rsid w:val="00550A70"/>
    <w:rsid w:val="00550BED"/>
    <w:rsid w:val="00550C4C"/>
    <w:rsid w:val="00550D6E"/>
    <w:rsid w:val="00550E51"/>
    <w:rsid w:val="00550FE5"/>
    <w:rsid w:val="0055126F"/>
    <w:rsid w:val="005514DA"/>
    <w:rsid w:val="00551A87"/>
    <w:rsid w:val="00551F12"/>
    <w:rsid w:val="00551FDE"/>
    <w:rsid w:val="005520F4"/>
    <w:rsid w:val="00552336"/>
    <w:rsid w:val="0055271F"/>
    <w:rsid w:val="00552A67"/>
    <w:rsid w:val="00552CCD"/>
    <w:rsid w:val="00552DFB"/>
    <w:rsid w:val="00552EF1"/>
    <w:rsid w:val="00552FCB"/>
    <w:rsid w:val="00553092"/>
    <w:rsid w:val="005530AA"/>
    <w:rsid w:val="00553244"/>
    <w:rsid w:val="00553292"/>
    <w:rsid w:val="00553334"/>
    <w:rsid w:val="005533BC"/>
    <w:rsid w:val="005534C2"/>
    <w:rsid w:val="005535A9"/>
    <w:rsid w:val="00553733"/>
    <w:rsid w:val="0055390A"/>
    <w:rsid w:val="0055399E"/>
    <w:rsid w:val="00553AFB"/>
    <w:rsid w:val="00553BDA"/>
    <w:rsid w:val="00553EBC"/>
    <w:rsid w:val="0055407D"/>
    <w:rsid w:val="00554093"/>
    <w:rsid w:val="00554163"/>
    <w:rsid w:val="005541A1"/>
    <w:rsid w:val="005543D5"/>
    <w:rsid w:val="00554446"/>
    <w:rsid w:val="00554477"/>
    <w:rsid w:val="0055459C"/>
    <w:rsid w:val="005547DB"/>
    <w:rsid w:val="00554806"/>
    <w:rsid w:val="0055480A"/>
    <w:rsid w:val="00554839"/>
    <w:rsid w:val="00554891"/>
    <w:rsid w:val="005548B8"/>
    <w:rsid w:val="00554B94"/>
    <w:rsid w:val="00554C60"/>
    <w:rsid w:val="00554CD0"/>
    <w:rsid w:val="00554DD4"/>
    <w:rsid w:val="00554F34"/>
    <w:rsid w:val="00554F65"/>
    <w:rsid w:val="00555204"/>
    <w:rsid w:val="00555299"/>
    <w:rsid w:val="00555365"/>
    <w:rsid w:val="005554F4"/>
    <w:rsid w:val="0055569E"/>
    <w:rsid w:val="005558D5"/>
    <w:rsid w:val="00555988"/>
    <w:rsid w:val="00555B07"/>
    <w:rsid w:val="00555E3D"/>
    <w:rsid w:val="00555FA3"/>
    <w:rsid w:val="00555FEC"/>
    <w:rsid w:val="005560CF"/>
    <w:rsid w:val="0055610C"/>
    <w:rsid w:val="00556133"/>
    <w:rsid w:val="0055616F"/>
    <w:rsid w:val="005563E0"/>
    <w:rsid w:val="005564E4"/>
    <w:rsid w:val="0055652E"/>
    <w:rsid w:val="0055660A"/>
    <w:rsid w:val="00556621"/>
    <w:rsid w:val="005567FD"/>
    <w:rsid w:val="00556844"/>
    <w:rsid w:val="00556877"/>
    <w:rsid w:val="00556AB3"/>
    <w:rsid w:val="00556D28"/>
    <w:rsid w:val="00556D60"/>
    <w:rsid w:val="00557266"/>
    <w:rsid w:val="005573EA"/>
    <w:rsid w:val="00557472"/>
    <w:rsid w:val="0055755B"/>
    <w:rsid w:val="00557575"/>
    <w:rsid w:val="0055772E"/>
    <w:rsid w:val="005579BE"/>
    <w:rsid w:val="005579D2"/>
    <w:rsid w:val="005579D3"/>
    <w:rsid w:val="00557A88"/>
    <w:rsid w:val="0056004E"/>
    <w:rsid w:val="005602FD"/>
    <w:rsid w:val="0056034A"/>
    <w:rsid w:val="0056035C"/>
    <w:rsid w:val="005603D4"/>
    <w:rsid w:val="005605ED"/>
    <w:rsid w:val="005606E5"/>
    <w:rsid w:val="005609DA"/>
    <w:rsid w:val="00560A6D"/>
    <w:rsid w:val="00560CA6"/>
    <w:rsid w:val="00560DEB"/>
    <w:rsid w:val="00561156"/>
    <w:rsid w:val="00561222"/>
    <w:rsid w:val="00561732"/>
    <w:rsid w:val="0056186B"/>
    <w:rsid w:val="0056190B"/>
    <w:rsid w:val="0056192D"/>
    <w:rsid w:val="00561945"/>
    <w:rsid w:val="00561A48"/>
    <w:rsid w:val="00561A95"/>
    <w:rsid w:val="00561C43"/>
    <w:rsid w:val="00561E26"/>
    <w:rsid w:val="0056208F"/>
    <w:rsid w:val="0056218C"/>
    <w:rsid w:val="00562214"/>
    <w:rsid w:val="005625DB"/>
    <w:rsid w:val="00562770"/>
    <w:rsid w:val="005627E5"/>
    <w:rsid w:val="0056289D"/>
    <w:rsid w:val="005628C3"/>
    <w:rsid w:val="005628EF"/>
    <w:rsid w:val="00562B8C"/>
    <w:rsid w:val="00562C69"/>
    <w:rsid w:val="00562CD5"/>
    <w:rsid w:val="00562ED1"/>
    <w:rsid w:val="005632EF"/>
    <w:rsid w:val="0056334F"/>
    <w:rsid w:val="005633B0"/>
    <w:rsid w:val="00563A82"/>
    <w:rsid w:val="00563B6E"/>
    <w:rsid w:val="00563C19"/>
    <w:rsid w:val="00563C2B"/>
    <w:rsid w:val="00563CBB"/>
    <w:rsid w:val="00563D5E"/>
    <w:rsid w:val="00563DC1"/>
    <w:rsid w:val="00563E96"/>
    <w:rsid w:val="00564411"/>
    <w:rsid w:val="005646E1"/>
    <w:rsid w:val="005648DE"/>
    <w:rsid w:val="0056490C"/>
    <w:rsid w:val="00564975"/>
    <w:rsid w:val="005649ED"/>
    <w:rsid w:val="00564A14"/>
    <w:rsid w:val="00564A86"/>
    <w:rsid w:val="00564AFD"/>
    <w:rsid w:val="00564C1A"/>
    <w:rsid w:val="00564C3D"/>
    <w:rsid w:val="00565161"/>
    <w:rsid w:val="005653E8"/>
    <w:rsid w:val="0056547A"/>
    <w:rsid w:val="0056559E"/>
    <w:rsid w:val="0056576D"/>
    <w:rsid w:val="00565789"/>
    <w:rsid w:val="00565917"/>
    <w:rsid w:val="005659BE"/>
    <w:rsid w:val="00565A92"/>
    <w:rsid w:val="00565D14"/>
    <w:rsid w:val="0056617B"/>
    <w:rsid w:val="00566289"/>
    <w:rsid w:val="0056670C"/>
    <w:rsid w:val="0056682A"/>
    <w:rsid w:val="0056684A"/>
    <w:rsid w:val="0056686A"/>
    <w:rsid w:val="00566A4B"/>
    <w:rsid w:val="00566CD4"/>
    <w:rsid w:val="00566CFA"/>
    <w:rsid w:val="00566D75"/>
    <w:rsid w:val="00566DD3"/>
    <w:rsid w:val="00566E2E"/>
    <w:rsid w:val="00566F50"/>
    <w:rsid w:val="0056701D"/>
    <w:rsid w:val="0056720B"/>
    <w:rsid w:val="005672B2"/>
    <w:rsid w:val="00567597"/>
    <w:rsid w:val="0056784B"/>
    <w:rsid w:val="00567AAD"/>
    <w:rsid w:val="00567B78"/>
    <w:rsid w:val="00567BA8"/>
    <w:rsid w:val="00567EC8"/>
    <w:rsid w:val="00570126"/>
    <w:rsid w:val="0057017E"/>
    <w:rsid w:val="005702BF"/>
    <w:rsid w:val="00570332"/>
    <w:rsid w:val="005705BC"/>
    <w:rsid w:val="0057065F"/>
    <w:rsid w:val="005706D1"/>
    <w:rsid w:val="00570BF2"/>
    <w:rsid w:val="00570CB2"/>
    <w:rsid w:val="00570E4F"/>
    <w:rsid w:val="00570FDE"/>
    <w:rsid w:val="0057110F"/>
    <w:rsid w:val="005711D8"/>
    <w:rsid w:val="0057122D"/>
    <w:rsid w:val="005712EC"/>
    <w:rsid w:val="005712F6"/>
    <w:rsid w:val="0057149F"/>
    <w:rsid w:val="005719C8"/>
    <w:rsid w:val="00571A17"/>
    <w:rsid w:val="00571C6E"/>
    <w:rsid w:val="00571E03"/>
    <w:rsid w:val="00571E14"/>
    <w:rsid w:val="00571E8B"/>
    <w:rsid w:val="00571FC0"/>
    <w:rsid w:val="005721BA"/>
    <w:rsid w:val="005725B7"/>
    <w:rsid w:val="0057260A"/>
    <w:rsid w:val="005727F4"/>
    <w:rsid w:val="00572AAC"/>
    <w:rsid w:val="00572ABB"/>
    <w:rsid w:val="00572E07"/>
    <w:rsid w:val="00572EBD"/>
    <w:rsid w:val="00572EE3"/>
    <w:rsid w:val="00573073"/>
    <w:rsid w:val="005730F2"/>
    <w:rsid w:val="00573172"/>
    <w:rsid w:val="005732EC"/>
    <w:rsid w:val="005734C9"/>
    <w:rsid w:val="00573529"/>
    <w:rsid w:val="00573530"/>
    <w:rsid w:val="0057366A"/>
    <w:rsid w:val="005738F7"/>
    <w:rsid w:val="00573941"/>
    <w:rsid w:val="005739AF"/>
    <w:rsid w:val="00573BB7"/>
    <w:rsid w:val="00573CDB"/>
    <w:rsid w:val="00573EA4"/>
    <w:rsid w:val="00573F8D"/>
    <w:rsid w:val="005743DE"/>
    <w:rsid w:val="0057451F"/>
    <w:rsid w:val="0057452E"/>
    <w:rsid w:val="0057453D"/>
    <w:rsid w:val="005747F2"/>
    <w:rsid w:val="005747FF"/>
    <w:rsid w:val="00574877"/>
    <w:rsid w:val="0057487A"/>
    <w:rsid w:val="0057489A"/>
    <w:rsid w:val="005748A4"/>
    <w:rsid w:val="00574A8E"/>
    <w:rsid w:val="00574B40"/>
    <w:rsid w:val="00574E6C"/>
    <w:rsid w:val="00574EAD"/>
    <w:rsid w:val="00574EC3"/>
    <w:rsid w:val="00574F4C"/>
    <w:rsid w:val="0057523E"/>
    <w:rsid w:val="00575492"/>
    <w:rsid w:val="005754C2"/>
    <w:rsid w:val="005755B8"/>
    <w:rsid w:val="00575678"/>
    <w:rsid w:val="0057590B"/>
    <w:rsid w:val="0057593D"/>
    <w:rsid w:val="00575A68"/>
    <w:rsid w:val="00575B22"/>
    <w:rsid w:val="00575CD7"/>
    <w:rsid w:val="00576085"/>
    <w:rsid w:val="0057609F"/>
    <w:rsid w:val="00576109"/>
    <w:rsid w:val="0057615A"/>
    <w:rsid w:val="005762FC"/>
    <w:rsid w:val="00576302"/>
    <w:rsid w:val="005763EB"/>
    <w:rsid w:val="005764F3"/>
    <w:rsid w:val="0057656E"/>
    <w:rsid w:val="00576794"/>
    <w:rsid w:val="00576870"/>
    <w:rsid w:val="005768CF"/>
    <w:rsid w:val="00576BF9"/>
    <w:rsid w:val="00576C76"/>
    <w:rsid w:val="00576D0F"/>
    <w:rsid w:val="00576EFF"/>
    <w:rsid w:val="00577084"/>
    <w:rsid w:val="00577329"/>
    <w:rsid w:val="00577333"/>
    <w:rsid w:val="0057740B"/>
    <w:rsid w:val="0057760F"/>
    <w:rsid w:val="0057761D"/>
    <w:rsid w:val="0057768A"/>
    <w:rsid w:val="005777BA"/>
    <w:rsid w:val="00577888"/>
    <w:rsid w:val="00577909"/>
    <w:rsid w:val="0057790F"/>
    <w:rsid w:val="00577C1F"/>
    <w:rsid w:val="00577E87"/>
    <w:rsid w:val="00577EB0"/>
    <w:rsid w:val="00577FD7"/>
    <w:rsid w:val="00577FE4"/>
    <w:rsid w:val="00580202"/>
    <w:rsid w:val="005802E7"/>
    <w:rsid w:val="005804F4"/>
    <w:rsid w:val="00580533"/>
    <w:rsid w:val="0058083E"/>
    <w:rsid w:val="005808A3"/>
    <w:rsid w:val="00580B67"/>
    <w:rsid w:val="00580C06"/>
    <w:rsid w:val="00580C43"/>
    <w:rsid w:val="00580F67"/>
    <w:rsid w:val="0058101E"/>
    <w:rsid w:val="00581437"/>
    <w:rsid w:val="0058148B"/>
    <w:rsid w:val="00581A02"/>
    <w:rsid w:val="00581AC7"/>
    <w:rsid w:val="00581B28"/>
    <w:rsid w:val="00581D4B"/>
    <w:rsid w:val="00581DAE"/>
    <w:rsid w:val="00581E2A"/>
    <w:rsid w:val="00581E85"/>
    <w:rsid w:val="00581EDB"/>
    <w:rsid w:val="00581F86"/>
    <w:rsid w:val="0058203A"/>
    <w:rsid w:val="005822BE"/>
    <w:rsid w:val="005822C0"/>
    <w:rsid w:val="00582527"/>
    <w:rsid w:val="0058252A"/>
    <w:rsid w:val="005827D6"/>
    <w:rsid w:val="0058298D"/>
    <w:rsid w:val="00582A5F"/>
    <w:rsid w:val="00582B2C"/>
    <w:rsid w:val="00582FEA"/>
    <w:rsid w:val="00582FFE"/>
    <w:rsid w:val="00583395"/>
    <w:rsid w:val="0058359E"/>
    <w:rsid w:val="005835D9"/>
    <w:rsid w:val="005835DC"/>
    <w:rsid w:val="00583611"/>
    <w:rsid w:val="00583618"/>
    <w:rsid w:val="005837ED"/>
    <w:rsid w:val="005839E4"/>
    <w:rsid w:val="00583BDE"/>
    <w:rsid w:val="00583C11"/>
    <w:rsid w:val="00583C9B"/>
    <w:rsid w:val="00583D5F"/>
    <w:rsid w:val="00583E01"/>
    <w:rsid w:val="005840C7"/>
    <w:rsid w:val="005841BB"/>
    <w:rsid w:val="005842BC"/>
    <w:rsid w:val="00584304"/>
    <w:rsid w:val="0058439D"/>
    <w:rsid w:val="005843D7"/>
    <w:rsid w:val="005844D5"/>
    <w:rsid w:val="005844DB"/>
    <w:rsid w:val="00584552"/>
    <w:rsid w:val="005847AF"/>
    <w:rsid w:val="0058487C"/>
    <w:rsid w:val="005849D8"/>
    <w:rsid w:val="005849EA"/>
    <w:rsid w:val="00584A6A"/>
    <w:rsid w:val="00584ABA"/>
    <w:rsid w:val="00584BDC"/>
    <w:rsid w:val="00584CA6"/>
    <w:rsid w:val="00584DA8"/>
    <w:rsid w:val="00584F01"/>
    <w:rsid w:val="00584FF6"/>
    <w:rsid w:val="00585052"/>
    <w:rsid w:val="0058509C"/>
    <w:rsid w:val="005850D2"/>
    <w:rsid w:val="005852E0"/>
    <w:rsid w:val="00585365"/>
    <w:rsid w:val="00585476"/>
    <w:rsid w:val="005854AF"/>
    <w:rsid w:val="00585503"/>
    <w:rsid w:val="00585531"/>
    <w:rsid w:val="005855D7"/>
    <w:rsid w:val="005856D4"/>
    <w:rsid w:val="00585793"/>
    <w:rsid w:val="005858F5"/>
    <w:rsid w:val="00585BD8"/>
    <w:rsid w:val="00585C1E"/>
    <w:rsid w:val="00585C87"/>
    <w:rsid w:val="00585DA4"/>
    <w:rsid w:val="00585DD6"/>
    <w:rsid w:val="00585DED"/>
    <w:rsid w:val="00585EA1"/>
    <w:rsid w:val="00585EE8"/>
    <w:rsid w:val="00585F47"/>
    <w:rsid w:val="00586063"/>
    <w:rsid w:val="0058620A"/>
    <w:rsid w:val="005862F8"/>
    <w:rsid w:val="005863AF"/>
    <w:rsid w:val="005863CF"/>
    <w:rsid w:val="005865E9"/>
    <w:rsid w:val="005865ED"/>
    <w:rsid w:val="005867D7"/>
    <w:rsid w:val="005867F0"/>
    <w:rsid w:val="00586E1B"/>
    <w:rsid w:val="00586FC2"/>
    <w:rsid w:val="00587063"/>
    <w:rsid w:val="00587091"/>
    <w:rsid w:val="0058709C"/>
    <w:rsid w:val="00587185"/>
    <w:rsid w:val="0058725A"/>
    <w:rsid w:val="0058747E"/>
    <w:rsid w:val="00587535"/>
    <w:rsid w:val="005875E0"/>
    <w:rsid w:val="00587677"/>
    <w:rsid w:val="00587A8D"/>
    <w:rsid w:val="00587AFE"/>
    <w:rsid w:val="00587B5A"/>
    <w:rsid w:val="00587D21"/>
    <w:rsid w:val="00587D51"/>
    <w:rsid w:val="00587FF5"/>
    <w:rsid w:val="0059014F"/>
    <w:rsid w:val="0059017B"/>
    <w:rsid w:val="005901F3"/>
    <w:rsid w:val="00590247"/>
    <w:rsid w:val="0059036F"/>
    <w:rsid w:val="00590489"/>
    <w:rsid w:val="005907DA"/>
    <w:rsid w:val="0059092A"/>
    <w:rsid w:val="00590A7B"/>
    <w:rsid w:val="00590E10"/>
    <w:rsid w:val="00590EFE"/>
    <w:rsid w:val="00591039"/>
    <w:rsid w:val="0059150D"/>
    <w:rsid w:val="005915A0"/>
    <w:rsid w:val="005916AA"/>
    <w:rsid w:val="005917F2"/>
    <w:rsid w:val="005918C1"/>
    <w:rsid w:val="005918E4"/>
    <w:rsid w:val="0059193A"/>
    <w:rsid w:val="00591A09"/>
    <w:rsid w:val="00591A59"/>
    <w:rsid w:val="00591C55"/>
    <w:rsid w:val="00591FEC"/>
    <w:rsid w:val="00592153"/>
    <w:rsid w:val="00592208"/>
    <w:rsid w:val="005925B6"/>
    <w:rsid w:val="0059262A"/>
    <w:rsid w:val="0059265D"/>
    <w:rsid w:val="005926BD"/>
    <w:rsid w:val="005928C6"/>
    <w:rsid w:val="005928CA"/>
    <w:rsid w:val="00592B97"/>
    <w:rsid w:val="00592C3D"/>
    <w:rsid w:val="00592DA1"/>
    <w:rsid w:val="00592E59"/>
    <w:rsid w:val="0059327B"/>
    <w:rsid w:val="00593359"/>
    <w:rsid w:val="00593648"/>
    <w:rsid w:val="00593802"/>
    <w:rsid w:val="00593A16"/>
    <w:rsid w:val="00593D70"/>
    <w:rsid w:val="005940AF"/>
    <w:rsid w:val="00594632"/>
    <w:rsid w:val="00594731"/>
    <w:rsid w:val="00594833"/>
    <w:rsid w:val="005949A5"/>
    <w:rsid w:val="005949C9"/>
    <w:rsid w:val="00594A47"/>
    <w:rsid w:val="00594A4F"/>
    <w:rsid w:val="00594BF5"/>
    <w:rsid w:val="00594C39"/>
    <w:rsid w:val="00594D5E"/>
    <w:rsid w:val="00594DC8"/>
    <w:rsid w:val="00594EBE"/>
    <w:rsid w:val="00594F6B"/>
    <w:rsid w:val="00595645"/>
    <w:rsid w:val="005956C3"/>
    <w:rsid w:val="005956F3"/>
    <w:rsid w:val="005958B6"/>
    <w:rsid w:val="005958B9"/>
    <w:rsid w:val="005958E7"/>
    <w:rsid w:val="005959C2"/>
    <w:rsid w:val="005959D0"/>
    <w:rsid w:val="00595A39"/>
    <w:rsid w:val="00595D07"/>
    <w:rsid w:val="00595E69"/>
    <w:rsid w:val="00596033"/>
    <w:rsid w:val="005960B7"/>
    <w:rsid w:val="0059654D"/>
    <w:rsid w:val="005965B8"/>
    <w:rsid w:val="00596711"/>
    <w:rsid w:val="00596878"/>
    <w:rsid w:val="00596AC6"/>
    <w:rsid w:val="00596BB5"/>
    <w:rsid w:val="00596F42"/>
    <w:rsid w:val="0059716D"/>
    <w:rsid w:val="005971E2"/>
    <w:rsid w:val="00597233"/>
    <w:rsid w:val="00597356"/>
    <w:rsid w:val="005973E6"/>
    <w:rsid w:val="00597559"/>
    <w:rsid w:val="00597746"/>
    <w:rsid w:val="00597769"/>
    <w:rsid w:val="005977DD"/>
    <w:rsid w:val="005978C0"/>
    <w:rsid w:val="00597B8D"/>
    <w:rsid w:val="00597BC9"/>
    <w:rsid w:val="00597CD4"/>
    <w:rsid w:val="00597D51"/>
    <w:rsid w:val="00597DD6"/>
    <w:rsid w:val="00597EC7"/>
    <w:rsid w:val="005A0185"/>
    <w:rsid w:val="005A01F8"/>
    <w:rsid w:val="005A028F"/>
    <w:rsid w:val="005A02AB"/>
    <w:rsid w:val="005A0492"/>
    <w:rsid w:val="005A04A6"/>
    <w:rsid w:val="005A07F8"/>
    <w:rsid w:val="005A0889"/>
    <w:rsid w:val="005A08AD"/>
    <w:rsid w:val="005A08E1"/>
    <w:rsid w:val="005A0C2D"/>
    <w:rsid w:val="005A0D3E"/>
    <w:rsid w:val="005A0D51"/>
    <w:rsid w:val="005A0E34"/>
    <w:rsid w:val="005A0E4C"/>
    <w:rsid w:val="005A0F27"/>
    <w:rsid w:val="005A10E1"/>
    <w:rsid w:val="005A13A5"/>
    <w:rsid w:val="005A154A"/>
    <w:rsid w:val="005A15C5"/>
    <w:rsid w:val="005A161B"/>
    <w:rsid w:val="005A162F"/>
    <w:rsid w:val="005A16D3"/>
    <w:rsid w:val="005A1713"/>
    <w:rsid w:val="005A17C5"/>
    <w:rsid w:val="005A1843"/>
    <w:rsid w:val="005A1868"/>
    <w:rsid w:val="005A1A6A"/>
    <w:rsid w:val="005A1AD6"/>
    <w:rsid w:val="005A1CEE"/>
    <w:rsid w:val="005A1D56"/>
    <w:rsid w:val="005A1D59"/>
    <w:rsid w:val="005A21D6"/>
    <w:rsid w:val="005A22A9"/>
    <w:rsid w:val="005A2505"/>
    <w:rsid w:val="005A255E"/>
    <w:rsid w:val="005A2596"/>
    <w:rsid w:val="005A2794"/>
    <w:rsid w:val="005A287D"/>
    <w:rsid w:val="005A2B8F"/>
    <w:rsid w:val="005A2EA6"/>
    <w:rsid w:val="005A2EB0"/>
    <w:rsid w:val="005A2F66"/>
    <w:rsid w:val="005A2F89"/>
    <w:rsid w:val="005A3087"/>
    <w:rsid w:val="005A34DA"/>
    <w:rsid w:val="005A3704"/>
    <w:rsid w:val="005A39AC"/>
    <w:rsid w:val="005A3A3D"/>
    <w:rsid w:val="005A3E22"/>
    <w:rsid w:val="005A3F88"/>
    <w:rsid w:val="005A40BD"/>
    <w:rsid w:val="005A40F0"/>
    <w:rsid w:val="005A424F"/>
    <w:rsid w:val="005A42FB"/>
    <w:rsid w:val="005A4315"/>
    <w:rsid w:val="005A44A1"/>
    <w:rsid w:val="005A4578"/>
    <w:rsid w:val="005A458D"/>
    <w:rsid w:val="005A4598"/>
    <w:rsid w:val="005A474E"/>
    <w:rsid w:val="005A4874"/>
    <w:rsid w:val="005A4925"/>
    <w:rsid w:val="005A4980"/>
    <w:rsid w:val="005A4B29"/>
    <w:rsid w:val="005A4BC5"/>
    <w:rsid w:val="005A4CD8"/>
    <w:rsid w:val="005A4D47"/>
    <w:rsid w:val="005A4E6F"/>
    <w:rsid w:val="005A4EA3"/>
    <w:rsid w:val="005A4EDF"/>
    <w:rsid w:val="005A4F1B"/>
    <w:rsid w:val="005A5025"/>
    <w:rsid w:val="005A520B"/>
    <w:rsid w:val="005A52D3"/>
    <w:rsid w:val="005A5608"/>
    <w:rsid w:val="005A585F"/>
    <w:rsid w:val="005A587B"/>
    <w:rsid w:val="005A5A83"/>
    <w:rsid w:val="005A5A84"/>
    <w:rsid w:val="005A5C7F"/>
    <w:rsid w:val="005A5FC7"/>
    <w:rsid w:val="005A603C"/>
    <w:rsid w:val="005A60FB"/>
    <w:rsid w:val="005A6108"/>
    <w:rsid w:val="005A6234"/>
    <w:rsid w:val="005A62E8"/>
    <w:rsid w:val="005A62F2"/>
    <w:rsid w:val="005A6381"/>
    <w:rsid w:val="005A6476"/>
    <w:rsid w:val="005A6646"/>
    <w:rsid w:val="005A69F7"/>
    <w:rsid w:val="005A6B71"/>
    <w:rsid w:val="005A6D41"/>
    <w:rsid w:val="005A6E5C"/>
    <w:rsid w:val="005A6FE8"/>
    <w:rsid w:val="005A6FFD"/>
    <w:rsid w:val="005A7083"/>
    <w:rsid w:val="005A7215"/>
    <w:rsid w:val="005A724A"/>
    <w:rsid w:val="005A73F0"/>
    <w:rsid w:val="005A7684"/>
    <w:rsid w:val="005A769E"/>
    <w:rsid w:val="005A7728"/>
    <w:rsid w:val="005A7B39"/>
    <w:rsid w:val="005A7D5E"/>
    <w:rsid w:val="005A7D7C"/>
    <w:rsid w:val="005A7EFB"/>
    <w:rsid w:val="005A7F9E"/>
    <w:rsid w:val="005B0032"/>
    <w:rsid w:val="005B0207"/>
    <w:rsid w:val="005B0516"/>
    <w:rsid w:val="005B063B"/>
    <w:rsid w:val="005B07E9"/>
    <w:rsid w:val="005B091C"/>
    <w:rsid w:val="005B0A10"/>
    <w:rsid w:val="005B0BCF"/>
    <w:rsid w:val="005B1037"/>
    <w:rsid w:val="005B1108"/>
    <w:rsid w:val="005B115C"/>
    <w:rsid w:val="005B1212"/>
    <w:rsid w:val="005B121D"/>
    <w:rsid w:val="005B133C"/>
    <w:rsid w:val="005B1390"/>
    <w:rsid w:val="005B1451"/>
    <w:rsid w:val="005B1517"/>
    <w:rsid w:val="005B16DB"/>
    <w:rsid w:val="005B1C07"/>
    <w:rsid w:val="005B1C85"/>
    <w:rsid w:val="005B1C86"/>
    <w:rsid w:val="005B1D31"/>
    <w:rsid w:val="005B1D81"/>
    <w:rsid w:val="005B1DC0"/>
    <w:rsid w:val="005B202D"/>
    <w:rsid w:val="005B213A"/>
    <w:rsid w:val="005B26E2"/>
    <w:rsid w:val="005B2987"/>
    <w:rsid w:val="005B29FF"/>
    <w:rsid w:val="005B2A9A"/>
    <w:rsid w:val="005B2AB9"/>
    <w:rsid w:val="005B2B2D"/>
    <w:rsid w:val="005B2B39"/>
    <w:rsid w:val="005B2B61"/>
    <w:rsid w:val="005B2B6F"/>
    <w:rsid w:val="005B2BD9"/>
    <w:rsid w:val="005B2F8A"/>
    <w:rsid w:val="005B3028"/>
    <w:rsid w:val="005B30CE"/>
    <w:rsid w:val="005B30D2"/>
    <w:rsid w:val="005B31F2"/>
    <w:rsid w:val="005B321D"/>
    <w:rsid w:val="005B33B2"/>
    <w:rsid w:val="005B34E6"/>
    <w:rsid w:val="005B34E9"/>
    <w:rsid w:val="005B36C7"/>
    <w:rsid w:val="005B3982"/>
    <w:rsid w:val="005B3A37"/>
    <w:rsid w:val="005B3B31"/>
    <w:rsid w:val="005B3B72"/>
    <w:rsid w:val="005B3C2C"/>
    <w:rsid w:val="005B3E93"/>
    <w:rsid w:val="005B3FB5"/>
    <w:rsid w:val="005B4285"/>
    <w:rsid w:val="005B42C7"/>
    <w:rsid w:val="005B44E1"/>
    <w:rsid w:val="005B4C05"/>
    <w:rsid w:val="005B4C44"/>
    <w:rsid w:val="005B4C9A"/>
    <w:rsid w:val="005B4DCB"/>
    <w:rsid w:val="005B502F"/>
    <w:rsid w:val="005B50E2"/>
    <w:rsid w:val="005B5113"/>
    <w:rsid w:val="005B5226"/>
    <w:rsid w:val="005B524D"/>
    <w:rsid w:val="005B549A"/>
    <w:rsid w:val="005B54CB"/>
    <w:rsid w:val="005B553B"/>
    <w:rsid w:val="005B56AC"/>
    <w:rsid w:val="005B57A6"/>
    <w:rsid w:val="005B58A1"/>
    <w:rsid w:val="005B59A9"/>
    <w:rsid w:val="005B5C95"/>
    <w:rsid w:val="005B5CF9"/>
    <w:rsid w:val="005B6052"/>
    <w:rsid w:val="005B608C"/>
    <w:rsid w:val="005B62E9"/>
    <w:rsid w:val="005B633C"/>
    <w:rsid w:val="005B63C4"/>
    <w:rsid w:val="005B647F"/>
    <w:rsid w:val="005B660E"/>
    <w:rsid w:val="005B676B"/>
    <w:rsid w:val="005B6ACA"/>
    <w:rsid w:val="005B6B19"/>
    <w:rsid w:val="005B6D62"/>
    <w:rsid w:val="005B6D8A"/>
    <w:rsid w:val="005B71F8"/>
    <w:rsid w:val="005B7365"/>
    <w:rsid w:val="005B7366"/>
    <w:rsid w:val="005B73EC"/>
    <w:rsid w:val="005B740B"/>
    <w:rsid w:val="005B74BD"/>
    <w:rsid w:val="005B760B"/>
    <w:rsid w:val="005B7618"/>
    <w:rsid w:val="005B781D"/>
    <w:rsid w:val="005B7822"/>
    <w:rsid w:val="005B78CA"/>
    <w:rsid w:val="005B7DBC"/>
    <w:rsid w:val="005B7E68"/>
    <w:rsid w:val="005B7EB1"/>
    <w:rsid w:val="005B7EF1"/>
    <w:rsid w:val="005B7F2E"/>
    <w:rsid w:val="005B7FEC"/>
    <w:rsid w:val="005C0057"/>
    <w:rsid w:val="005C0205"/>
    <w:rsid w:val="005C024B"/>
    <w:rsid w:val="005C029A"/>
    <w:rsid w:val="005C046E"/>
    <w:rsid w:val="005C0614"/>
    <w:rsid w:val="005C0761"/>
    <w:rsid w:val="005C07D8"/>
    <w:rsid w:val="005C08F4"/>
    <w:rsid w:val="005C09B4"/>
    <w:rsid w:val="005C0A0D"/>
    <w:rsid w:val="005C0E2F"/>
    <w:rsid w:val="005C0F42"/>
    <w:rsid w:val="005C0F83"/>
    <w:rsid w:val="005C121F"/>
    <w:rsid w:val="005C125A"/>
    <w:rsid w:val="005C1800"/>
    <w:rsid w:val="005C1B87"/>
    <w:rsid w:val="005C1C4A"/>
    <w:rsid w:val="005C1D61"/>
    <w:rsid w:val="005C21A2"/>
    <w:rsid w:val="005C233D"/>
    <w:rsid w:val="005C2393"/>
    <w:rsid w:val="005C2567"/>
    <w:rsid w:val="005C2777"/>
    <w:rsid w:val="005C27CA"/>
    <w:rsid w:val="005C2C1F"/>
    <w:rsid w:val="005C2D36"/>
    <w:rsid w:val="005C2D9C"/>
    <w:rsid w:val="005C2E9F"/>
    <w:rsid w:val="005C3044"/>
    <w:rsid w:val="005C31B6"/>
    <w:rsid w:val="005C3261"/>
    <w:rsid w:val="005C32B3"/>
    <w:rsid w:val="005C338F"/>
    <w:rsid w:val="005C34CD"/>
    <w:rsid w:val="005C372D"/>
    <w:rsid w:val="005C376E"/>
    <w:rsid w:val="005C37EA"/>
    <w:rsid w:val="005C38BE"/>
    <w:rsid w:val="005C3912"/>
    <w:rsid w:val="005C3915"/>
    <w:rsid w:val="005C39EC"/>
    <w:rsid w:val="005C3A82"/>
    <w:rsid w:val="005C3B7F"/>
    <w:rsid w:val="005C3C73"/>
    <w:rsid w:val="005C3CC5"/>
    <w:rsid w:val="005C4053"/>
    <w:rsid w:val="005C4163"/>
    <w:rsid w:val="005C4204"/>
    <w:rsid w:val="005C42FB"/>
    <w:rsid w:val="005C45A9"/>
    <w:rsid w:val="005C4868"/>
    <w:rsid w:val="005C48F7"/>
    <w:rsid w:val="005C4913"/>
    <w:rsid w:val="005C4A16"/>
    <w:rsid w:val="005C4BEC"/>
    <w:rsid w:val="005C4BEE"/>
    <w:rsid w:val="005C4BFE"/>
    <w:rsid w:val="005C4DDA"/>
    <w:rsid w:val="005C516E"/>
    <w:rsid w:val="005C5248"/>
    <w:rsid w:val="005C5369"/>
    <w:rsid w:val="005C54CE"/>
    <w:rsid w:val="005C5637"/>
    <w:rsid w:val="005C573A"/>
    <w:rsid w:val="005C5878"/>
    <w:rsid w:val="005C58E7"/>
    <w:rsid w:val="005C5D24"/>
    <w:rsid w:val="005C5F07"/>
    <w:rsid w:val="005C5F41"/>
    <w:rsid w:val="005C5F98"/>
    <w:rsid w:val="005C61EC"/>
    <w:rsid w:val="005C6331"/>
    <w:rsid w:val="005C6351"/>
    <w:rsid w:val="005C645A"/>
    <w:rsid w:val="005C64E8"/>
    <w:rsid w:val="005C6640"/>
    <w:rsid w:val="005C6747"/>
    <w:rsid w:val="005C67D1"/>
    <w:rsid w:val="005C6977"/>
    <w:rsid w:val="005C6B35"/>
    <w:rsid w:val="005C6C7E"/>
    <w:rsid w:val="005C6CEA"/>
    <w:rsid w:val="005C6E38"/>
    <w:rsid w:val="005C6F57"/>
    <w:rsid w:val="005C7038"/>
    <w:rsid w:val="005C71D3"/>
    <w:rsid w:val="005C71EE"/>
    <w:rsid w:val="005C71F9"/>
    <w:rsid w:val="005C720C"/>
    <w:rsid w:val="005C723B"/>
    <w:rsid w:val="005C7335"/>
    <w:rsid w:val="005C73F1"/>
    <w:rsid w:val="005C7B68"/>
    <w:rsid w:val="005C7DB8"/>
    <w:rsid w:val="005D00DF"/>
    <w:rsid w:val="005D01BD"/>
    <w:rsid w:val="005D0238"/>
    <w:rsid w:val="005D048A"/>
    <w:rsid w:val="005D0531"/>
    <w:rsid w:val="005D05F7"/>
    <w:rsid w:val="005D06F8"/>
    <w:rsid w:val="005D078F"/>
    <w:rsid w:val="005D07D5"/>
    <w:rsid w:val="005D0806"/>
    <w:rsid w:val="005D090F"/>
    <w:rsid w:val="005D0929"/>
    <w:rsid w:val="005D094C"/>
    <w:rsid w:val="005D0A35"/>
    <w:rsid w:val="005D0AA8"/>
    <w:rsid w:val="005D0AE6"/>
    <w:rsid w:val="005D0CB0"/>
    <w:rsid w:val="005D0D4A"/>
    <w:rsid w:val="005D0E20"/>
    <w:rsid w:val="005D0E2A"/>
    <w:rsid w:val="005D0F9F"/>
    <w:rsid w:val="005D10A7"/>
    <w:rsid w:val="005D118A"/>
    <w:rsid w:val="005D1334"/>
    <w:rsid w:val="005D1414"/>
    <w:rsid w:val="005D144B"/>
    <w:rsid w:val="005D1652"/>
    <w:rsid w:val="005D1739"/>
    <w:rsid w:val="005D18E2"/>
    <w:rsid w:val="005D1914"/>
    <w:rsid w:val="005D1AC7"/>
    <w:rsid w:val="005D1BF4"/>
    <w:rsid w:val="005D1DDF"/>
    <w:rsid w:val="005D1F9B"/>
    <w:rsid w:val="005D2032"/>
    <w:rsid w:val="005D2312"/>
    <w:rsid w:val="005D2313"/>
    <w:rsid w:val="005D247C"/>
    <w:rsid w:val="005D2689"/>
    <w:rsid w:val="005D27F8"/>
    <w:rsid w:val="005D2CAE"/>
    <w:rsid w:val="005D2DF1"/>
    <w:rsid w:val="005D2E2C"/>
    <w:rsid w:val="005D2F66"/>
    <w:rsid w:val="005D325B"/>
    <w:rsid w:val="005D3283"/>
    <w:rsid w:val="005D34CC"/>
    <w:rsid w:val="005D3740"/>
    <w:rsid w:val="005D37E1"/>
    <w:rsid w:val="005D391E"/>
    <w:rsid w:val="005D3A40"/>
    <w:rsid w:val="005D3B46"/>
    <w:rsid w:val="005D3C70"/>
    <w:rsid w:val="005D3C8D"/>
    <w:rsid w:val="005D3D66"/>
    <w:rsid w:val="005D3EBF"/>
    <w:rsid w:val="005D3EDE"/>
    <w:rsid w:val="005D3EE3"/>
    <w:rsid w:val="005D4180"/>
    <w:rsid w:val="005D44E8"/>
    <w:rsid w:val="005D4561"/>
    <w:rsid w:val="005D463A"/>
    <w:rsid w:val="005D46B1"/>
    <w:rsid w:val="005D46F4"/>
    <w:rsid w:val="005D4B6C"/>
    <w:rsid w:val="005D4C57"/>
    <w:rsid w:val="005D4CD2"/>
    <w:rsid w:val="005D4D5E"/>
    <w:rsid w:val="005D4E06"/>
    <w:rsid w:val="005D4E94"/>
    <w:rsid w:val="005D4EC3"/>
    <w:rsid w:val="005D520B"/>
    <w:rsid w:val="005D536B"/>
    <w:rsid w:val="005D5639"/>
    <w:rsid w:val="005D5AC2"/>
    <w:rsid w:val="005D5F1C"/>
    <w:rsid w:val="005D5F3E"/>
    <w:rsid w:val="005D5FB1"/>
    <w:rsid w:val="005D606C"/>
    <w:rsid w:val="005D635B"/>
    <w:rsid w:val="005D6AD6"/>
    <w:rsid w:val="005D6D25"/>
    <w:rsid w:val="005D6F94"/>
    <w:rsid w:val="005D6FD7"/>
    <w:rsid w:val="005D70C9"/>
    <w:rsid w:val="005D711C"/>
    <w:rsid w:val="005D714E"/>
    <w:rsid w:val="005D720B"/>
    <w:rsid w:val="005D7241"/>
    <w:rsid w:val="005D72ED"/>
    <w:rsid w:val="005D73C3"/>
    <w:rsid w:val="005D73FC"/>
    <w:rsid w:val="005D7555"/>
    <w:rsid w:val="005D757A"/>
    <w:rsid w:val="005D75D6"/>
    <w:rsid w:val="005D7709"/>
    <w:rsid w:val="005D7739"/>
    <w:rsid w:val="005D779C"/>
    <w:rsid w:val="005D7930"/>
    <w:rsid w:val="005D79B5"/>
    <w:rsid w:val="005D7A22"/>
    <w:rsid w:val="005D7A62"/>
    <w:rsid w:val="005D7AE6"/>
    <w:rsid w:val="005D7B60"/>
    <w:rsid w:val="005D7F0B"/>
    <w:rsid w:val="005D7F86"/>
    <w:rsid w:val="005E002A"/>
    <w:rsid w:val="005E006C"/>
    <w:rsid w:val="005E00CB"/>
    <w:rsid w:val="005E0209"/>
    <w:rsid w:val="005E0223"/>
    <w:rsid w:val="005E0242"/>
    <w:rsid w:val="005E038E"/>
    <w:rsid w:val="005E0680"/>
    <w:rsid w:val="005E06D3"/>
    <w:rsid w:val="005E08A7"/>
    <w:rsid w:val="005E08B9"/>
    <w:rsid w:val="005E0A5A"/>
    <w:rsid w:val="005E0B40"/>
    <w:rsid w:val="005E0BF7"/>
    <w:rsid w:val="005E0C79"/>
    <w:rsid w:val="005E0DB6"/>
    <w:rsid w:val="005E1087"/>
    <w:rsid w:val="005E10D6"/>
    <w:rsid w:val="005E1120"/>
    <w:rsid w:val="005E1702"/>
    <w:rsid w:val="005E1A1A"/>
    <w:rsid w:val="005E1CE8"/>
    <w:rsid w:val="005E1DC9"/>
    <w:rsid w:val="005E20EC"/>
    <w:rsid w:val="005E22A0"/>
    <w:rsid w:val="005E23CB"/>
    <w:rsid w:val="005E24B6"/>
    <w:rsid w:val="005E2694"/>
    <w:rsid w:val="005E2696"/>
    <w:rsid w:val="005E2815"/>
    <w:rsid w:val="005E2A19"/>
    <w:rsid w:val="005E2E0D"/>
    <w:rsid w:val="005E30BB"/>
    <w:rsid w:val="005E32BE"/>
    <w:rsid w:val="005E3404"/>
    <w:rsid w:val="005E3548"/>
    <w:rsid w:val="005E3AF8"/>
    <w:rsid w:val="005E3C33"/>
    <w:rsid w:val="005E3CEF"/>
    <w:rsid w:val="005E3CFF"/>
    <w:rsid w:val="005E3D06"/>
    <w:rsid w:val="005E3FA6"/>
    <w:rsid w:val="005E3FB0"/>
    <w:rsid w:val="005E40E2"/>
    <w:rsid w:val="005E4107"/>
    <w:rsid w:val="005E41D8"/>
    <w:rsid w:val="005E41EE"/>
    <w:rsid w:val="005E4AEE"/>
    <w:rsid w:val="005E4B50"/>
    <w:rsid w:val="005E4CDF"/>
    <w:rsid w:val="005E5201"/>
    <w:rsid w:val="005E538F"/>
    <w:rsid w:val="005E550F"/>
    <w:rsid w:val="005E568F"/>
    <w:rsid w:val="005E5AA1"/>
    <w:rsid w:val="005E5B5E"/>
    <w:rsid w:val="005E5DA1"/>
    <w:rsid w:val="005E5DFF"/>
    <w:rsid w:val="005E5E18"/>
    <w:rsid w:val="005E5E43"/>
    <w:rsid w:val="005E5F48"/>
    <w:rsid w:val="005E5FC5"/>
    <w:rsid w:val="005E601C"/>
    <w:rsid w:val="005E60AA"/>
    <w:rsid w:val="005E6187"/>
    <w:rsid w:val="005E6314"/>
    <w:rsid w:val="005E6584"/>
    <w:rsid w:val="005E6600"/>
    <w:rsid w:val="005E66A0"/>
    <w:rsid w:val="005E66F4"/>
    <w:rsid w:val="005E692D"/>
    <w:rsid w:val="005E6949"/>
    <w:rsid w:val="005E6A50"/>
    <w:rsid w:val="005E6B13"/>
    <w:rsid w:val="005E6D5D"/>
    <w:rsid w:val="005E6D64"/>
    <w:rsid w:val="005E6F0F"/>
    <w:rsid w:val="005E7046"/>
    <w:rsid w:val="005E7437"/>
    <w:rsid w:val="005E759B"/>
    <w:rsid w:val="005E7630"/>
    <w:rsid w:val="005E7685"/>
    <w:rsid w:val="005E7A4F"/>
    <w:rsid w:val="005E7C46"/>
    <w:rsid w:val="005E7D52"/>
    <w:rsid w:val="005E7D99"/>
    <w:rsid w:val="005E7E0F"/>
    <w:rsid w:val="005F01D0"/>
    <w:rsid w:val="005F02C6"/>
    <w:rsid w:val="005F0A7A"/>
    <w:rsid w:val="005F0B86"/>
    <w:rsid w:val="005F0BAA"/>
    <w:rsid w:val="005F0D1D"/>
    <w:rsid w:val="005F0DC9"/>
    <w:rsid w:val="005F0F12"/>
    <w:rsid w:val="005F0F52"/>
    <w:rsid w:val="005F112C"/>
    <w:rsid w:val="005F168E"/>
    <w:rsid w:val="005F16B5"/>
    <w:rsid w:val="005F17E6"/>
    <w:rsid w:val="005F19DC"/>
    <w:rsid w:val="005F1B57"/>
    <w:rsid w:val="005F1DB2"/>
    <w:rsid w:val="005F1DED"/>
    <w:rsid w:val="005F2068"/>
    <w:rsid w:val="005F2524"/>
    <w:rsid w:val="005F2620"/>
    <w:rsid w:val="005F26D9"/>
    <w:rsid w:val="005F2732"/>
    <w:rsid w:val="005F2743"/>
    <w:rsid w:val="005F2765"/>
    <w:rsid w:val="005F2814"/>
    <w:rsid w:val="005F2AEC"/>
    <w:rsid w:val="005F2C3D"/>
    <w:rsid w:val="005F2D68"/>
    <w:rsid w:val="005F2EB7"/>
    <w:rsid w:val="005F2F23"/>
    <w:rsid w:val="005F3145"/>
    <w:rsid w:val="005F328B"/>
    <w:rsid w:val="005F32C7"/>
    <w:rsid w:val="005F34D0"/>
    <w:rsid w:val="005F3798"/>
    <w:rsid w:val="005F37A4"/>
    <w:rsid w:val="005F3816"/>
    <w:rsid w:val="005F38B3"/>
    <w:rsid w:val="005F38C4"/>
    <w:rsid w:val="005F391B"/>
    <w:rsid w:val="005F3B7B"/>
    <w:rsid w:val="005F3E0A"/>
    <w:rsid w:val="005F3F2F"/>
    <w:rsid w:val="005F4011"/>
    <w:rsid w:val="005F40EF"/>
    <w:rsid w:val="005F40FE"/>
    <w:rsid w:val="005F47ED"/>
    <w:rsid w:val="005F4941"/>
    <w:rsid w:val="005F4BE0"/>
    <w:rsid w:val="005F4C37"/>
    <w:rsid w:val="005F4E99"/>
    <w:rsid w:val="005F502A"/>
    <w:rsid w:val="005F5042"/>
    <w:rsid w:val="005F5494"/>
    <w:rsid w:val="005F55B9"/>
    <w:rsid w:val="005F55FF"/>
    <w:rsid w:val="005F564E"/>
    <w:rsid w:val="005F56D9"/>
    <w:rsid w:val="005F571F"/>
    <w:rsid w:val="005F57C3"/>
    <w:rsid w:val="005F5876"/>
    <w:rsid w:val="005F5926"/>
    <w:rsid w:val="005F5A4F"/>
    <w:rsid w:val="005F5A7F"/>
    <w:rsid w:val="005F5ADB"/>
    <w:rsid w:val="005F5B97"/>
    <w:rsid w:val="005F5B9E"/>
    <w:rsid w:val="005F600B"/>
    <w:rsid w:val="005F62BA"/>
    <w:rsid w:val="005F62E1"/>
    <w:rsid w:val="005F6300"/>
    <w:rsid w:val="005F63D6"/>
    <w:rsid w:val="005F6A8A"/>
    <w:rsid w:val="005F6BB0"/>
    <w:rsid w:val="005F6C18"/>
    <w:rsid w:val="005F6CC9"/>
    <w:rsid w:val="005F6DAD"/>
    <w:rsid w:val="005F6DFF"/>
    <w:rsid w:val="005F6E35"/>
    <w:rsid w:val="005F6E7E"/>
    <w:rsid w:val="005F6F76"/>
    <w:rsid w:val="005F700C"/>
    <w:rsid w:val="005F7197"/>
    <w:rsid w:val="005F71AC"/>
    <w:rsid w:val="005F7420"/>
    <w:rsid w:val="005F759C"/>
    <w:rsid w:val="005F75DA"/>
    <w:rsid w:val="005F778B"/>
    <w:rsid w:val="005F78B6"/>
    <w:rsid w:val="005F78EB"/>
    <w:rsid w:val="005F791F"/>
    <w:rsid w:val="005F7967"/>
    <w:rsid w:val="005F7B34"/>
    <w:rsid w:val="005F7B65"/>
    <w:rsid w:val="005F7D94"/>
    <w:rsid w:val="00600315"/>
    <w:rsid w:val="00600454"/>
    <w:rsid w:val="0060052E"/>
    <w:rsid w:val="00600540"/>
    <w:rsid w:val="006005B1"/>
    <w:rsid w:val="006006E5"/>
    <w:rsid w:val="00600F00"/>
    <w:rsid w:val="0060111A"/>
    <w:rsid w:val="00601359"/>
    <w:rsid w:val="0060173E"/>
    <w:rsid w:val="00601894"/>
    <w:rsid w:val="006018DF"/>
    <w:rsid w:val="00601919"/>
    <w:rsid w:val="00601AFB"/>
    <w:rsid w:val="00601B53"/>
    <w:rsid w:val="00601B6E"/>
    <w:rsid w:val="00601E67"/>
    <w:rsid w:val="00602153"/>
    <w:rsid w:val="00602217"/>
    <w:rsid w:val="0060239B"/>
    <w:rsid w:val="00602457"/>
    <w:rsid w:val="006024DF"/>
    <w:rsid w:val="00602588"/>
    <w:rsid w:val="006025BF"/>
    <w:rsid w:val="00602BE0"/>
    <w:rsid w:val="00602D39"/>
    <w:rsid w:val="00602E18"/>
    <w:rsid w:val="00602E1C"/>
    <w:rsid w:val="00603038"/>
    <w:rsid w:val="00603217"/>
    <w:rsid w:val="0060323D"/>
    <w:rsid w:val="0060351F"/>
    <w:rsid w:val="006035BA"/>
    <w:rsid w:val="006035FD"/>
    <w:rsid w:val="00603617"/>
    <w:rsid w:val="00603953"/>
    <w:rsid w:val="006039F5"/>
    <w:rsid w:val="00603ACB"/>
    <w:rsid w:val="00603C7A"/>
    <w:rsid w:val="00603DE4"/>
    <w:rsid w:val="00603E5D"/>
    <w:rsid w:val="006042D7"/>
    <w:rsid w:val="0060448E"/>
    <w:rsid w:val="0060476D"/>
    <w:rsid w:val="00604960"/>
    <w:rsid w:val="00604AAB"/>
    <w:rsid w:val="00604B2D"/>
    <w:rsid w:val="006052DB"/>
    <w:rsid w:val="006052F6"/>
    <w:rsid w:val="00605458"/>
    <w:rsid w:val="0060555A"/>
    <w:rsid w:val="0060558E"/>
    <w:rsid w:val="006056AC"/>
    <w:rsid w:val="006056AD"/>
    <w:rsid w:val="00605844"/>
    <w:rsid w:val="00605C83"/>
    <w:rsid w:val="00605D0E"/>
    <w:rsid w:val="00605D66"/>
    <w:rsid w:val="00605DED"/>
    <w:rsid w:val="00605E49"/>
    <w:rsid w:val="00605EA9"/>
    <w:rsid w:val="00605FDB"/>
    <w:rsid w:val="0060630D"/>
    <w:rsid w:val="00606569"/>
    <w:rsid w:val="00606622"/>
    <w:rsid w:val="006066BF"/>
    <w:rsid w:val="006067DF"/>
    <w:rsid w:val="0060680B"/>
    <w:rsid w:val="006068B6"/>
    <w:rsid w:val="00606AC6"/>
    <w:rsid w:val="00606BEC"/>
    <w:rsid w:val="00606C0F"/>
    <w:rsid w:val="00606D75"/>
    <w:rsid w:val="0060730D"/>
    <w:rsid w:val="006076AF"/>
    <w:rsid w:val="00607773"/>
    <w:rsid w:val="006077BC"/>
    <w:rsid w:val="00607C2F"/>
    <w:rsid w:val="00607D50"/>
    <w:rsid w:val="00610107"/>
    <w:rsid w:val="006101E2"/>
    <w:rsid w:val="0061035A"/>
    <w:rsid w:val="00610567"/>
    <w:rsid w:val="0061059D"/>
    <w:rsid w:val="0061066F"/>
    <w:rsid w:val="00610752"/>
    <w:rsid w:val="00610A83"/>
    <w:rsid w:val="00610BAA"/>
    <w:rsid w:val="00610BCC"/>
    <w:rsid w:val="00610D10"/>
    <w:rsid w:val="00610E6F"/>
    <w:rsid w:val="00610E92"/>
    <w:rsid w:val="00610F98"/>
    <w:rsid w:val="0061107E"/>
    <w:rsid w:val="006112A6"/>
    <w:rsid w:val="0061133F"/>
    <w:rsid w:val="00611368"/>
    <w:rsid w:val="0061136D"/>
    <w:rsid w:val="006114EA"/>
    <w:rsid w:val="00611717"/>
    <w:rsid w:val="006117FF"/>
    <w:rsid w:val="00611810"/>
    <w:rsid w:val="00611B6A"/>
    <w:rsid w:val="00611B8D"/>
    <w:rsid w:val="00611C5C"/>
    <w:rsid w:val="00611E67"/>
    <w:rsid w:val="00611E9E"/>
    <w:rsid w:val="00611F31"/>
    <w:rsid w:val="0061204F"/>
    <w:rsid w:val="0061210A"/>
    <w:rsid w:val="0061222A"/>
    <w:rsid w:val="006123E2"/>
    <w:rsid w:val="00612629"/>
    <w:rsid w:val="00612658"/>
    <w:rsid w:val="006126C6"/>
    <w:rsid w:val="00612769"/>
    <w:rsid w:val="006127CD"/>
    <w:rsid w:val="006128DE"/>
    <w:rsid w:val="0061296A"/>
    <w:rsid w:val="006129C2"/>
    <w:rsid w:val="00612A29"/>
    <w:rsid w:val="00612C27"/>
    <w:rsid w:val="00612D8F"/>
    <w:rsid w:val="00613528"/>
    <w:rsid w:val="00613EE6"/>
    <w:rsid w:val="00614188"/>
    <w:rsid w:val="006141C1"/>
    <w:rsid w:val="006144C6"/>
    <w:rsid w:val="00614544"/>
    <w:rsid w:val="00614553"/>
    <w:rsid w:val="006145EB"/>
    <w:rsid w:val="00614652"/>
    <w:rsid w:val="006147F2"/>
    <w:rsid w:val="0061487A"/>
    <w:rsid w:val="00614BD5"/>
    <w:rsid w:val="00615114"/>
    <w:rsid w:val="006152E5"/>
    <w:rsid w:val="006153D8"/>
    <w:rsid w:val="006154E4"/>
    <w:rsid w:val="0061556B"/>
    <w:rsid w:val="006155BE"/>
    <w:rsid w:val="00615699"/>
    <w:rsid w:val="006156C8"/>
    <w:rsid w:val="006158F5"/>
    <w:rsid w:val="00615940"/>
    <w:rsid w:val="00615E54"/>
    <w:rsid w:val="00615EA0"/>
    <w:rsid w:val="00616021"/>
    <w:rsid w:val="0061652A"/>
    <w:rsid w:val="00616538"/>
    <w:rsid w:val="006165F0"/>
    <w:rsid w:val="0061668E"/>
    <w:rsid w:val="0061672D"/>
    <w:rsid w:val="00616746"/>
    <w:rsid w:val="006169EF"/>
    <w:rsid w:val="00616A7B"/>
    <w:rsid w:val="00616BFC"/>
    <w:rsid w:val="00616CB0"/>
    <w:rsid w:val="00616E1C"/>
    <w:rsid w:val="00616EC8"/>
    <w:rsid w:val="00616F22"/>
    <w:rsid w:val="00617091"/>
    <w:rsid w:val="0061719E"/>
    <w:rsid w:val="006172CE"/>
    <w:rsid w:val="006173B8"/>
    <w:rsid w:val="0061776F"/>
    <w:rsid w:val="006177EB"/>
    <w:rsid w:val="00617813"/>
    <w:rsid w:val="00617892"/>
    <w:rsid w:val="00617C2C"/>
    <w:rsid w:val="00617C51"/>
    <w:rsid w:val="006200B8"/>
    <w:rsid w:val="00620328"/>
    <w:rsid w:val="006205DD"/>
    <w:rsid w:val="006208C2"/>
    <w:rsid w:val="00620998"/>
    <w:rsid w:val="00620A5D"/>
    <w:rsid w:val="00620AA0"/>
    <w:rsid w:val="00620E5A"/>
    <w:rsid w:val="00620FC7"/>
    <w:rsid w:val="00621019"/>
    <w:rsid w:val="006211D2"/>
    <w:rsid w:val="0062147F"/>
    <w:rsid w:val="00621831"/>
    <w:rsid w:val="00621AA3"/>
    <w:rsid w:val="00621C3E"/>
    <w:rsid w:val="00621C9A"/>
    <w:rsid w:val="00621D3B"/>
    <w:rsid w:val="00621EFF"/>
    <w:rsid w:val="00621F15"/>
    <w:rsid w:val="006223F1"/>
    <w:rsid w:val="0062240E"/>
    <w:rsid w:val="00622770"/>
    <w:rsid w:val="0062293E"/>
    <w:rsid w:val="00622AD1"/>
    <w:rsid w:val="00622C5B"/>
    <w:rsid w:val="00622F55"/>
    <w:rsid w:val="00622FAB"/>
    <w:rsid w:val="00623215"/>
    <w:rsid w:val="00623515"/>
    <w:rsid w:val="0062351B"/>
    <w:rsid w:val="00623811"/>
    <w:rsid w:val="00623C20"/>
    <w:rsid w:val="00623C82"/>
    <w:rsid w:val="00623CDF"/>
    <w:rsid w:val="00623E2E"/>
    <w:rsid w:val="00623E78"/>
    <w:rsid w:val="0062424D"/>
    <w:rsid w:val="00624329"/>
    <w:rsid w:val="00624455"/>
    <w:rsid w:val="006245DF"/>
    <w:rsid w:val="00624617"/>
    <w:rsid w:val="00624655"/>
    <w:rsid w:val="006248D5"/>
    <w:rsid w:val="00624B5C"/>
    <w:rsid w:val="00624CE1"/>
    <w:rsid w:val="00624E50"/>
    <w:rsid w:val="00624FEF"/>
    <w:rsid w:val="00625040"/>
    <w:rsid w:val="006250B4"/>
    <w:rsid w:val="006250B8"/>
    <w:rsid w:val="006250C5"/>
    <w:rsid w:val="0062540B"/>
    <w:rsid w:val="00625460"/>
    <w:rsid w:val="00625497"/>
    <w:rsid w:val="0062568F"/>
    <w:rsid w:val="006257DC"/>
    <w:rsid w:val="0062586D"/>
    <w:rsid w:val="0062588F"/>
    <w:rsid w:val="00625F9E"/>
    <w:rsid w:val="00625FA5"/>
    <w:rsid w:val="006261B5"/>
    <w:rsid w:val="006262EF"/>
    <w:rsid w:val="00626379"/>
    <w:rsid w:val="0062648C"/>
    <w:rsid w:val="0062651C"/>
    <w:rsid w:val="006265A9"/>
    <w:rsid w:val="0062661D"/>
    <w:rsid w:val="00626751"/>
    <w:rsid w:val="00626861"/>
    <w:rsid w:val="006268C5"/>
    <w:rsid w:val="006269B2"/>
    <w:rsid w:val="00626B73"/>
    <w:rsid w:val="00626C79"/>
    <w:rsid w:val="00626C93"/>
    <w:rsid w:val="00626E1F"/>
    <w:rsid w:val="00626E43"/>
    <w:rsid w:val="00626FFE"/>
    <w:rsid w:val="0062712F"/>
    <w:rsid w:val="00627512"/>
    <w:rsid w:val="006278CF"/>
    <w:rsid w:val="00627C32"/>
    <w:rsid w:val="00627F8B"/>
    <w:rsid w:val="0063000C"/>
    <w:rsid w:val="006300CC"/>
    <w:rsid w:val="0063012D"/>
    <w:rsid w:val="006301DE"/>
    <w:rsid w:val="0063022E"/>
    <w:rsid w:val="0063062B"/>
    <w:rsid w:val="006307A3"/>
    <w:rsid w:val="00630802"/>
    <w:rsid w:val="00630C96"/>
    <w:rsid w:val="00630D41"/>
    <w:rsid w:val="00630DB5"/>
    <w:rsid w:val="00630EF1"/>
    <w:rsid w:val="00630F81"/>
    <w:rsid w:val="0063111A"/>
    <w:rsid w:val="00631242"/>
    <w:rsid w:val="006312DD"/>
    <w:rsid w:val="00631363"/>
    <w:rsid w:val="006313F6"/>
    <w:rsid w:val="00631425"/>
    <w:rsid w:val="00631546"/>
    <w:rsid w:val="006316FC"/>
    <w:rsid w:val="006317B1"/>
    <w:rsid w:val="00631A0E"/>
    <w:rsid w:val="00631DFE"/>
    <w:rsid w:val="00631E1A"/>
    <w:rsid w:val="00631F34"/>
    <w:rsid w:val="006321F8"/>
    <w:rsid w:val="00632928"/>
    <w:rsid w:val="00632D80"/>
    <w:rsid w:val="00632EA8"/>
    <w:rsid w:val="00632FB7"/>
    <w:rsid w:val="006330F2"/>
    <w:rsid w:val="00633248"/>
    <w:rsid w:val="0063326C"/>
    <w:rsid w:val="00633694"/>
    <w:rsid w:val="006336ED"/>
    <w:rsid w:val="006338EF"/>
    <w:rsid w:val="006338F4"/>
    <w:rsid w:val="00633936"/>
    <w:rsid w:val="00633B39"/>
    <w:rsid w:val="00633B77"/>
    <w:rsid w:val="00633D7E"/>
    <w:rsid w:val="00633FF2"/>
    <w:rsid w:val="00634079"/>
    <w:rsid w:val="006340A4"/>
    <w:rsid w:val="00634119"/>
    <w:rsid w:val="00634201"/>
    <w:rsid w:val="0063438C"/>
    <w:rsid w:val="0063439C"/>
    <w:rsid w:val="00634472"/>
    <w:rsid w:val="00634517"/>
    <w:rsid w:val="0063475B"/>
    <w:rsid w:val="006347DB"/>
    <w:rsid w:val="00634A14"/>
    <w:rsid w:val="00634A5E"/>
    <w:rsid w:val="00634EB8"/>
    <w:rsid w:val="00634FAF"/>
    <w:rsid w:val="006350B1"/>
    <w:rsid w:val="00635120"/>
    <w:rsid w:val="00635221"/>
    <w:rsid w:val="0063527F"/>
    <w:rsid w:val="0063536B"/>
    <w:rsid w:val="006353CF"/>
    <w:rsid w:val="00635614"/>
    <w:rsid w:val="0063574A"/>
    <w:rsid w:val="006359F9"/>
    <w:rsid w:val="00635A12"/>
    <w:rsid w:val="00635A36"/>
    <w:rsid w:val="00635AAA"/>
    <w:rsid w:val="00635C7C"/>
    <w:rsid w:val="00635F43"/>
    <w:rsid w:val="006360AA"/>
    <w:rsid w:val="00636221"/>
    <w:rsid w:val="00636263"/>
    <w:rsid w:val="006363C9"/>
    <w:rsid w:val="006365A4"/>
    <w:rsid w:val="006365C2"/>
    <w:rsid w:val="00636652"/>
    <w:rsid w:val="006366D7"/>
    <w:rsid w:val="006368FC"/>
    <w:rsid w:val="00636927"/>
    <w:rsid w:val="00636965"/>
    <w:rsid w:val="00636986"/>
    <w:rsid w:val="00636990"/>
    <w:rsid w:val="00636C39"/>
    <w:rsid w:val="00636CAC"/>
    <w:rsid w:val="00636E9A"/>
    <w:rsid w:val="00636ED9"/>
    <w:rsid w:val="006372CB"/>
    <w:rsid w:val="006372F2"/>
    <w:rsid w:val="00637729"/>
    <w:rsid w:val="006377AB"/>
    <w:rsid w:val="006377CD"/>
    <w:rsid w:val="00637928"/>
    <w:rsid w:val="0063799E"/>
    <w:rsid w:val="00637C00"/>
    <w:rsid w:val="00637CC8"/>
    <w:rsid w:val="00637D1E"/>
    <w:rsid w:val="00637D47"/>
    <w:rsid w:val="00637E86"/>
    <w:rsid w:val="00637F28"/>
    <w:rsid w:val="00640229"/>
    <w:rsid w:val="00640233"/>
    <w:rsid w:val="006402FB"/>
    <w:rsid w:val="00640582"/>
    <w:rsid w:val="0064060B"/>
    <w:rsid w:val="00640696"/>
    <w:rsid w:val="00640970"/>
    <w:rsid w:val="00640A26"/>
    <w:rsid w:val="00640B29"/>
    <w:rsid w:val="00640B31"/>
    <w:rsid w:val="00640E3F"/>
    <w:rsid w:val="0064104A"/>
    <w:rsid w:val="00641053"/>
    <w:rsid w:val="006410DF"/>
    <w:rsid w:val="00641189"/>
    <w:rsid w:val="0064158C"/>
    <w:rsid w:val="006415DD"/>
    <w:rsid w:val="006418E4"/>
    <w:rsid w:val="0064195E"/>
    <w:rsid w:val="00641D99"/>
    <w:rsid w:val="0064200F"/>
    <w:rsid w:val="00642023"/>
    <w:rsid w:val="00642068"/>
    <w:rsid w:val="00642157"/>
    <w:rsid w:val="006421A4"/>
    <w:rsid w:val="006421DD"/>
    <w:rsid w:val="0064244E"/>
    <w:rsid w:val="006425D2"/>
    <w:rsid w:val="00642A3F"/>
    <w:rsid w:val="00642B2B"/>
    <w:rsid w:val="00642DD9"/>
    <w:rsid w:val="00643015"/>
    <w:rsid w:val="00643036"/>
    <w:rsid w:val="006430C0"/>
    <w:rsid w:val="00643253"/>
    <w:rsid w:val="006435F2"/>
    <w:rsid w:val="00643640"/>
    <w:rsid w:val="00643722"/>
    <w:rsid w:val="00643838"/>
    <w:rsid w:val="00643A96"/>
    <w:rsid w:val="00643B81"/>
    <w:rsid w:val="00643CF4"/>
    <w:rsid w:val="00643D2C"/>
    <w:rsid w:val="00643DB4"/>
    <w:rsid w:val="00643E09"/>
    <w:rsid w:val="00643F46"/>
    <w:rsid w:val="00643F58"/>
    <w:rsid w:val="00643F8A"/>
    <w:rsid w:val="00643F8E"/>
    <w:rsid w:val="00643F9B"/>
    <w:rsid w:val="0064425B"/>
    <w:rsid w:val="0064425F"/>
    <w:rsid w:val="006442F2"/>
    <w:rsid w:val="00644566"/>
    <w:rsid w:val="00644969"/>
    <w:rsid w:val="0064499D"/>
    <w:rsid w:val="00644AB6"/>
    <w:rsid w:val="00644B77"/>
    <w:rsid w:val="00644BFC"/>
    <w:rsid w:val="00644D60"/>
    <w:rsid w:val="00644DF3"/>
    <w:rsid w:val="00644E31"/>
    <w:rsid w:val="00645017"/>
    <w:rsid w:val="006452B9"/>
    <w:rsid w:val="00645362"/>
    <w:rsid w:val="006455FF"/>
    <w:rsid w:val="006456C9"/>
    <w:rsid w:val="00645840"/>
    <w:rsid w:val="0064588C"/>
    <w:rsid w:val="00645B1C"/>
    <w:rsid w:val="00645C48"/>
    <w:rsid w:val="00645CCA"/>
    <w:rsid w:val="00645FE5"/>
    <w:rsid w:val="006461DB"/>
    <w:rsid w:val="0064627D"/>
    <w:rsid w:val="006462AF"/>
    <w:rsid w:val="006465DD"/>
    <w:rsid w:val="006466E7"/>
    <w:rsid w:val="006466FC"/>
    <w:rsid w:val="0064685E"/>
    <w:rsid w:val="006468A9"/>
    <w:rsid w:val="00646A1E"/>
    <w:rsid w:val="00646A45"/>
    <w:rsid w:val="00646A8B"/>
    <w:rsid w:val="00646B0D"/>
    <w:rsid w:val="00646B49"/>
    <w:rsid w:val="00646B77"/>
    <w:rsid w:val="00646CD7"/>
    <w:rsid w:val="00646EBD"/>
    <w:rsid w:val="0064712C"/>
    <w:rsid w:val="00647196"/>
    <w:rsid w:val="006474F7"/>
    <w:rsid w:val="00647990"/>
    <w:rsid w:val="00647A04"/>
    <w:rsid w:val="00647A25"/>
    <w:rsid w:val="00647C10"/>
    <w:rsid w:val="00647D22"/>
    <w:rsid w:val="00647D60"/>
    <w:rsid w:val="00647DD8"/>
    <w:rsid w:val="00647EA7"/>
    <w:rsid w:val="00647EF8"/>
    <w:rsid w:val="00647F79"/>
    <w:rsid w:val="00650008"/>
    <w:rsid w:val="0065017F"/>
    <w:rsid w:val="0065020B"/>
    <w:rsid w:val="006503C7"/>
    <w:rsid w:val="006503F5"/>
    <w:rsid w:val="00650473"/>
    <w:rsid w:val="006507C7"/>
    <w:rsid w:val="00650A60"/>
    <w:rsid w:val="00650C06"/>
    <w:rsid w:val="00650CC9"/>
    <w:rsid w:val="00650CF5"/>
    <w:rsid w:val="00650DC9"/>
    <w:rsid w:val="00650FD3"/>
    <w:rsid w:val="00651158"/>
    <w:rsid w:val="006512CC"/>
    <w:rsid w:val="006514F5"/>
    <w:rsid w:val="00651583"/>
    <w:rsid w:val="00651826"/>
    <w:rsid w:val="00651847"/>
    <w:rsid w:val="00651A58"/>
    <w:rsid w:val="00651B17"/>
    <w:rsid w:val="00651C09"/>
    <w:rsid w:val="00651F54"/>
    <w:rsid w:val="00651F81"/>
    <w:rsid w:val="006521A0"/>
    <w:rsid w:val="006521B5"/>
    <w:rsid w:val="006521C9"/>
    <w:rsid w:val="00652272"/>
    <w:rsid w:val="00652355"/>
    <w:rsid w:val="006523A3"/>
    <w:rsid w:val="006524F6"/>
    <w:rsid w:val="006525EC"/>
    <w:rsid w:val="006527FE"/>
    <w:rsid w:val="00652969"/>
    <w:rsid w:val="00652A34"/>
    <w:rsid w:val="00652B01"/>
    <w:rsid w:val="00652B0B"/>
    <w:rsid w:val="00652CD6"/>
    <w:rsid w:val="00652D6A"/>
    <w:rsid w:val="00652DB0"/>
    <w:rsid w:val="00653315"/>
    <w:rsid w:val="00653461"/>
    <w:rsid w:val="006535D1"/>
    <w:rsid w:val="00653601"/>
    <w:rsid w:val="006536C0"/>
    <w:rsid w:val="006537DA"/>
    <w:rsid w:val="0065380A"/>
    <w:rsid w:val="0065384D"/>
    <w:rsid w:val="0065395C"/>
    <w:rsid w:val="00653989"/>
    <w:rsid w:val="00653A38"/>
    <w:rsid w:val="00653B19"/>
    <w:rsid w:val="00653C9A"/>
    <w:rsid w:val="00653D35"/>
    <w:rsid w:val="00654233"/>
    <w:rsid w:val="006543DA"/>
    <w:rsid w:val="00654471"/>
    <w:rsid w:val="006548CC"/>
    <w:rsid w:val="00654AAD"/>
    <w:rsid w:val="00654B3C"/>
    <w:rsid w:val="00655773"/>
    <w:rsid w:val="006557A2"/>
    <w:rsid w:val="006557E1"/>
    <w:rsid w:val="006558F6"/>
    <w:rsid w:val="0065597E"/>
    <w:rsid w:val="00655A8D"/>
    <w:rsid w:val="00655BF0"/>
    <w:rsid w:val="00655E3C"/>
    <w:rsid w:val="00655E44"/>
    <w:rsid w:val="00655EBD"/>
    <w:rsid w:val="00655F1D"/>
    <w:rsid w:val="00656152"/>
    <w:rsid w:val="006561E8"/>
    <w:rsid w:val="006564B9"/>
    <w:rsid w:val="00656607"/>
    <w:rsid w:val="006566AB"/>
    <w:rsid w:val="006567BA"/>
    <w:rsid w:val="006567D2"/>
    <w:rsid w:val="006567ED"/>
    <w:rsid w:val="00656A17"/>
    <w:rsid w:val="00656A75"/>
    <w:rsid w:val="00656B19"/>
    <w:rsid w:val="00656D6F"/>
    <w:rsid w:val="00656EED"/>
    <w:rsid w:val="00657116"/>
    <w:rsid w:val="00657224"/>
    <w:rsid w:val="00657282"/>
    <w:rsid w:val="00657315"/>
    <w:rsid w:val="006573F4"/>
    <w:rsid w:val="0065744C"/>
    <w:rsid w:val="006574C8"/>
    <w:rsid w:val="00657518"/>
    <w:rsid w:val="0065757B"/>
    <w:rsid w:val="006575B7"/>
    <w:rsid w:val="00657809"/>
    <w:rsid w:val="006579D0"/>
    <w:rsid w:val="00657A2D"/>
    <w:rsid w:val="00657B18"/>
    <w:rsid w:val="00657C33"/>
    <w:rsid w:val="00657CFE"/>
    <w:rsid w:val="00657D60"/>
    <w:rsid w:val="00657F12"/>
    <w:rsid w:val="0066009C"/>
    <w:rsid w:val="006602F2"/>
    <w:rsid w:val="006603A6"/>
    <w:rsid w:val="006604C6"/>
    <w:rsid w:val="006605A0"/>
    <w:rsid w:val="00660610"/>
    <w:rsid w:val="0066077A"/>
    <w:rsid w:val="00660951"/>
    <w:rsid w:val="00660B7E"/>
    <w:rsid w:val="00660DD3"/>
    <w:rsid w:val="00661028"/>
    <w:rsid w:val="0066110B"/>
    <w:rsid w:val="006611AA"/>
    <w:rsid w:val="006611C5"/>
    <w:rsid w:val="00661289"/>
    <w:rsid w:val="0066147F"/>
    <w:rsid w:val="00661535"/>
    <w:rsid w:val="00661794"/>
    <w:rsid w:val="00661831"/>
    <w:rsid w:val="00661FDD"/>
    <w:rsid w:val="0066228E"/>
    <w:rsid w:val="00662293"/>
    <w:rsid w:val="006623D1"/>
    <w:rsid w:val="006623F5"/>
    <w:rsid w:val="00662463"/>
    <w:rsid w:val="006626D1"/>
    <w:rsid w:val="006627B4"/>
    <w:rsid w:val="00662802"/>
    <w:rsid w:val="00662820"/>
    <w:rsid w:val="00662C1C"/>
    <w:rsid w:val="00662C52"/>
    <w:rsid w:val="00662FA1"/>
    <w:rsid w:val="0066300A"/>
    <w:rsid w:val="006631E7"/>
    <w:rsid w:val="006631EF"/>
    <w:rsid w:val="006633F7"/>
    <w:rsid w:val="00663700"/>
    <w:rsid w:val="00663821"/>
    <w:rsid w:val="00663AFC"/>
    <w:rsid w:val="00663AFD"/>
    <w:rsid w:val="00663C1A"/>
    <w:rsid w:val="00663C33"/>
    <w:rsid w:val="00664163"/>
    <w:rsid w:val="00664256"/>
    <w:rsid w:val="00664439"/>
    <w:rsid w:val="00664559"/>
    <w:rsid w:val="00664597"/>
    <w:rsid w:val="006646A4"/>
    <w:rsid w:val="0066478A"/>
    <w:rsid w:val="00664ACF"/>
    <w:rsid w:val="00664B92"/>
    <w:rsid w:val="00665291"/>
    <w:rsid w:val="006653EA"/>
    <w:rsid w:val="0066548E"/>
    <w:rsid w:val="00665787"/>
    <w:rsid w:val="0066583B"/>
    <w:rsid w:val="0066587F"/>
    <w:rsid w:val="006658B6"/>
    <w:rsid w:val="00665BAD"/>
    <w:rsid w:val="00665D1C"/>
    <w:rsid w:val="00665EA7"/>
    <w:rsid w:val="006660EE"/>
    <w:rsid w:val="006661A5"/>
    <w:rsid w:val="006662AD"/>
    <w:rsid w:val="006668D2"/>
    <w:rsid w:val="006668EC"/>
    <w:rsid w:val="00666A5B"/>
    <w:rsid w:val="00666BE6"/>
    <w:rsid w:val="00666F30"/>
    <w:rsid w:val="00667168"/>
    <w:rsid w:val="00667206"/>
    <w:rsid w:val="00667310"/>
    <w:rsid w:val="00667611"/>
    <w:rsid w:val="00667908"/>
    <w:rsid w:val="0066792E"/>
    <w:rsid w:val="00667C96"/>
    <w:rsid w:val="00667F60"/>
    <w:rsid w:val="006701D9"/>
    <w:rsid w:val="006704E3"/>
    <w:rsid w:val="006705AC"/>
    <w:rsid w:val="006706A9"/>
    <w:rsid w:val="006707B4"/>
    <w:rsid w:val="00670855"/>
    <w:rsid w:val="00670978"/>
    <w:rsid w:val="0067098E"/>
    <w:rsid w:val="00670991"/>
    <w:rsid w:val="00670A11"/>
    <w:rsid w:val="00670A76"/>
    <w:rsid w:val="00670AE5"/>
    <w:rsid w:val="00670C43"/>
    <w:rsid w:val="00670D52"/>
    <w:rsid w:val="00670E44"/>
    <w:rsid w:val="006711E8"/>
    <w:rsid w:val="006712DA"/>
    <w:rsid w:val="00671456"/>
    <w:rsid w:val="00671585"/>
    <w:rsid w:val="00671645"/>
    <w:rsid w:val="00671681"/>
    <w:rsid w:val="006716CC"/>
    <w:rsid w:val="00671719"/>
    <w:rsid w:val="00671933"/>
    <w:rsid w:val="00671ABA"/>
    <w:rsid w:val="00671AD2"/>
    <w:rsid w:val="00671B1F"/>
    <w:rsid w:val="00671BAA"/>
    <w:rsid w:val="00671BE9"/>
    <w:rsid w:val="00671F4E"/>
    <w:rsid w:val="006720EC"/>
    <w:rsid w:val="0067211D"/>
    <w:rsid w:val="00672138"/>
    <w:rsid w:val="00672242"/>
    <w:rsid w:val="006722CF"/>
    <w:rsid w:val="0067233D"/>
    <w:rsid w:val="0067245A"/>
    <w:rsid w:val="006724A2"/>
    <w:rsid w:val="0067258D"/>
    <w:rsid w:val="006725BD"/>
    <w:rsid w:val="00672619"/>
    <w:rsid w:val="0067261D"/>
    <w:rsid w:val="0067261E"/>
    <w:rsid w:val="00672700"/>
    <w:rsid w:val="0067295D"/>
    <w:rsid w:val="00672BEC"/>
    <w:rsid w:val="00672C56"/>
    <w:rsid w:val="00672CCE"/>
    <w:rsid w:val="00672CD2"/>
    <w:rsid w:val="00672D5C"/>
    <w:rsid w:val="00672F28"/>
    <w:rsid w:val="00673180"/>
    <w:rsid w:val="00673187"/>
    <w:rsid w:val="00673263"/>
    <w:rsid w:val="00673269"/>
    <w:rsid w:val="006732B1"/>
    <w:rsid w:val="006732BA"/>
    <w:rsid w:val="006733CD"/>
    <w:rsid w:val="006735A1"/>
    <w:rsid w:val="006737A5"/>
    <w:rsid w:val="00673862"/>
    <w:rsid w:val="00673C0B"/>
    <w:rsid w:val="00673C91"/>
    <w:rsid w:val="00673E00"/>
    <w:rsid w:val="00673EBF"/>
    <w:rsid w:val="00673F83"/>
    <w:rsid w:val="0067410D"/>
    <w:rsid w:val="006742BF"/>
    <w:rsid w:val="0067444E"/>
    <w:rsid w:val="00674525"/>
    <w:rsid w:val="0067455F"/>
    <w:rsid w:val="0067457C"/>
    <w:rsid w:val="006747D7"/>
    <w:rsid w:val="00674A8D"/>
    <w:rsid w:val="00674BE1"/>
    <w:rsid w:val="00674C07"/>
    <w:rsid w:val="00674D86"/>
    <w:rsid w:val="00674F89"/>
    <w:rsid w:val="00674FEF"/>
    <w:rsid w:val="006752CD"/>
    <w:rsid w:val="00675485"/>
    <w:rsid w:val="006754DE"/>
    <w:rsid w:val="0067564F"/>
    <w:rsid w:val="00675708"/>
    <w:rsid w:val="006757EA"/>
    <w:rsid w:val="00675858"/>
    <w:rsid w:val="00675893"/>
    <w:rsid w:val="0067594B"/>
    <w:rsid w:val="00675A09"/>
    <w:rsid w:val="00675C2A"/>
    <w:rsid w:val="00675CD9"/>
    <w:rsid w:val="00675CDF"/>
    <w:rsid w:val="00675E40"/>
    <w:rsid w:val="00675F35"/>
    <w:rsid w:val="0067606D"/>
    <w:rsid w:val="00676204"/>
    <w:rsid w:val="0067644B"/>
    <w:rsid w:val="00676A45"/>
    <w:rsid w:val="00676AEA"/>
    <w:rsid w:val="00676CA4"/>
    <w:rsid w:val="00676E7C"/>
    <w:rsid w:val="00676EB9"/>
    <w:rsid w:val="00676EE6"/>
    <w:rsid w:val="00676FCB"/>
    <w:rsid w:val="00677051"/>
    <w:rsid w:val="00677234"/>
    <w:rsid w:val="006772E4"/>
    <w:rsid w:val="00677450"/>
    <w:rsid w:val="0067776A"/>
    <w:rsid w:val="00677A1F"/>
    <w:rsid w:val="00677E92"/>
    <w:rsid w:val="00677ECD"/>
    <w:rsid w:val="00680071"/>
    <w:rsid w:val="006801B6"/>
    <w:rsid w:val="0068024A"/>
    <w:rsid w:val="006802EB"/>
    <w:rsid w:val="006806A2"/>
    <w:rsid w:val="00680C09"/>
    <w:rsid w:val="00680C89"/>
    <w:rsid w:val="00680E38"/>
    <w:rsid w:val="00680F99"/>
    <w:rsid w:val="006811DD"/>
    <w:rsid w:val="006819FF"/>
    <w:rsid w:val="00681A72"/>
    <w:rsid w:val="00681B7D"/>
    <w:rsid w:val="00681D48"/>
    <w:rsid w:val="00682080"/>
    <w:rsid w:val="00682268"/>
    <w:rsid w:val="006823B6"/>
    <w:rsid w:val="006823CA"/>
    <w:rsid w:val="0068260C"/>
    <w:rsid w:val="00682A46"/>
    <w:rsid w:val="00682AD4"/>
    <w:rsid w:val="00682B0F"/>
    <w:rsid w:val="00682CCA"/>
    <w:rsid w:val="00682D9A"/>
    <w:rsid w:val="00682DCA"/>
    <w:rsid w:val="00682EB1"/>
    <w:rsid w:val="00682EDF"/>
    <w:rsid w:val="00682F55"/>
    <w:rsid w:val="0068315A"/>
    <w:rsid w:val="00683165"/>
    <w:rsid w:val="00683728"/>
    <w:rsid w:val="00683752"/>
    <w:rsid w:val="0068379A"/>
    <w:rsid w:val="00683901"/>
    <w:rsid w:val="00683ABD"/>
    <w:rsid w:val="00683C3F"/>
    <w:rsid w:val="00683EAE"/>
    <w:rsid w:val="006841C7"/>
    <w:rsid w:val="006844A0"/>
    <w:rsid w:val="00684512"/>
    <w:rsid w:val="0068466C"/>
    <w:rsid w:val="0068469B"/>
    <w:rsid w:val="00684771"/>
    <w:rsid w:val="0068479A"/>
    <w:rsid w:val="00684838"/>
    <w:rsid w:val="0068483F"/>
    <w:rsid w:val="00684A43"/>
    <w:rsid w:val="00684C8F"/>
    <w:rsid w:val="00684F8E"/>
    <w:rsid w:val="00685018"/>
    <w:rsid w:val="0068509F"/>
    <w:rsid w:val="006852BB"/>
    <w:rsid w:val="00685355"/>
    <w:rsid w:val="006854A1"/>
    <w:rsid w:val="006854AC"/>
    <w:rsid w:val="006854B7"/>
    <w:rsid w:val="00685942"/>
    <w:rsid w:val="00685A17"/>
    <w:rsid w:val="00685AC3"/>
    <w:rsid w:val="00685C8A"/>
    <w:rsid w:val="00685CFF"/>
    <w:rsid w:val="00685DA5"/>
    <w:rsid w:val="00685F7D"/>
    <w:rsid w:val="00685FD6"/>
    <w:rsid w:val="006863AF"/>
    <w:rsid w:val="006865A6"/>
    <w:rsid w:val="006865F8"/>
    <w:rsid w:val="00686624"/>
    <w:rsid w:val="00686939"/>
    <w:rsid w:val="00686A42"/>
    <w:rsid w:val="00686CB1"/>
    <w:rsid w:val="00686E9C"/>
    <w:rsid w:val="00687189"/>
    <w:rsid w:val="00687244"/>
    <w:rsid w:val="00687247"/>
    <w:rsid w:val="00687358"/>
    <w:rsid w:val="00687596"/>
    <w:rsid w:val="0068787D"/>
    <w:rsid w:val="006878B9"/>
    <w:rsid w:val="00687989"/>
    <w:rsid w:val="006879D7"/>
    <w:rsid w:val="00687B89"/>
    <w:rsid w:val="00687BAF"/>
    <w:rsid w:val="00687C6C"/>
    <w:rsid w:val="00687CF7"/>
    <w:rsid w:val="00687D0F"/>
    <w:rsid w:val="00687D8F"/>
    <w:rsid w:val="00687FA5"/>
    <w:rsid w:val="00690025"/>
    <w:rsid w:val="006900E6"/>
    <w:rsid w:val="006900FA"/>
    <w:rsid w:val="00690531"/>
    <w:rsid w:val="0069060A"/>
    <w:rsid w:val="00690671"/>
    <w:rsid w:val="006906A1"/>
    <w:rsid w:val="00690788"/>
    <w:rsid w:val="006908DC"/>
    <w:rsid w:val="00690A15"/>
    <w:rsid w:val="00690B17"/>
    <w:rsid w:val="00690B51"/>
    <w:rsid w:val="00690C92"/>
    <w:rsid w:val="00690F8B"/>
    <w:rsid w:val="006910CA"/>
    <w:rsid w:val="0069121B"/>
    <w:rsid w:val="0069151B"/>
    <w:rsid w:val="0069163B"/>
    <w:rsid w:val="00691836"/>
    <w:rsid w:val="00691905"/>
    <w:rsid w:val="00691BD1"/>
    <w:rsid w:val="00691E52"/>
    <w:rsid w:val="00691EB4"/>
    <w:rsid w:val="0069208D"/>
    <w:rsid w:val="00692235"/>
    <w:rsid w:val="00692367"/>
    <w:rsid w:val="00692665"/>
    <w:rsid w:val="0069296E"/>
    <w:rsid w:val="00692A7D"/>
    <w:rsid w:val="00692ADF"/>
    <w:rsid w:val="00692B12"/>
    <w:rsid w:val="00692C59"/>
    <w:rsid w:val="00692CDC"/>
    <w:rsid w:val="00692DC0"/>
    <w:rsid w:val="00692EC4"/>
    <w:rsid w:val="006932B7"/>
    <w:rsid w:val="006932C4"/>
    <w:rsid w:val="006932C5"/>
    <w:rsid w:val="0069335B"/>
    <w:rsid w:val="006933A1"/>
    <w:rsid w:val="00693699"/>
    <w:rsid w:val="00693865"/>
    <w:rsid w:val="00693952"/>
    <w:rsid w:val="00693AC5"/>
    <w:rsid w:val="00693B94"/>
    <w:rsid w:val="00693BE3"/>
    <w:rsid w:val="00693CAE"/>
    <w:rsid w:val="00693D74"/>
    <w:rsid w:val="00693E2A"/>
    <w:rsid w:val="00694157"/>
    <w:rsid w:val="00694215"/>
    <w:rsid w:val="006942A7"/>
    <w:rsid w:val="0069450C"/>
    <w:rsid w:val="006945AC"/>
    <w:rsid w:val="00694715"/>
    <w:rsid w:val="00694872"/>
    <w:rsid w:val="00694A41"/>
    <w:rsid w:val="00694B77"/>
    <w:rsid w:val="00694BA9"/>
    <w:rsid w:val="00695151"/>
    <w:rsid w:val="00695279"/>
    <w:rsid w:val="00695477"/>
    <w:rsid w:val="00695686"/>
    <w:rsid w:val="006956CC"/>
    <w:rsid w:val="00695886"/>
    <w:rsid w:val="006958FD"/>
    <w:rsid w:val="00695AE8"/>
    <w:rsid w:val="00695B21"/>
    <w:rsid w:val="00695D8E"/>
    <w:rsid w:val="00695F5E"/>
    <w:rsid w:val="00695FF3"/>
    <w:rsid w:val="00696333"/>
    <w:rsid w:val="0069658D"/>
    <w:rsid w:val="006965BB"/>
    <w:rsid w:val="00696833"/>
    <w:rsid w:val="0069687F"/>
    <w:rsid w:val="00696A5F"/>
    <w:rsid w:val="00696C3E"/>
    <w:rsid w:val="00697087"/>
    <w:rsid w:val="00697154"/>
    <w:rsid w:val="006971B3"/>
    <w:rsid w:val="0069734B"/>
    <w:rsid w:val="00697545"/>
    <w:rsid w:val="00697A54"/>
    <w:rsid w:val="00697C48"/>
    <w:rsid w:val="00697DE4"/>
    <w:rsid w:val="00697E8C"/>
    <w:rsid w:val="006A00C9"/>
    <w:rsid w:val="006A027C"/>
    <w:rsid w:val="006A03CA"/>
    <w:rsid w:val="006A0663"/>
    <w:rsid w:val="006A067D"/>
    <w:rsid w:val="006A06B6"/>
    <w:rsid w:val="006A07F8"/>
    <w:rsid w:val="006A0828"/>
    <w:rsid w:val="006A097F"/>
    <w:rsid w:val="006A0A5A"/>
    <w:rsid w:val="006A0A9D"/>
    <w:rsid w:val="006A0ACF"/>
    <w:rsid w:val="006A0AFE"/>
    <w:rsid w:val="006A0B4F"/>
    <w:rsid w:val="006A0BFC"/>
    <w:rsid w:val="006A0F01"/>
    <w:rsid w:val="006A10D8"/>
    <w:rsid w:val="006A10FC"/>
    <w:rsid w:val="006A118C"/>
    <w:rsid w:val="006A1391"/>
    <w:rsid w:val="006A1402"/>
    <w:rsid w:val="006A141B"/>
    <w:rsid w:val="006A147C"/>
    <w:rsid w:val="006A174B"/>
    <w:rsid w:val="006A1833"/>
    <w:rsid w:val="006A18E8"/>
    <w:rsid w:val="006A19A1"/>
    <w:rsid w:val="006A1A7A"/>
    <w:rsid w:val="006A1BC7"/>
    <w:rsid w:val="006A1F3E"/>
    <w:rsid w:val="006A1F63"/>
    <w:rsid w:val="006A2212"/>
    <w:rsid w:val="006A2312"/>
    <w:rsid w:val="006A239D"/>
    <w:rsid w:val="006A24C6"/>
    <w:rsid w:val="006A25F7"/>
    <w:rsid w:val="006A2617"/>
    <w:rsid w:val="006A2691"/>
    <w:rsid w:val="006A26AA"/>
    <w:rsid w:val="006A2735"/>
    <w:rsid w:val="006A27BA"/>
    <w:rsid w:val="006A2821"/>
    <w:rsid w:val="006A2849"/>
    <w:rsid w:val="006A2C50"/>
    <w:rsid w:val="006A2CD6"/>
    <w:rsid w:val="006A2E5C"/>
    <w:rsid w:val="006A2E85"/>
    <w:rsid w:val="006A2F78"/>
    <w:rsid w:val="006A2FF0"/>
    <w:rsid w:val="006A3042"/>
    <w:rsid w:val="006A3102"/>
    <w:rsid w:val="006A3177"/>
    <w:rsid w:val="006A31CF"/>
    <w:rsid w:val="006A31F0"/>
    <w:rsid w:val="006A3224"/>
    <w:rsid w:val="006A32AB"/>
    <w:rsid w:val="006A3404"/>
    <w:rsid w:val="006A359B"/>
    <w:rsid w:val="006A38C2"/>
    <w:rsid w:val="006A3C80"/>
    <w:rsid w:val="006A3E6A"/>
    <w:rsid w:val="006A3ECB"/>
    <w:rsid w:val="006A3F07"/>
    <w:rsid w:val="006A4050"/>
    <w:rsid w:val="006A4074"/>
    <w:rsid w:val="006A4082"/>
    <w:rsid w:val="006A414D"/>
    <w:rsid w:val="006A4505"/>
    <w:rsid w:val="006A4C8C"/>
    <w:rsid w:val="006A4E82"/>
    <w:rsid w:val="006A51F9"/>
    <w:rsid w:val="006A53FE"/>
    <w:rsid w:val="006A54F5"/>
    <w:rsid w:val="006A5568"/>
    <w:rsid w:val="006A563C"/>
    <w:rsid w:val="006A5830"/>
    <w:rsid w:val="006A5901"/>
    <w:rsid w:val="006A5916"/>
    <w:rsid w:val="006A59FD"/>
    <w:rsid w:val="006A5F77"/>
    <w:rsid w:val="006A6211"/>
    <w:rsid w:val="006A6215"/>
    <w:rsid w:val="006A6295"/>
    <w:rsid w:val="006A63C4"/>
    <w:rsid w:val="006A64D7"/>
    <w:rsid w:val="006A652C"/>
    <w:rsid w:val="006A69D7"/>
    <w:rsid w:val="006A6BEE"/>
    <w:rsid w:val="006A6CB9"/>
    <w:rsid w:val="006A6D18"/>
    <w:rsid w:val="006A7203"/>
    <w:rsid w:val="006A72B9"/>
    <w:rsid w:val="006A73BA"/>
    <w:rsid w:val="006A751C"/>
    <w:rsid w:val="006A762E"/>
    <w:rsid w:val="006A7687"/>
    <w:rsid w:val="006A7A9A"/>
    <w:rsid w:val="006A7C36"/>
    <w:rsid w:val="006A7CFE"/>
    <w:rsid w:val="006A7E10"/>
    <w:rsid w:val="006A7F20"/>
    <w:rsid w:val="006A7FFD"/>
    <w:rsid w:val="006B001E"/>
    <w:rsid w:val="006B00A9"/>
    <w:rsid w:val="006B0364"/>
    <w:rsid w:val="006B0442"/>
    <w:rsid w:val="006B04DC"/>
    <w:rsid w:val="006B0611"/>
    <w:rsid w:val="006B06A4"/>
    <w:rsid w:val="006B0755"/>
    <w:rsid w:val="006B08C7"/>
    <w:rsid w:val="006B0CE8"/>
    <w:rsid w:val="006B0D34"/>
    <w:rsid w:val="006B0D70"/>
    <w:rsid w:val="006B0EB9"/>
    <w:rsid w:val="006B15A1"/>
    <w:rsid w:val="006B15BF"/>
    <w:rsid w:val="006B1624"/>
    <w:rsid w:val="006B1803"/>
    <w:rsid w:val="006B1855"/>
    <w:rsid w:val="006B186E"/>
    <w:rsid w:val="006B18CE"/>
    <w:rsid w:val="006B1924"/>
    <w:rsid w:val="006B19AB"/>
    <w:rsid w:val="006B1A12"/>
    <w:rsid w:val="006B1A61"/>
    <w:rsid w:val="006B1A63"/>
    <w:rsid w:val="006B1AEB"/>
    <w:rsid w:val="006B1B86"/>
    <w:rsid w:val="006B1E35"/>
    <w:rsid w:val="006B1E82"/>
    <w:rsid w:val="006B1F3F"/>
    <w:rsid w:val="006B2049"/>
    <w:rsid w:val="006B205C"/>
    <w:rsid w:val="006B20F7"/>
    <w:rsid w:val="006B22AA"/>
    <w:rsid w:val="006B232B"/>
    <w:rsid w:val="006B23BD"/>
    <w:rsid w:val="006B2AF6"/>
    <w:rsid w:val="006B2C5F"/>
    <w:rsid w:val="006B2EE1"/>
    <w:rsid w:val="006B3257"/>
    <w:rsid w:val="006B330F"/>
    <w:rsid w:val="006B3655"/>
    <w:rsid w:val="006B368B"/>
    <w:rsid w:val="006B3771"/>
    <w:rsid w:val="006B37CB"/>
    <w:rsid w:val="006B37E7"/>
    <w:rsid w:val="006B3901"/>
    <w:rsid w:val="006B3A2A"/>
    <w:rsid w:val="006B3AC6"/>
    <w:rsid w:val="006B3BBC"/>
    <w:rsid w:val="006B3E3B"/>
    <w:rsid w:val="006B4085"/>
    <w:rsid w:val="006B40EF"/>
    <w:rsid w:val="006B4327"/>
    <w:rsid w:val="006B43F3"/>
    <w:rsid w:val="006B45FE"/>
    <w:rsid w:val="006B4649"/>
    <w:rsid w:val="006B46B9"/>
    <w:rsid w:val="006B478E"/>
    <w:rsid w:val="006B47DB"/>
    <w:rsid w:val="006B4C12"/>
    <w:rsid w:val="006B4D59"/>
    <w:rsid w:val="006B4E15"/>
    <w:rsid w:val="006B4ED1"/>
    <w:rsid w:val="006B4FB6"/>
    <w:rsid w:val="006B50AF"/>
    <w:rsid w:val="006B5144"/>
    <w:rsid w:val="006B5156"/>
    <w:rsid w:val="006B51DB"/>
    <w:rsid w:val="006B52D0"/>
    <w:rsid w:val="006B5366"/>
    <w:rsid w:val="006B53A4"/>
    <w:rsid w:val="006B540B"/>
    <w:rsid w:val="006B55AF"/>
    <w:rsid w:val="006B564A"/>
    <w:rsid w:val="006B56E9"/>
    <w:rsid w:val="006B56FA"/>
    <w:rsid w:val="006B5C69"/>
    <w:rsid w:val="006B5D5A"/>
    <w:rsid w:val="006B5EC4"/>
    <w:rsid w:val="006B5F6A"/>
    <w:rsid w:val="006B6025"/>
    <w:rsid w:val="006B611F"/>
    <w:rsid w:val="006B629C"/>
    <w:rsid w:val="006B6411"/>
    <w:rsid w:val="006B6546"/>
    <w:rsid w:val="006B6755"/>
    <w:rsid w:val="006B676C"/>
    <w:rsid w:val="006B688B"/>
    <w:rsid w:val="006B69CC"/>
    <w:rsid w:val="006B6A0A"/>
    <w:rsid w:val="006B6BF3"/>
    <w:rsid w:val="006B6DED"/>
    <w:rsid w:val="006B6E2F"/>
    <w:rsid w:val="006B6E41"/>
    <w:rsid w:val="006B6E51"/>
    <w:rsid w:val="006B6EDF"/>
    <w:rsid w:val="006B7070"/>
    <w:rsid w:val="006B70BF"/>
    <w:rsid w:val="006B7419"/>
    <w:rsid w:val="006B74AA"/>
    <w:rsid w:val="006B76B5"/>
    <w:rsid w:val="006B783F"/>
    <w:rsid w:val="006B793A"/>
    <w:rsid w:val="006B7AEF"/>
    <w:rsid w:val="006B7D91"/>
    <w:rsid w:val="006B7DF1"/>
    <w:rsid w:val="006B7EF2"/>
    <w:rsid w:val="006B7FB6"/>
    <w:rsid w:val="006C00EF"/>
    <w:rsid w:val="006C0163"/>
    <w:rsid w:val="006C033F"/>
    <w:rsid w:val="006C0356"/>
    <w:rsid w:val="006C03AC"/>
    <w:rsid w:val="006C045B"/>
    <w:rsid w:val="006C0489"/>
    <w:rsid w:val="006C04CB"/>
    <w:rsid w:val="006C04E5"/>
    <w:rsid w:val="006C0727"/>
    <w:rsid w:val="006C07DD"/>
    <w:rsid w:val="006C0C76"/>
    <w:rsid w:val="006C1032"/>
    <w:rsid w:val="006C1038"/>
    <w:rsid w:val="006C1254"/>
    <w:rsid w:val="006C1287"/>
    <w:rsid w:val="006C145C"/>
    <w:rsid w:val="006C1614"/>
    <w:rsid w:val="006C1662"/>
    <w:rsid w:val="006C176C"/>
    <w:rsid w:val="006C181D"/>
    <w:rsid w:val="006C1A79"/>
    <w:rsid w:val="006C1ADA"/>
    <w:rsid w:val="006C1B62"/>
    <w:rsid w:val="006C1CB2"/>
    <w:rsid w:val="006C1EBA"/>
    <w:rsid w:val="006C2011"/>
    <w:rsid w:val="006C219A"/>
    <w:rsid w:val="006C22C0"/>
    <w:rsid w:val="006C2537"/>
    <w:rsid w:val="006C26A3"/>
    <w:rsid w:val="006C275D"/>
    <w:rsid w:val="006C2794"/>
    <w:rsid w:val="006C291A"/>
    <w:rsid w:val="006C2C63"/>
    <w:rsid w:val="006C2C77"/>
    <w:rsid w:val="006C2EC3"/>
    <w:rsid w:val="006C2FB7"/>
    <w:rsid w:val="006C31F8"/>
    <w:rsid w:val="006C320F"/>
    <w:rsid w:val="006C3653"/>
    <w:rsid w:val="006C3740"/>
    <w:rsid w:val="006C3791"/>
    <w:rsid w:val="006C387F"/>
    <w:rsid w:val="006C3B15"/>
    <w:rsid w:val="006C3CE4"/>
    <w:rsid w:val="006C3CFA"/>
    <w:rsid w:val="006C3D0D"/>
    <w:rsid w:val="006C3F57"/>
    <w:rsid w:val="006C40F7"/>
    <w:rsid w:val="006C4209"/>
    <w:rsid w:val="006C4217"/>
    <w:rsid w:val="006C442C"/>
    <w:rsid w:val="006C44A0"/>
    <w:rsid w:val="006C44BF"/>
    <w:rsid w:val="006C44ED"/>
    <w:rsid w:val="006C46AB"/>
    <w:rsid w:val="006C4706"/>
    <w:rsid w:val="006C48F2"/>
    <w:rsid w:val="006C4972"/>
    <w:rsid w:val="006C4A09"/>
    <w:rsid w:val="006C4BA5"/>
    <w:rsid w:val="006C4C3C"/>
    <w:rsid w:val="006C4DA5"/>
    <w:rsid w:val="006C4F63"/>
    <w:rsid w:val="006C4F8B"/>
    <w:rsid w:val="006C5541"/>
    <w:rsid w:val="006C56B1"/>
    <w:rsid w:val="006C57E1"/>
    <w:rsid w:val="006C59FA"/>
    <w:rsid w:val="006C5D67"/>
    <w:rsid w:val="006C5D90"/>
    <w:rsid w:val="006C64B9"/>
    <w:rsid w:val="006C653A"/>
    <w:rsid w:val="006C6A85"/>
    <w:rsid w:val="006C6C4A"/>
    <w:rsid w:val="006C6EBF"/>
    <w:rsid w:val="006C6F62"/>
    <w:rsid w:val="006C7107"/>
    <w:rsid w:val="006C71AA"/>
    <w:rsid w:val="006C734B"/>
    <w:rsid w:val="006C73E0"/>
    <w:rsid w:val="006C74B2"/>
    <w:rsid w:val="006C7758"/>
    <w:rsid w:val="006C78A0"/>
    <w:rsid w:val="006C79A4"/>
    <w:rsid w:val="006C7CD0"/>
    <w:rsid w:val="006C7EBD"/>
    <w:rsid w:val="006C7ECD"/>
    <w:rsid w:val="006C7ED7"/>
    <w:rsid w:val="006D0057"/>
    <w:rsid w:val="006D013D"/>
    <w:rsid w:val="006D031D"/>
    <w:rsid w:val="006D042E"/>
    <w:rsid w:val="006D055F"/>
    <w:rsid w:val="006D06FE"/>
    <w:rsid w:val="006D07B8"/>
    <w:rsid w:val="006D0813"/>
    <w:rsid w:val="006D0A73"/>
    <w:rsid w:val="006D0FF3"/>
    <w:rsid w:val="006D10A7"/>
    <w:rsid w:val="006D10ED"/>
    <w:rsid w:val="006D1490"/>
    <w:rsid w:val="006D14BA"/>
    <w:rsid w:val="006D1621"/>
    <w:rsid w:val="006D167A"/>
    <w:rsid w:val="006D16A4"/>
    <w:rsid w:val="006D16CB"/>
    <w:rsid w:val="006D17CD"/>
    <w:rsid w:val="006D1920"/>
    <w:rsid w:val="006D1A27"/>
    <w:rsid w:val="006D1B60"/>
    <w:rsid w:val="006D1C21"/>
    <w:rsid w:val="006D1C48"/>
    <w:rsid w:val="006D1D10"/>
    <w:rsid w:val="006D1E02"/>
    <w:rsid w:val="006D1ED0"/>
    <w:rsid w:val="006D1FE9"/>
    <w:rsid w:val="006D20FB"/>
    <w:rsid w:val="006D2102"/>
    <w:rsid w:val="006D211F"/>
    <w:rsid w:val="006D21EB"/>
    <w:rsid w:val="006D2245"/>
    <w:rsid w:val="006D229E"/>
    <w:rsid w:val="006D245D"/>
    <w:rsid w:val="006D24E2"/>
    <w:rsid w:val="006D26B7"/>
    <w:rsid w:val="006D2953"/>
    <w:rsid w:val="006D29DF"/>
    <w:rsid w:val="006D2A1D"/>
    <w:rsid w:val="006D2AB3"/>
    <w:rsid w:val="006D2B4F"/>
    <w:rsid w:val="006D2D41"/>
    <w:rsid w:val="006D307F"/>
    <w:rsid w:val="006D30B9"/>
    <w:rsid w:val="006D32CC"/>
    <w:rsid w:val="006D38A6"/>
    <w:rsid w:val="006D38B3"/>
    <w:rsid w:val="006D39D3"/>
    <w:rsid w:val="006D3B5A"/>
    <w:rsid w:val="006D3BDF"/>
    <w:rsid w:val="006D3C82"/>
    <w:rsid w:val="006D3C8B"/>
    <w:rsid w:val="006D3EE8"/>
    <w:rsid w:val="006D405E"/>
    <w:rsid w:val="006D4236"/>
    <w:rsid w:val="006D4256"/>
    <w:rsid w:val="006D426A"/>
    <w:rsid w:val="006D4331"/>
    <w:rsid w:val="006D4380"/>
    <w:rsid w:val="006D4791"/>
    <w:rsid w:val="006D4941"/>
    <w:rsid w:val="006D495B"/>
    <w:rsid w:val="006D4BA4"/>
    <w:rsid w:val="006D4DFD"/>
    <w:rsid w:val="006D4E6D"/>
    <w:rsid w:val="006D4EA4"/>
    <w:rsid w:val="006D4EAD"/>
    <w:rsid w:val="006D50D8"/>
    <w:rsid w:val="006D5111"/>
    <w:rsid w:val="006D51D7"/>
    <w:rsid w:val="006D53CC"/>
    <w:rsid w:val="006D563E"/>
    <w:rsid w:val="006D568C"/>
    <w:rsid w:val="006D5943"/>
    <w:rsid w:val="006D59BB"/>
    <w:rsid w:val="006D5CF4"/>
    <w:rsid w:val="006D5CFF"/>
    <w:rsid w:val="006D5DC5"/>
    <w:rsid w:val="006D5FAD"/>
    <w:rsid w:val="006D6133"/>
    <w:rsid w:val="006D6165"/>
    <w:rsid w:val="006D6208"/>
    <w:rsid w:val="006D62CA"/>
    <w:rsid w:val="006D6580"/>
    <w:rsid w:val="006D66E1"/>
    <w:rsid w:val="006D6753"/>
    <w:rsid w:val="006D6938"/>
    <w:rsid w:val="006D6A1B"/>
    <w:rsid w:val="006D6C47"/>
    <w:rsid w:val="006D6D63"/>
    <w:rsid w:val="006D6EAA"/>
    <w:rsid w:val="006D6ECD"/>
    <w:rsid w:val="006D6EF0"/>
    <w:rsid w:val="006D6EF5"/>
    <w:rsid w:val="006D6F76"/>
    <w:rsid w:val="006D7313"/>
    <w:rsid w:val="006D738E"/>
    <w:rsid w:val="006D74E3"/>
    <w:rsid w:val="006D76B9"/>
    <w:rsid w:val="006D7899"/>
    <w:rsid w:val="006D7E72"/>
    <w:rsid w:val="006E0077"/>
    <w:rsid w:val="006E0136"/>
    <w:rsid w:val="006E0193"/>
    <w:rsid w:val="006E0286"/>
    <w:rsid w:val="006E0393"/>
    <w:rsid w:val="006E03D7"/>
    <w:rsid w:val="006E03D8"/>
    <w:rsid w:val="006E04CA"/>
    <w:rsid w:val="006E054F"/>
    <w:rsid w:val="006E05AC"/>
    <w:rsid w:val="006E062F"/>
    <w:rsid w:val="006E0783"/>
    <w:rsid w:val="006E083A"/>
    <w:rsid w:val="006E0AD4"/>
    <w:rsid w:val="006E0CA9"/>
    <w:rsid w:val="006E0D4E"/>
    <w:rsid w:val="006E0D6E"/>
    <w:rsid w:val="006E0E27"/>
    <w:rsid w:val="006E0E5B"/>
    <w:rsid w:val="006E1029"/>
    <w:rsid w:val="006E10B9"/>
    <w:rsid w:val="006E124E"/>
    <w:rsid w:val="006E13D5"/>
    <w:rsid w:val="006E14E0"/>
    <w:rsid w:val="006E14F1"/>
    <w:rsid w:val="006E14FB"/>
    <w:rsid w:val="006E16AD"/>
    <w:rsid w:val="006E1781"/>
    <w:rsid w:val="006E1786"/>
    <w:rsid w:val="006E17BA"/>
    <w:rsid w:val="006E18EC"/>
    <w:rsid w:val="006E1C3B"/>
    <w:rsid w:val="006E1D05"/>
    <w:rsid w:val="006E1F94"/>
    <w:rsid w:val="006E216F"/>
    <w:rsid w:val="006E2176"/>
    <w:rsid w:val="006E2234"/>
    <w:rsid w:val="006E22E8"/>
    <w:rsid w:val="006E2393"/>
    <w:rsid w:val="006E2439"/>
    <w:rsid w:val="006E24C1"/>
    <w:rsid w:val="006E26AD"/>
    <w:rsid w:val="006E2748"/>
    <w:rsid w:val="006E27F9"/>
    <w:rsid w:val="006E28A5"/>
    <w:rsid w:val="006E290F"/>
    <w:rsid w:val="006E2B80"/>
    <w:rsid w:val="006E2BF7"/>
    <w:rsid w:val="006E2FD4"/>
    <w:rsid w:val="006E31E6"/>
    <w:rsid w:val="006E33FB"/>
    <w:rsid w:val="006E3430"/>
    <w:rsid w:val="006E358F"/>
    <w:rsid w:val="006E3885"/>
    <w:rsid w:val="006E3A1B"/>
    <w:rsid w:val="006E3A2D"/>
    <w:rsid w:val="006E3ABF"/>
    <w:rsid w:val="006E3B23"/>
    <w:rsid w:val="006E3E88"/>
    <w:rsid w:val="006E3FD1"/>
    <w:rsid w:val="006E4035"/>
    <w:rsid w:val="006E418A"/>
    <w:rsid w:val="006E449C"/>
    <w:rsid w:val="006E455F"/>
    <w:rsid w:val="006E4654"/>
    <w:rsid w:val="006E4764"/>
    <w:rsid w:val="006E48EF"/>
    <w:rsid w:val="006E4905"/>
    <w:rsid w:val="006E4952"/>
    <w:rsid w:val="006E49E8"/>
    <w:rsid w:val="006E4BA3"/>
    <w:rsid w:val="006E4BD3"/>
    <w:rsid w:val="006E4E9C"/>
    <w:rsid w:val="006E521A"/>
    <w:rsid w:val="006E52C7"/>
    <w:rsid w:val="006E5399"/>
    <w:rsid w:val="006E559F"/>
    <w:rsid w:val="006E574A"/>
    <w:rsid w:val="006E59A0"/>
    <w:rsid w:val="006E59DD"/>
    <w:rsid w:val="006E5A08"/>
    <w:rsid w:val="006E5E0B"/>
    <w:rsid w:val="006E5E20"/>
    <w:rsid w:val="006E5F45"/>
    <w:rsid w:val="006E5FEF"/>
    <w:rsid w:val="006E6312"/>
    <w:rsid w:val="006E661B"/>
    <w:rsid w:val="006E6CB2"/>
    <w:rsid w:val="006E6CC9"/>
    <w:rsid w:val="006E6CF6"/>
    <w:rsid w:val="006E6E0A"/>
    <w:rsid w:val="006E6F46"/>
    <w:rsid w:val="006E7097"/>
    <w:rsid w:val="006E71AA"/>
    <w:rsid w:val="006E7252"/>
    <w:rsid w:val="006E726D"/>
    <w:rsid w:val="006E7530"/>
    <w:rsid w:val="006E7598"/>
    <w:rsid w:val="006E7684"/>
    <w:rsid w:val="006E7918"/>
    <w:rsid w:val="006E792F"/>
    <w:rsid w:val="006E7A99"/>
    <w:rsid w:val="006E7DB0"/>
    <w:rsid w:val="006F015E"/>
    <w:rsid w:val="006F034B"/>
    <w:rsid w:val="006F0618"/>
    <w:rsid w:val="006F0704"/>
    <w:rsid w:val="006F0855"/>
    <w:rsid w:val="006F09C6"/>
    <w:rsid w:val="006F0A48"/>
    <w:rsid w:val="006F0B35"/>
    <w:rsid w:val="006F0B82"/>
    <w:rsid w:val="006F0DC8"/>
    <w:rsid w:val="006F112F"/>
    <w:rsid w:val="006F14EC"/>
    <w:rsid w:val="006F1508"/>
    <w:rsid w:val="006F15A2"/>
    <w:rsid w:val="006F1724"/>
    <w:rsid w:val="006F182C"/>
    <w:rsid w:val="006F1983"/>
    <w:rsid w:val="006F1D23"/>
    <w:rsid w:val="006F1DC8"/>
    <w:rsid w:val="006F1FB2"/>
    <w:rsid w:val="006F2001"/>
    <w:rsid w:val="006F2234"/>
    <w:rsid w:val="006F22DE"/>
    <w:rsid w:val="006F23A6"/>
    <w:rsid w:val="006F2416"/>
    <w:rsid w:val="006F249E"/>
    <w:rsid w:val="006F24FE"/>
    <w:rsid w:val="006F2536"/>
    <w:rsid w:val="006F2557"/>
    <w:rsid w:val="006F2671"/>
    <w:rsid w:val="006F26D6"/>
    <w:rsid w:val="006F28A8"/>
    <w:rsid w:val="006F2A59"/>
    <w:rsid w:val="006F2EE7"/>
    <w:rsid w:val="006F2F33"/>
    <w:rsid w:val="006F304A"/>
    <w:rsid w:val="006F309F"/>
    <w:rsid w:val="006F3227"/>
    <w:rsid w:val="006F348E"/>
    <w:rsid w:val="006F3B40"/>
    <w:rsid w:val="006F3C44"/>
    <w:rsid w:val="006F3D7B"/>
    <w:rsid w:val="006F3F7C"/>
    <w:rsid w:val="006F406C"/>
    <w:rsid w:val="006F40D4"/>
    <w:rsid w:val="006F4146"/>
    <w:rsid w:val="006F4171"/>
    <w:rsid w:val="006F4238"/>
    <w:rsid w:val="006F437D"/>
    <w:rsid w:val="006F448B"/>
    <w:rsid w:val="006F4562"/>
    <w:rsid w:val="006F45D4"/>
    <w:rsid w:val="006F481B"/>
    <w:rsid w:val="006F494C"/>
    <w:rsid w:val="006F49B1"/>
    <w:rsid w:val="006F4C54"/>
    <w:rsid w:val="006F5018"/>
    <w:rsid w:val="006F5043"/>
    <w:rsid w:val="006F50C8"/>
    <w:rsid w:val="006F51B4"/>
    <w:rsid w:val="006F5212"/>
    <w:rsid w:val="006F5383"/>
    <w:rsid w:val="006F5523"/>
    <w:rsid w:val="006F55E2"/>
    <w:rsid w:val="006F5943"/>
    <w:rsid w:val="006F5AA8"/>
    <w:rsid w:val="006F5AE2"/>
    <w:rsid w:val="006F5D76"/>
    <w:rsid w:val="006F62F0"/>
    <w:rsid w:val="006F650C"/>
    <w:rsid w:val="006F65CC"/>
    <w:rsid w:val="006F66C8"/>
    <w:rsid w:val="006F6912"/>
    <w:rsid w:val="006F69AB"/>
    <w:rsid w:val="006F69D0"/>
    <w:rsid w:val="006F6A4B"/>
    <w:rsid w:val="006F6DAB"/>
    <w:rsid w:val="006F7004"/>
    <w:rsid w:val="006F70B1"/>
    <w:rsid w:val="006F710A"/>
    <w:rsid w:val="006F726D"/>
    <w:rsid w:val="006F73C5"/>
    <w:rsid w:val="006F752E"/>
    <w:rsid w:val="006F75DD"/>
    <w:rsid w:val="006F75E5"/>
    <w:rsid w:val="006F75EE"/>
    <w:rsid w:val="006F762B"/>
    <w:rsid w:val="006F7654"/>
    <w:rsid w:val="006F76BD"/>
    <w:rsid w:val="006F76F2"/>
    <w:rsid w:val="006F78BA"/>
    <w:rsid w:val="006F7A5A"/>
    <w:rsid w:val="006F7BF9"/>
    <w:rsid w:val="006F7C6D"/>
    <w:rsid w:val="006F7CEE"/>
    <w:rsid w:val="006F7CF6"/>
    <w:rsid w:val="006F7D74"/>
    <w:rsid w:val="006F7E6F"/>
    <w:rsid w:val="007000E7"/>
    <w:rsid w:val="0070032A"/>
    <w:rsid w:val="0070032C"/>
    <w:rsid w:val="0070041A"/>
    <w:rsid w:val="00700473"/>
    <w:rsid w:val="0070074C"/>
    <w:rsid w:val="0070089B"/>
    <w:rsid w:val="007009AD"/>
    <w:rsid w:val="007009EB"/>
    <w:rsid w:val="00700A39"/>
    <w:rsid w:val="00700AF0"/>
    <w:rsid w:val="00700B26"/>
    <w:rsid w:val="00700B59"/>
    <w:rsid w:val="00700CC5"/>
    <w:rsid w:val="00700D79"/>
    <w:rsid w:val="00700E97"/>
    <w:rsid w:val="00700F5C"/>
    <w:rsid w:val="00700F67"/>
    <w:rsid w:val="00701083"/>
    <w:rsid w:val="00701249"/>
    <w:rsid w:val="00701455"/>
    <w:rsid w:val="0070184E"/>
    <w:rsid w:val="007018FD"/>
    <w:rsid w:val="007019C0"/>
    <w:rsid w:val="00701A56"/>
    <w:rsid w:val="00701BB7"/>
    <w:rsid w:val="00701D98"/>
    <w:rsid w:val="00701E66"/>
    <w:rsid w:val="00701FB8"/>
    <w:rsid w:val="0070207F"/>
    <w:rsid w:val="007020DE"/>
    <w:rsid w:val="00702165"/>
    <w:rsid w:val="00702795"/>
    <w:rsid w:val="0070289E"/>
    <w:rsid w:val="00702D0F"/>
    <w:rsid w:val="00702DB4"/>
    <w:rsid w:val="00702F7B"/>
    <w:rsid w:val="007031A1"/>
    <w:rsid w:val="007031D2"/>
    <w:rsid w:val="007031D5"/>
    <w:rsid w:val="0070368F"/>
    <w:rsid w:val="00703894"/>
    <w:rsid w:val="00703B6E"/>
    <w:rsid w:val="00703C4C"/>
    <w:rsid w:val="00703D69"/>
    <w:rsid w:val="00703DE3"/>
    <w:rsid w:val="00703E7C"/>
    <w:rsid w:val="0070406A"/>
    <w:rsid w:val="0070419E"/>
    <w:rsid w:val="007042B8"/>
    <w:rsid w:val="0070435C"/>
    <w:rsid w:val="00704436"/>
    <w:rsid w:val="00704541"/>
    <w:rsid w:val="00704593"/>
    <w:rsid w:val="0070459E"/>
    <w:rsid w:val="007048AC"/>
    <w:rsid w:val="007048CA"/>
    <w:rsid w:val="00704B1D"/>
    <w:rsid w:val="00704DF9"/>
    <w:rsid w:val="00704E4A"/>
    <w:rsid w:val="00704FAA"/>
    <w:rsid w:val="00705025"/>
    <w:rsid w:val="007050FB"/>
    <w:rsid w:val="00705309"/>
    <w:rsid w:val="007053BD"/>
    <w:rsid w:val="00705606"/>
    <w:rsid w:val="00705633"/>
    <w:rsid w:val="00705778"/>
    <w:rsid w:val="007057A0"/>
    <w:rsid w:val="007057F1"/>
    <w:rsid w:val="00705A32"/>
    <w:rsid w:val="00705B1F"/>
    <w:rsid w:val="00705C01"/>
    <w:rsid w:val="00705F5A"/>
    <w:rsid w:val="0070605F"/>
    <w:rsid w:val="007061F1"/>
    <w:rsid w:val="00706486"/>
    <w:rsid w:val="0070654A"/>
    <w:rsid w:val="007065C0"/>
    <w:rsid w:val="007065DB"/>
    <w:rsid w:val="0070669C"/>
    <w:rsid w:val="00706717"/>
    <w:rsid w:val="007069CB"/>
    <w:rsid w:val="007069EF"/>
    <w:rsid w:val="00706BAF"/>
    <w:rsid w:val="00706C94"/>
    <w:rsid w:val="00706D8A"/>
    <w:rsid w:val="007070A9"/>
    <w:rsid w:val="0070713C"/>
    <w:rsid w:val="007071F9"/>
    <w:rsid w:val="007071FD"/>
    <w:rsid w:val="00707206"/>
    <w:rsid w:val="00707335"/>
    <w:rsid w:val="007073CD"/>
    <w:rsid w:val="00707414"/>
    <w:rsid w:val="00707461"/>
    <w:rsid w:val="007074B5"/>
    <w:rsid w:val="00707914"/>
    <w:rsid w:val="00707BB8"/>
    <w:rsid w:val="00707DF6"/>
    <w:rsid w:val="00707E16"/>
    <w:rsid w:val="00707E8A"/>
    <w:rsid w:val="00707EB2"/>
    <w:rsid w:val="00707ED9"/>
    <w:rsid w:val="00707EF9"/>
    <w:rsid w:val="00707FB3"/>
    <w:rsid w:val="00710162"/>
    <w:rsid w:val="007102BB"/>
    <w:rsid w:val="0071035C"/>
    <w:rsid w:val="007105F6"/>
    <w:rsid w:val="00710780"/>
    <w:rsid w:val="00710BD9"/>
    <w:rsid w:val="00710CDB"/>
    <w:rsid w:val="00710F03"/>
    <w:rsid w:val="00711057"/>
    <w:rsid w:val="007111AD"/>
    <w:rsid w:val="007112A4"/>
    <w:rsid w:val="0071142F"/>
    <w:rsid w:val="0071161F"/>
    <w:rsid w:val="00711762"/>
    <w:rsid w:val="00711768"/>
    <w:rsid w:val="0071186E"/>
    <w:rsid w:val="00711B7A"/>
    <w:rsid w:val="00712237"/>
    <w:rsid w:val="007122B1"/>
    <w:rsid w:val="00712380"/>
    <w:rsid w:val="007125DF"/>
    <w:rsid w:val="00712646"/>
    <w:rsid w:val="007126B5"/>
    <w:rsid w:val="00712944"/>
    <w:rsid w:val="00712962"/>
    <w:rsid w:val="00712A70"/>
    <w:rsid w:val="00712CD4"/>
    <w:rsid w:val="00712D2D"/>
    <w:rsid w:val="00712D5F"/>
    <w:rsid w:val="00712D6C"/>
    <w:rsid w:val="00712DFB"/>
    <w:rsid w:val="007136C1"/>
    <w:rsid w:val="00713858"/>
    <w:rsid w:val="00713AAD"/>
    <w:rsid w:val="00713DBC"/>
    <w:rsid w:val="00713F05"/>
    <w:rsid w:val="00714136"/>
    <w:rsid w:val="0071417E"/>
    <w:rsid w:val="00714418"/>
    <w:rsid w:val="007145A8"/>
    <w:rsid w:val="007145B6"/>
    <w:rsid w:val="00714633"/>
    <w:rsid w:val="00714A49"/>
    <w:rsid w:val="00714A62"/>
    <w:rsid w:val="00714B2C"/>
    <w:rsid w:val="00714D26"/>
    <w:rsid w:val="00714FC5"/>
    <w:rsid w:val="0071508E"/>
    <w:rsid w:val="00715105"/>
    <w:rsid w:val="007152A0"/>
    <w:rsid w:val="00715389"/>
    <w:rsid w:val="00715489"/>
    <w:rsid w:val="00715603"/>
    <w:rsid w:val="00715824"/>
    <w:rsid w:val="00715848"/>
    <w:rsid w:val="00715CA3"/>
    <w:rsid w:val="00715D4E"/>
    <w:rsid w:val="00715D85"/>
    <w:rsid w:val="00715E1D"/>
    <w:rsid w:val="00715F63"/>
    <w:rsid w:val="00715F83"/>
    <w:rsid w:val="00716222"/>
    <w:rsid w:val="00716251"/>
    <w:rsid w:val="007163F4"/>
    <w:rsid w:val="00716626"/>
    <w:rsid w:val="00716832"/>
    <w:rsid w:val="0071691B"/>
    <w:rsid w:val="00716927"/>
    <w:rsid w:val="00716A9A"/>
    <w:rsid w:val="00716AB2"/>
    <w:rsid w:val="00716AE0"/>
    <w:rsid w:val="00716BF3"/>
    <w:rsid w:val="00716C03"/>
    <w:rsid w:val="00716C90"/>
    <w:rsid w:val="00716D6D"/>
    <w:rsid w:val="00716DDA"/>
    <w:rsid w:val="00717050"/>
    <w:rsid w:val="007170B1"/>
    <w:rsid w:val="0071725F"/>
    <w:rsid w:val="0071731E"/>
    <w:rsid w:val="007174B0"/>
    <w:rsid w:val="007174D7"/>
    <w:rsid w:val="0071750E"/>
    <w:rsid w:val="0071752E"/>
    <w:rsid w:val="0071795F"/>
    <w:rsid w:val="00717A29"/>
    <w:rsid w:val="00717A3F"/>
    <w:rsid w:val="00717BF2"/>
    <w:rsid w:val="00717C22"/>
    <w:rsid w:val="00720426"/>
    <w:rsid w:val="007204BF"/>
    <w:rsid w:val="00720843"/>
    <w:rsid w:val="00720D3B"/>
    <w:rsid w:val="00720D51"/>
    <w:rsid w:val="00720E83"/>
    <w:rsid w:val="00720F90"/>
    <w:rsid w:val="0072111A"/>
    <w:rsid w:val="0072114D"/>
    <w:rsid w:val="007212AB"/>
    <w:rsid w:val="007212DE"/>
    <w:rsid w:val="00721382"/>
    <w:rsid w:val="0072150C"/>
    <w:rsid w:val="00721622"/>
    <w:rsid w:val="00721646"/>
    <w:rsid w:val="007216AF"/>
    <w:rsid w:val="00721840"/>
    <w:rsid w:val="00721A58"/>
    <w:rsid w:val="00721BFA"/>
    <w:rsid w:val="00721D59"/>
    <w:rsid w:val="00721DBB"/>
    <w:rsid w:val="00721F43"/>
    <w:rsid w:val="0072220A"/>
    <w:rsid w:val="007222C3"/>
    <w:rsid w:val="00722559"/>
    <w:rsid w:val="007225DC"/>
    <w:rsid w:val="007226FD"/>
    <w:rsid w:val="00722913"/>
    <w:rsid w:val="0072291D"/>
    <w:rsid w:val="00722971"/>
    <w:rsid w:val="00722A8B"/>
    <w:rsid w:val="00722B7B"/>
    <w:rsid w:val="00722C2D"/>
    <w:rsid w:val="00722D59"/>
    <w:rsid w:val="00722F7B"/>
    <w:rsid w:val="00723047"/>
    <w:rsid w:val="007230B2"/>
    <w:rsid w:val="00723108"/>
    <w:rsid w:val="00723189"/>
    <w:rsid w:val="0072325A"/>
    <w:rsid w:val="007232E5"/>
    <w:rsid w:val="00723449"/>
    <w:rsid w:val="00723959"/>
    <w:rsid w:val="00723AFA"/>
    <w:rsid w:val="00723BED"/>
    <w:rsid w:val="00723C65"/>
    <w:rsid w:val="00723CF8"/>
    <w:rsid w:val="00723DD2"/>
    <w:rsid w:val="00723F97"/>
    <w:rsid w:val="00723FA5"/>
    <w:rsid w:val="0072402B"/>
    <w:rsid w:val="007240EA"/>
    <w:rsid w:val="00724269"/>
    <w:rsid w:val="007243B7"/>
    <w:rsid w:val="007244DD"/>
    <w:rsid w:val="007245BD"/>
    <w:rsid w:val="00725199"/>
    <w:rsid w:val="00725475"/>
    <w:rsid w:val="007255D2"/>
    <w:rsid w:val="0072577A"/>
    <w:rsid w:val="00725A55"/>
    <w:rsid w:val="00725C44"/>
    <w:rsid w:val="00725C70"/>
    <w:rsid w:val="00725C87"/>
    <w:rsid w:val="00725CD9"/>
    <w:rsid w:val="00725E64"/>
    <w:rsid w:val="0072605C"/>
    <w:rsid w:val="007261D3"/>
    <w:rsid w:val="007262ED"/>
    <w:rsid w:val="00726371"/>
    <w:rsid w:val="00726397"/>
    <w:rsid w:val="00726454"/>
    <w:rsid w:val="007266DF"/>
    <w:rsid w:val="00726741"/>
    <w:rsid w:val="00726864"/>
    <w:rsid w:val="00726914"/>
    <w:rsid w:val="007269EE"/>
    <w:rsid w:val="00726E64"/>
    <w:rsid w:val="00726F19"/>
    <w:rsid w:val="007270A9"/>
    <w:rsid w:val="00727175"/>
    <w:rsid w:val="007277B1"/>
    <w:rsid w:val="007278C5"/>
    <w:rsid w:val="007278E8"/>
    <w:rsid w:val="00727B8E"/>
    <w:rsid w:val="00727D63"/>
    <w:rsid w:val="00727DC8"/>
    <w:rsid w:val="00727FF8"/>
    <w:rsid w:val="00730067"/>
    <w:rsid w:val="007300CF"/>
    <w:rsid w:val="00730162"/>
    <w:rsid w:val="007304A4"/>
    <w:rsid w:val="00730517"/>
    <w:rsid w:val="00730598"/>
    <w:rsid w:val="007305F6"/>
    <w:rsid w:val="007306E6"/>
    <w:rsid w:val="0073072A"/>
    <w:rsid w:val="007307EA"/>
    <w:rsid w:val="0073081F"/>
    <w:rsid w:val="0073082A"/>
    <w:rsid w:val="00730832"/>
    <w:rsid w:val="007308AC"/>
    <w:rsid w:val="00730AC8"/>
    <w:rsid w:val="00730BA4"/>
    <w:rsid w:val="00730CD5"/>
    <w:rsid w:val="00730D23"/>
    <w:rsid w:val="00730D6A"/>
    <w:rsid w:val="00730F09"/>
    <w:rsid w:val="007311F6"/>
    <w:rsid w:val="00731292"/>
    <w:rsid w:val="007315EF"/>
    <w:rsid w:val="0073163F"/>
    <w:rsid w:val="00731917"/>
    <w:rsid w:val="0073198C"/>
    <w:rsid w:val="007319CF"/>
    <w:rsid w:val="00731C17"/>
    <w:rsid w:val="00731E7A"/>
    <w:rsid w:val="00731F3C"/>
    <w:rsid w:val="00732065"/>
    <w:rsid w:val="007320DB"/>
    <w:rsid w:val="007320EA"/>
    <w:rsid w:val="00732592"/>
    <w:rsid w:val="00732798"/>
    <w:rsid w:val="007328D3"/>
    <w:rsid w:val="00732D0B"/>
    <w:rsid w:val="00732DB3"/>
    <w:rsid w:val="00733282"/>
    <w:rsid w:val="0073335D"/>
    <w:rsid w:val="00733412"/>
    <w:rsid w:val="00733779"/>
    <w:rsid w:val="007338DE"/>
    <w:rsid w:val="00733906"/>
    <w:rsid w:val="00733A0F"/>
    <w:rsid w:val="00733ACE"/>
    <w:rsid w:val="00733B05"/>
    <w:rsid w:val="00733CA6"/>
    <w:rsid w:val="00733F39"/>
    <w:rsid w:val="00733FDC"/>
    <w:rsid w:val="00734033"/>
    <w:rsid w:val="0073407F"/>
    <w:rsid w:val="007340A7"/>
    <w:rsid w:val="0073429E"/>
    <w:rsid w:val="007342F0"/>
    <w:rsid w:val="007343F2"/>
    <w:rsid w:val="00734503"/>
    <w:rsid w:val="0073477C"/>
    <w:rsid w:val="007347D8"/>
    <w:rsid w:val="007347EE"/>
    <w:rsid w:val="007349C0"/>
    <w:rsid w:val="00734A21"/>
    <w:rsid w:val="00734B2F"/>
    <w:rsid w:val="00734C40"/>
    <w:rsid w:val="00734D22"/>
    <w:rsid w:val="00734D25"/>
    <w:rsid w:val="00734E21"/>
    <w:rsid w:val="00735091"/>
    <w:rsid w:val="00735145"/>
    <w:rsid w:val="007355D9"/>
    <w:rsid w:val="0073567E"/>
    <w:rsid w:val="007359D6"/>
    <w:rsid w:val="00735CBA"/>
    <w:rsid w:val="00735CC1"/>
    <w:rsid w:val="00735D38"/>
    <w:rsid w:val="00735E0F"/>
    <w:rsid w:val="00735E60"/>
    <w:rsid w:val="00735EBC"/>
    <w:rsid w:val="00735F9F"/>
    <w:rsid w:val="0073605B"/>
    <w:rsid w:val="00736203"/>
    <w:rsid w:val="007362C9"/>
    <w:rsid w:val="0073633B"/>
    <w:rsid w:val="00736930"/>
    <w:rsid w:val="007369F0"/>
    <w:rsid w:val="00736A8B"/>
    <w:rsid w:val="0073725E"/>
    <w:rsid w:val="00737324"/>
    <w:rsid w:val="0073738E"/>
    <w:rsid w:val="0073766D"/>
    <w:rsid w:val="00737883"/>
    <w:rsid w:val="0073793D"/>
    <w:rsid w:val="0073797A"/>
    <w:rsid w:val="0073798F"/>
    <w:rsid w:val="00737B0C"/>
    <w:rsid w:val="00737F21"/>
    <w:rsid w:val="00737FE3"/>
    <w:rsid w:val="007400C7"/>
    <w:rsid w:val="00740238"/>
    <w:rsid w:val="00740302"/>
    <w:rsid w:val="00740303"/>
    <w:rsid w:val="0074033D"/>
    <w:rsid w:val="00740385"/>
    <w:rsid w:val="007405F5"/>
    <w:rsid w:val="0074083C"/>
    <w:rsid w:val="0074097C"/>
    <w:rsid w:val="00740DB1"/>
    <w:rsid w:val="00740DC0"/>
    <w:rsid w:val="00740E1D"/>
    <w:rsid w:val="00740EF4"/>
    <w:rsid w:val="00740F92"/>
    <w:rsid w:val="00741156"/>
    <w:rsid w:val="00741318"/>
    <w:rsid w:val="00741389"/>
    <w:rsid w:val="0074147D"/>
    <w:rsid w:val="007414AF"/>
    <w:rsid w:val="0074183A"/>
    <w:rsid w:val="00741933"/>
    <w:rsid w:val="007419AF"/>
    <w:rsid w:val="00741AE2"/>
    <w:rsid w:val="00741BEC"/>
    <w:rsid w:val="00741E17"/>
    <w:rsid w:val="00741E2A"/>
    <w:rsid w:val="00741E98"/>
    <w:rsid w:val="0074214A"/>
    <w:rsid w:val="00742190"/>
    <w:rsid w:val="00742449"/>
    <w:rsid w:val="00742514"/>
    <w:rsid w:val="007425FC"/>
    <w:rsid w:val="0074269B"/>
    <w:rsid w:val="0074281C"/>
    <w:rsid w:val="0074285B"/>
    <w:rsid w:val="00742AE8"/>
    <w:rsid w:val="00742CF0"/>
    <w:rsid w:val="00742DDD"/>
    <w:rsid w:val="00743022"/>
    <w:rsid w:val="007434E7"/>
    <w:rsid w:val="00743785"/>
    <w:rsid w:val="007437D2"/>
    <w:rsid w:val="00743BCE"/>
    <w:rsid w:val="00743BE1"/>
    <w:rsid w:val="007442CF"/>
    <w:rsid w:val="007443D3"/>
    <w:rsid w:val="00744509"/>
    <w:rsid w:val="0074453C"/>
    <w:rsid w:val="00744545"/>
    <w:rsid w:val="007445BE"/>
    <w:rsid w:val="00744640"/>
    <w:rsid w:val="00744766"/>
    <w:rsid w:val="007448BC"/>
    <w:rsid w:val="00744A1E"/>
    <w:rsid w:val="00744AB3"/>
    <w:rsid w:val="00744B4B"/>
    <w:rsid w:val="00744CD8"/>
    <w:rsid w:val="007450C0"/>
    <w:rsid w:val="007450D6"/>
    <w:rsid w:val="00745173"/>
    <w:rsid w:val="007451EB"/>
    <w:rsid w:val="00745387"/>
    <w:rsid w:val="007454DD"/>
    <w:rsid w:val="0074578E"/>
    <w:rsid w:val="00745794"/>
    <w:rsid w:val="0074583A"/>
    <w:rsid w:val="007459D7"/>
    <w:rsid w:val="00745A0B"/>
    <w:rsid w:val="00745A55"/>
    <w:rsid w:val="00745A5E"/>
    <w:rsid w:val="00745B8A"/>
    <w:rsid w:val="00745B8F"/>
    <w:rsid w:val="00745E34"/>
    <w:rsid w:val="00745E9C"/>
    <w:rsid w:val="00745F07"/>
    <w:rsid w:val="007460E5"/>
    <w:rsid w:val="00746284"/>
    <w:rsid w:val="007463E1"/>
    <w:rsid w:val="00746883"/>
    <w:rsid w:val="0074689B"/>
    <w:rsid w:val="00746956"/>
    <w:rsid w:val="007469A2"/>
    <w:rsid w:val="00746C3E"/>
    <w:rsid w:val="00746CF8"/>
    <w:rsid w:val="00746D22"/>
    <w:rsid w:val="0074703E"/>
    <w:rsid w:val="00747131"/>
    <w:rsid w:val="007471BD"/>
    <w:rsid w:val="007471EB"/>
    <w:rsid w:val="00747209"/>
    <w:rsid w:val="0074744B"/>
    <w:rsid w:val="00747487"/>
    <w:rsid w:val="007475A0"/>
    <w:rsid w:val="007475C5"/>
    <w:rsid w:val="007476BC"/>
    <w:rsid w:val="007477B4"/>
    <w:rsid w:val="007478EF"/>
    <w:rsid w:val="007479DE"/>
    <w:rsid w:val="00747A54"/>
    <w:rsid w:val="00747B4A"/>
    <w:rsid w:val="00747C62"/>
    <w:rsid w:val="00747E59"/>
    <w:rsid w:val="00750067"/>
    <w:rsid w:val="007500BB"/>
    <w:rsid w:val="007500C7"/>
    <w:rsid w:val="007501A0"/>
    <w:rsid w:val="007501A1"/>
    <w:rsid w:val="0075020D"/>
    <w:rsid w:val="007502CA"/>
    <w:rsid w:val="00750403"/>
    <w:rsid w:val="00750680"/>
    <w:rsid w:val="00750896"/>
    <w:rsid w:val="007508C7"/>
    <w:rsid w:val="00750970"/>
    <w:rsid w:val="007509A4"/>
    <w:rsid w:val="00750CBF"/>
    <w:rsid w:val="00750DE0"/>
    <w:rsid w:val="00750E84"/>
    <w:rsid w:val="007511EB"/>
    <w:rsid w:val="00751402"/>
    <w:rsid w:val="00751669"/>
    <w:rsid w:val="00751769"/>
    <w:rsid w:val="007517B0"/>
    <w:rsid w:val="007519EB"/>
    <w:rsid w:val="00751C7A"/>
    <w:rsid w:val="00751D28"/>
    <w:rsid w:val="00751D3F"/>
    <w:rsid w:val="00751DEC"/>
    <w:rsid w:val="00751E83"/>
    <w:rsid w:val="00752009"/>
    <w:rsid w:val="0075200C"/>
    <w:rsid w:val="007520AB"/>
    <w:rsid w:val="0075230F"/>
    <w:rsid w:val="00752753"/>
    <w:rsid w:val="00752756"/>
    <w:rsid w:val="00752935"/>
    <w:rsid w:val="00752997"/>
    <w:rsid w:val="00752A3D"/>
    <w:rsid w:val="00752B8F"/>
    <w:rsid w:val="00752E9B"/>
    <w:rsid w:val="00752F5D"/>
    <w:rsid w:val="00753027"/>
    <w:rsid w:val="007530BC"/>
    <w:rsid w:val="007530DA"/>
    <w:rsid w:val="00753131"/>
    <w:rsid w:val="00753423"/>
    <w:rsid w:val="00753437"/>
    <w:rsid w:val="0075368B"/>
    <w:rsid w:val="0075373D"/>
    <w:rsid w:val="0075387A"/>
    <w:rsid w:val="00753DD0"/>
    <w:rsid w:val="00753E1D"/>
    <w:rsid w:val="00753F4C"/>
    <w:rsid w:val="00753FEF"/>
    <w:rsid w:val="00754132"/>
    <w:rsid w:val="0075419A"/>
    <w:rsid w:val="00754579"/>
    <w:rsid w:val="00754688"/>
    <w:rsid w:val="007549C4"/>
    <w:rsid w:val="00754CD0"/>
    <w:rsid w:val="00754D19"/>
    <w:rsid w:val="00754E8D"/>
    <w:rsid w:val="00754EFF"/>
    <w:rsid w:val="00754FEF"/>
    <w:rsid w:val="007551CE"/>
    <w:rsid w:val="00755296"/>
    <w:rsid w:val="007553E5"/>
    <w:rsid w:val="0075561F"/>
    <w:rsid w:val="00755682"/>
    <w:rsid w:val="00755757"/>
    <w:rsid w:val="00755948"/>
    <w:rsid w:val="007559D1"/>
    <w:rsid w:val="00755A77"/>
    <w:rsid w:val="00755AB1"/>
    <w:rsid w:val="00755B2B"/>
    <w:rsid w:val="00755C3D"/>
    <w:rsid w:val="0075622C"/>
    <w:rsid w:val="007562E3"/>
    <w:rsid w:val="00756374"/>
    <w:rsid w:val="007564F3"/>
    <w:rsid w:val="0075656B"/>
    <w:rsid w:val="0075679F"/>
    <w:rsid w:val="007567D9"/>
    <w:rsid w:val="007567FF"/>
    <w:rsid w:val="007569BF"/>
    <w:rsid w:val="00756A12"/>
    <w:rsid w:val="00756A87"/>
    <w:rsid w:val="00756D05"/>
    <w:rsid w:val="00756D37"/>
    <w:rsid w:val="00756EB4"/>
    <w:rsid w:val="00756FCC"/>
    <w:rsid w:val="00756FD1"/>
    <w:rsid w:val="0075712C"/>
    <w:rsid w:val="007572A2"/>
    <w:rsid w:val="007572EF"/>
    <w:rsid w:val="0075737F"/>
    <w:rsid w:val="00757387"/>
    <w:rsid w:val="007573A5"/>
    <w:rsid w:val="007574E9"/>
    <w:rsid w:val="0075754D"/>
    <w:rsid w:val="007576CB"/>
    <w:rsid w:val="00757983"/>
    <w:rsid w:val="00757A7C"/>
    <w:rsid w:val="00757AE7"/>
    <w:rsid w:val="00757CDF"/>
    <w:rsid w:val="00757DD0"/>
    <w:rsid w:val="00757FD0"/>
    <w:rsid w:val="0076007B"/>
    <w:rsid w:val="007600D7"/>
    <w:rsid w:val="0076023B"/>
    <w:rsid w:val="0076041E"/>
    <w:rsid w:val="007604AA"/>
    <w:rsid w:val="007604F7"/>
    <w:rsid w:val="0076053E"/>
    <w:rsid w:val="0076081F"/>
    <w:rsid w:val="007608A5"/>
    <w:rsid w:val="00760A96"/>
    <w:rsid w:val="00760BC8"/>
    <w:rsid w:val="00760C03"/>
    <w:rsid w:val="00760C7B"/>
    <w:rsid w:val="00760F9F"/>
    <w:rsid w:val="0076132C"/>
    <w:rsid w:val="007613B5"/>
    <w:rsid w:val="007618B8"/>
    <w:rsid w:val="00761A9F"/>
    <w:rsid w:val="00761C5A"/>
    <w:rsid w:val="00761D0E"/>
    <w:rsid w:val="00761E8B"/>
    <w:rsid w:val="00761FDF"/>
    <w:rsid w:val="0076215A"/>
    <w:rsid w:val="007621B2"/>
    <w:rsid w:val="007624B4"/>
    <w:rsid w:val="0076252D"/>
    <w:rsid w:val="007627B3"/>
    <w:rsid w:val="00762883"/>
    <w:rsid w:val="007628B7"/>
    <w:rsid w:val="007628D6"/>
    <w:rsid w:val="00762BF5"/>
    <w:rsid w:val="00762C03"/>
    <w:rsid w:val="00762CB9"/>
    <w:rsid w:val="00762DA4"/>
    <w:rsid w:val="00762DED"/>
    <w:rsid w:val="00762E2F"/>
    <w:rsid w:val="00762FFA"/>
    <w:rsid w:val="00763003"/>
    <w:rsid w:val="00763066"/>
    <w:rsid w:val="00763069"/>
    <w:rsid w:val="00763160"/>
    <w:rsid w:val="0076319F"/>
    <w:rsid w:val="007631F3"/>
    <w:rsid w:val="00763390"/>
    <w:rsid w:val="007633F9"/>
    <w:rsid w:val="00763603"/>
    <w:rsid w:val="00763BB0"/>
    <w:rsid w:val="00763E9D"/>
    <w:rsid w:val="00763F1D"/>
    <w:rsid w:val="007640AC"/>
    <w:rsid w:val="007644E7"/>
    <w:rsid w:val="00764536"/>
    <w:rsid w:val="0076454E"/>
    <w:rsid w:val="00764573"/>
    <w:rsid w:val="00764646"/>
    <w:rsid w:val="007646C9"/>
    <w:rsid w:val="0076473D"/>
    <w:rsid w:val="00764812"/>
    <w:rsid w:val="00764A9E"/>
    <w:rsid w:val="00764AE7"/>
    <w:rsid w:val="00764BA7"/>
    <w:rsid w:val="00764C26"/>
    <w:rsid w:val="00764DBC"/>
    <w:rsid w:val="00764F07"/>
    <w:rsid w:val="00765083"/>
    <w:rsid w:val="007650EB"/>
    <w:rsid w:val="00765245"/>
    <w:rsid w:val="00765482"/>
    <w:rsid w:val="007654AE"/>
    <w:rsid w:val="007654CF"/>
    <w:rsid w:val="007655EA"/>
    <w:rsid w:val="00765755"/>
    <w:rsid w:val="00765943"/>
    <w:rsid w:val="00765A6C"/>
    <w:rsid w:val="00765C58"/>
    <w:rsid w:val="00765CF5"/>
    <w:rsid w:val="00765FC9"/>
    <w:rsid w:val="00766047"/>
    <w:rsid w:val="0076608D"/>
    <w:rsid w:val="007660DA"/>
    <w:rsid w:val="00766304"/>
    <w:rsid w:val="0076638B"/>
    <w:rsid w:val="007663A4"/>
    <w:rsid w:val="00766584"/>
    <w:rsid w:val="00766711"/>
    <w:rsid w:val="007668A5"/>
    <w:rsid w:val="0076690D"/>
    <w:rsid w:val="007669AC"/>
    <w:rsid w:val="00766A60"/>
    <w:rsid w:val="00766A86"/>
    <w:rsid w:val="00766BE7"/>
    <w:rsid w:val="00766C41"/>
    <w:rsid w:val="00766C9E"/>
    <w:rsid w:val="00766E1A"/>
    <w:rsid w:val="00766E7A"/>
    <w:rsid w:val="00766F70"/>
    <w:rsid w:val="0076702F"/>
    <w:rsid w:val="00767352"/>
    <w:rsid w:val="00767636"/>
    <w:rsid w:val="00767795"/>
    <w:rsid w:val="00767813"/>
    <w:rsid w:val="00767BE6"/>
    <w:rsid w:val="00767F62"/>
    <w:rsid w:val="00770084"/>
    <w:rsid w:val="007700ED"/>
    <w:rsid w:val="007701A3"/>
    <w:rsid w:val="0077033A"/>
    <w:rsid w:val="00770492"/>
    <w:rsid w:val="007705AB"/>
    <w:rsid w:val="00770659"/>
    <w:rsid w:val="007706EE"/>
    <w:rsid w:val="00770784"/>
    <w:rsid w:val="007707CC"/>
    <w:rsid w:val="00770866"/>
    <w:rsid w:val="00770932"/>
    <w:rsid w:val="00770A5E"/>
    <w:rsid w:val="00770A68"/>
    <w:rsid w:val="00770C7E"/>
    <w:rsid w:val="00770D29"/>
    <w:rsid w:val="00770DDD"/>
    <w:rsid w:val="00770F12"/>
    <w:rsid w:val="00770F62"/>
    <w:rsid w:val="00770FA9"/>
    <w:rsid w:val="00770FBC"/>
    <w:rsid w:val="00771019"/>
    <w:rsid w:val="00771084"/>
    <w:rsid w:val="00771145"/>
    <w:rsid w:val="007711CC"/>
    <w:rsid w:val="007714EA"/>
    <w:rsid w:val="007714FD"/>
    <w:rsid w:val="00771660"/>
    <w:rsid w:val="00771766"/>
    <w:rsid w:val="007717E7"/>
    <w:rsid w:val="0077199A"/>
    <w:rsid w:val="00771A2B"/>
    <w:rsid w:val="00771A80"/>
    <w:rsid w:val="00771AF9"/>
    <w:rsid w:val="00771F8F"/>
    <w:rsid w:val="00772006"/>
    <w:rsid w:val="00772191"/>
    <w:rsid w:val="007721A4"/>
    <w:rsid w:val="007721CA"/>
    <w:rsid w:val="007723CD"/>
    <w:rsid w:val="007725CD"/>
    <w:rsid w:val="007725D5"/>
    <w:rsid w:val="0077272C"/>
    <w:rsid w:val="0077274D"/>
    <w:rsid w:val="00772B36"/>
    <w:rsid w:val="00772BE4"/>
    <w:rsid w:val="00772BFD"/>
    <w:rsid w:val="00772C40"/>
    <w:rsid w:val="00772E33"/>
    <w:rsid w:val="00772F2F"/>
    <w:rsid w:val="0077304B"/>
    <w:rsid w:val="007731BE"/>
    <w:rsid w:val="007733D5"/>
    <w:rsid w:val="0077346B"/>
    <w:rsid w:val="00773636"/>
    <w:rsid w:val="007736EA"/>
    <w:rsid w:val="00773863"/>
    <w:rsid w:val="00773CA1"/>
    <w:rsid w:val="00773E62"/>
    <w:rsid w:val="00773E75"/>
    <w:rsid w:val="00773E96"/>
    <w:rsid w:val="00774043"/>
    <w:rsid w:val="007740F7"/>
    <w:rsid w:val="0077425C"/>
    <w:rsid w:val="00774411"/>
    <w:rsid w:val="0077442B"/>
    <w:rsid w:val="00774BA2"/>
    <w:rsid w:val="00774BCC"/>
    <w:rsid w:val="00774C8D"/>
    <w:rsid w:val="00774E10"/>
    <w:rsid w:val="00775140"/>
    <w:rsid w:val="0077523D"/>
    <w:rsid w:val="007752F8"/>
    <w:rsid w:val="0077578C"/>
    <w:rsid w:val="007757A0"/>
    <w:rsid w:val="0077594D"/>
    <w:rsid w:val="00775A5C"/>
    <w:rsid w:val="00775B55"/>
    <w:rsid w:val="00775CAB"/>
    <w:rsid w:val="00775E56"/>
    <w:rsid w:val="00775F00"/>
    <w:rsid w:val="00775F16"/>
    <w:rsid w:val="007760B6"/>
    <w:rsid w:val="007761FE"/>
    <w:rsid w:val="00776255"/>
    <w:rsid w:val="00776328"/>
    <w:rsid w:val="00776434"/>
    <w:rsid w:val="0077646E"/>
    <w:rsid w:val="00776545"/>
    <w:rsid w:val="007765F1"/>
    <w:rsid w:val="007766CF"/>
    <w:rsid w:val="0077680A"/>
    <w:rsid w:val="00776985"/>
    <w:rsid w:val="00776992"/>
    <w:rsid w:val="00776B6F"/>
    <w:rsid w:val="00776C0A"/>
    <w:rsid w:val="00776C5E"/>
    <w:rsid w:val="00776D43"/>
    <w:rsid w:val="00776EAD"/>
    <w:rsid w:val="00776FA4"/>
    <w:rsid w:val="00776FAD"/>
    <w:rsid w:val="00776FFB"/>
    <w:rsid w:val="00777074"/>
    <w:rsid w:val="00777119"/>
    <w:rsid w:val="007772D4"/>
    <w:rsid w:val="00777693"/>
    <w:rsid w:val="007777A3"/>
    <w:rsid w:val="00777A16"/>
    <w:rsid w:val="00777B4C"/>
    <w:rsid w:val="00777D3A"/>
    <w:rsid w:val="007801ED"/>
    <w:rsid w:val="007803E7"/>
    <w:rsid w:val="007805FD"/>
    <w:rsid w:val="007806C0"/>
    <w:rsid w:val="00780708"/>
    <w:rsid w:val="00780732"/>
    <w:rsid w:val="00780743"/>
    <w:rsid w:val="0078092E"/>
    <w:rsid w:val="00780935"/>
    <w:rsid w:val="00780A03"/>
    <w:rsid w:val="00780B24"/>
    <w:rsid w:val="00780C80"/>
    <w:rsid w:val="0078169C"/>
    <w:rsid w:val="0078184A"/>
    <w:rsid w:val="00781B52"/>
    <w:rsid w:val="00781CF9"/>
    <w:rsid w:val="00781D8D"/>
    <w:rsid w:val="00781F75"/>
    <w:rsid w:val="00782374"/>
    <w:rsid w:val="00782448"/>
    <w:rsid w:val="007826E4"/>
    <w:rsid w:val="00782962"/>
    <w:rsid w:val="00782A63"/>
    <w:rsid w:val="00782D5B"/>
    <w:rsid w:val="00782E4E"/>
    <w:rsid w:val="007831C6"/>
    <w:rsid w:val="0078320F"/>
    <w:rsid w:val="007833AB"/>
    <w:rsid w:val="00783444"/>
    <w:rsid w:val="0078347E"/>
    <w:rsid w:val="007834A4"/>
    <w:rsid w:val="00783645"/>
    <w:rsid w:val="007839D8"/>
    <w:rsid w:val="00783A3F"/>
    <w:rsid w:val="00783AA7"/>
    <w:rsid w:val="00783AFA"/>
    <w:rsid w:val="007843A6"/>
    <w:rsid w:val="00784582"/>
    <w:rsid w:val="00784701"/>
    <w:rsid w:val="007847FE"/>
    <w:rsid w:val="00784817"/>
    <w:rsid w:val="00784CAA"/>
    <w:rsid w:val="00784D32"/>
    <w:rsid w:val="00784D42"/>
    <w:rsid w:val="00784DA4"/>
    <w:rsid w:val="00784DB1"/>
    <w:rsid w:val="00784DFD"/>
    <w:rsid w:val="00784EA7"/>
    <w:rsid w:val="00784ED4"/>
    <w:rsid w:val="00784F9C"/>
    <w:rsid w:val="00785144"/>
    <w:rsid w:val="0078552E"/>
    <w:rsid w:val="0078562C"/>
    <w:rsid w:val="007856FB"/>
    <w:rsid w:val="00785793"/>
    <w:rsid w:val="007858A9"/>
    <w:rsid w:val="00785B06"/>
    <w:rsid w:val="00785F2B"/>
    <w:rsid w:val="0078622B"/>
    <w:rsid w:val="0078643B"/>
    <w:rsid w:val="00786457"/>
    <w:rsid w:val="007865F7"/>
    <w:rsid w:val="0078669B"/>
    <w:rsid w:val="007866A7"/>
    <w:rsid w:val="007866AF"/>
    <w:rsid w:val="00786758"/>
    <w:rsid w:val="0078688A"/>
    <w:rsid w:val="007868C0"/>
    <w:rsid w:val="007868C3"/>
    <w:rsid w:val="00786954"/>
    <w:rsid w:val="007869B4"/>
    <w:rsid w:val="00786AD2"/>
    <w:rsid w:val="00786CAC"/>
    <w:rsid w:val="00786F4F"/>
    <w:rsid w:val="00787291"/>
    <w:rsid w:val="00787475"/>
    <w:rsid w:val="007875CA"/>
    <w:rsid w:val="007879AB"/>
    <w:rsid w:val="00787B40"/>
    <w:rsid w:val="00787BC4"/>
    <w:rsid w:val="00787BF2"/>
    <w:rsid w:val="00787CFB"/>
    <w:rsid w:val="00787D44"/>
    <w:rsid w:val="00787DD8"/>
    <w:rsid w:val="00787DFD"/>
    <w:rsid w:val="007900D8"/>
    <w:rsid w:val="0079012B"/>
    <w:rsid w:val="00790326"/>
    <w:rsid w:val="007903E2"/>
    <w:rsid w:val="00790407"/>
    <w:rsid w:val="00790469"/>
    <w:rsid w:val="00790654"/>
    <w:rsid w:val="00790696"/>
    <w:rsid w:val="007907C4"/>
    <w:rsid w:val="00790C3A"/>
    <w:rsid w:val="00790CA2"/>
    <w:rsid w:val="00790DDF"/>
    <w:rsid w:val="00790F2C"/>
    <w:rsid w:val="00790F6C"/>
    <w:rsid w:val="00791054"/>
    <w:rsid w:val="007913E2"/>
    <w:rsid w:val="00791527"/>
    <w:rsid w:val="00791562"/>
    <w:rsid w:val="007916B9"/>
    <w:rsid w:val="007918FF"/>
    <w:rsid w:val="00791B2D"/>
    <w:rsid w:val="00791BAF"/>
    <w:rsid w:val="00791BFC"/>
    <w:rsid w:val="00791DE6"/>
    <w:rsid w:val="00791F47"/>
    <w:rsid w:val="00791FA3"/>
    <w:rsid w:val="00791FA4"/>
    <w:rsid w:val="00791FF6"/>
    <w:rsid w:val="00792050"/>
    <w:rsid w:val="007920E0"/>
    <w:rsid w:val="00792251"/>
    <w:rsid w:val="0079234F"/>
    <w:rsid w:val="0079239C"/>
    <w:rsid w:val="007925B8"/>
    <w:rsid w:val="007925C5"/>
    <w:rsid w:val="00792617"/>
    <w:rsid w:val="00792683"/>
    <w:rsid w:val="00792699"/>
    <w:rsid w:val="007926D7"/>
    <w:rsid w:val="007926F7"/>
    <w:rsid w:val="00792719"/>
    <w:rsid w:val="007928B0"/>
    <w:rsid w:val="0079295B"/>
    <w:rsid w:val="007929C2"/>
    <w:rsid w:val="00792C6D"/>
    <w:rsid w:val="00792D13"/>
    <w:rsid w:val="00792F50"/>
    <w:rsid w:val="00792F59"/>
    <w:rsid w:val="00793159"/>
    <w:rsid w:val="007931DB"/>
    <w:rsid w:val="0079323C"/>
    <w:rsid w:val="0079332A"/>
    <w:rsid w:val="007936CE"/>
    <w:rsid w:val="00793AE5"/>
    <w:rsid w:val="00793B3A"/>
    <w:rsid w:val="00793B45"/>
    <w:rsid w:val="00793B50"/>
    <w:rsid w:val="00793BAB"/>
    <w:rsid w:val="00793D74"/>
    <w:rsid w:val="00793DE6"/>
    <w:rsid w:val="00793E4C"/>
    <w:rsid w:val="00793EDD"/>
    <w:rsid w:val="007941FC"/>
    <w:rsid w:val="00794372"/>
    <w:rsid w:val="007945F1"/>
    <w:rsid w:val="007947A0"/>
    <w:rsid w:val="00794B08"/>
    <w:rsid w:val="00794B3A"/>
    <w:rsid w:val="00794C2E"/>
    <w:rsid w:val="00794C69"/>
    <w:rsid w:val="00794C72"/>
    <w:rsid w:val="00794C75"/>
    <w:rsid w:val="00794EFE"/>
    <w:rsid w:val="00794F49"/>
    <w:rsid w:val="00795124"/>
    <w:rsid w:val="00795238"/>
    <w:rsid w:val="0079546E"/>
    <w:rsid w:val="007955E1"/>
    <w:rsid w:val="00795680"/>
    <w:rsid w:val="007956FB"/>
    <w:rsid w:val="00795D4C"/>
    <w:rsid w:val="00795D9D"/>
    <w:rsid w:val="00795E49"/>
    <w:rsid w:val="0079651F"/>
    <w:rsid w:val="00796564"/>
    <w:rsid w:val="007965A4"/>
    <w:rsid w:val="0079663D"/>
    <w:rsid w:val="0079693A"/>
    <w:rsid w:val="00796A70"/>
    <w:rsid w:val="00796D12"/>
    <w:rsid w:val="00796D86"/>
    <w:rsid w:val="00796E0A"/>
    <w:rsid w:val="00796FEB"/>
    <w:rsid w:val="0079702A"/>
    <w:rsid w:val="0079708D"/>
    <w:rsid w:val="007970FB"/>
    <w:rsid w:val="007971AD"/>
    <w:rsid w:val="007971DF"/>
    <w:rsid w:val="00797290"/>
    <w:rsid w:val="007974E7"/>
    <w:rsid w:val="00797524"/>
    <w:rsid w:val="00797691"/>
    <w:rsid w:val="007978D3"/>
    <w:rsid w:val="00797A38"/>
    <w:rsid w:val="00797A3C"/>
    <w:rsid w:val="00797AC4"/>
    <w:rsid w:val="00797BA6"/>
    <w:rsid w:val="00797E3D"/>
    <w:rsid w:val="00797F4B"/>
    <w:rsid w:val="007A013C"/>
    <w:rsid w:val="007A0161"/>
    <w:rsid w:val="007A0168"/>
    <w:rsid w:val="007A0263"/>
    <w:rsid w:val="007A030A"/>
    <w:rsid w:val="007A04A1"/>
    <w:rsid w:val="007A056A"/>
    <w:rsid w:val="007A0890"/>
    <w:rsid w:val="007A0BB7"/>
    <w:rsid w:val="007A0C85"/>
    <w:rsid w:val="007A0CE3"/>
    <w:rsid w:val="007A0D8C"/>
    <w:rsid w:val="007A11F0"/>
    <w:rsid w:val="007A123E"/>
    <w:rsid w:val="007A1489"/>
    <w:rsid w:val="007A16D2"/>
    <w:rsid w:val="007A1702"/>
    <w:rsid w:val="007A1801"/>
    <w:rsid w:val="007A1AC0"/>
    <w:rsid w:val="007A1B89"/>
    <w:rsid w:val="007A1C02"/>
    <w:rsid w:val="007A1E45"/>
    <w:rsid w:val="007A1E8E"/>
    <w:rsid w:val="007A1FC4"/>
    <w:rsid w:val="007A2094"/>
    <w:rsid w:val="007A2269"/>
    <w:rsid w:val="007A2559"/>
    <w:rsid w:val="007A2678"/>
    <w:rsid w:val="007A2784"/>
    <w:rsid w:val="007A29B3"/>
    <w:rsid w:val="007A2B95"/>
    <w:rsid w:val="007A2D11"/>
    <w:rsid w:val="007A302C"/>
    <w:rsid w:val="007A30A1"/>
    <w:rsid w:val="007A3168"/>
    <w:rsid w:val="007A31D0"/>
    <w:rsid w:val="007A32EB"/>
    <w:rsid w:val="007A351B"/>
    <w:rsid w:val="007A3A46"/>
    <w:rsid w:val="007A3B1A"/>
    <w:rsid w:val="007A3C59"/>
    <w:rsid w:val="007A3CB1"/>
    <w:rsid w:val="007A3DDF"/>
    <w:rsid w:val="007A3E8D"/>
    <w:rsid w:val="007A3F03"/>
    <w:rsid w:val="007A4044"/>
    <w:rsid w:val="007A4060"/>
    <w:rsid w:val="007A44A0"/>
    <w:rsid w:val="007A44A7"/>
    <w:rsid w:val="007A45BC"/>
    <w:rsid w:val="007A472B"/>
    <w:rsid w:val="007A47B8"/>
    <w:rsid w:val="007A4869"/>
    <w:rsid w:val="007A48B6"/>
    <w:rsid w:val="007A48EC"/>
    <w:rsid w:val="007A4B88"/>
    <w:rsid w:val="007A4B99"/>
    <w:rsid w:val="007A4EB3"/>
    <w:rsid w:val="007A523E"/>
    <w:rsid w:val="007A5371"/>
    <w:rsid w:val="007A56E5"/>
    <w:rsid w:val="007A5716"/>
    <w:rsid w:val="007A5749"/>
    <w:rsid w:val="007A57D1"/>
    <w:rsid w:val="007A58BF"/>
    <w:rsid w:val="007A5CAF"/>
    <w:rsid w:val="007A5D18"/>
    <w:rsid w:val="007A5D64"/>
    <w:rsid w:val="007A607B"/>
    <w:rsid w:val="007A6240"/>
    <w:rsid w:val="007A63EB"/>
    <w:rsid w:val="007A6480"/>
    <w:rsid w:val="007A683C"/>
    <w:rsid w:val="007A6A64"/>
    <w:rsid w:val="007A6B53"/>
    <w:rsid w:val="007A6C3C"/>
    <w:rsid w:val="007A6E40"/>
    <w:rsid w:val="007A6EC5"/>
    <w:rsid w:val="007A701C"/>
    <w:rsid w:val="007A7037"/>
    <w:rsid w:val="007A719D"/>
    <w:rsid w:val="007A7300"/>
    <w:rsid w:val="007A736B"/>
    <w:rsid w:val="007A7422"/>
    <w:rsid w:val="007A74AD"/>
    <w:rsid w:val="007A75F9"/>
    <w:rsid w:val="007A7759"/>
    <w:rsid w:val="007A7880"/>
    <w:rsid w:val="007A7997"/>
    <w:rsid w:val="007A7A06"/>
    <w:rsid w:val="007A7A09"/>
    <w:rsid w:val="007A7B9E"/>
    <w:rsid w:val="007B0069"/>
    <w:rsid w:val="007B043A"/>
    <w:rsid w:val="007B05F6"/>
    <w:rsid w:val="007B0614"/>
    <w:rsid w:val="007B0AFA"/>
    <w:rsid w:val="007B0B52"/>
    <w:rsid w:val="007B0D77"/>
    <w:rsid w:val="007B0EC8"/>
    <w:rsid w:val="007B0FF0"/>
    <w:rsid w:val="007B1086"/>
    <w:rsid w:val="007B10E4"/>
    <w:rsid w:val="007B11B2"/>
    <w:rsid w:val="007B1291"/>
    <w:rsid w:val="007B12FF"/>
    <w:rsid w:val="007B131E"/>
    <w:rsid w:val="007B1376"/>
    <w:rsid w:val="007B13A7"/>
    <w:rsid w:val="007B15AC"/>
    <w:rsid w:val="007B1809"/>
    <w:rsid w:val="007B183E"/>
    <w:rsid w:val="007B1A2C"/>
    <w:rsid w:val="007B1B0C"/>
    <w:rsid w:val="007B1B67"/>
    <w:rsid w:val="007B1BF3"/>
    <w:rsid w:val="007B1C5D"/>
    <w:rsid w:val="007B1CC5"/>
    <w:rsid w:val="007B1F15"/>
    <w:rsid w:val="007B203A"/>
    <w:rsid w:val="007B22CE"/>
    <w:rsid w:val="007B2319"/>
    <w:rsid w:val="007B2698"/>
    <w:rsid w:val="007B2992"/>
    <w:rsid w:val="007B29B0"/>
    <w:rsid w:val="007B2CFE"/>
    <w:rsid w:val="007B2D2E"/>
    <w:rsid w:val="007B3016"/>
    <w:rsid w:val="007B3355"/>
    <w:rsid w:val="007B34B5"/>
    <w:rsid w:val="007B3824"/>
    <w:rsid w:val="007B39AA"/>
    <w:rsid w:val="007B3B4A"/>
    <w:rsid w:val="007B3C2B"/>
    <w:rsid w:val="007B3D8B"/>
    <w:rsid w:val="007B3E20"/>
    <w:rsid w:val="007B3F07"/>
    <w:rsid w:val="007B41F4"/>
    <w:rsid w:val="007B423E"/>
    <w:rsid w:val="007B42A5"/>
    <w:rsid w:val="007B437C"/>
    <w:rsid w:val="007B46D1"/>
    <w:rsid w:val="007B4747"/>
    <w:rsid w:val="007B4779"/>
    <w:rsid w:val="007B4C17"/>
    <w:rsid w:val="007B4D58"/>
    <w:rsid w:val="007B4D66"/>
    <w:rsid w:val="007B4D9C"/>
    <w:rsid w:val="007B4E0F"/>
    <w:rsid w:val="007B4FA1"/>
    <w:rsid w:val="007B4FC3"/>
    <w:rsid w:val="007B5008"/>
    <w:rsid w:val="007B5365"/>
    <w:rsid w:val="007B5525"/>
    <w:rsid w:val="007B5673"/>
    <w:rsid w:val="007B56F5"/>
    <w:rsid w:val="007B58E2"/>
    <w:rsid w:val="007B5FC6"/>
    <w:rsid w:val="007B6073"/>
    <w:rsid w:val="007B6218"/>
    <w:rsid w:val="007B62F9"/>
    <w:rsid w:val="007B63C7"/>
    <w:rsid w:val="007B687C"/>
    <w:rsid w:val="007B69C4"/>
    <w:rsid w:val="007B6BB4"/>
    <w:rsid w:val="007B6CFF"/>
    <w:rsid w:val="007B7402"/>
    <w:rsid w:val="007B74B6"/>
    <w:rsid w:val="007B764C"/>
    <w:rsid w:val="007B7693"/>
    <w:rsid w:val="007B76D6"/>
    <w:rsid w:val="007B785F"/>
    <w:rsid w:val="007B79EE"/>
    <w:rsid w:val="007B7AE4"/>
    <w:rsid w:val="007B7C60"/>
    <w:rsid w:val="007B7DDD"/>
    <w:rsid w:val="007B7ED0"/>
    <w:rsid w:val="007B7F7D"/>
    <w:rsid w:val="007C0535"/>
    <w:rsid w:val="007C05EE"/>
    <w:rsid w:val="007C0813"/>
    <w:rsid w:val="007C083C"/>
    <w:rsid w:val="007C08DF"/>
    <w:rsid w:val="007C0916"/>
    <w:rsid w:val="007C0D02"/>
    <w:rsid w:val="007C0E1B"/>
    <w:rsid w:val="007C0F6E"/>
    <w:rsid w:val="007C0F87"/>
    <w:rsid w:val="007C0FEA"/>
    <w:rsid w:val="007C1111"/>
    <w:rsid w:val="007C1115"/>
    <w:rsid w:val="007C1221"/>
    <w:rsid w:val="007C13F5"/>
    <w:rsid w:val="007C16B0"/>
    <w:rsid w:val="007C16B7"/>
    <w:rsid w:val="007C189E"/>
    <w:rsid w:val="007C18AA"/>
    <w:rsid w:val="007C1928"/>
    <w:rsid w:val="007C1B91"/>
    <w:rsid w:val="007C1C0F"/>
    <w:rsid w:val="007C1C6F"/>
    <w:rsid w:val="007C1D1A"/>
    <w:rsid w:val="007C1DF4"/>
    <w:rsid w:val="007C1E5B"/>
    <w:rsid w:val="007C1FFA"/>
    <w:rsid w:val="007C202C"/>
    <w:rsid w:val="007C2080"/>
    <w:rsid w:val="007C229D"/>
    <w:rsid w:val="007C2372"/>
    <w:rsid w:val="007C2590"/>
    <w:rsid w:val="007C25A1"/>
    <w:rsid w:val="007C2608"/>
    <w:rsid w:val="007C26D5"/>
    <w:rsid w:val="007C2783"/>
    <w:rsid w:val="007C29A7"/>
    <w:rsid w:val="007C2AD4"/>
    <w:rsid w:val="007C2B7D"/>
    <w:rsid w:val="007C2F2F"/>
    <w:rsid w:val="007C30AB"/>
    <w:rsid w:val="007C3170"/>
    <w:rsid w:val="007C3180"/>
    <w:rsid w:val="007C31F6"/>
    <w:rsid w:val="007C3431"/>
    <w:rsid w:val="007C3462"/>
    <w:rsid w:val="007C3604"/>
    <w:rsid w:val="007C36A4"/>
    <w:rsid w:val="007C3704"/>
    <w:rsid w:val="007C37EF"/>
    <w:rsid w:val="007C3ACE"/>
    <w:rsid w:val="007C3CDE"/>
    <w:rsid w:val="007C3E2C"/>
    <w:rsid w:val="007C433D"/>
    <w:rsid w:val="007C43C2"/>
    <w:rsid w:val="007C4511"/>
    <w:rsid w:val="007C4594"/>
    <w:rsid w:val="007C47A9"/>
    <w:rsid w:val="007C4B43"/>
    <w:rsid w:val="007C4B69"/>
    <w:rsid w:val="007C4BA6"/>
    <w:rsid w:val="007C4C13"/>
    <w:rsid w:val="007C4D0D"/>
    <w:rsid w:val="007C4D4D"/>
    <w:rsid w:val="007C4E73"/>
    <w:rsid w:val="007C5038"/>
    <w:rsid w:val="007C5344"/>
    <w:rsid w:val="007C54E0"/>
    <w:rsid w:val="007C555D"/>
    <w:rsid w:val="007C55A8"/>
    <w:rsid w:val="007C570E"/>
    <w:rsid w:val="007C5834"/>
    <w:rsid w:val="007C585E"/>
    <w:rsid w:val="007C5993"/>
    <w:rsid w:val="007C5A7D"/>
    <w:rsid w:val="007C5A7E"/>
    <w:rsid w:val="007C5D04"/>
    <w:rsid w:val="007C60C6"/>
    <w:rsid w:val="007C6140"/>
    <w:rsid w:val="007C6263"/>
    <w:rsid w:val="007C6271"/>
    <w:rsid w:val="007C62E5"/>
    <w:rsid w:val="007C6495"/>
    <w:rsid w:val="007C66AD"/>
    <w:rsid w:val="007C678C"/>
    <w:rsid w:val="007C68EB"/>
    <w:rsid w:val="007C6C85"/>
    <w:rsid w:val="007C6DA5"/>
    <w:rsid w:val="007C730A"/>
    <w:rsid w:val="007C7388"/>
    <w:rsid w:val="007C74FE"/>
    <w:rsid w:val="007C7532"/>
    <w:rsid w:val="007C75CC"/>
    <w:rsid w:val="007C76E0"/>
    <w:rsid w:val="007C77DF"/>
    <w:rsid w:val="007C783C"/>
    <w:rsid w:val="007C7974"/>
    <w:rsid w:val="007C7A2D"/>
    <w:rsid w:val="007C7B51"/>
    <w:rsid w:val="007C7B66"/>
    <w:rsid w:val="007D04C1"/>
    <w:rsid w:val="007D04D1"/>
    <w:rsid w:val="007D0510"/>
    <w:rsid w:val="007D05B8"/>
    <w:rsid w:val="007D05E4"/>
    <w:rsid w:val="007D0621"/>
    <w:rsid w:val="007D0647"/>
    <w:rsid w:val="007D0672"/>
    <w:rsid w:val="007D06E3"/>
    <w:rsid w:val="007D0854"/>
    <w:rsid w:val="007D0BA4"/>
    <w:rsid w:val="007D0BC1"/>
    <w:rsid w:val="007D0D3F"/>
    <w:rsid w:val="007D0D8A"/>
    <w:rsid w:val="007D0E16"/>
    <w:rsid w:val="007D0EE1"/>
    <w:rsid w:val="007D0F52"/>
    <w:rsid w:val="007D106B"/>
    <w:rsid w:val="007D1112"/>
    <w:rsid w:val="007D129F"/>
    <w:rsid w:val="007D133E"/>
    <w:rsid w:val="007D1463"/>
    <w:rsid w:val="007D148B"/>
    <w:rsid w:val="007D14AC"/>
    <w:rsid w:val="007D150E"/>
    <w:rsid w:val="007D1700"/>
    <w:rsid w:val="007D1B76"/>
    <w:rsid w:val="007D1C21"/>
    <w:rsid w:val="007D1D63"/>
    <w:rsid w:val="007D1DD2"/>
    <w:rsid w:val="007D1F00"/>
    <w:rsid w:val="007D1F15"/>
    <w:rsid w:val="007D1FB7"/>
    <w:rsid w:val="007D2080"/>
    <w:rsid w:val="007D20C8"/>
    <w:rsid w:val="007D24E4"/>
    <w:rsid w:val="007D2511"/>
    <w:rsid w:val="007D26C2"/>
    <w:rsid w:val="007D26CE"/>
    <w:rsid w:val="007D2711"/>
    <w:rsid w:val="007D2787"/>
    <w:rsid w:val="007D28B6"/>
    <w:rsid w:val="007D2923"/>
    <w:rsid w:val="007D2AEA"/>
    <w:rsid w:val="007D2B85"/>
    <w:rsid w:val="007D2BB6"/>
    <w:rsid w:val="007D2CF5"/>
    <w:rsid w:val="007D2ED2"/>
    <w:rsid w:val="007D2F30"/>
    <w:rsid w:val="007D2F42"/>
    <w:rsid w:val="007D3015"/>
    <w:rsid w:val="007D319D"/>
    <w:rsid w:val="007D31F6"/>
    <w:rsid w:val="007D3397"/>
    <w:rsid w:val="007D3526"/>
    <w:rsid w:val="007D37A9"/>
    <w:rsid w:val="007D3897"/>
    <w:rsid w:val="007D3C9D"/>
    <w:rsid w:val="007D3E2A"/>
    <w:rsid w:val="007D3EE8"/>
    <w:rsid w:val="007D43F3"/>
    <w:rsid w:val="007D44CE"/>
    <w:rsid w:val="007D4603"/>
    <w:rsid w:val="007D480B"/>
    <w:rsid w:val="007D487B"/>
    <w:rsid w:val="007D4DF2"/>
    <w:rsid w:val="007D4E07"/>
    <w:rsid w:val="007D4EBB"/>
    <w:rsid w:val="007D4F96"/>
    <w:rsid w:val="007D4FAD"/>
    <w:rsid w:val="007D50AD"/>
    <w:rsid w:val="007D50F6"/>
    <w:rsid w:val="007D5205"/>
    <w:rsid w:val="007D526A"/>
    <w:rsid w:val="007D53CE"/>
    <w:rsid w:val="007D55A6"/>
    <w:rsid w:val="007D5633"/>
    <w:rsid w:val="007D572C"/>
    <w:rsid w:val="007D5792"/>
    <w:rsid w:val="007D586B"/>
    <w:rsid w:val="007D5922"/>
    <w:rsid w:val="007D5D82"/>
    <w:rsid w:val="007D6104"/>
    <w:rsid w:val="007D6185"/>
    <w:rsid w:val="007D6320"/>
    <w:rsid w:val="007D655A"/>
    <w:rsid w:val="007D65AF"/>
    <w:rsid w:val="007D6699"/>
    <w:rsid w:val="007D68FD"/>
    <w:rsid w:val="007D696A"/>
    <w:rsid w:val="007D6A8D"/>
    <w:rsid w:val="007D6B28"/>
    <w:rsid w:val="007D6EDB"/>
    <w:rsid w:val="007D6F31"/>
    <w:rsid w:val="007D70F4"/>
    <w:rsid w:val="007D7122"/>
    <w:rsid w:val="007D7207"/>
    <w:rsid w:val="007D7393"/>
    <w:rsid w:val="007D73C1"/>
    <w:rsid w:val="007D73FB"/>
    <w:rsid w:val="007D7557"/>
    <w:rsid w:val="007D78C1"/>
    <w:rsid w:val="007D7ACA"/>
    <w:rsid w:val="007E001E"/>
    <w:rsid w:val="007E018C"/>
    <w:rsid w:val="007E02A0"/>
    <w:rsid w:val="007E033C"/>
    <w:rsid w:val="007E038E"/>
    <w:rsid w:val="007E03C5"/>
    <w:rsid w:val="007E05ED"/>
    <w:rsid w:val="007E06B7"/>
    <w:rsid w:val="007E07C2"/>
    <w:rsid w:val="007E0827"/>
    <w:rsid w:val="007E09A4"/>
    <w:rsid w:val="007E09E3"/>
    <w:rsid w:val="007E0A0E"/>
    <w:rsid w:val="007E0B12"/>
    <w:rsid w:val="007E0BCC"/>
    <w:rsid w:val="007E0C84"/>
    <w:rsid w:val="007E0D0D"/>
    <w:rsid w:val="007E0D19"/>
    <w:rsid w:val="007E0DA3"/>
    <w:rsid w:val="007E0E37"/>
    <w:rsid w:val="007E0F26"/>
    <w:rsid w:val="007E112A"/>
    <w:rsid w:val="007E12C1"/>
    <w:rsid w:val="007E130B"/>
    <w:rsid w:val="007E1349"/>
    <w:rsid w:val="007E1547"/>
    <w:rsid w:val="007E1665"/>
    <w:rsid w:val="007E1684"/>
    <w:rsid w:val="007E1705"/>
    <w:rsid w:val="007E1857"/>
    <w:rsid w:val="007E1860"/>
    <w:rsid w:val="007E1890"/>
    <w:rsid w:val="007E1BB1"/>
    <w:rsid w:val="007E1CDF"/>
    <w:rsid w:val="007E1D3C"/>
    <w:rsid w:val="007E1DBE"/>
    <w:rsid w:val="007E20CC"/>
    <w:rsid w:val="007E2345"/>
    <w:rsid w:val="007E23A1"/>
    <w:rsid w:val="007E23D4"/>
    <w:rsid w:val="007E25F6"/>
    <w:rsid w:val="007E2734"/>
    <w:rsid w:val="007E2841"/>
    <w:rsid w:val="007E2934"/>
    <w:rsid w:val="007E2944"/>
    <w:rsid w:val="007E2B17"/>
    <w:rsid w:val="007E2D60"/>
    <w:rsid w:val="007E2EEC"/>
    <w:rsid w:val="007E2FAF"/>
    <w:rsid w:val="007E307D"/>
    <w:rsid w:val="007E31B2"/>
    <w:rsid w:val="007E31BF"/>
    <w:rsid w:val="007E33B3"/>
    <w:rsid w:val="007E3557"/>
    <w:rsid w:val="007E37A2"/>
    <w:rsid w:val="007E39F4"/>
    <w:rsid w:val="007E3B21"/>
    <w:rsid w:val="007E3B54"/>
    <w:rsid w:val="007E3E86"/>
    <w:rsid w:val="007E3EDE"/>
    <w:rsid w:val="007E4062"/>
    <w:rsid w:val="007E4109"/>
    <w:rsid w:val="007E42DA"/>
    <w:rsid w:val="007E44E4"/>
    <w:rsid w:val="007E464A"/>
    <w:rsid w:val="007E4973"/>
    <w:rsid w:val="007E49F4"/>
    <w:rsid w:val="007E4A5E"/>
    <w:rsid w:val="007E4BAD"/>
    <w:rsid w:val="007E4BC0"/>
    <w:rsid w:val="007E4C73"/>
    <w:rsid w:val="007E4CCA"/>
    <w:rsid w:val="007E4D49"/>
    <w:rsid w:val="007E511C"/>
    <w:rsid w:val="007E5227"/>
    <w:rsid w:val="007E5433"/>
    <w:rsid w:val="007E572F"/>
    <w:rsid w:val="007E5B94"/>
    <w:rsid w:val="007E5C1A"/>
    <w:rsid w:val="007E5CBE"/>
    <w:rsid w:val="007E5E12"/>
    <w:rsid w:val="007E5EC5"/>
    <w:rsid w:val="007E6058"/>
    <w:rsid w:val="007E607A"/>
    <w:rsid w:val="007E6251"/>
    <w:rsid w:val="007E6286"/>
    <w:rsid w:val="007E62EE"/>
    <w:rsid w:val="007E6398"/>
    <w:rsid w:val="007E63DF"/>
    <w:rsid w:val="007E6427"/>
    <w:rsid w:val="007E6463"/>
    <w:rsid w:val="007E64A3"/>
    <w:rsid w:val="007E669B"/>
    <w:rsid w:val="007E6742"/>
    <w:rsid w:val="007E679A"/>
    <w:rsid w:val="007E67D1"/>
    <w:rsid w:val="007E68C9"/>
    <w:rsid w:val="007E6A7D"/>
    <w:rsid w:val="007E6C1E"/>
    <w:rsid w:val="007E70C4"/>
    <w:rsid w:val="007E71BB"/>
    <w:rsid w:val="007E73F3"/>
    <w:rsid w:val="007E7617"/>
    <w:rsid w:val="007E77B6"/>
    <w:rsid w:val="007E77BC"/>
    <w:rsid w:val="007E77DE"/>
    <w:rsid w:val="007E7898"/>
    <w:rsid w:val="007E7B85"/>
    <w:rsid w:val="007E7C5E"/>
    <w:rsid w:val="007E7C92"/>
    <w:rsid w:val="007E7E58"/>
    <w:rsid w:val="007E7E6B"/>
    <w:rsid w:val="007E7E95"/>
    <w:rsid w:val="007E7FA4"/>
    <w:rsid w:val="007F01C4"/>
    <w:rsid w:val="007F0398"/>
    <w:rsid w:val="007F045A"/>
    <w:rsid w:val="007F04F8"/>
    <w:rsid w:val="007F0716"/>
    <w:rsid w:val="007F0B89"/>
    <w:rsid w:val="007F0E91"/>
    <w:rsid w:val="007F0EC3"/>
    <w:rsid w:val="007F0EFA"/>
    <w:rsid w:val="007F1068"/>
    <w:rsid w:val="007F10B8"/>
    <w:rsid w:val="007F1328"/>
    <w:rsid w:val="007F1515"/>
    <w:rsid w:val="007F16AD"/>
    <w:rsid w:val="007F1717"/>
    <w:rsid w:val="007F19E3"/>
    <w:rsid w:val="007F1C7F"/>
    <w:rsid w:val="007F1CDC"/>
    <w:rsid w:val="007F1D91"/>
    <w:rsid w:val="007F1DF4"/>
    <w:rsid w:val="007F1F1D"/>
    <w:rsid w:val="007F205E"/>
    <w:rsid w:val="007F207A"/>
    <w:rsid w:val="007F2233"/>
    <w:rsid w:val="007F2259"/>
    <w:rsid w:val="007F2523"/>
    <w:rsid w:val="007F27F3"/>
    <w:rsid w:val="007F2850"/>
    <w:rsid w:val="007F2904"/>
    <w:rsid w:val="007F2AD2"/>
    <w:rsid w:val="007F2B4A"/>
    <w:rsid w:val="007F2BC2"/>
    <w:rsid w:val="007F2C36"/>
    <w:rsid w:val="007F32E1"/>
    <w:rsid w:val="007F33FC"/>
    <w:rsid w:val="007F34CE"/>
    <w:rsid w:val="007F3576"/>
    <w:rsid w:val="007F359E"/>
    <w:rsid w:val="007F398B"/>
    <w:rsid w:val="007F3A52"/>
    <w:rsid w:val="007F3B18"/>
    <w:rsid w:val="007F3B25"/>
    <w:rsid w:val="007F3C38"/>
    <w:rsid w:val="007F3C5C"/>
    <w:rsid w:val="007F3C6C"/>
    <w:rsid w:val="007F3CD5"/>
    <w:rsid w:val="007F3EBD"/>
    <w:rsid w:val="007F4019"/>
    <w:rsid w:val="007F402D"/>
    <w:rsid w:val="007F420C"/>
    <w:rsid w:val="007F4370"/>
    <w:rsid w:val="007F4372"/>
    <w:rsid w:val="007F4882"/>
    <w:rsid w:val="007F4896"/>
    <w:rsid w:val="007F4A39"/>
    <w:rsid w:val="007F4C40"/>
    <w:rsid w:val="007F4D47"/>
    <w:rsid w:val="007F4F34"/>
    <w:rsid w:val="007F50F3"/>
    <w:rsid w:val="007F514A"/>
    <w:rsid w:val="007F5311"/>
    <w:rsid w:val="007F5360"/>
    <w:rsid w:val="007F53F2"/>
    <w:rsid w:val="007F54DB"/>
    <w:rsid w:val="007F55DF"/>
    <w:rsid w:val="007F5699"/>
    <w:rsid w:val="007F57B4"/>
    <w:rsid w:val="007F58E2"/>
    <w:rsid w:val="007F5A35"/>
    <w:rsid w:val="007F5A56"/>
    <w:rsid w:val="007F5B25"/>
    <w:rsid w:val="007F5BED"/>
    <w:rsid w:val="007F5D0F"/>
    <w:rsid w:val="007F5EA0"/>
    <w:rsid w:val="007F63D9"/>
    <w:rsid w:val="007F65A7"/>
    <w:rsid w:val="007F661B"/>
    <w:rsid w:val="007F6885"/>
    <w:rsid w:val="007F6984"/>
    <w:rsid w:val="007F6A74"/>
    <w:rsid w:val="007F6A8D"/>
    <w:rsid w:val="007F6C33"/>
    <w:rsid w:val="007F6C66"/>
    <w:rsid w:val="007F6E54"/>
    <w:rsid w:val="007F6E85"/>
    <w:rsid w:val="007F6EC6"/>
    <w:rsid w:val="007F70FB"/>
    <w:rsid w:val="007F7312"/>
    <w:rsid w:val="007F747B"/>
    <w:rsid w:val="007F7539"/>
    <w:rsid w:val="007F760A"/>
    <w:rsid w:val="007F78E6"/>
    <w:rsid w:val="007F7909"/>
    <w:rsid w:val="007F7A1E"/>
    <w:rsid w:val="007F7A4B"/>
    <w:rsid w:val="007F7AE2"/>
    <w:rsid w:val="007F7BB2"/>
    <w:rsid w:val="007F7DDB"/>
    <w:rsid w:val="007F7FAE"/>
    <w:rsid w:val="008001DA"/>
    <w:rsid w:val="008002EF"/>
    <w:rsid w:val="0080088F"/>
    <w:rsid w:val="008008F4"/>
    <w:rsid w:val="00800AE6"/>
    <w:rsid w:val="00800C24"/>
    <w:rsid w:val="00800CCC"/>
    <w:rsid w:val="00800E9D"/>
    <w:rsid w:val="0080147B"/>
    <w:rsid w:val="008014D1"/>
    <w:rsid w:val="008015D5"/>
    <w:rsid w:val="008016EC"/>
    <w:rsid w:val="008017D5"/>
    <w:rsid w:val="0080196B"/>
    <w:rsid w:val="00801F9D"/>
    <w:rsid w:val="00802071"/>
    <w:rsid w:val="00802448"/>
    <w:rsid w:val="008024C2"/>
    <w:rsid w:val="008024CB"/>
    <w:rsid w:val="008024DD"/>
    <w:rsid w:val="0080267D"/>
    <w:rsid w:val="00802951"/>
    <w:rsid w:val="0080297B"/>
    <w:rsid w:val="00802AFD"/>
    <w:rsid w:val="00802C15"/>
    <w:rsid w:val="00802C22"/>
    <w:rsid w:val="00802D8F"/>
    <w:rsid w:val="00802F85"/>
    <w:rsid w:val="00803081"/>
    <w:rsid w:val="008031C0"/>
    <w:rsid w:val="008032F5"/>
    <w:rsid w:val="00803319"/>
    <w:rsid w:val="008033FC"/>
    <w:rsid w:val="00803870"/>
    <w:rsid w:val="00803923"/>
    <w:rsid w:val="00803A59"/>
    <w:rsid w:val="00803A78"/>
    <w:rsid w:val="00803B38"/>
    <w:rsid w:val="00803B3A"/>
    <w:rsid w:val="00803BE1"/>
    <w:rsid w:val="00803C3E"/>
    <w:rsid w:val="00803D6E"/>
    <w:rsid w:val="00803F01"/>
    <w:rsid w:val="00803F03"/>
    <w:rsid w:val="00803F15"/>
    <w:rsid w:val="00804091"/>
    <w:rsid w:val="00804189"/>
    <w:rsid w:val="0080428B"/>
    <w:rsid w:val="00804318"/>
    <w:rsid w:val="0080443E"/>
    <w:rsid w:val="00804453"/>
    <w:rsid w:val="0080449B"/>
    <w:rsid w:val="0080488A"/>
    <w:rsid w:val="00804894"/>
    <w:rsid w:val="008049E4"/>
    <w:rsid w:val="00804DA7"/>
    <w:rsid w:val="00804E16"/>
    <w:rsid w:val="00804F4E"/>
    <w:rsid w:val="008050AE"/>
    <w:rsid w:val="008052AF"/>
    <w:rsid w:val="008054EC"/>
    <w:rsid w:val="00805865"/>
    <w:rsid w:val="008059ED"/>
    <w:rsid w:val="00805B8B"/>
    <w:rsid w:val="00805DF8"/>
    <w:rsid w:val="0080647E"/>
    <w:rsid w:val="008065F5"/>
    <w:rsid w:val="0080678B"/>
    <w:rsid w:val="00806816"/>
    <w:rsid w:val="008068DE"/>
    <w:rsid w:val="00806B58"/>
    <w:rsid w:val="00806BF6"/>
    <w:rsid w:val="00806C38"/>
    <w:rsid w:val="00806C81"/>
    <w:rsid w:val="00806C9E"/>
    <w:rsid w:val="00806D3E"/>
    <w:rsid w:val="00806E21"/>
    <w:rsid w:val="00806FA9"/>
    <w:rsid w:val="00806FD8"/>
    <w:rsid w:val="008071FB"/>
    <w:rsid w:val="008072F1"/>
    <w:rsid w:val="00807491"/>
    <w:rsid w:val="0080752E"/>
    <w:rsid w:val="00807707"/>
    <w:rsid w:val="00807770"/>
    <w:rsid w:val="0080778B"/>
    <w:rsid w:val="00807967"/>
    <w:rsid w:val="00807A1B"/>
    <w:rsid w:val="00807A5D"/>
    <w:rsid w:val="00807B9E"/>
    <w:rsid w:val="00807EB3"/>
    <w:rsid w:val="00807FC5"/>
    <w:rsid w:val="00807FCA"/>
    <w:rsid w:val="00810029"/>
    <w:rsid w:val="008101AD"/>
    <w:rsid w:val="008102BB"/>
    <w:rsid w:val="00810330"/>
    <w:rsid w:val="00810633"/>
    <w:rsid w:val="00810725"/>
    <w:rsid w:val="0081093B"/>
    <w:rsid w:val="008109F5"/>
    <w:rsid w:val="00810AE2"/>
    <w:rsid w:val="00810B77"/>
    <w:rsid w:val="00810BAC"/>
    <w:rsid w:val="00810C95"/>
    <w:rsid w:val="00810D9E"/>
    <w:rsid w:val="00810E0A"/>
    <w:rsid w:val="00810E27"/>
    <w:rsid w:val="00811021"/>
    <w:rsid w:val="00811146"/>
    <w:rsid w:val="008111CB"/>
    <w:rsid w:val="008111F3"/>
    <w:rsid w:val="0081125E"/>
    <w:rsid w:val="00811310"/>
    <w:rsid w:val="00811323"/>
    <w:rsid w:val="00811342"/>
    <w:rsid w:val="0081139C"/>
    <w:rsid w:val="008114F1"/>
    <w:rsid w:val="008115E0"/>
    <w:rsid w:val="00811706"/>
    <w:rsid w:val="0081172F"/>
    <w:rsid w:val="0081194C"/>
    <w:rsid w:val="00811985"/>
    <w:rsid w:val="008119E0"/>
    <w:rsid w:val="00811ADC"/>
    <w:rsid w:val="00811C8E"/>
    <w:rsid w:val="00811DDB"/>
    <w:rsid w:val="00811E6E"/>
    <w:rsid w:val="008122DF"/>
    <w:rsid w:val="008123C6"/>
    <w:rsid w:val="0081270E"/>
    <w:rsid w:val="008127F0"/>
    <w:rsid w:val="008129D5"/>
    <w:rsid w:val="00812A62"/>
    <w:rsid w:val="00812AC1"/>
    <w:rsid w:val="00812B3E"/>
    <w:rsid w:val="00812C86"/>
    <w:rsid w:val="00812D7B"/>
    <w:rsid w:val="00812D8F"/>
    <w:rsid w:val="00812DD2"/>
    <w:rsid w:val="00812FAD"/>
    <w:rsid w:val="00813449"/>
    <w:rsid w:val="00813510"/>
    <w:rsid w:val="008136CF"/>
    <w:rsid w:val="008136E8"/>
    <w:rsid w:val="00813971"/>
    <w:rsid w:val="00813A10"/>
    <w:rsid w:val="00813AF1"/>
    <w:rsid w:val="00813B8C"/>
    <w:rsid w:val="00813C09"/>
    <w:rsid w:val="00813D8C"/>
    <w:rsid w:val="00813F64"/>
    <w:rsid w:val="00813FFA"/>
    <w:rsid w:val="00814008"/>
    <w:rsid w:val="00814437"/>
    <w:rsid w:val="00814530"/>
    <w:rsid w:val="00814716"/>
    <w:rsid w:val="0081471F"/>
    <w:rsid w:val="0081482F"/>
    <w:rsid w:val="008148DD"/>
    <w:rsid w:val="00814974"/>
    <w:rsid w:val="008149D0"/>
    <w:rsid w:val="00814E79"/>
    <w:rsid w:val="008151A8"/>
    <w:rsid w:val="008151D3"/>
    <w:rsid w:val="00815236"/>
    <w:rsid w:val="00815277"/>
    <w:rsid w:val="0081527D"/>
    <w:rsid w:val="00815337"/>
    <w:rsid w:val="008154EE"/>
    <w:rsid w:val="008159C7"/>
    <w:rsid w:val="00815A7C"/>
    <w:rsid w:val="00815C38"/>
    <w:rsid w:val="00815C59"/>
    <w:rsid w:val="00815D62"/>
    <w:rsid w:val="00815E46"/>
    <w:rsid w:val="00815FDB"/>
    <w:rsid w:val="0081617F"/>
    <w:rsid w:val="0081628B"/>
    <w:rsid w:val="00816386"/>
    <w:rsid w:val="00816577"/>
    <w:rsid w:val="00816903"/>
    <w:rsid w:val="0081691F"/>
    <w:rsid w:val="008169AC"/>
    <w:rsid w:val="008169D1"/>
    <w:rsid w:val="00816A8A"/>
    <w:rsid w:val="00816D7C"/>
    <w:rsid w:val="00816E2B"/>
    <w:rsid w:val="00816F41"/>
    <w:rsid w:val="00816F77"/>
    <w:rsid w:val="00816FCB"/>
    <w:rsid w:val="00816FDC"/>
    <w:rsid w:val="0081718D"/>
    <w:rsid w:val="008171A1"/>
    <w:rsid w:val="00817369"/>
    <w:rsid w:val="00817420"/>
    <w:rsid w:val="00817510"/>
    <w:rsid w:val="00817513"/>
    <w:rsid w:val="00817521"/>
    <w:rsid w:val="00817841"/>
    <w:rsid w:val="00817895"/>
    <w:rsid w:val="00817B3F"/>
    <w:rsid w:val="00817F66"/>
    <w:rsid w:val="008200CD"/>
    <w:rsid w:val="00820106"/>
    <w:rsid w:val="00820275"/>
    <w:rsid w:val="008203F9"/>
    <w:rsid w:val="0082059B"/>
    <w:rsid w:val="0082092D"/>
    <w:rsid w:val="00820A29"/>
    <w:rsid w:val="00820B3C"/>
    <w:rsid w:val="00820D76"/>
    <w:rsid w:val="00820E06"/>
    <w:rsid w:val="00820F85"/>
    <w:rsid w:val="00820FF9"/>
    <w:rsid w:val="008211B7"/>
    <w:rsid w:val="008213AC"/>
    <w:rsid w:val="0082157C"/>
    <w:rsid w:val="008216CD"/>
    <w:rsid w:val="0082185A"/>
    <w:rsid w:val="0082185C"/>
    <w:rsid w:val="008218A5"/>
    <w:rsid w:val="008218A8"/>
    <w:rsid w:val="008219FF"/>
    <w:rsid w:val="00821A4E"/>
    <w:rsid w:val="00821BB7"/>
    <w:rsid w:val="00821D1D"/>
    <w:rsid w:val="00821E40"/>
    <w:rsid w:val="00821FC3"/>
    <w:rsid w:val="0082222E"/>
    <w:rsid w:val="00822319"/>
    <w:rsid w:val="00822379"/>
    <w:rsid w:val="00822403"/>
    <w:rsid w:val="0082267C"/>
    <w:rsid w:val="008228A2"/>
    <w:rsid w:val="0082293F"/>
    <w:rsid w:val="008229D6"/>
    <w:rsid w:val="008229F6"/>
    <w:rsid w:val="00822A3A"/>
    <w:rsid w:val="00822BC4"/>
    <w:rsid w:val="00822D29"/>
    <w:rsid w:val="00822EB2"/>
    <w:rsid w:val="0082303E"/>
    <w:rsid w:val="00823374"/>
    <w:rsid w:val="00823792"/>
    <w:rsid w:val="00823E29"/>
    <w:rsid w:val="0082404A"/>
    <w:rsid w:val="008241DC"/>
    <w:rsid w:val="00824417"/>
    <w:rsid w:val="00824530"/>
    <w:rsid w:val="00824713"/>
    <w:rsid w:val="00824752"/>
    <w:rsid w:val="0082484D"/>
    <w:rsid w:val="00824A64"/>
    <w:rsid w:val="00824AFC"/>
    <w:rsid w:val="00824B19"/>
    <w:rsid w:val="00824C77"/>
    <w:rsid w:val="00824D14"/>
    <w:rsid w:val="00824D39"/>
    <w:rsid w:val="00824DB9"/>
    <w:rsid w:val="00824E53"/>
    <w:rsid w:val="00824EBD"/>
    <w:rsid w:val="00825114"/>
    <w:rsid w:val="00825519"/>
    <w:rsid w:val="0082555E"/>
    <w:rsid w:val="008256C0"/>
    <w:rsid w:val="00825905"/>
    <w:rsid w:val="00825935"/>
    <w:rsid w:val="00825B37"/>
    <w:rsid w:val="00825B4E"/>
    <w:rsid w:val="00825BA8"/>
    <w:rsid w:val="00826095"/>
    <w:rsid w:val="0082618E"/>
    <w:rsid w:val="008262C7"/>
    <w:rsid w:val="00826338"/>
    <w:rsid w:val="008263AC"/>
    <w:rsid w:val="0082656A"/>
    <w:rsid w:val="00826704"/>
    <w:rsid w:val="008268F1"/>
    <w:rsid w:val="00826B11"/>
    <w:rsid w:val="00826C37"/>
    <w:rsid w:val="00826CC1"/>
    <w:rsid w:val="00826CC2"/>
    <w:rsid w:val="00826CFE"/>
    <w:rsid w:val="00826D77"/>
    <w:rsid w:val="00826DE6"/>
    <w:rsid w:val="008270D1"/>
    <w:rsid w:val="00827427"/>
    <w:rsid w:val="00827533"/>
    <w:rsid w:val="0082765C"/>
    <w:rsid w:val="008276C3"/>
    <w:rsid w:val="00827898"/>
    <w:rsid w:val="0082793C"/>
    <w:rsid w:val="008279C9"/>
    <w:rsid w:val="00827AA2"/>
    <w:rsid w:val="00827B5E"/>
    <w:rsid w:val="00827C69"/>
    <w:rsid w:val="00827F60"/>
    <w:rsid w:val="00830063"/>
    <w:rsid w:val="0083016D"/>
    <w:rsid w:val="00830647"/>
    <w:rsid w:val="008306B1"/>
    <w:rsid w:val="00830B00"/>
    <w:rsid w:val="00830B24"/>
    <w:rsid w:val="00830D14"/>
    <w:rsid w:val="00830FFA"/>
    <w:rsid w:val="0083132C"/>
    <w:rsid w:val="00831450"/>
    <w:rsid w:val="00831683"/>
    <w:rsid w:val="00831819"/>
    <w:rsid w:val="0083190F"/>
    <w:rsid w:val="00831AEA"/>
    <w:rsid w:val="00831C24"/>
    <w:rsid w:val="00831E33"/>
    <w:rsid w:val="00832004"/>
    <w:rsid w:val="008320F1"/>
    <w:rsid w:val="008322EE"/>
    <w:rsid w:val="0083248E"/>
    <w:rsid w:val="008326C2"/>
    <w:rsid w:val="008328A3"/>
    <w:rsid w:val="008328D1"/>
    <w:rsid w:val="00832A3B"/>
    <w:rsid w:val="00832C37"/>
    <w:rsid w:val="00832D9C"/>
    <w:rsid w:val="00832E36"/>
    <w:rsid w:val="00832E42"/>
    <w:rsid w:val="00832F7F"/>
    <w:rsid w:val="00833152"/>
    <w:rsid w:val="00833188"/>
    <w:rsid w:val="008331CE"/>
    <w:rsid w:val="008335A3"/>
    <w:rsid w:val="00833914"/>
    <w:rsid w:val="00833925"/>
    <w:rsid w:val="00833C33"/>
    <w:rsid w:val="00833C8C"/>
    <w:rsid w:val="00833E67"/>
    <w:rsid w:val="00833F03"/>
    <w:rsid w:val="00834167"/>
    <w:rsid w:val="0083418D"/>
    <w:rsid w:val="00834212"/>
    <w:rsid w:val="008342A9"/>
    <w:rsid w:val="008342EE"/>
    <w:rsid w:val="0083433C"/>
    <w:rsid w:val="00834359"/>
    <w:rsid w:val="00834464"/>
    <w:rsid w:val="0083447E"/>
    <w:rsid w:val="008347B7"/>
    <w:rsid w:val="008347BA"/>
    <w:rsid w:val="008347D6"/>
    <w:rsid w:val="0083481B"/>
    <w:rsid w:val="0083496D"/>
    <w:rsid w:val="00834990"/>
    <w:rsid w:val="00834AD1"/>
    <w:rsid w:val="00834BBF"/>
    <w:rsid w:val="00834CDD"/>
    <w:rsid w:val="00834D99"/>
    <w:rsid w:val="00834F76"/>
    <w:rsid w:val="0083526A"/>
    <w:rsid w:val="0083533F"/>
    <w:rsid w:val="008353C7"/>
    <w:rsid w:val="0083564C"/>
    <w:rsid w:val="00835670"/>
    <w:rsid w:val="00835807"/>
    <w:rsid w:val="008359C3"/>
    <w:rsid w:val="008359D6"/>
    <w:rsid w:val="00835B0A"/>
    <w:rsid w:val="00835BBE"/>
    <w:rsid w:val="00835BF6"/>
    <w:rsid w:val="00835C6E"/>
    <w:rsid w:val="00835D6F"/>
    <w:rsid w:val="00835E02"/>
    <w:rsid w:val="00835FA6"/>
    <w:rsid w:val="00835FC5"/>
    <w:rsid w:val="00835FD4"/>
    <w:rsid w:val="0083611B"/>
    <w:rsid w:val="00836278"/>
    <w:rsid w:val="008362B6"/>
    <w:rsid w:val="0083653C"/>
    <w:rsid w:val="00836666"/>
    <w:rsid w:val="00836727"/>
    <w:rsid w:val="00836BC0"/>
    <w:rsid w:val="00836D5F"/>
    <w:rsid w:val="00836F5E"/>
    <w:rsid w:val="00837301"/>
    <w:rsid w:val="00837322"/>
    <w:rsid w:val="008373D1"/>
    <w:rsid w:val="0083769F"/>
    <w:rsid w:val="00837705"/>
    <w:rsid w:val="00837746"/>
    <w:rsid w:val="008377BE"/>
    <w:rsid w:val="00837876"/>
    <w:rsid w:val="00837A18"/>
    <w:rsid w:val="00837AE2"/>
    <w:rsid w:val="00837C06"/>
    <w:rsid w:val="00837C81"/>
    <w:rsid w:val="00837CFF"/>
    <w:rsid w:val="00837E4F"/>
    <w:rsid w:val="00837F85"/>
    <w:rsid w:val="0084007E"/>
    <w:rsid w:val="00840182"/>
    <w:rsid w:val="00840313"/>
    <w:rsid w:val="008403FE"/>
    <w:rsid w:val="008404D8"/>
    <w:rsid w:val="00840611"/>
    <w:rsid w:val="00840779"/>
    <w:rsid w:val="00840819"/>
    <w:rsid w:val="008408CD"/>
    <w:rsid w:val="008408F9"/>
    <w:rsid w:val="00840990"/>
    <w:rsid w:val="00840A25"/>
    <w:rsid w:val="00840AB0"/>
    <w:rsid w:val="00840B9C"/>
    <w:rsid w:val="00840C83"/>
    <w:rsid w:val="00840D2C"/>
    <w:rsid w:val="00840D6C"/>
    <w:rsid w:val="00840DFF"/>
    <w:rsid w:val="00840FD7"/>
    <w:rsid w:val="0084131B"/>
    <w:rsid w:val="00841391"/>
    <w:rsid w:val="0084167B"/>
    <w:rsid w:val="0084169D"/>
    <w:rsid w:val="0084184E"/>
    <w:rsid w:val="00841FAD"/>
    <w:rsid w:val="008421DD"/>
    <w:rsid w:val="00842206"/>
    <w:rsid w:val="00842521"/>
    <w:rsid w:val="008427DF"/>
    <w:rsid w:val="00842B95"/>
    <w:rsid w:val="00842C84"/>
    <w:rsid w:val="00842DA3"/>
    <w:rsid w:val="00842FAB"/>
    <w:rsid w:val="0084306E"/>
    <w:rsid w:val="00843192"/>
    <w:rsid w:val="00843199"/>
    <w:rsid w:val="008433DD"/>
    <w:rsid w:val="00843614"/>
    <w:rsid w:val="0084371F"/>
    <w:rsid w:val="00843724"/>
    <w:rsid w:val="008437CB"/>
    <w:rsid w:val="00843943"/>
    <w:rsid w:val="00843B1C"/>
    <w:rsid w:val="00843C08"/>
    <w:rsid w:val="00843D4F"/>
    <w:rsid w:val="00844537"/>
    <w:rsid w:val="008445F3"/>
    <w:rsid w:val="00844722"/>
    <w:rsid w:val="008447A3"/>
    <w:rsid w:val="0084493C"/>
    <w:rsid w:val="008449D8"/>
    <w:rsid w:val="00844A08"/>
    <w:rsid w:val="00844DA0"/>
    <w:rsid w:val="00844FE6"/>
    <w:rsid w:val="00844FEB"/>
    <w:rsid w:val="00845119"/>
    <w:rsid w:val="00845162"/>
    <w:rsid w:val="008454EF"/>
    <w:rsid w:val="008455B6"/>
    <w:rsid w:val="0084563C"/>
    <w:rsid w:val="00845850"/>
    <w:rsid w:val="0084593A"/>
    <w:rsid w:val="0084595F"/>
    <w:rsid w:val="008459E1"/>
    <w:rsid w:val="00845C6C"/>
    <w:rsid w:val="00845F7F"/>
    <w:rsid w:val="00846068"/>
    <w:rsid w:val="008460E0"/>
    <w:rsid w:val="00846224"/>
    <w:rsid w:val="0084626E"/>
    <w:rsid w:val="00846302"/>
    <w:rsid w:val="0084630E"/>
    <w:rsid w:val="0084649F"/>
    <w:rsid w:val="00846627"/>
    <w:rsid w:val="0084673E"/>
    <w:rsid w:val="00846819"/>
    <w:rsid w:val="00846821"/>
    <w:rsid w:val="00846996"/>
    <w:rsid w:val="00846C11"/>
    <w:rsid w:val="00846C4D"/>
    <w:rsid w:val="00846CD8"/>
    <w:rsid w:val="00846D06"/>
    <w:rsid w:val="00846E09"/>
    <w:rsid w:val="00846F1D"/>
    <w:rsid w:val="00847132"/>
    <w:rsid w:val="00847234"/>
    <w:rsid w:val="00847411"/>
    <w:rsid w:val="00847532"/>
    <w:rsid w:val="008479DF"/>
    <w:rsid w:val="00847AB0"/>
    <w:rsid w:val="00847B74"/>
    <w:rsid w:val="00847BC0"/>
    <w:rsid w:val="00847DF6"/>
    <w:rsid w:val="00847EB6"/>
    <w:rsid w:val="00850184"/>
    <w:rsid w:val="00850602"/>
    <w:rsid w:val="0085060E"/>
    <w:rsid w:val="008506B5"/>
    <w:rsid w:val="00850793"/>
    <w:rsid w:val="008507D1"/>
    <w:rsid w:val="008509AF"/>
    <w:rsid w:val="00850A7C"/>
    <w:rsid w:val="00850ADA"/>
    <w:rsid w:val="00850AFD"/>
    <w:rsid w:val="00850B28"/>
    <w:rsid w:val="00850B85"/>
    <w:rsid w:val="00850D2F"/>
    <w:rsid w:val="0085114B"/>
    <w:rsid w:val="00851435"/>
    <w:rsid w:val="00851469"/>
    <w:rsid w:val="008514E8"/>
    <w:rsid w:val="008515F4"/>
    <w:rsid w:val="008516DA"/>
    <w:rsid w:val="008517CD"/>
    <w:rsid w:val="0085184A"/>
    <w:rsid w:val="0085196D"/>
    <w:rsid w:val="008519A1"/>
    <w:rsid w:val="00851AD6"/>
    <w:rsid w:val="00851AF8"/>
    <w:rsid w:val="00851BFE"/>
    <w:rsid w:val="00851D12"/>
    <w:rsid w:val="00851D97"/>
    <w:rsid w:val="00852091"/>
    <w:rsid w:val="00852154"/>
    <w:rsid w:val="008521B2"/>
    <w:rsid w:val="0085223A"/>
    <w:rsid w:val="0085227C"/>
    <w:rsid w:val="00852321"/>
    <w:rsid w:val="0085282E"/>
    <w:rsid w:val="00852945"/>
    <w:rsid w:val="00852A0A"/>
    <w:rsid w:val="00852B52"/>
    <w:rsid w:val="00852C38"/>
    <w:rsid w:val="00852CA6"/>
    <w:rsid w:val="00852D69"/>
    <w:rsid w:val="00852DA3"/>
    <w:rsid w:val="00852E66"/>
    <w:rsid w:val="00852EAA"/>
    <w:rsid w:val="008532AA"/>
    <w:rsid w:val="008532DF"/>
    <w:rsid w:val="00853402"/>
    <w:rsid w:val="0085355A"/>
    <w:rsid w:val="008535F2"/>
    <w:rsid w:val="008536E6"/>
    <w:rsid w:val="0085386C"/>
    <w:rsid w:val="00853A62"/>
    <w:rsid w:val="00853B70"/>
    <w:rsid w:val="00853E14"/>
    <w:rsid w:val="00853ED7"/>
    <w:rsid w:val="0085408D"/>
    <w:rsid w:val="00854107"/>
    <w:rsid w:val="00854186"/>
    <w:rsid w:val="0085466E"/>
    <w:rsid w:val="00854864"/>
    <w:rsid w:val="008548CF"/>
    <w:rsid w:val="008549D3"/>
    <w:rsid w:val="00854BE6"/>
    <w:rsid w:val="00854D7C"/>
    <w:rsid w:val="00854F3D"/>
    <w:rsid w:val="00855394"/>
    <w:rsid w:val="008553D1"/>
    <w:rsid w:val="008554B4"/>
    <w:rsid w:val="008554ED"/>
    <w:rsid w:val="0085562D"/>
    <w:rsid w:val="008556A6"/>
    <w:rsid w:val="008556BD"/>
    <w:rsid w:val="00855793"/>
    <w:rsid w:val="00855869"/>
    <w:rsid w:val="0085587A"/>
    <w:rsid w:val="008558DE"/>
    <w:rsid w:val="00855907"/>
    <w:rsid w:val="0085590F"/>
    <w:rsid w:val="00855B03"/>
    <w:rsid w:val="00855CED"/>
    <w:rsid w:val="00855E02"/>
    <w:rsid w:val="00855E73"/>
    <w:rsid w:val="00855EE0"/>
    <w:rsid w:val="00855FB4"/>
    <w:rsid w:val="00856152"/>
    <w:rsid w:val="008564BE"/>
    <w:rsid w:val="00856694"/>
    <w:rsid w:val="00856704"/>
    <w:rsid w:val="00856901"/>
    <w:rsid w:val="00856C93"/>
    <w:rsid w:val="00856E49"/>
    <w:rsid w:val="00857091"/>
    <w:rsid w:val="0085737C"/>
    <w:rsid w:val="00857601"/>
    <w:rsid w:val="00857621"/>
    <w:rsid w:val="00857681"/>
    <w:rsid w:val="00857698"/>
    <w:rsid w:val="008576C5"/>
    <w:rsid w:val="008579EA"/>
    <w:rsid w:val="00857CB8"/>
    <w:rsid w:val="00857DC5"/>
    <w:rsid w:val="00857EE0"/>
    <w:rsid w:val="008602DB"/>
    <w:rsid w:val="00860414"/>
    <w:rsid w:val="008605BC"/>
    <w:rsid w:val="008605C7"/>
    <w:rsid w:val="008605F9"/>
    <w:rsid w:val="008606E8"/>
    <w:rsid w:val="0086075F"/>
    <w:rsid w:val="0086090C"/>
    <w:rsid w:val="00860974"/>
    <w:rsid w:val="00860C64"/>
    <w:rsid w:val="00860DD8"/>
    <w:rsid w:val="00860E0A"/>
    <w:rsid w:val="00860EC6"/>
    <w:rsid w:val="0086113F"/>
    <w:rsid w:val="008613DB"/>
    <w:rsid w:val="00861771"/>
    <w:rsid w:val="008618AA"/>
    <w:rsid w:val="00861C2C"/>
    <w:rsid w:val="00861D72"/>
    <w:rsid w:val="00861DCA"/>
    <w:rsid w:val="00861E63"/>
    <w:rsid w:val="00861FE3"/>
    <w:rsid w:val="00862022"/>
    <w:rsid w:val="008622CD"/>
    <w:rsid w:val="00862316"/>
    <w:rsid w:val="00862490"/>
    <w:rsid w:val="0086263D"/>
    <w:rsid w:val="00862723"/>
    <w:rsid w:val="00862724"/>
    <w:rsid w:val="0086279F"/>
    <w:rsid w:val="00862A1F"/>
    <w:rsid w:val="00862AC7"/>
    <w:rsid w:val="0086312D"/>
    <w:rsid w:val="008632B7"/>
    <w:rsid w:val="0086342B"/>
    <w:rsid w:val="00863842"/>
    <w:rsid w:val="008638DC"/>
    <w:rsid w:val="00863988"/>
    <w:rsid w:val="00863D9A"/>
    <w:rsid w:val="00863DE5"/>
    <w:rsid w:val="00863F03"/>
    <w:rsid w:val="00863FE4"/>
    <w:rsid w:val="00864595"/>
    <w:rsid w:val="00864866"/>
    <w:rsid w:val="008649B3"/>
    <w:rsid w:val="008649E8"/>
    <w:rsid w:val="00864A83"/>
    <w:rsid w:val="00864BD9"/>
    <w:rsid w:val="00864EBC"/>
    <w:rsid w:val="00865282"/>
    <w:rsid w:val="00865384"/>
    <w:rsid w:val="00865592"/>
    <w:rsid w:val="008657F3"/>
    <w:rsid w:val="00865AD3"/>
    <w:rsid w:val="00865E9C"/>
    <w:rsid w:val="00865F88"/>
    <w:rsid w:val="00865FDB"/>
    <w:rsid w:val="00866058"/>
    <w:rsid w:val="008663F6"/>
    <w:rsid w:val="0086643D"/>
    <w:rsid w:val="008667C4"/>
    <w:rsid w:val="008668F2"/>
    <w:rsid w:val="00866978"/>
    <w:rsid w:val="008669F2"/>
    <w:rsid w:val="00866BDB"/>
    <w:rsid w:val="00866C7A"/>
    <w:rsid w:val="00866E5D"/>
    <w:rsid w:val="00866EBB"/>
    <w:rsid w:val="00866EED"/>
    <w:rsid w:val="008672B0"/>
    <w:rsid w:val="00867319"/>
    <w:rsid w:val="00867329"/>
    <w:rsid w:val="00867612"/>
    <w:rsid w:val="0086761F"/>
    <w:rsid w:val="00867A4F"/>
    <w:rsid w:val="00867D4F"/>
    <w:rsid w:val="00867D99"/>
    <w:rsid w:val="00870188"/>
    <w:rsid w:val="00870504"/>
    <w:rsid w:val="0087050E"/>
    <w:rsid w:val="0087059A"/>
    <w:rsid w:val="008707E5"/>
    <w:rsid w:val="00870878"/>
    <w:rsid w:val="008709F6"/>
    <w:rsid w:val="00870A01"/>
    <w:rsid w:val="00870E52"/>
    <w:rsid w:val="00870F5A"/>
    <w:rsid w:val="00871234"/>
    <w:rsid w:val="00871261"/>
    <w:rsid w:val="008712B8"/>
    <w:rsid w:val="008712C7"/>
    <w:rsid w:val="0087141E"/>
    <w:rsid w:val="008714B9"/>
    <w:rsid w:val="00871543"/>
    <w:rsid w:val="0087161A"/>
    <w:rsid w:val="008716B0"/>
    <w:rsid w:val="008718B5"/>
    <w:rsid w:val="00871A93"/>
    <w:rsid w:val="00871A9C"/>
    <w:rsid w:val="00871D3F"/>
    <w:rsid w:val="00872037"/>
    <w:rsid w:val="0087204D"/>
    <w:rsid w:val="00872086"/>
    <w:rsid w:val="008720E4"/>
    <w:rsid w:val="0087218F"/>
    <w:rsid w:val="00872234"/>
    <w:rsid w:val="0087224D"/>
    <w:rsid w:val="00872600"/>
    <w:rsid w:val="0087288B"/>
    <w:rsid w:val="00872947"/>
    <w:rsid w:val="00872E27"/>
    <w:rsid w:val="00872EF3"/>
    <w:rsid w:val="00872F47"/>
    <w:rsid w:val="00873272"/>
    <w:rsid w:val="00873455"/>
    <w:rsid w:val="00873649"/>
    <w:rsid w:val="008736E3"/>
    <w:rsid w:val="00873780"/>
    <w:rsid w:val="00873874"/>
    <w:rsid w:val="00873A84"/>
    <w:rsid w:val="00873ADA"/>
    <w:rsid w:val="00873AED"/>
    <w:rsid w:val="00873E88"/>
    <w:rsid w:val="00873FAE"/>
    <w:rsid w:val="00874016"/>
    <w:rsid w:val="008740F8"/>
    <w:rsid w:val="00874191"/>
    <w:rsid w:val="008743F4"/>
    <w:rsid w:val="008745C0"/>
    <w:rsid w:val="00874832"/>
    <w:rsid w:val="0087499C"/>
    <w:rsid w:val="00874AE1"/>
    <w:rsid w:val="00874AFB"/>
    <w:rsid w:val="00874C3D"/>
    <w:rsid w:val="00874D3B"/>
    <w:rsid w:val="00874DB9"/>
    <w:rsid w:val="00874DD3"/>
    <w:rsid w:val="00874EC3"/>
    <w:rsid w:val="0087510D"/>
    <w:rsid w:val="008751B3"/>
    <w:rsid w:val="008751D3"/>
    <w:rsid w:val="00875521"/>
    <w:rsid w:val="00875641"/>
    <w:rsid w:val="008756C6"/>
    <w:rsid w:val="0087570C"/>
    <w:rsid w:val="00875908"/>
    <w:rsid w:val="00875A13"/>
    <w:rsid w:val="00875B48"/>
    <w:rsid w:val="00875E04"/>
    <w:rsid w:val="00875EBB"/>
    <w:rsid w:val="00875F2F"/>
    <w:rsid w:val="008761F5"/>
    <w:rsid w:val="008762E5"/>
    <w:rsid w:val="00876361"/>
    <w:rsid w:val="00876609"/>
    <w:rsid w:val="0087664B"/>
    <w:rsid w:val="008767EB"/>
    <w:rsid w:val="00876850"/>
    <w:rsid w:val="0087688C"/>
    <w:rsid w:val="00876909"/>
    <w:rsid w:val="00876AAC"/>
    <w:rsid w:val="00876D2C"/>
    <w:rsid w:val="00876D4C"/>
    <w:rsid w:val="00876DBC"/>
    <w:rsid w:val="00876E11"/>
    <w:rsid w:val="00876E9D"/>
    <w:rsid w:val="00876EF9"/>
    <w:rsid w:val="0087708C"/>
    <w:rsid w:val="008771B9"/>
    <w:rsid w:val="00877230"/>
    <w:rsid w:val="00877472"/>
    <w:rsid w:val="0087747B"/>
    <w:rsid w:val="00877484"/>
    <w:rsid w:val="00877798"/>
    <w:rsid w:val="008779AE"/>
    <w:rsid w:val="00877A14"/>
    <w:rsid w:val="00877A1A"/>
    <w:rsid w:val="00877B7E"/>
    <w:rsid w:val="00877D50"/>
    <w:rsid w:val="00877E0E"/>
    <w:rsid w:val="008800F5"/>
    <w:rsid w:val="00880252"/>
    <w:rsid w:val="0088080A"/>
    <w:rsid w:val="0088085B"/>
    <w:rsid w:val="00880C9B"/>
    <w:rsid w:val="00880CB7"/>
    <w:rsid w:val="0088111E"/>
    <w:rsid w:val="0088127C"/>
    <w:rsid w:val="00881400"/>
    <w:rsid w:val="0088155B"/>
    <w:rsid w:val="008815AB"/>
    <w:rsid w:val="008815D2"/>
    <w:rsid w:val="008817EA"/>
    <w:rsid w:val="00881893"/>
    <w:rsid w:val="0088191C"/>
    <w:rsid w:val="00881AB9"/>
    <w:rsid w:val="00881B56"/>
    <w:rsid w:val="00881D4A"/>
    <w:rsid w:val="00881E07"/>
    <w:rsid w:val="00881F01"/>
    <w:rsid w:val="00881F9E"/>
    <w:rsid w:val="00882290"/>
    <w:rsid w:val="00882484"/>
    <w:rsid w:val="0088284C"/>
    <w:rsid w:val="00882865"/>
    <w:rsid w:val="00882880"/>
    <w:rsid w:val="008828C2"/>
    <w:rsid w:val="00882A11"/>
    <w:rsid w:val="00882B40"/>
    <w:rsid w:val="00882C9F"/>
    <w:rsid w:val="00882E49"/>
    <w:rsid w:val="00882F41"/>
    <w:rsid w:val="0088308B"/>
    <w:rsid w:val="00883151"/>
    <w:rsid w:val="00883408"/>
    <w:rsid w:val="0088350D"/>
    <w:rsid w:val="00883601"/>
    <w:rsid w:val="0088375E"/>
    <w:rsid w:val="0088385D"/>
    <w:rsid w:val="0088385F"/>
    <w:rsid w:val="00883B09"/>
    <w:rsid w:val="00883BAB"/>
    <w:rsid w:val="00883BD0"/>
    <w:rsid w:val="00883CB7"/>
    <w:rsid w:val="00883DC6"/>
    <w:rsid w:val="00883F91"/>
    <w:rsid w:val="00883FCA"/>
    <w:rsid w:val="00883FFC"/>
    <w:rsid w:val="00883FFE"/>
    <w:rsid w:val="00884282"/>
    <w:rsid w:val="0088440F"/>
    <w:rsid w:val="0088450D"/>
    <w:rsid w:val="008846D9"/>
    <w:rsid w:val="00884945"/>
    <w:rsid w:val="00884986"/>
    <w:rsid w:val="00884A9A"/>
    <w:rsid w:val="00884AFC"/>
    <w:rsid w:val="00884B34"/>
    <w:rsid w:val="00884D84"/>
    <w:rsid w:val="00884DC3"/>
    <w:rsid w:val="00885044"/>
    <w:rsid w:val="00885063"/>
    <w:rsid w:val="008852D1"/>
    <w:rsid w:val="00885429"/>
    <w:rsid w:val="0088562C"/>
    <w:rsid w:val="0088567B"/>
    <w:rsid w:val="0088568F"/>
    <w:rsid w:val="008856DB"/>
    <w:rsid w:val="008857A9"/>
    <w:rsid w:val="00885832"/>
    <w:rsid w:val="00885912"/>
    <w:rsid w:val="00885C13"/>
    <w:rsid w:val="00885EE4"/>
    <w:rsid w:val="00885EF0"/>
    <w:rsid w:val="00885F13"/>
    <w:rsid w:val="00886123"/>
    <w:rsid w:val="00886151"/>
    <w:rsid w:val="00886209"/>
    <w:rsid w:val="0088628E"/>
    <w:rsid w:val="0088631F"/>
    <w:rsid w:val="008864B0"/>
    <w:rsid w:val="00886A6D"/>
    <w:rsid w:val="00886E0B"/>
    <w:rsid w:val="00886E60"/>
    <w:rsid w:val="00886F4B"/>
    <w:rsid w:val="008871AC"/>
    <w:rsid w:val="008872AE"/>
    <w:rsid w:val="00887375"/>
    <w:rsid w:val="00887559"/>
    <w:rsid w:val="008875D5"/>
    <w:rsid w:val="008875EC"/>
    <w:rsid w:val="00887612"/>
    <w:rsid w:val="0088787A"/>
    <w:rsid w:val="008879A3"/>
    <w:rsid w:val="008879D2"/>
    <w:rsid w:val="00887CE1"/>
    <w:rsid w:val="00887D09"/>
    <w:rsid w:val="00887DFF"/>
    <w:rsid w:val="00887E38"/>
    <w:rsid w:val="00887E5F"/>
    <w:rsid w:val="00887FF4"/>
    <w:rsid w:val="008900DA"/>
    <w:rsid w:val="00890140"/>
    <w:rsid w:val="00890272"/>
    <w:rsid w:val="0089041F"/>
    <w:rsid w:val="0089049F"/>
    <w:rsid w:val="0089056A"/>
    <w:rsid w:val="00890829"/>
    <w:rsid w:val="00890961"/>
    <w:rsid w:val="00890A30"/>
    <w:rsid w:val="00890B77"/>
    <w:rsid w:val="00890E32"/>
    <w:rsid w:val="00891255"/>
    <w:rsid w:val="00891315"/>
    <w:rsid w:val="008913D1"/>
    <w:rsid w:val="008915C9"/>
    <w:rsid w:val="008917D8"/>
    <w:rsid w:val="008917D9"/>
    <w:rsid w:val="00891AA4"/>
    <w:rsid w:val="00891DE1"/>
    <w:rsid w:val="00891E1E"/>
    <w:rsid w:val="00891E52"/>
    <w:rsid w:val="00891EC3"/>
    <w:rsid w:val="00891F0F"/>
    <w:rsid w:val="00891F39"/>
    <w:rsid w:val="00891F86"/>
    <w:rsid w:val="00892074"/>
    <w:rsid w:val="008923E1"/>
    <w:rsid w:val="00892525"/>
    <w:rsid w:val="008925D4"/>
    <w:rsid w:val="00892671"/>
    <w:rsid w:val="0089269D"/>
    <w:rsid w:val="0089269F"/>
    <w:rsid w:val="008926AF"/>
    <w:rsid w:val="0089284F"/>
    <w:rsid w:val="00892CC6"/>
    <w:rsid w:val="00892E7A"/>
    <w:rsid w:val="00892E9F"/>
    <w:rsid w:val="00892F7A"/>
    <w:rsid w:val="00893054"/>
    <w:rsid w:val="008931E8"/>
    <w:rsid w:val="0089376D"/>
    <w:rsid w:val="00893778"/>
    <w:rsid w:val="00893855"/>
    <w:rsid w:val="00893A0C"/>
    <w:rsid w:val="00893AE7"/>
    <w:rsid w:val="00893B2C"/>
    <w:rsid w:val="00893C03"/>
    <w:rsid w:val="00893CAD"/>
    <w:rsid w:val="00893F64"/>
    <w:rsid w:val="00894067"/>
    <w:rsid w:val="00894198"/>
    <w:rsid w:val="00894379"/>
    <w:rsid w:val="0089454C"/>
    <w:rsid w:val="0089456B"/>
    <w:rsid w:val="008946AD"/>
    <w:rsid w:val="008947D3"/>
    <w:rsid w:val="00894A0A"/>
    <w:rsid w:val="00894AE7"/>
    <w:rsid w:val="00894C6C"/>
    <w:rsid w:val="00894CA6"/>
    <w:rsid w:val="00894D6F"/>
    <w:rsid w:val="00894D9A"/>
    <w:rsid w:val="00894E36"/>
    <w:rsid w:val="00894F97"/>
    <w:rsid w:val="0089508D"/>
    <w:rsid w:val="008953BF"/>
    <w:rsid w:val="00895400"/>
    <w:rsid w:val="008954AE"/>
    <w:rsid w:val="00895615"/>
    <w:rsid w:val="00895B4D"/>
    <w:rsid w:val="00895C7C"/>
    <w:rsid w:val="00895EAD"/>
    <w:rsid w:val="00895EF5"/>
    <w:rsid w:val="00895F20"/>
    <w:rsid w:val="008961B9"/>
    <w:rsid w:val="00896233"/>
    <w:rsid w:val="0089632F"/>
    <w:rsid w:val="00896444"/>
    <w:rsid w:val="008964AB"/>
    <w:rsid w:val="00896649"/>
    <w:rsid w:val="00896655"/>
    <w:rsid w:val="00896714"/>
    <w:rsid w:val="00896860"/>
    <w:rsid w:val="00896A9F"/>
    <w:rsid w:val="00896C26"/>
    <w:rsid w:val="00896C2C"/>
    <w:rsid w:val="00896F81"/>
    <w:rsid w:val="00896F90"/>
    <w:rsid w:val="008970BF"/>
    <w:rsid w:val="008970D1"/>
    <w:rsid w:val="008971D0"/>
    <w:rsid w:val="0089720A"/>
    <w:rsid w:val="00897282"/>
    <w:rsid w:val="008973EA"/>
    <w:rsid w:val="0089745E"/>
    <w:rsid w:val="0089758B"/>
    <w:rsid w:val="00897838"/>
    <w:rsid w:val="008978A2"/>
    <w:rsid w:val="008978E3"/>
    <w:rsid w:val="00897A00"/>
    <w:rsid w:val="00897A35"/>
    <w:rsid w:val="00897B23"/>
    <w:rsid w:val="008A00C1"/>
    <w:rsid w:val="008A0151"/>
    <w:rsid w:val="008A0343"/>
    <w:rsid w:val="008A0905"/>
    <w:rsid w:val="008A0A00"/>
    <w:rsid w:val="008A0C5F"/>
    <w:rsid w:val="008A0EBE"/>
    <w:rsid w:val="008A1015"/>
    <w:rsid w:val="008A135D"/>
    <w:rsid w:val="008A138A"/>
    <w:rsid w:val="008A1450"/>
    <w:rsid w:val="008A1554"/>
    <w:rsid w:val="008A1680"/>
    <w:rsid w:val="008A1841"/>
    <w:rsid w:val="008A1854"/>
    <w:rsid w:val="008A186D"/>
    <w:rsid w:val="008A18CA"/>
    <w:rsid w:val="008A1955"/>
    <w:rsid w:val="008A1ABF"/>
    <w:rsid w:val="008A1B66"/>
    <w:rsid w:val="008A1D4B"/>
    <w:rsid w:val="008A1DAB"/>
    <w:rsid w:val="008A1DBC"/>
    <w:rsid w:val="008A1EB7"/>
    <w:rsid w:val="008A1F95"/>
    <w:rsid w:val="008A215B"/>
    <w:rsid w:val="008A2193"/>
    <w:rsid w:val="008A22BF"/>
    <w:rsid w:val="008A234B"/>
    <w:rsid w:val="008A23CB"/>
    <w:rsid w:val="008A24CB"/>
    <w:rsid w:val="008A2668"/>
    <w:rsid w:val="008A26AE"/>
    <w:rsid w:val="008A2766"/>
    <w:rsid w:val="008A2953"/>
    <w:rsid w:val="008A2AFA"/>
    <w:rsid w:val="008A2B26"/>
    <w:rsid w:val="008A2DF9"/>
    <w:rsid w:val="008A2EC2"/>
    <w:rsid w:val="008A2F36"/>
    <w:rsid w:val="008A2F6A"/>
    <w:rsid w:val="008A2FFC"/>
    <w:rsid w:val="008A3080"/>
    <w:rsid w:val="008A33E3"/>
    <w:rsid w:val="008A3501"/>
    <w:rsid w:val="008A350E"/>
    <w:rsid w:val="008A3549"/>
    <w:rsid w:val="008A358D"/>
    <w:rsid w:val="008A35E1"/>
    <w:rsid w:val="008A36D8"/>
    <w:rsid w:val="008A3971"/>
    <w:rsid w:val="008A39B6"/>
    <w:rsid w:val="008A3B64"/>
    <w:rsid w:val="008A3BF3"/>
    <w:rsid w:val="008A3E9A"/>
    <w:rsid w:val="008A3EA8"/>
    <w:rsid w:val="008A412E"/>
    <w:rsid w:val="008A4130"/>
    <w:rsid w:val="008A42D6"/>
    <w:rsid w:val="008A4314"/>
    <w:rsid w:val="008A455B"/>
    <w:rsid w:val="008A45FD"/>
    <w:rsid w:val="008A461C"/>
    <w:rsid w:val="008A4948"/>
    <w:rsid w:val="008A4A18"/>
    <w:rsid w:val="008A4A41"/>
    <w:rsid w:val="008A4AD1"/>
    <w:rsid w:val="008A4CA7"/>
    <w:rsid w:val="008A4FE4"/>
    <w:rsid w:val="008A50FD"/>
    <w:rsid w:val="008A5132"/>
    <w:rsid w:val="008A519B"/>
    <w:rsid w:val="008A522F"/>
    <w:rsid w:val="008A52B8"/>
    <w:rsid w:val="008A52BA"/>
    <w:rsid w:val="008A5350"/>
    <w:rsid w:val="008A53EF"/>
    <w:rsid w:val="008A54BD"/>
    <w:rsid w:val="008A5566"/>
    <w:rsid w:val="008A5763"/>
    <w:rsid w:val="008A5786"/>
    <w:rsid w:val="008A596E"/>
    <w:rsid w:val="008A5971"/>
    <w:rsid w:val="008A5D83"/>
    <w:rsid w:val="008A5DC1"/>
    <w:rsid w:val="008A5EEA"/>
    <w:rsid w:val="008A61EF"/>
    <w:rsid w:val="008A623D"/>
    <w:rsid w:val="008A6276"/>
    <w:rsid w:val="008A628F"/>
    <w:rsid w:val="008A62A4"/>
    <w:rsid w:val="008A62CD"/>
    <w:rsid w:val="008A640A"/>
    <w:rsid w:val="008A656B"/>
    <w:rsid w:val="008A6659"/>
    <w:rsid w:val="008A66AF"/>
    <w:rsid w:val="008A66DF"/>
    <w:rsid w:val="008A671D"/>
    <w:rsid w:val="008A67CF"/>
    <w:rsid w:val="008A6804"/>
    <w:rsid w:val="008A6900"/>
    <w:rsid w:val="008A6B95"/>
    <w:rsid w:val="008A6B99"/>
    <w:rsid w:val="008A74C5"/>
    <w:rsid w:val="008A74ED"/>
    <w:rsid w:val="008A74EF"/>
    <w:rsid w:val="008A7548"/>
    <w:rsid w:val="008A7CA0"/>
    <w:rsid w:val="008A7F77"/>
    <w:rsid w:val="008B0110"/>
    <w:rsid w:val="008B013A"/>
    <w:rsid w:val="008B016C"/>
    <w:rsid w:val="008B02C8"/>
    <w:rsid w:val="008B034B"/>
    <w:rsid w:val="008B0481"/>
    <w:rsid w:val="008B0494"/>
    <w:rsid w:val="008B04CC"/>
    <w:rsid w:val="008B04ED"/>
    <w:rsid w:val="008B07AC"/>
    <w:rsid w:val="008B08A8"/>
    <w:rsid w:val="008B0922"/>
    <w:rsid w:val="008B09B6"/>
    <w:rsid w:val="008B0A4F"/>
    <w:rsid w:val="008B0AB8"/>
    <w:rsid w:val="008B0B36"/>
    <w:rsid w:val="008B0B7A"/>
    <w:rsid w:val="008B0B8A"/>
    <w:rsid w:val="008B0DA3"/>
    <w:rsid w:val="008B0E62"/>
    <w:rsid w:val="008B0F61"/>
    <w:rsid w:val="008B137F"/>
    <w:rsid w:val="008B15EB"/>
    <w:rsid w:val="008B19B6"/>
    <w:rsid w:val="008B1A62"/>
    <w:rsid w:val="008B1B34"/>
    <w:rsid w:val="008B1D70"/>
    <w:rsid w:val="008B1D8C"/>
    <w:rsid w:val="008B1E17"/>
    <w:rsid w:val="008B1EC1"/>
    <w:rsid w:val="008B1EDE"/>
    <w:rsid w:val="008B2002"/>
    <w:rsid w:val="008B205F"/>
    <w:rsid w:val="008B20D4"/>
    <w:rsid w:val="008B2196"/>
    <w:rsid w:val="008B21F6"/>
    <w:rsid w:val="008B22DA"/>
    <w:rsid w:val="008B2322"/>
    <w:rsid w:val="008B2396"/>
    <w:rsid w:val="008B246D"/>
    <w:rsid w:val="008B2536"/>
    <w:rsid w:val="008B2565"/>
    <w:rsid w:val="008B27C0"/>
    <w:rsid w:val="008B2B29"/>
    <w:rsid w:val="008B2E47"/>
    <w:rsid w:val="008B2E8A"/>
    <w:rsid w:val="008B2F70"/>
    <w:rsid w:val="008B31B0"/>
    <w:rsid w:val="008B3351"/>
    <w:rsid w:val="008B3365"/>
    <w:rsid w:val="008B3388"/>
    <w:rsid w:val="008B34A3"/>
    <w:rsid w:val="008B3704"/>
    <w:rsid w:val="008B3800"/>
    <w:rsid w:val="008B382A"/>
    <w:rsid w:val="008B3DBD"/>
    <w:rsid w:val="008B402A"/>
    <w:rsid w:val="008B41F6"/>
    <w:rsid w:val="008B432E"/>
    <w:rsid w:val="008B448E"/>
    <w:rsid w:val="008B4628"/>
    <w:rsid w:val="008B46CF"/>
    <w:rsid w:val="008B47E3"/>
    <w:rsid w:val="008B47E9"/>
    <w:rsid w:val="008B4848"/>
    <w:rsid w:val="008B48DF"/>
    <w:rsid w:val="008B49C0"/>
    <w:rsid w:val="008B49F4"/>
    <w:rsid w:val="008B5361"/>
    <w:rsid w:val="008B54FB"/>
    <w:rsid w:val="008B554E"/>
    <w:rsid w:val="008B557C"/>
    <w:rsid w:val="008B563C"/>
    <w:rsid w:val="008B5810"/>
    <w:rsid w:val="008B58B7"/>
    <w:rsid w:val="008B591E"/>
    <w:rsid w:val="008B5B18"/>
    <w:rsid w:val="008B5C42"/>
    <w:rsid w:val="008B5DA2"/>
    <w:rsid w:val="008B5E4B"/>
    <w:rsid w:val="008B5F55"/>
    <w:rsid w:val="008B6099"/>
    <w:rsid w:val="008B60FB"/>
    <w:rsid w:val="008B6202"/>
    <w:rsid w:val="008B667E"/>
    <w:rsid w:val="008B697E"/>
    <w:rsid w:val="008B6A2E"/>
    <w:rsid w:val="008B6A96"/>
    <w:rsid w:val="008B6BCD"/>
    <w:rsid w:val="008B6D90"/>
    <w:rsid w:val="008B6DC0"/>
    <w:rsid w:val="008B6F00"/>
    <w:rsid w:val="008B7118"/>
    <w:rsid w:val="008B73D3"/>
    <w:rsid w:val="008B7404"/>
    <w:rsid w:val="008B7410"/>
    <w:rsid w:val="008B75B6"/>
    <w:rsid w:val="008B7721"/>
    <w:rsid w:val="008B7730"/>
    <w:rsid w:val="008B795D"/>
    <w:rsid w:val="008B79A8"/>
    <w:rsid w:val="008B7B4D"/>
    <w:rsid w:val="008B7B98"/>
    <w:rsid w:val="008B7E05"/>
    <w:rsid w:val="008B7E4E"/>
    <w:rsid w:val="008B7EE0"/>
    <w:rsid w:val="008C00E8"/>
    <w:rsid w:val="008C01E2"/>
    <w:rsid w:val="008C03DC"/>
    <w:rsid w:val="008C042B"/>
    <w:rsid w:val="008C06FD"/>
    <w:rsid w:val="008C07FE"/>
    <w:rsid w:val="008C0B1C"/>
    <w:rsid w:val="008C0BB9"/>
    <w:rsid w:val="008C0C95"/>
    <w:rsid w:val="008C0CC5"/>
    <w:rsid w:val="008C0F05"/>
    <w:rsid w:val="008C10BF"/>
    <w:rsid w:val="008C1188"/>
    <w:rsid w:val="008C139B"/>
    <w:rsid w:val="008C13E2"/>
    <w:rsid w:val="008C145B"/>
    <w:rsid w:val="008C1722"/>
    <w:rsid w:val="008C1982"/>
    <w:rsid w:val="008C1A7C"/>
    <w:rsid w:val="008C1B3F"/>
    <w:rsid w:val="008C1BB8"/>
    <w:rsid w:val="008C1D4F"/>
    <w:rsid w:val="008C1E35"/>
    <w:rsid w:val="008C1E71"/>
    <w:rsid w:val="008C1EB2"/>
    <w:rsid w:val="008C1F07"/>
    <w:rsid w:val="008C23CB"/>
    <w:rsid w:val="008C2415"/>
    <w:rsid w:val="008C24BD"/>
    <w:rsid w:val="008C29CE"/>
    <w:rsid w:val="008C2D17"/>
    <w:rsid w:val="008C2D7B"/>
    <w:rsid w:val="008C2F16"/>
    <w:rsid w:val="008C3004"/>
    <w:rsid w:val="008C31DB"/>
    <w:rsid w:val="008C34AB"/>
    <w:rsid w:val="008C353C"/>
    <w:rsid w:val="008C354F"/>
    <w:rsid w:val="008C3560"/>
    <w:rsid w:val="008C36C6"/>
    <w:rsid w:val="008C36D8"/>
    <w:rsid w:val="008C39FB"/>
    <w:rsid w:val="008C3B4F"/>
    <w:rsid w:val="008C3D36"/>
    <w:rsid w:val="008C3DBA"/>
    <w:rsid w:val="008C3E32"/>
    <w:rsid w:val="008C4268"/>
    <w:rsid w:val="008C42C2"/>
    <w:rsid w:val="008C4413"/>
    <w:rsid w:val="008C44C1"/>
    <w:rsid w:val="008C450D"/>
    <w:rsid w:val="008C463D"/>
    <w:rsid w:val="008C467C"/>
    <w:rsid w:val="008C4796"/>
    <w:rsid w:val="008C4C8D"/>
    <w:rsid w:val="008C4E1B"/>
    <w:rsid w:val="008C4E70"/>
    <w:rsid w:val="008C52D6"/>
    <w:rsid w:val="008C52EA"/>
    <w:rsid w:val="008C567B"/>
    <w:rsid w:val="008C57A4"/>
    <w:rsid w:val="008C5926"/>
    <w:rsid w:val="008C592A"/>
    <w:rsid w:val="008C593B"/>
    <w:rsid w:val="008C5947"/>
    <w:rsid w:val="008C5AF5"/>
    <w:rsid w:val="008C5B0D"/>
    <w:rsid w:val="008C5D1B"/>
    <w:rsid w:val="008C5D61"/>
    <w:rsid w:val="008C5F0D"/>
    <w:rsid w:val="008C5FA1"/>
    <w:rsid w:val="008C601D"/>
    <w:rsid w:val="008C6450"/>
    <w:rsid w:val="008C65F4"/>
    <w:rsid w:val="008C6674"/>
    <w:rsid w:val="008C67E4"/>
    <w:rsid w:val="008C6972"/>
    <w:rsid w:val="008C6A3A"/>
    <w:rsid w:val="008C6B41"/>
    <w:rsid w:val="008C6CEB"/>
    <w:rsid w:val="008C710B"/>
    <w:rsid w:val="008C717E"/>
    <w:rsid w:val="008C72A4"/>
    <w:rsid w:val="008C72A6"/>
    <w:rsid w:val="008C7351"/>
    <w:rsid w:val="008C741E"/>
    <w:rsid w:val="008C7464"/>
    <w:rsid w:val="008C74A7"/>
    <w:rsid w:val="008C751D"/>
    <w:rsid w:val="008C760B"/>
    <w:rsid w:val="008C7743"/>
    <w:rsid w:val="008C77DD"/>
    <w:rsid w:val="008C7D28"/>
    <w:rsid w:val="008C7E3D"/>
    <w:rsid w:val="008C7F19"/>
    <w:rsid w:val="008D00F7"/>
    <w:rsid w:val="008D013E"/>
    <w:rsid w:val="008D049B"/>
    <w:rsid w:val="008D0798"/>
    <w:rsid w:val="008D08B4"/>
    <w:rsid w:val="008D09B5"/>
    <w:rsid w:val="008D0B69"/>
    <w:rsid w:val="008D0DA1"/>
    <w:rsid w:val="008D0F4F"/>
    <w:rsid w:val="008D0FAD"/>
    <w:rsid w:val="008D100A"/>
    <w:rsid w:val="008D1043"/>
    <w:rsid w:val="008D10AA"/>
    <w:rsid w:val="008D1129"/>
    <w:rsid w:val="008D1171"/>
    <w:rsid w:val="008D11B1"/>
    <w:rsid w:val="008D1491"/>
    <w:rsid w:val="008D1658"/>
    <w:rsid w:val="008D1A2A"/>
    <w:rsid w:val="008D1B55"/>
    <w:rsid w:val="008D1F3D"/>
    <w:rsid w:val="008D206C"/>
    <w:rsid w:val="008D211B"/>
    <w:rsid w:val="008D2255"/>
    <w:rsid w:val="008D2590"/>
    <w:rsid w:val="008D25DA"/>
    <w:rsid w:val="008D2626"/>
    <w:rsid w:val="008D2E72"/>
    <w:rsid w:val="008D2E99"/>
    <w:rsid w:val="008D2F45"/>
    <w:rsid w:val="008D2FB5"/>
    <w:rsid w:val="008D2FBC"/>
    <w:rsid w:val="008D306A"/>
    <w:rsid w:val="008D3428"/>
    <w:rsid w:val="008D34B4"/>
    <w:rsid w:val="008D358F"/>
    <w:rsid w:val="008D3708"/>
    <w:rsid w:val="008D3795"/>
    <w:rsid w:val="008D3881"/>
    <w:rsid w:val="008D3A38"/>
    <w:rsid w:val="008D3C94"/>
    <w:rsid w:val="008D3D7D"/>
    <w:rsid w:val="008D3E9A"/>
    <w:rsid w:val="008D3FC3"/>
    <w:rsid w:val="008D4088"/>
    <w:rsid w:val="008D449F"/>
    <w:rsid w:val="008D4778"/>
    <w:rsid w:val="008D487E"/>
    <w:rsid w:val="008D48C7"/>
    <w:rsid w:val="008D4AEF"/>
    <w:rsid w:val="008D4B5B"/>
    <w:rsid w:val="008D4DD1"/>
    <w:rsid w:val="008D4DE3"/>
    <w:rsid w:val="008D50B3"/>
    <w:rsid w:val="008D51FE"/>
    <w:rsid w:val="008D52E6"/>
    <w:rsid w:val="008D52EA"/>
    <w:rsid w:val="008D5301"/>
    <w:rsid w:val="008D5664"/>
    <w:rsid w:val="008D56AA"/>
    <w:rsid w:val="008D56CE"/>
    <w:rsid w:val="008D57D4"/>
    <w:rsid w:val="008D57F4"/>
    <w:rsid w:val="008D5954"/>
    <w:rsid w:val="008D599D"/>
    <w:rsid w:val="008D59D7"/>
    <w:rsid w:val="008D5AB7"/>
    <w:rsid w:val="008D5AFA"/>
    <w:rsid w:val="008D5B88"/>
    <w:rsid w:val="008D5CD4"/>
    <w:rsid w:val="008D5D8E"/>
    <w:rsid w:val="008D5DF1"/>
    <w:rsid w:val="008D5F00"/>
    <w:rsid w:val="008D6065"/>
    <w:rsid w:val="008D60B1"/>
    <w:rsid w:val="008D6430"/>
    <w:rsid w:val="008D6729"/>
    <w:rsid w:val="008D6888"/>
    <w:rsid w:val="008D6891"/>
    <w:rsid w:val="008D69B5"/>
    <w:rsid w:val="008D6A18"/>
    <w:rsid w:val="008D6AC8"/>
    <w:rsid w:val="008D6BF7"/>
    <w:rsid w:val="008D6C64"/>
    <w:rsid w:val="008D6EDE"/>
    <w:rsid w:val="008D6F3F"/>
    <w:rsid w:val="008D7402"/>
    <w:rsid w:val="008D7410"/>
    <w:rsid w:val="008D7578"/>
    <w:rsid w:val="008D757B"/>
    <w:rsid w:val="008D7682"/>
    <w:rsid w:val="008D798A"/>
    <w:rsid w:val="008D7C2F"/>
    <w:rsid w:val="008D7EB2"/>
    <w:rsid w:val="008D7EED"/>
    <w:rsid w:val="008E008E"/>
    <w:rsid w:val="008E00A5"/>
    <w:rsid w:val="008E017B"/>
    <w:rsid w:val="008E0507"/>
    <w:rsid w:val="008E0686"/>
    <w:rsid w:val="008E0899"/>
    <w:rsid w:val="008E0A2E"/>
    <w:rsid w:val="008E0AC0"/>
    <w:rsid w:val="008E0B40"/>
    <w:rsid w:val="008E0BB3"/>
    <w:rsid w:val="008E0BD4"/>
    <w:rsid w:val="008E0C71"/>
    <w:rsid w:val="008E0D44"/>
    <w:rsid w:val="008E0D74"/>
    <w:rsid w:val="008E0ED2"/>
    <w:rsid w:val="008E0F9F"/>
    <w:rsid w:val="008E0FBB"/>
    <w:rsid w:val="008E1023"/>
    <w:rsid w:val="008E1086"/>
    <w:rsid w:val="008E11C2"/>
    <w:rsid w:val="008E12E0"/>
    <w:rsid w:val="008E12F6"/>
    <w:rsid w:val="008E1303"/>
    <w:rsid w:val="008E1350"/>
    <w:rsid w:val="008E149C"/>
    <w:rsid w:val="008E1A9C"/>
    <w:rsid w:val="008E1AA9"/>
    <w:rsid w:val="008E1B18"/>
    <w:rsid w:val="008E1DB3"/>
    <w:rsid w:val="008E20FB"/>
    <w:rsid w:val="008E2252"/>
    <w:rsid w:val="008E23E6"/>
    <w:rsid w:val="008E2454"/>
    <w:rsid w:val="008E27F1"/>
    <w:rsid w:val="008E2A43"/>
    <w:rsid w:val="008E2BFD"/>
    <w:rsid w:val="008E2DAB"/>
    <w:rsid w:val="008E2E0C"/>
    <w:rsid w:val="008E328F"/>
    <w:rsid w:val="008E3431"/>
    <w:rsid w:val="008E3493"/>
    <w:rsid w:val="008E3518"/>
    <w:rsid w:val="008E36D3"/>
    <w:rsid w:val="008E386D"/>
    <w:rsid w:val="008E38B5"/>
    <w:rsid w:val="008E38D9"/>
    <w:rsid w:val="008E3B58"/>
    <w:rsid w:val="008E3B74"/>
    <w:rsid w:val="008E3D59"/>
    <w:rsid w:val="008E3FBC"/>
    <w:rsid w:val="008E40EA"/>
    <w:rsid w:val="008E4234"/>
    <w:rsid w:val="008E4278"/>
    <w:rsid w:val="008E4424"/>
    <w:rsid w:val="008E460E"/>
    <w:rsid w:val="008E4860"/>
    <w:rsid w:val="008E4925"/>
    <w:rsid w:val="008E496E"/>
    <w:rsid w:val="008E4AF3"/>
    <w:rsid w:val="008E4C0D"/>
    <w:rsid w:val="008E4D04"/>
    <w:rsid w:val="008E4D32"/>
    <w:rsid w:val="008E4FB7"/>
    <w:rsid w:val="008E5151"/>
    <w:rsid w:val="008E53F1"/>
    <w:rsid w:val="008E5442"/>
    <w:rsid w:val="008E54CD"/>
    <w:rsid w:val="008E587A"/>
    <w:rsid w:val="008E58CA"/>
    <w:rsid w:val="008E591B"/>
    <w:rsid w:val="008E5AB4"/>
    <w:rsid w:val="008E5B24"/>
    <w:rsid w:val="008E5B7D"/>
    <w:rsid w:val="008E5C85"/>
    <w:rsid w:val="008E5D2C"/>
    <w:rsid w:val="008E5D67"/>
    <w:rsid w:val="008E5F6B"/>
    <w:rsid w:val="008E6744"/>
    <w:rsid w:val="008E674A"/>
    <w:rsid w:val="008E6906"/>
    <w:rsid w:val="008E69C0"/>
    <w:rsid w:val="008E6B26"/>
    <w:rsid w:val="008E6F6D"/>
    <w:rsid w:val="008E740F"/>
    <w:rsid w:val="008E7447"/>
    <w:rsid w:val="008E74B5"/>
    <w:rsid w:val="008E754B"/>
    <w:rsid w:val="008E7566"/>
    <w:rsid w:val="008E75D1"/>
    <w:rsid w:val="008E75F0"/>
    <w:rsid w:val="008E7662"/>
    <w:rsid w:val="008E774D"/>
    <w:rsid w:val="008E793A"/>
    <w:rsid w:val="008E7AB8"/>
    <w:rsid w:val="008E7BA8"/>
    <w:rsid w:val="008E7D3F"/>
    <w:rsid w:val="008E7D59"/>
    <w:rsid w:val="008E7E13"/>
    <w:rsid w:val="008E7EB7"/>
    <w:rsid w:val="008F0015"/>
    <w:rsid w:val="008F0041"/>
    <w:rsid w:val="008F02B5"/>
    <w:rsid w:val="008F0397"/>
    <w:rsid w:val="008F03DE"/>
    <w:rsid w:val="008F04DF"/>
    <w:rsid w:val="008F0A71"/>
    <w:rsid w:val="008F0AFB"/>
    <w:rsid w:val="008F0B1E"/>
    <w:rsid w:val="008F0B2C"/>
    <w:rsid w:val="008F0D39"/>
    <w:rsid w:val="008F0D67"/>
    <w:rsid w:val="008F0ED8"/>
    <w:rsid w:val="008F1015"/>
    <w:rsid w:val="008F103A"/>
    <w:rsid w:val="008F123A"/>
    <w:rsid w:val="008F141E"/>
    <w:rsid w:val="008F1892"/>
    <w:rsid w:val="008F18AB"/>
    <w:rsid w:val="008F1940"/>
    <w:rsid w:val="008F1A36"/>
    <w:rsid w:val="008F1AFD"/>
    <w:rsid w:val="008F1B62"/>
    <w:rsid w:val="008F1C44"/>
    <w:rsid w:val="008F1CBB"/>
    <w:rsid w:val="008F1E16"/>
    <w:rsid w:val="008F1F1E"/>
    <w:rsid w:val="008F1FC0"/>
    <w:rsid w:val="008F225E"/>
    <w:rsid w:val="008F248A"/>
    <w:rsid w:val="008F2491"/>
    <w:rsid w:val="008F255E"/>
    <w:rsid w:val="008F2883"/>
    <w:rsid w:val="008F292D"/>
    <w:rsid w:val="008F2A4E"/>
    <w:rsid w:val="008F2B1A"/>
    <w:rsid w:val="008F2B51"/>
    <w:rsid w:val="008F2B92"/>
    <w:rsid w:val="008F2CF5"/>
    <w:rsid w:val="008F2DB7"/>
    <w:rsid w:val="008F2E15"/>
    <w:rsid w:val="008F2E96"/>
    <w:rsid w:val="008F2EB6"/>
    <w:rsid w:val="008F2F52"/>
    <w:rsid w:val="008F3217"/>
    <w:rsid w:val="008F3335"/>
    <w:rsid w:val="008F3651"/>
    <w:rsid w:val="008F36F1"/>
    <w:rsid w:val="008F39B8"/>
    <w:rsid w:val="008F3B6D"/>
    <w:rsid w:val="008F3CD0"/>
    <w:rsid w:val="008F3EF2"/>
    <w:rsid w:val="008F3F73"/>
    <w:rsid w:val="008F40F4"/>
    <w:rsid w:val="008F4236"/>
    <w:rsid w:val="008F43DC"/>
    <w:rsid w:val="008F45AD"/>
    <w:rsid w:val="008F48EE"/>
    <w:rsid w:val="008F49D5"/>
    <w:rsid w:val="008F4AA4"/>
    <w:rsid w:val="008F4B9D"/>
    <w:rsid w:val="008F4BEA"/>
    <w:rsid w:val="008F4DE5"/>
    <w:rsid w:val="008F4F8C"/>
    <w:rsid w:val="008F4FEC"/>
    <w:rsid w:val="008F50BD"/>
    <w:rsid w:val="008F51A7"/>
    <w:rsid w:val="008F51D3"/>
    <w:rsid w:val="008F520A"/>
    <w:rsid w:val="008F5260"/>
    <w:rsid w:val="008F53DC"/>
    <w:rsid w:val="008F53E5"/>
    <w:rsid w:val="008F5521"/>
    <w:rsid w:val="008F5626"/>
    <w:rsid w:val="008F57AE"/>
    <w:rsid w:val="008F5938"/>
    <w:rsid w:val="008F5988"/>
    <w:rsid w:val="008F5BB5"/>
    <w:rsid w:val="008F5CF2"/>
    <w:rsid w:val="008F6136"/>
    <w:rsid w:val="008F66D5"/>
    <w:rsid w:val="008F68FF"/>
    <w:rsid w:val="008F6929"/>
    <w:rsid w:val="008F6930"/>
    <w:rsid w:val="008F69A1"/>
    <w:rsid w:val="008F6A94"/>
    <w:rsid w:val="008F6B15"/>
    <w:rsid w:val="008F6C2D"/>
    <w:rsid w:val="008F6FAB"/>
    <w:rsid w:val="008F7325"/>
    <w:rsid w:val="008F736F"/>
    <w:rsid w:val="008F748C"/>
    <w:rsid w:val="008F7589"/>
    <w:rsid w:val="008F769D"/>
    <w:rsid w:val="008F7806"/>
    <w:rsid w:val="008F7943"/>
    <w:rsid w:val="008F7A1B"/>
    <w:rsid w:val="008F7A97"/>
    <w:rsid w:val="008F7BE9"/>
    <w:rsid w:val="008F7DBE"/>
    <w:rsid w:val="008F7E39"/>
    <w:rsid w:val="0090005D"/>
    <w:rsid w:val="0090018E"/>
    <w:rsid w:val="0090027F"/>
    <w:rsid w:val="00900327"/>
    <w:rsid w:val="00900378"/>
    <w:rsid w:val="00900469"/>
    <w:rsid w:val="0090067E"/>
    <w:rsid w:val="00900760"/>
    <w:rsid w:val="0090078B"/>
    <w:rsid w:val="00900A92"/>
    <w:rsid w:val="00900C61"/>
    <w:rsid w:val="00900D3A"/>
    <w:rsid w:val="00900DF3"/>
    <w:rsid w:val="00900E3E"/>
    <w:rsid w:val="00900E7B"/>
    <w:rsid w:val="009011F5"/>
    <w:rsid w:val="00901327"/>
    <w:rsid w:val="0090159D"/>
    <w:rsid w:val="00901A4C"/>
    <w:rsid w:val="00901B25"/>
    <w:rsid w:val="00901C82"/>
    <w:rsid w:val="00901CA6"/>
    <w:rsid w:val="00901DCF"/>
    <w:rsid w:val="00901DE5"/>
    <w:rsid w:val="00901FC9"/>
    <w:rsid w:val="00902039"/>
    <w:rsid w:val="0090204F"/>
    <w:rsid w:val="009020EC"/>
    <w:rsid w:val="0090223B"/>
    <w:rsid w:val="009023FA"/>
    <w:rsid w:val="009025E2"/>
    <w:rsid w:val="00902857"/>
    <w:rsid w:val="0090285F"/>
    <w:rsid w:val="00902926"/>
    <w:rsid w:val="0090292B"/>
    <w:rsid w:val="0090293E"/>
    <w:rsid w:val="009029FB"/>
    <w:rsid w:val="00902A8B"/>
    <w:rsid w:val="00902ACD"/>
    <w:rsid w:val="00902B42"/>
    <w:rsid w:val="009030F0"/>
    <w:rsid w:val="00903235"/>
    <w:rsid w:val="00903244"/>
    <w:rsid w:val="0090324A"/>
    <w:rsid w:val="0090334D"/>
    <w:rsid w:val="009033AA"/>
    <w:rsid w:val="00903404"/>
    <w:rsid w:val="00903687"/>
    <w:rsid w:val="009039A8"/>
    <w:rsid w:val="00903A88"/>
    <w:rsid w:val="00903EB9"/>
    <w:rsid w:val="00903F17"/>
    <w:rsid w:val="00904480"/>
    <w:rsid w:val="00904748"/>
    <w:rsid w:val="00904AAB"/>
    <w:rsid w:val="00904ADC"/>
    <w:rsid w:val="00904C01"/>
    <w:rsid w:val="00904D73"/>
    <w:rsid w:val="009050A3"/>
    <w:rsid w:val="0090515F"/>
    <w:rsid w:val="009051B5"/>
    <w:rsid w:val="009052F2"/>
    <w:rsid w:val="00905528"/>
    <w:rsid w:val="009055DB"/>
    <w:rsid w:val="00905618"/>
    <w:rsid w:val="009056BF"/>
    <w:rsid w:val="0090572A"/>
    <w:rsid w:val="0090575E"/>
    <w:rsid w:val="00905969"/>
    <w:rsid w:val="00905A4D"/>
    <w:rsid w:val="00905B1B"/>
    <w:rsid w:val="00905B3A"/>
    <w:rsid w:val="00905B3E"/>
    <w:rsid w:val="00905C6A"/>
    <w:rsid w:val="00905E3B"/>
    <w:rsid w:val="00905E51"/>
    <w:rsid w:val="0090609B"/>
    <w:rsid w:val="009060AB"/>
    <w:rsid w:val="00906199"/>
    <w:rsid w:val="009062A1"/>
    <w:rsid w:val="00906429"/>
    <w:rsid w:val="00906586"/>
    <w:rsid w:val="0090658D"/>
    <w:rsid w:val="0090660F"/>
    <w:rsid w:val="00906792"/>
    <w:rsid w:val="00906853"/>
    <w:rsid w:val="00906903"/>
    <w:rsid w:val="0090691C"/>
    <w:rsid w:val="00906A13"/>
    <w:rsid w:val="00906B0E"/>
    <w:rsid w:val="00906B34"/>
    <w:rsid w:val="00906D38"/>
    <w:rsid w:val="00906D51"/>
    <w:rsid w:val="009071BF"/>
    <w:rsid w:val="00907207"/>
    <w:rsid w:val="00907218"/>
    <w:rsid w:val="00907516"/>
    <w:rsid w:val="00907644"/>
    <w:rsid w:val="00907760"/>
    <w:rsid w:val="009077A5"/>
    <w:rsid w:val="00907863"/>
    <w:rsid w:val="009079B9"/>
    <w:rsid w:val="00907A6B"/>
    <w:rsid w:val="00907CAE"/>
    <w:rsid w:val="00907CC6"/>
    <w:rsid w:val="00907D23"/>
    <w:rsid w:val="00907F68"/>
    <w:rsid w:val="00907F99"/>
    <w:rsid w:val="00907FA5"/>
    <w:rsid w:val="00910003"/>
    <w:rsid w:val="00910129"/>
    <w:rsid w:val="0091017E"/>
    <w:rsid w:val="0091018E"/>
    <w:rsid w:val="009101BA"/>
    <w:rsid w:val="00910225"/>
    <w:rsid w:val="009104BE"/>
    <w:rsid w:val="0091053A"/>
    <w:rsid w:val="009106C3"/>
    <w:rsid w:val="00910726"/>
    <w:rsid w:val="0091072D"/>
    <w:rsid w:val="009107BA"/>
    <w:rsid w:val="00910877"/>
    <w:rsid w:val="009108C0"/>
    <w:rsid w:val="00910923"/>
    <w:rsid w:val="00910996"/>
    <w:rsid w:val="00910CA2"/>
    <w:rsid w:val="00910CC9"/>
    <w:rsid w:val="00911002"/>
    <w:rsid w:val="009111E1"/>
    <w:rsid w:val="009111FB"/>
    <w:rsid w:val="00911393"/>
    <w:rsid w:val="009113B3"/>
    <w:rsid w:val="00911429"/>
    <w:rsid w:val="0091152B"/>
    <w:rsid w:val="00911861"/>
    <w:rsid w:val="0091191F"/>
    <w:rsid w:val="00911A1F"/>
    <w:rsid w:val="00911A3F"/>
    <w:rsid w:val="00911B72"/>
    <w:rsid w:val="00911D6F"/>
    <w:rsid w:val="00911DE0"/>
    <w:rsid w:val="00911FE4"/>
    <w:rsid w:val="00911FE7"/>
    <w:rsid w:val="00912128"/>
    <w:rsid w:val="00912182"/>
    <w:rsid w:val="009122FC"/>
    <w:rsid w:val="009124D3"/>
    <w:rsid w:val="009124E1"/>
    <w:rsid w:val="00912642"/>
    <w:rsid w:val="009127F2"/>
    <w:rsid w:val="0091297D"/>
    <w:rsid w:val="009129A0"/>
    <w:rsid w:val="00912A4F"/>
    <w:rsid w:val="00912A6E"/>
    <w:rsid w:val="00912CBD"/>
    <w:rsid w:val="00912FDB"/>
    <w:rsid w:val="00913193"/>
    <w:rsid w:val="0091338C"/>
    <w:rsid w:val="00913470"/>
    <w:rsid w:val="00913524"/>
    <w:rsid w:val="0091355E"/>
    <w:rsid w:val="0091372B"/>
    <w:rsid w:val="00913848"/>
    <w:rsid w:val="00913923"/>
    <w:rsid w:val="00913B59"/>
    <w:rsid w:val="00913C4C"/>
    <w:rsid w:val="00913F51"/>
    <w:rsid w:val="00913F80"/>
    <w:rsid w:val="009140DE"/>
    <w:rsid w:val="009140FE"/>
    <w:rsid w:val="009141E1"/>
    <w:rsid w:val="00914205"/>
    <w:rsid w:val="009143C4"/>
    <w:rsid w:val="009143FD"/>
    <w:rsid w:val="00914471"/>
    <w:rsid w:val="00914538"/>
    <w:rsid w:val="00914652"/>
    <w:rsid w:val="00914808"/>
    <w:rsid w:val="00914C1D"/>
    <w:rsid w:val="00914ED5"/>
    <w:rsid w:val="00915002"/>
    <w:rsid w:val="00915023"/>
    <w:rsid w:val="0091576B"/>
    <w:rsid w:val="009158A4"/>
    <w:rsid w:val="0091591C"/>
    <w:rsid w:val="00915ABB"/>
    <w:rsid w:val="00915BA1"/>
    <w:rsid w:val="00915BAA"/>
    <w:rsid w:val="00915C3C"/>
    <w:rsid w:val="00915CEB"/>
    <w:rsid w:val="00915D0D"/>
    <w:rsid w:val="00915F76"/>
    <w:rsid w:val="0091606C"/>
    <w:rsid w:val="00916074"/>
    <w:rsid w:val="009160AA"/>
    <w:rsid w:val="00916573"/>
    <w:rsid w:val="009165A5"/>
    <w:rsid w:val="00916689"/>
    <w:rsid w:val="009167AC"/>
    <w:rsid w:val="009167EA"/>
    <w:rsid w:val="00916937"/>
    <w:rsid w:val="009169D1"/>
    <w:rsid w:val="009169D4"/>
    <w:rsid w:val="009169DA"/>
    <w:rsid w:val="00916C78"/>
    <w:rsid w:val="00916E8D"/>
    <w:rsid w:val="00916F7F"/>
    <w:rsid w:val="00916FCD"/>
    <w:rsid w:val="0091708F"/>
    <w:rsid w:val="00917227"/>
    <w:rsid w:val="00917254"/>
    <w:rsid w:val="009172DE"/>
    <w:rsid w:val="00917612"/>
    <w:rsid w:val="009178B0"/>
    <w:rsid w:val="009178BC"/>
    <w:rsid w:val="00917944"/>
    <w:rsid w:val="00917C27"/>
    <w:rsid w:val="00917E02"/>
    <w:rsid w:val="00920074"/>
    <w:rsid w:val="00920082"/>
    <w:rsid w:val="00920187"/>
    <w:rsid w:val="0092064F"/>
    <w:rsid w:val="00920758"/>
    <w:rsid w:val="009207D8"/>
    <w:rsid w:val="00920959"/>
    <w:rsid w:val="00920968"/>
    <w:rsid w:val="009209E8"/>
    <w:rsid w:val="00920B86"/>
    <w:rsid w:val="00920C00"/>
    <w:rsid w:val="00921038"/>
    <w:rsid w:val="00921467"/>
    <w:rsid w:val="009216A4"/>
    <w:rsid w:val="0092170C"/>
    <w:rsid w:val="00921747"/>
    <w:rsid w:val="00921819"/>
    <w:rsid w:val="0092192E"/>
    <w:rsid w:val="00921995"/>
    <w:rsid w:val="00921B77"/>
    <w:rsid w:val="00921B96"/>
    <w:rsid w:val="00921DAD"/>
    <w:rsid w:val="00921E40"/>
    <w:rsid w:val="009225D5"/>
    <w:rsid w:val="0092291E"/>
    <w:rsid w:val="009229E3"/>
    <w:rsid w:val="00922A26"/>
    <w:rsid w:val="00922A8A"/>
    <w:rsid w:val="00922AF6"/>
    <w:rsid w:val="00922E2D"/>
    <w:rsid w:val="00922E6F"/>
    <w:rsid w:val="00922FAD"/>
    <w:rsid w:val="0092302B"/>
    <w:rsid w:val="0092307E"/>
    <w:rsid w:val="00923127"/>
    <w:rsid w:val="00923186"/>
    <w:rsid w:val="009231A4"/>
    <w:rsid w:val="0092329E"/>
    <w:rsid w:val="009232D1"/>
    <w:rsid w:val="009233EE"/>
    <w:rsid w:val="0092387B"/>
    <w:rsid w:val="00923961"/>
    <w:rsid w:val="00923A50"/>
    <w:rsid w:val="00923A77"/>
    <w:rsid w:val="00923BDE"/>
    <w:rsid w:val="00923D99"/>
    <w:rsid w:val="00923E3D"/>
    <w:rsid w:val="00923F62"/>
    <w:rsid w:val="009244F7"/>
    <w:rsid w:val="009245A0"/>
    <w:rsid w:val="009245F5"/>
    <w:rsid w:val="009246F1"/>
    <w:rsid w:val="0092485E"/>
    <w:rsid w:val="00924904"/>
    <w:rsid w:val="00924D25"/>
    <w:rsid w:val="00924F6C"/>
    <w:rsid w:val="00924F8D"/>
    <w:rsid w:val="00924FB2"/>
    <w:rsid w:val="00925076"/>
    <w:rsid w:val="009250CE"/>
    <w:rsid w:val="009254A9"/>
    <w:rsid w:val="00925525"/>
    <w:rsid w:val="0092562E"/>
    <w:rsid w:val="009256F0"/>
    <w:rsid w:val="00925730"/>
    <w:rsid w:val="009258B5"/>
    <w:rsid w:val="00925A17"/>
    <w:rsid w:val="00925B95"/>
    <w:rsid w:val="00925BA9"/>
    <w:rsid w:val="00925D4B"/>
    <w:rsid w:val="00925E48"/>
    <w:rsid w:val="00925E85"/>
    <w:rsid w:val="00926520"/>
    <w:rsid w:val="00926622"/>
    <w:rsid w:val="0092667F"/>
    <w:rsid w:val="009266C3"/>
    <w:rsid w:val="00926709"/>
    <w:rsid w:val="009267D8"/>
    <w:rsid w:val="00926941"/>
    <w:rsid w:val="00926AF2"/>
    <w:rsid w:val="00926C55"/>
    <w:rsid w:val="00926CCE"/>
    <w:rsid w:val="00926D6E"/>
    <w:rsid w:val="00926E1C"/>
    <w:rsid w:val="00926F51"/>
    <w:rsid w:val="00927106"/>
    <w:rsid w:val="0092715E"/>
    <w:rsid w:val="00927196"/>
    <w:rsid w:val="0092747D"/>
    <w:rsid w:val="009275A9"/>
    <w:rsid w:val="00927922"/>
    <w:rsid w:val="009279D8"/>
    <w:rsid w:val="00927A4A"/>
    <w:rsid w:val="00927A90"/>
    <w:rsid w:val="00927B4E"/>
    <w:rsid w:val="00927BE2"/>
    <w:rsid w:val="00927D2C"/>
    <w:rsid w:val="00927ECA"/>
    <w:rsid w:val="00927EE0"/>
    <w:rsid w:val="00927F01"/>
    <w:rsid w:val="00930123"/>
    <w:rsid w:val="009302C9"/>
    <w:rsid w:val="009304AE"/>
    <w:rsid w:val="0093055C"/>
    <w:rsid w:val="009305E1"/>
    <w:rsid w:val="00930686"/>
    <w:rsid w:val="009306CE"/>
    <w:rsid w:val="0093092D"/>
    <w:rsid w:val="00930B11"/>
    <w:rsid w:val="00930C7D"/>
    <w:rsid w:val="00930E27"/>
    <w:rsid w:val="00930E2B"/>
    <w:rsid w:val="00930E5B"/>
    <w:rsid w:val="00930F79"/>
    <w:rsid w:val="00931125"/>
    <w:rsid w:val="009312E4"/>
    <w:rsid w:val="009313C4"/>
    <w:rsid w:val="009313E9"/>
    <w:rsid w:val="009314B9"/>
    <w:rsid w:val="00931527"/>
    <w:rsid w:val="009315C3"/>
    <w:rsid w:val="009315DF"/>
    <w:rsid w:val="009317CE"/>
    <w:rsid w:val="009318D6"/>
    <w:rsid w:val="009318EF"/>
    <w:rsid w:val="00931C7F"/>
    <w:rsid w:val="00931D78"/>
    <w:rsid w:val="00931D99"/>
    <w:rsid w:val="00932350"/>
    <w:rsid w:val="00932372"/>
    <w:rsid w:val="00932431"/>
    <w:rsid w:val="009325F7"/>
    <w:rsid w:val="00932612"/>
    <w:rsid w:val="0093275F"/>
    <w:rsid w:val="00932939"/>
    <w:rsid w:val="00932955"/>
    <w:rsid w:val="00932A89"/>
    <w:rsid w:val="00932B2D"/>
    <w:rsid w:val="00932C28"/>
    <w:rsid w:val="00932D00"/>
    <w:rsid w:val="00932FC8"/>
    <w:rsid w:val="00933151"/>
    <w:rsid w:val="00933211"/>
    <w:rsid w:val="00933489"/>
    <w:rsid w:val="0093351A"/>
    <w:rsid w:val="0093369F"/>
    <w:rsid w:val="0093382B"/>
    <w:rsid w:val="00933934"/>
    <w:rsid w:val="009339AA"/>
    <w:rsid w:val="00933B16"/>
    <w:rsid w:val="00933B53"/>
    <w:rsid w:val="00933BC8"/>
    <w:rsid w:val="00933CE4"/>
    <w:rsid w:val="00933E10"/>
    <w:rsid w:val="00933EFF"/>
    <w:rsid w:val="00933F3F"/>
    <w:rsid w:val="00933FAC"/>
    <w:rsid w:val="00934318"/>
    <w:rsid w:val="00934376"/>
    <w:rsid w:val="009344EA"/>
    <w:rsid w:val="0093459D"/>
    <w:rsid w:val="0093462F"/>
    <w:rsid w:val="0093463F"/>
    <w:rsid w:val="00934794"/>
    <w:rsid w:val="00934810"/>
    <w:rsid w:val="0093488F"/>
    <w:rsid w:val="009348E9"/>
    <w:rsid w:val="00934931"/>
    <w:rsid w:val="009349E2"/>
    <w:rsid w:val="00934D08"/>
    <w:rsid w:val="00934D16"/>
    <w:rsid w:val="00934DEF"/>
    <w:rsid w:val="00934FD9"/>
    <w:rsid w:val="00935023"/>
    <w:rsid w:val="0093507C"/>
    <w:rsid w:val="009350C4"/>
    <w:rsid w:val="00935171"/>
    <w:rsid w:val="0093543D"/>
    <w:rsid w:val="009354D5"/>
    <w:rsid w:val="009356A4"/>
    <w:rsid w:val="00935810"/>
    <w:rsid w:val="00935877"/>
    <w:rsid w:val="009358A9"/>
    <w:rsid w:val="0093591D"/>
    <w:rsid w:val="0093595B"/>
    <w:rsid w:val="00935991"/>
    <w:rsid w:val="00935AE3"/>
    <w:rsid w:val="00935B2B"/>
    <w:rsid w:val="00935BA1"/>
    <w:rsid w:val="00935D00"/>
    <w:rsid w:val="00935D31"/>
    <w:rsid w:val="00935DA4"/>
    <w:rsid w:val="00935EAF"/>
    <w:rsid w:val="00935EE0"/>
    <w:rsid w:val="00936121"/>
    <w:rsid w:val="00936129"/>
    <w:rsid w:val="009361DF"/>
    <w:rsid w:val="009362B6"/>
    <w:rsid w:val="009363E3"/>
    <w:rsid w:val="0093668A"/>
    <w:rsid w:val="00936692"/>
    <w:rsid w:val="009366B8"/>
    <w:rsid w:val="009366CA"/>
    <w:rsid w:val="00936B2F"/>
    <w:rsid w:val="00936C15"/>
    <w:rsid w:val="00936C2E"/>
    <w:rsid w:val="00936E4E"/>
    <w:rsid w:val="00936F33"/>
    <w:rsid w:val="00936F89"/>
    <w:rsid w:val="00937260"/>
    <w:rsid w:val="0093744F"/>
    <w:rsid w:val="0093752D"/>
    <w:rsid w:val="00937594"/>
    <w:rsid w:val="009376B1"/>
    <w:rsid w:val="00937921"/>
    <w:rsid w:val="009379AD"/>
    <w:rsid w:val="00937BF6"/>
    <w:rsid w:val="00937C8B"/>
    <w:rsid w:val="00937DAF"/>
    <w:rsid w:val="00937E91"/>
    <w:rsid w:val="00937FBA"/>
    <w:rsid w:val="0094014C"/>
    <w:rsid w:val="00940163"/>
    <w:rsid w:val="009401F9"/>
    <w:rsid w:val="00940419"/>
    <w:rsid w:val="0094046F"/>
    <w:rsid w:val="009404B8"/>
    <w:rsid w:val="009405D3"/>
    <w:rsid w:val="009406CA"/>
    <w:rsid w:val="009408EA"/>
    <w:rsid w:val="00940AC4"/>
    <w:rsid w:val="00940B10"/>
    <w:rsid w:val="00940BB9"/>
    <w:rsid w:val="00940C1A"/>
    <w:rsid w:val="00940C43"/>
    <w:rsid w:val="00940F34"/>
    <w:rsid w:val="009410CE"/>
    <w:rsid w:val="0094110A"/>
    <w:rsid w:val="00941181"/>
    <w:rsid w:val="0094150E"/>
    <w:rsid w:val="009415C4"/>
    <w:rsid w:val="009417F4"/>
    <w:rsid w:val="0094185F"/>
    <w:rsid w:val="00941AE7"/>
    <w:rsid w:val="00941BF6"/>
    <w:rsid w:val="00941DDC"/>
    <w:rsid w:val="00941ECA"/>
    <w:rsid w:val="009420D8"/>
    <w:rsid w:val="00942384"/>
    <w:rsid w:val="009423BC"/>
    <w:rsid w:val="0094246F"/>
    <w:rsid w:val="009424C5"/>
    <w:rsid w:val="00942652"/>
    <w:rsid w:val="00942B08"/>
    <w:rsid w:val="00942B16"/>
    <w:rsid w:val="00942BC9"/>
    <w:rsid w:val="00942BE7"/>
    <w:rsid w:val="00942E05"/>
    <w:rsid w:val="00942FE5"/>
    <w:rsid w:val="009433A3"/>
    <w:rsid w:val="00943406"/>
    <w:rsid w:val="0094343D"/>
    <w:rsid w:val="009436B6"/>
    <w:rsid w:val="009437F2"/>
    <w:rsid w:val="0094387E"/>
    <w:rsid w:val="0094389F"/>
    <w:rsid w:val="009438B4"/>
    <w:rsid w:val="0094390B"/>
    <w:rsid w:val="00943976"/>
    <w:rsid w:val="00943BAC"/>
    <w:rsid w:val="00943E75"/>
    <w:rsid w:val="00943EA8"/>
    <w:rsid w:val="00943FCD"/>
    <w:rsid w:val="0094410B"/>
    <w:rsid w:val="0094418C"/>
    <w:rsid w:val="00944254"/>
    <w:rsid w:val="009442AD"/>
    <w:rsid w:val="00944310"/>
    <w:rsid w:val="00944745"/>
    <w:rsid w:val="009449CB"/>
    <w:rsid w:val="009449CD"/>
    <w:rsid w:val="009449E3"/>
    <w:rsid w:val="00944AFF"/>
    <w:rsid w:val="00944B0B"/>
    <w:rsid w:val="00944C44"/>
    <w:rsid w:val="00944DB6"/>
    <w:rsid w:val="00945031"/>
    <w:rsid w:val="009451AB"/>
    <w:rsid w:val="009452A0"/>
    <w:rsid w:val="00945328"/>
    <w:rsid w:val="00945500"/>
    <w:rsid w:val="00945848"/>
    <w:rsid w:val="00945865"/>
    <w:rsid w:val="00945898"/>
    <w:rsid w:val="009458DB"/>
    <w:rsid w:val="00945A8F"/>
    <w:rsid w:val="00945B7D"/>
    <w:rsid w:val="00945CE1"/>
    <w:rsid w:val="00945D02"/>
    <w:rsid w:val="00945F3C"/>
    <w:rsid w:val="00945FF5"/>
    <w:rsid w:val="009460B5"/>
    <w:rsid w:val="0094610C"/>
    <w:rsid w:val="009462E1"/>
    <w:rsid w:val="009462EB"/>
    <w:rsid w:val="00946376"/>
    <w:rsid w:val="0094638B"/>
    <w:rsid w:val="009463A9"/>
    <w:rsid w:val="009463C7"/>
    <w:rsid w:val="009466C4"/>
    <w:rsid w:val="00946802"/>
    <w:rsid w:val="00946C44"/>
    <w:rsid w:val="009471B8"/>
    <w:rsid w:val="0094782B"/>
    <w:rsid w:val="009478CE"/>
    <w:rsid w:val="00947BA8"/>
    <w:rsid w:val="00947BE2"/>
    <w:rsid w:val="00947DED"/>
    <w:rsid w:val="00947F1D"/>
    <w:rsid w:val="00947F79"/>
    <w:rsid w:val="00947F9F"/>
    <w:rsid w:val="00950008"/>
    <w:rsid w:val="0095011F"/>
    <w:rsid w:val="0095051E"/>
    <w:rsid w:val="009505D1"/>
    <w:rsid w:val="009507CF"/>
    <w:rsid w:val="00950916"/>
    <w:rsid w:val="00950945"/>
    <w:rsid w:val="009509CE"/>
    <w:rsid w:val="00950BD6"/>
    <w:rsid w:val="00950C4D"/>
    <w:rsid w:val="00950DCA"/>
    <w:rsid w:val="00950F7E"/>
    <w:rsid w:val="00950FDC"/>
    <w:rsid w:val="00950FE3"/>
    <w:rsid w:val="009511AA"/>
    <w:rsid w:val="00951A39"/>
    <w:rsid w:val="00951AFF"/>
    <w:rsid w:val="00951BA9"/>
    <w:rsid w:val="00951CB8"/>
    <w:rsid w:val="00951FA8"/>
    <w:rsid w:val="00951FED"/>
    <w:rsid w:val="009521A0"/>
    <w:rsid w:val="009521F7"/>
    <w:rsid w:val="009522E8"/>
    <w:rsid w:val="00952389"/>
    <w:rsid w:val="009523D4"/>
    <w:rsid w:val="0095257A"/>
    <w:rsid w:val="00952E4D"/>
    <w:rsid w:val="00952FA7"/>
    <w:rsid w:val="00953413"/>
    <w:rsid w:val="00953425"/>
    <w:rsid w:val="0095343A"/>
    <w:rsid w:val="00953563"/>
    <w:rsid w:val="009535DD"/>
    <w:rsid w:val="0095375B"/>
    <w:rsid w:val="00953985"/>
    <w:rsid w:val="00953A87"/>
    <w:rsid w:val="00953B5E"/>
    <w:rsid w:val="00953E7A"/>
    <w:rsid w:val="00953EC1"/>
    <w:rsid w:val="00953FE6"/>
    <w:rsid w:val="009545C7"/>
    <w:rsid w:val="009545F6"/>
    <w:rsid w:val="0095464E"/>
    <w:rsid w:val="00954915"/>
    <w:rsid w:val="00954940"/>
    <w:rsid w:val="009549D7"/>
    <w:rsid w:val="009549F5"/>
    <w:rsid w:val="00954A53"/>
    <w:rsid w:val="00954BAE"/>
    <w:rsid w:val="00954D5B"/>
    <w:rsid w:val="00954D81"/>
    <w:rsid w:val="00954DD8"/>
    <w:rsid w:val="00954E70"/>
    <w:rsid w:val="00954F34"/>
    <w:rsid w:val="00954F54"/>
    <w:rsid w:val="00954FC3"/>
    <w:rsid w:val="00954FFF"/>
    <w:rsid w:val="009550BA"/>
    <w:rsid w:val="0095510A"/>
    <w:rsid w:val="009552A2"/>
    <w:rsid w:val="009552B8"/>
    <w:rsid w:val="009552C6"/>
    <w:rsid w:val="009553FC"/>
    <w:rsid w:val="0095547E"/>
    <w:rsid w:val="00955789"/>
    <w:rsid w:val="009557E8"/>
    <w:rsid w:val="00955A57"/>
    <w:rsid w:val="00955BF4"/>
    <w:rsid w:val="00955BFC"/>
    <w:rsid w:val="00955C40"/>
    <w:rsid w:val="00955DF3"/>
    <w:rsid w:val="009560BC"/>
    <w:rsid w:val="009560E7"/>
    <w:rsid w:val="009562AF"/>
    <w:rsid w:val="009562B4"/>
    <w:rsid w:val="00956494"/>
    <w:rsid w:val="00956603"/>
    <w:rsid w:val="00956650"/>
    <w:rsid w:val="00956660"/>
    <w:rsid w:val="00956932"/>
    <w:rsid w:val="00956A8C"/>
    <w:rsid w:val="00956BC3"/>
    <w:rsid w:val="009571FA"/>
    <w:rsid w:val="0095729E"/>
    <w:rsid w:val="009573B5"/>
    <w:rsid w:val="0095747D"/>
    <w:rsid w:val="009574F2"/>
    <w:rsid w:val="00957691"/>
    <w:rsid w:val="009577D0"/>
    <w:rsid w:val="0095784B"/>
    <w:rsid w:val="009579CF"/>
    <w:rsid w:val="00957B23"/>
    <w:rsid w:val="00957BE1"/>
    <w:rsid w:val="00957C88"/>
    <w:rsid w:val="00957CB1"/>
    <w:rsid w:val="00957D38"/>
    <w:rsid w:val="00957D6F"/>
    <w:rsid w:val="00957E21"/>
    <w:rsid w:val="00957E7D"/>
    <w:rsid w:val="00957FA8"/>
    <w:rsid w:val="009602AC"/>
    <w:rsid w:val="009602CA"/>
    <w:rsid w:val="00960317"/>
    <w:rsid w:val="009603BE"/>
    <w:rsid w:val="009603E1"/>
    <w:rsid w:val="00960511"/>
    <w:rsid w:val="00960542"/>
    <w:rsid w:val="0096080F"/>
    <w:rsid w:val="00960AA9"/>
    <w:rsid w:val="00960BC5"/>
    <w:rsid w:val="00960DB4"/>
    <w:rsid w:val="00960E70"/>
    <w:rsid w:val="00961043"/>
    <w:rsid w:val="0096110E"/>
    <w:rsid w:val="009611DB"/>
    <w:rsid w:val="0096145C"/>
    <w:rsid w:val="009614F1"/>
    <w:rsid w:val="00961551"/>
    <w:rsid w:val="00961596"/>
    <w:rsid w:val="00961664"/>
    <w:rsid w:val="009617F4"/>
    <w:rsid w:val="00961AD3"/>
    <w:rsid w:val="00961E54"/>
    <w:rsid w:val="009620EF"/>
    <w:rsid w:val="00962151"/>
    <w:rsid w:val="009621B7"/>
    <w:rsid w:val="009623C9"/>
    <w:rsid w:val="00962470"/>
    <w:rsid w:val="0096268F"/>
    <w:rsid w:val="0096272A"/>
    <w:rsid w:val="00962E6D"/>
    <w:rsid w:val="00963555"/>
    <w:rsid w:val="009636FD"/>
    <w:rsid w:val="009637A0"/>
    <w:rsid w:val="009637EB"/>
    <w:rsid w:val="009638A0"/>
    <w:rsid w:val="00963961"/>
    <w:rsid w:val="00963C9D"/>
    <w:rsid w:val="00964043"/>
    <w:rsid w:val="009640C1"/>
    <w:rsid w:val="00964304"/>
    <w:rsid w:val="009643BE"/>
    <w:rsid w:val="009643F4"/>
    <w:rsid w:val="00964526"/>
    <w:rsid w:val="009645F6"/>
    <w:rsid w:val="00964678"/>
    <w:rsid w:val="0096468A"/>
    <w:rsid w:val="0096479E"/>
    <w:rsid w:val="009648D0"/>
    <w:rsid w:val="00964AA5"/>
    <w:rsid w:val="00964BB6"/>
    <w:rsid w:val="00964F50"/>
    <w:rsid w:val="009650CD"/>
    <w:rsid w:val="00965109"/>
    <w:rsid w:val="00965110"/>
    <w:rsid w:val="0096514E"/>
    <w:rsid w:val="009653D5"/>
    <w:rsid w:val="00965672"/>
    <w:rsid w:val="0096567D"/>
    <w:rsid w:val="00965B98"/>
    <w:rsid w:val="00965CF1"/>
    <w:rsid w:val="00965D5B"/>
    <w:rsid w:val="00965D7B"/>
    <w:rsid w:val="00965F2C"/>
    <w:rsid w:val="00965F45"/>
    <w:rsid w:val="00966001"/>
    <w:rsid w:val="0096642C"/>
    <w:rsid w:val="0096647B"/>
    <w:rsid w:val="009664C0"/>
    <w:rsid w:val="0096654B"/>
    <w:rsid w:val="009669B4"/>
    <w:rsid w:val="00966D41"/>
    <w:rsid w:val="00966DFC"/>
    <w:rsid w:val="00966FA0"/>
    <w:rsid w:val="009670BA"/>
    <w:rsid w:val="009672AB"/>
    <w:rsid w:val="009672C0"/>
    <w:rsid w:val="009678F9"/>
    <w:rsid w:val="00967C92"/>
    <w:rsid w:val="00967C93"/>
    <w:rsid w:val="00967CF6"/>
    <w:rsid w:val="00967DE0"/>
    <w:rsid w:val="00967EBD"/>
    <w:rsid w:val="00970906"/>
    <w:rsid w:val="00970A75"/>
    <w:rsid w:val="00970ABF"/>
    <w:rsid w:val="00970BA6"/>
    <w:rsid w:val="00970BE2"/>
    <w:rsid w:val="00970C60"/>
    <w:rsid w:val="00971033"/>
    <w:rsid w:val="0097104B"/>
    <w:rsid w:val="00971569"/>
    <w:rsid w:val="00971670"/>
    <w:rsid w:val="009717E3"/>
    <w:rsid w:val="0097184C"/>
    <w:rsid w:val="00971882"/>
    <w:rsid w:val="00971936"/>
    <w:rsid w:val="009719B7"/>
    <w:rsid w:val="00971A87"/>
    <w:rsid w:val="00971B7C"/>
    <w:rsid w:val="00971BAE"/>
    <w:rsid w:val="00971BEF"/>
    <w:rsid w:val="00971F1E"/>
    <w:rsid w:val="00971F81"/>
    <w:rsid w:val="00971F98"/>
    <w:rsid w:val="009720A3"/>
    <w:rsid w:val="0097212B"/>
    <w:rsid w:val="009722E6"/>
    <w:rsid w:val="00972361"/>
    <w:rsid w:val="00972398"/>
    <w:rsid w:val="00972430"/>
    <w:rsid w:val="0097249F"/>
    <w:rsid w:val="0097259C"/>
    <w:rsid w:val="009728C4"/>
    <w:rsid w:val="00972914"/>
    <w:rsid w:val="00972B67"/>
    <w:rsid w:val="00972E60"/>
    <w:rsid w:val="00972F28"/>
    <w:rsid w:val="00972F7D"/>
    <w:rsid w:val="00973356"/>
    <w:rsid w:val="00973377"/>
    <w:rsid w:val="00973553"/>
    <w:rsid w:val="0097355A"/>
    <w:rsid w:val="009736F0"/>
    <w:rsid w:val="0097377E"/>
    <w:rsid w:val="00973813"/>
    <w:rsid w:val="0097391E"/>
    <w:rsid w:val="00973A49"/>
    <w:rsid w:val="00973C91"/>
    <w:rsid w:val="00973E3A"/>
    <w:rsid w:val="00973E63"/>
    <w:rsid w:val="00973EC0"/>
    <w:rsid w:val="00974268"/>
    <w:rsid w:val="009743EF"/>
    <w:rsid w:val="0097440C"/>
    <w:rsid w:val="009745DA"/>
    <w:rsid w:val="00974660"/>
    <w:rsid w:val="00974858"/>
    <w:rsid w:val="00974CD8"/>
    <w:rsid w:val="00974E25"/>
    <w:rsid w:val="00974F3B"/>
    <w:rsid w:val="00975208"/>
    <w:rsid w:val="0097525C"/>
    <w:rsid w:val="00975282"/>
    <w:rsid w:val="009755F7"/>
    <w:rsid w:val="009758FC"/>
    <w:rsid w:val="00975915"/>
    <w:rsid w:val="0097597A"/>
    <w:rsid w:val="00975ACC"/>
    <w:rsid w:val="00975BD8"/>
    <w:rsid w:val="00975F61"/>
    <w:rsid w:val="0097611D"/>
    <w:rsid w:val="009761A5"/>
    <w:rsid w:val="00976227"/>
    <w:rsid w:val="00976676"/>
    <w:rsid w:val="009768B9"/>
    <w:rsid w:val="009768C5"/>
    <w:rsid w:val="00976986"/>
    <w:rsid w:val="009769DC"/>
    <w:rsid w:val="00976C46"/>
    <w:rsid w:val="00976E76"/>
    <w:rsid w:val="00976EFA"/>
    <w:rsid w:val="009771F4"/>
    <w:rsid w:val="00977281"/>
    <w:rsid w:val="00977350"/>
    <w:rsid w:val="009774DC"/>
    <w:rsid w:val="009775D0"/>
    <w:rsid w:val="0097773E"/>
    <w:rsid w:val="009777DE"/>
    <w:rsid w:val="00977892"/>
    <w:rsid w:val="00977921"/>
    <w:rsid w:val="00977A13"/>
    <w:rsid w:val="00977A44"/>
    <w:rsid w:val="00977B64"/>
    <w:rsid w:val="00977D91"/>
    <w:rsid w:val="00977DBF"/>
    <w:rsid w:val="00977E05"/>
    <w:rsid w:val="00977E3E"/>
    <w:rsid w:val="00977E40"/>
    <w:rsid w:val="0098002A"/>
    <w:rsid w:val="0098007C"/>
    <w:rsid w:val="00980111"/>
    <w:rsid w:val="00980182"/>
    <w:rsid w:val="009801C4"/>
    <w:rsid w:val="009803A0"/>
    <w:rsid w:val="009803BA"/>
    <w:rsid w:val="00980421"/>
    <w:rsid w:val="0098043E"/>
    <w:rsid w:val="009805C2"/>
    <w:rsid w:val="009807BA"/>
    <w:rsid w:val="009807E9"/>
    <w:rsid w:val="00980802"/>
    <w:rsid w:val="00980933"/>
    <w:rsid w:val="00980CAD"/>
    <w:rsid w:val="00980D71"/>
    <w:rsid w:val="00980E35"/>
    <w:rsid w:val="00980EBD"/>
    <w:rsid w:val="009810AE"/>
    <w:rsid w:val="00981148"/>
    <w:rsid w:val="009811B9"/>
    <w:rsid w:val="009811BA"/>
    <w:rsid w:val="00981207"/>
    <w:rsid w:val="009813A9"/>
    <w:rsid w:val="0098169D"/>
    <w:rsid w:val="009817A7"/>
    <w:rsid w:val="009818C6"/>
    <w:rsid w:val="00981965"/>
    <w:rsid w:val="00981D5F"/>
    <w:rsid w:val="00981D89"/>
    <w:rsid w:val="00981DE0"/>
    <w:rsid w:val="00981FEB"/>
    <w:rsid w:val="009820E3"/>
    <w:rsid w:val="00982248"/>
    <w:rsid w:val="00982323"/>
    <w:rsid w:val="0098257F"/>
    <w:rsid w:val="009827CB"/>
    <w:rsid w:val="009828F1"/>
    <w:rsid w:val="0098294E"/>
    <w:rsid w:val="00982AAD"/>
    <w:rsid w:val="00982BE0"/>
    <w:rsid w:val="00982E83"/>
    <w:rsid w:val="00982EA0"/>
    <w:rsid w:val="009830D2"/>
    <w:rsid w:val="00983193"/>
    <w:rsid w:val="009831B4"/>
    <w:rsid w:val="009832B5"/>
    <w:rsid w:val="009832DE"/>
    <w:rsid w:val="00983322"/>
    <w:rsid w:val="009834B1"/>
    <w:rsid w:val="009834E0"/>
    <w:rsid w:val="0098357A"/>
    <w:rsid w:val="00983A98"/>
    <w:rsid w:val="00983BE2"/>
    <w:rsid w:val="00983BFF"/>
    <w:rsid w:val="00983E53"/>
    <w:rsid w:val="00983F11"/>
    <w:rsid w:val="00983FCF"/>
    <w:rsid w:val="00984103"/>
    <w:rsid w:val="009841F7"/>
    <w:rsid w:val="00984263"/>
    <w:rsid w:val="0098436F"/>
    <w:rsid w:val="00984542"/>
    <w:rsid w:val="009845EF"/>
    <w:rsid w:val="0098465B"/>
    <w:rsid w:val="009847C4"/>
    <w:rsid w:val="009847CA"/>
    <w:rsid w:val="009847EA"/>
    <w:rsid w:val="009848E8"/>
    <w:rsid w:val="00984A02"/>
    <w:rsid w:val="00984A8C"/>
    <w:rsid w:val="00984B4C"/>
    <w:rsid w:val="00984C4D"/>
    <w:rsid w:val="00984E07"/>
    <w:rsid w:val="00984E2D"/>
    <w:rsid w:val="00984ECC"/>
    <w:rsid w:val="00985379"/>
    <w:rsid w:val="009855BB"/>
    <w:rsid w:val="00985652"/>
    <w:rsid w:val="00985881"/>
    <w:rsid w:val="009858D0"/>
    <w:rsid w:val="0098598A"/>
    <w:rsid w:val="00985B4B"/>
    <w:rsid w:val="00985D0B"/>
    <w:rsid w:val="00986016"/>
    <w:rsid w:val="0098611E"/>
    <w:rsid w:val="00986137"/>
    <w:rsid w:val="009861A5"/>
    <w:rsid w:val="009862CF"/>
    <w:rsid w:val="0098649D"/>
    <w:rsid w:val="00986687"/>
    <w:rsid w:val="009867AE"/>
    <w:rsid w:val="009868B4"/>
    <w:rsid w:val="0098693E"/>
    <w:rsid w:val="00986B60"/>
    <w:rsid w:val="00986D09"/>
    <w:rsid w:val="00986D57"/>
    <w:rsid w:val="00986DB9"/>
    <w:rsid w:val="00986DBF"/>
    <w:rsid w:val="0098720D"/>
    <w:rsid w:val="00987272"/>
    <w:rsid w:val="009872DB"/>
    <w:rsid w:val="00987359"/>
    <w:rsid w:val="00987372"/>
    <w:rsid w:val="00987854"/>
    <w:rsid w:val="009878D9"/>
    <w:rsid w:val="00987C88"/>
    <w:rsid w:val="00987C89"/>
    <w:rsid w:val="00987C95"/>
    <w:rsid w:val="00987D24"/>
    <w:rsid w:val="00987F4F"/>
    <w:rsid w:val="009905A2"/>
    <w:rsid w:val="009907E7"/>
    <w:rsid w:val="009907F7"/>
    <w:rsid w:val="009908C7"/>
    <w:rsid w:val="00990972"/>
    <w:rsid w:val="00990CDB"/>
    <w:rsid w:val="00990E1A"/>
    <w:rsid w:val="00990E51"/>
    <w:rsid w:val="00991037"/>
    <w:rsid w:val="00991252"/>
    <w:rsid w:val="00991288"/>
    <w:rsid w:val="0099131F"/>
    <w:rsid w:val="00991455"/>
    <w:rsid w:val="009914DF"/>
    <w:rsid w:val="009915B9"/>
    <w:rsid w:val="0099175C"/>
    <w:rsid w:val="00991BE3"/>
    <w:rsid w:val="00991D24"/>
    <w:rsid w:val="00991ECF"/>
    <w:rsid w:val="00991F74"/>
    <w:rsid w:val="00991F8B"/>
    <w:rsid w:val="00991FF7"/>
    <w:rsid w:val="009920A6"/>
    <w:rsid w:val="00992159"/>
    <w:rsid w:val="00992171"/>
    <w:rsid w:val="009921C8"/>
    <w:rsid w:val="00992209"/>
    <w:rsid w:val="00992289"/>
    <w:rsid w:val="00992400"/>
    <w:rsid w:val="00992450"/>
    <w:rsid w:val="0099256C"/>
    <w:rsid w:val="0099272E"/>
    <w:rsid w:val="009928A4"/>
    <w:rsid w:val="00992BAB"/>
    <w:rsid w:val="00992C0E"/>
    <w:rsid w:val="00992C8B"/>
    <w:rsid w:val="00992DE8"/>
    <w:rsid w:val="00992F57"/>
    <w:rsid w:val="00993017"/>
    <w:rsid w:val="00993069"/>
    <w:rsid w:val="00993143"/>
    <w:rsid w:val="0099322D"/>
    <w:rsid w:val="00993231"/>
    <w:rsid w:val="0099331E"/>
    <w:rsid w:val="009934C8"/>
    <w:rsid w:val="00993560"/>
    <w:rsid w:val="00993817"/>
    <w:rsid w:val="009938A8"/>
    <w:rsid w:val="00993944"/>
    <w:rsid w:val="00993A27"/>
    <w:rsid w:val="00993AAE"/>
    <w:rsid w:val="00993B4D"/>
    <w:rsid w:val="00993B8B"/>
    <w:rsid w:val="00993DBA"/>
    <w:rsid w:val="00993FC5"/>
    <w:rsid w:val="009943B2"/>
    <w:rsid w:val="009944E7"/>
    <w:rsid w:val="0099455E"/>
    <w:rsid w:val="00994777"/>
    <w:rsid w:val="009947A2"/>
    <w:rsid w:val="00994985"/>
    <w:rsid w:val="009949C0"/>
    <w:rsid w:val="00994D50"/>
    <w:rsid w:val="0099513D"/>
    <w:rsid w:val="0099522E"/>
    <w:rsid w:val="0099552A"/>
    <w:rsid w:val="00995565"/>
    <w:rsid w:val="0099559F"/>
    <w:rsid w:val="009955DC"/>
    <w:rsid w:val="00995756"/>
    <w:rsid w:val="00995847"/>
    <w:rsid w:val="00995951"/>
    <w:rsid w:val="009959EB"/>
    <w:rsid w:val="00995BA1"/>
    <w:rsid w:val="00995C64"/>
    <w:rsid w:val="00995EA3"/>
    <w:rsid w:val="00995EC4"/>
    <w:rsid w:val="00995FEA"/>
    <w:rsid w:val="00996469"/>
    <w:rsid w:val="0099648B"/>
    <w:rsid w:val="00996559"/>
    <w:rsid w:val="009965ED"/>
    <w:rsid w:val="009966C3"/>
    <w:rsid w:val="009968F3"/>
    <w:rsid w:val="009969BB"/>
    <w:rsid w:val="00996BE9"/>
    <w:rsid w:val="00996E2D"/>
    <w:rsid w:val="00996F7E"/>
    <w:rsid w:val="00996FA6"/>
    <w:rsid w:val="00996FE3"/>
    <w:rsid w:val="0099754E"/>
    <w:rsid w:val="0099758C"/>
    <w:rsid w:val="009979BF"/>
    <w:rsid w:val="00997AAE"/>
    <w:rsid w:val="00997D9B"/>
    <w:rsid w:val="009A003F"/>
    <w:rsid w:val="009A04B1"/>
    <w:rsid w:val="009A04C3"/>
    <w:rsid w:val="009A079F"/>
    <w:rsid w:val="009A07C6"/>
    <w:rsid w:val="009A07E3"/>
    <w:rsid w:val="009A091D"/>
    <w:rsid w:val="009A0989"/>
    <w:rsid w:val="009A09D5"/>
    <w:rsid w:val="009A09E1"/>
    <w:rsid w:val="009A0A22"/>
    <w:rsid w:val="009A0AE6"/>
    <w:rsid w:val="009A0B78"/>
    <w:rsid w:val="009A0BCB"/>
    <w:rsid w:val="009A0DC7"/>
    <w:rsid w:val="009A0E97"/>
    <w:rsid w:val="009A1085"/>
    <w:rsid w:val="009A11AA"/>
    <w:rsid w:val="009A1263"/>
    <w:rsid w:val="009A13CC"/>
    <w:rsid w:val="009A1506"/>
    <w:rsid w:val="009A15CE"/>
    <w:rsid w:val="009A15FC"/>
    <w:rsid w:val="009A17E0"/>
    <w:rsid w:val="009A1A68"/>
    <w:rsid w:val="009A1D04"/>
    <w:rsid w:val="009A1D99"/>
    <w:rsid w:val="009A1D9C"/>
    <w:rsid w:val="009A1E42"/>
    <w:rsid w:val="009A1F1D"/>
    <w:rsid w:val="009A208B"/>
    <w:rsid w:val="009A20E9"/>
    <w:rsid w:val="009A2189"/>
    <w:rsid w:val="009A21EE"/>
    <w:rsid w:val="009A23AF"/>
    <w:rsid w:val="009A2428"/>
    <w:rsid w:val="009A245E"/>
    <w:rsid w:val="009A2497"/>
    <w:rsid w:val="009A279C"/>
    <w:rsid w:val="009A27E1"/>
    <w:rsid w:val="009A28BD"/>
    <w:rsid w:val="009A29FB"/>
    <w:rsid w:val="009A2A0A"/>
    <w:rsid w:val="009A2A32"/>
    <w:rsid w:val="009A2C0D"/>
    <w:rsid w:val="009A2C2C"/>
    <w:rsid w:val="009A2CCD"/>
    <w:rsid w:val="009A306D"/>
    <w:rsid w:val="009A3075"/>
    <w:rsid w:val="009A3335"/>
    <w:rsid w:val="009A3352"/>
    <w:rsid w:val="009A358C"/>
    <w:rsid w:val="009A369A"/>
    <w:rsid w:val="009A3C05"/>
    <w:rsid w:val="009A3C08"/>
    <w:rsid w:val="009A3C4E"/>
    <w:rsid w:val="009A3D7C"/>
    <w:rsid w:val="009A3D96"/>
    <w:rsid w:val="009A3E05"/>
    <w:rsid w:val="009A3ED5"/>
    <w:rsid w:val="009A3FCC"/>
    <w:rsid w:val="009A404A"/>
    <w:rsid w:val="009A4256"/>
    <w:rsid w:val="009A4419"/>
    <w:rsid w:val="009A4487"/>
    <w:rsid w:val="009A45F4"/>
    <w:rsid w:val="009A463C"/>
    <w:rsid w:val="009A4793"/>
    <w:rsid w:val="009A4888"/>
    <w:rsid w:val="009A48FA"/>
    <w:rsid w:val="009A49F3"/>
    <w:rsid w:val="009A4B64"/>
    <w:rsid w:val="009A4D73"/>
    <w:rsid w:val="009A4DE8"/>
    <w:rsid w:val="009A4DF6"/>
    <w:rsid w:val="009A4E13"/>
    <w:rsid w:val="009A4EA8"/>
    <w:rsid w:val="009A4F34"/>
    <w:rsid w:val="009A5040"/>
    <w:rsid w:val="009A50F9"/>
    <w:rsid w:val="009A511B"/>
    <w:rsid w:val="009A5691"/>
    <w:rsid w:val="009A588A"/>
    <w:rsid w:val="009A59A0"/>
    <w:rsid w:val="009A59EF"/>
    <w:rsid w:val="009A5B14"/>
    <w:rsid w:val="009A5B40"/>
    <w:rsid w:val="009A5CE8"/>
    <w:rsid w:val="009A5E57"/>
    <w:rsid w:val="009A5EC7"/>
    <w:rsid w:val="009A6061"/>
    <w:rsid w:val="009A61D6"/>
    <w:rsid w:val="009A64A7"/>
    <w:rsid w:val="009A69B2"/>
    <w:rsid w:val="009A6C0E"/>
    <w:rsid w:val="009A6C78"/>
    <w:rsid w:val="009A6E10"/>
    <w:rsid w:val="009A6F14"/>
    <w:rsid w:val="009A6FA3"/>
    <w:rsid w:val="009A7017"/>
    <w:rsid w:val="009A703A"/>
    <w:rsid w:val="009A7330"/>
    <w:rsid w:val="009A7525"/>
    <w:rsid w:val="009A7597"/>
    <w:rsid w:val="009A75AD"/>
    <w:rsid w:val="009A7880"/>
    <w:rsid w:val="009A7947"/>
    <w:rsid w:val="009A79C5"/>
    <w:rsid w:val="009A7B7F"/>
    <w:rsid w:val="009A7BB1"/>
    <w:rsid w:val="009A7D91"/>
    <w:rsid w:val="009A7E4D"/>
    <w:rsid w:val="009A7F5B"/>
    <w:rsid w:val="009B00A5"/>
    <w:rsid w:val="009B00C1"/>
    <w:rsid w:val="009B00C8"/>
    <w:rsid w:val="009B00F7"/>
    <w:rsid w:val="009B0BD8"/>
    <w:rsid w:val="009B0BFE"/>
    <w:rsid w:val="009B0C22"/>
    <w:rsid w:val="009B0C5B"/>
    <w:rsid w:val="009B0FBB"/>
    <w:rsid w:val="009B122A"/>
    <w:rsid w:val="009B1294"/>
    <w:rsid w:val="009B129C"/>
    <w:rsid w:val="009B161B"/>
    <w:rsid w:val="009B1742"/>
    <w:rsid w:val="009B1976"/>
    <w:rsid w:val="009B19A6"/>
    <w:rsid w:val="009B1A9B"/>
    <w:rsid w:val="009B1D51"/>
    <w:rsid w:val="009B1DAB"/>
    <w:rsid w:val="009B20EA"/>
    <w:rsid w:val="009B21F2"/>
    <w:rsid w:val="009B24B8"/>
    <w:rsid w:val="009B25D7"/>
    <w:rsid w:val="009B2709"/>
    <w:rsid w:val="009B27D0"/>
    <w:rsid w:val="009B286C"/>
    <w:rsid w:val="009B28E8"/>
    <w:rsid w:val="009B29BE"/>
    <w:rsid w:val="009B2A94"/>
    <w:rsid w:val="009B2A9D"/>
    <w:rsid w:val="009B2BF3"/>
    <w:rsid w:val="009B3462"/>
    <w:rsid w:val="009B349C"/>
    <w:rsid w:val="009B3539"/>
    <w:rsid w:val="009B35A5"/>
    <w:rsid w:val="009B39D6"/>
    <w:rsid w:val="009B3C0E"/>
    <w:rsid w:val="009B3DB6"/>
    <w:rsid w:val="009B3E0A"/>
    <w:rsid w:val="009B3E96"/>
    <w:rsid w:val="009B41D2"/>
    <w:rsid w:val="009B434A"/>
    <w:rsid w:val="009B4606"/>
    <w:rsid w:val="009B4787"/>
    <w:rsid w:val="009B4788"/>
    <w:rsid w:val="009B4ACE"/>
    <w:rsid w:val="009B4CE9"/>
    <w:rsid w:val="009B4CFC"/>
    <w:rsid w:val="009B4D00"/>
    <w:rsid w:val="009B4D3E"/>
    <w:rsid w:val="009B4E1C"/>
    <w:rsid w:val="009B53B0"/>
    <w:rsid w:val="009B56ED"/>
    <w:rsid w:val="009B572C"/>
    <w:rsid w:val="009B5830"/>
    <w:rsid w:val="009B5923"/>
    <w:rsid w:val="009B59FD"/>
    <w:rsid w:val="009B5BC8"/>
    <w:rsid w:val="009B5CFA"/>
    <w:rsid w:val="009B5D50"/>
    <w:rsid w:val="009B5DE4"/>
    <w:rsid w:val="009B6081"/>
    <w:rsid w:val="009B610C"/>
    <w:rsid w:val="009B613D"/>
    <w:rsid w:val="009B622E"/>
    <w:rsid w:val="009B6586"/>
    <w:rsid w:val="009B65B8"/>
    <w:rsid w:val="009B65D1"/>
    <w:rsid w:val="009B6767"/>
    <w:rsid w:val="009B6868"/>
    <w:rsid w:val="009B69E4"/>
    <w:rsid w:val="009B6D30"/>
    <w:rsid w:val="009B6E1B"/>
    <w:rsid w:val="009B6E25"/>
    <w:rsid w:val="009B6F6F"/>
    <w:rsid w:val="009B70FE"/>
    <w:rsid w:val="009B7214"/>
    <w:rsid w:val="009B72C6"/>
    <w:rsid w:val="009B730C"/>
    <w:rsid w:val="009B7325"/>
    <w:rsid w:val="009B75F0"/>
    <w:rsid w:val="009B7CEA"/>
    <w:rsid w:val="009B7D0E"/>
    <w:rsid w:val="009B7EB7"/>
    <w:rsid w:val="009C012F"/>
    <w:rsid w:val="009C0281"/>
    <w:rsid w:val="009C02A4"/>
    <w:rsid w:val="009C0379"/>
    <w:rsid w:val="009C04A3"/>
    <w:rsid w:val="009C07D2"/>
    <w:rsid w:val="009C081C"/>
    <w:rsid w:val="009C0949"/>
    <w:rsid w:val="009C0A91"/>
    <w:rsid w:val="009C0AF9"/>
    <w:rsid w:val="009C0B0F"/>
    <w:rsid w:val="009C0B2A"/>
    <w:rsid w:val="009C0D00"/>
    <w:rsid w:val="009C0DE8"/>
    <w:rsid w:val="009C0EA0"/>
    <w:rsid w:val="009C0F66"/>
    <w:rsid w:val="009C1243"/>
    <w:rsid w:val="009C1315"/>
    <w:rsid w:val="009C1338"/>
    <w:rsid w:val="009C1381"/>
    <w:rsid w:val="009C14CA"/>
    <w:rsid w:val="009C1526"/>
    <w:rsid w:val="009C1883"/>
    <w:rsid w:val="009C1887"/>
    <w:rsid w:val="009C1889"/>
    <w:rsid w:val="009C1943"/>
    <w:rsid w:val="009C1A77"/>
    <w:rsid w:val="009C1AAD"/>
    <w:rsid w:val="009C1AFE"/>
    <w:rsid w:val="009C1DE1"/>
    <w:rsid w:val="009C1E31"/>
    <w:rsid w:val="009C1EB8"/>
    <w:rsid w:val="009C1FA2"/>
    <w:rsid w:val="009C209B"/>
    <w:rsid w:val="009C2500"/>
    <w:rsid w:val="009C28B8"/>
    <w:rsid w:val="009C2AB8"/>
    <w:rsid w:val="009C2C39"/>
    <w:rsid w:val="009C2D1C"/>
    <w:rsid w:val="009C2D96"/>
    <w:rsid w:val="009C30F9"/>
    <w:rsid w:val="009C3240"/>
    <w:rsid w:val="009C33B4"/>
    <w:rsid w:val="009C3413"/>
    <w:rsid w:val="009C3501"/>
    <w:rsid w:val="009C3591"/>
    <w:rsid w:val="009C3599"/>
    <w:rsid w:val="009C361B"/>
    <w:rsid w:val="009C3637"/>
    <w:rsid w:val="009C3B75"/>
    <w:rsid w:val="009C3C1B"/>
    <w:rsid w:val="009C3CA9"/>
    <w:rsid w:val="009C3DCD"/>
    <w:rsid w:val="009C3E56"/>
    <w:rsid w:val="009C3F9A"/>
    <w:rsid w:val="009C4332"/>
    <w:rsid w:val="009C4464"/>
    <w:rsid w:val="009C48CB"/>
    <w:rsid w:val="009C4913"/>
    <w:rsid w:val="009C4941"/>
    <w:rsid w:val="009C49B2"/>
    <w:rsid w:val="009C4C7F"/>
    <w:rsid w:val="009C517D"/>
    <w:rsid w:val="009C55A9"/>
    <w:rsid w:val="009C56D0"/>
    <w:rsid w:val="009C5A70"/>
    <w:rsid w:val="009C5B10"/>
    <w:rsid w:val="009C5B92"/>
    <w:rsid w:val="009C5BCA"/>
    <w:rsid w:val="009C610C"/>
    <w:rsid w:val="009C64F4"/>
    <w:rsid w:val="009C66C3"/>
    <w:rsid w:val="009C67C6"/>
    <w:rsid w:val="009C69C2"/>
    <w:rsid w:val="009C6BAA"/>
    <w:rsid w:val="009C6BCB"/>
    <w:rsid w:val="009C7347"/>
    <w:rsid w:val="009C76A9"/>
    <w:rsid w:val="009C7881"/>
    <w:rsid w:val="009C79B0"/>
    <w:rsid w:val="009C7B15"/>
    <w:rsid w:val="009C7B97"/>
    <w:rsid w:val="009C7D35"/>
    <w:rsid w:val="009C7FB3"/>
    <w:rsid w:val="009D01AB"/>
    <w:rsid w:val="009D0512"/>
    <w:rsid w:val="009D06B1"/>
    <w:rsid w:val="009D07B0"/>
    <w:rsid w:val="009D093B"/>
    <w:rsid w:val="009D09F5"/>
    <w:rsid w:val="009D0D42"/>
    <w:rsid w:val="009D1001"/>
    <w:rsid w:val="009D1053"/>
    <w:rsid w:val="009D10DA"/>
    <w:rsid w:val="009D110D"/>
    <w:rsid w:val="009D14D9"/>
    <w:rsid w:val="009D14F4"/>
    <w:rsid w:val="009D1561"/>
    <w:rsid w:val="009D175E"/>
    <w:rsid w:val="009D1834"/>
    <w:rsid w:val="009D18DB"/>
    <w:rsid w:val="009D1A26"/>
    <w:rsid w:val="009D1E38"/>
    <w:rsid w:val="009D1E94"/>
    <w:rsid w:val="009D20D5"/>
    <w:rsid w:val="009D2100"/>
    <w:rsid w:val="009D2356"/>
    <w:rsid w:val="009D241B"/>
    <w:rsid w:val="009D24EA"/>
    <w:rsid w:val="009D2583"/>
    <w:rsid w:val="009D25AD"/>
    <w:rsid w:val="009D25D8"/>
    <w:rsid w:val="009D26BC"/>
    <w:rsid w:val="009D27CF"/>
    <w:rsid w:val="009D2864"/>
    <w:rsid w:val="009D28AE"/>
    <w:rsid w:val="009D29DB"/>
    <w:rsid w:val="009D2D91"/>
    <w:rsid w:val="009D2DD1"/>
    <w:rsid w:val="009D3240"/>
    <w:rsid w:val="009D34C2"/>
    <w:rsid w:val="009D3672"/>
    <w:rsid w:val="009D38B2"/>
    <w:rsid w:val="009D3971"/>
    <w:rsid w:val="009D39F5"/>
    <w:rsid w:val="009D3A06"/>
    <w:rsid w:val="009D3A49"/>
    <w:rsid w:val="009D3A80"/>
    <w:rsid w:val="009D3C3D"/>
    <w:rsid w:val="009D3D97"/>
    <w:rsid w:val="009D3F67"/>
    <w:rsid w:val="009D40B6"/>
    <w:rsid w:val="009D41E5"/>
    <w:rsid w:val="009D458D"/>
    <w:rsid w:val="009D4702"/>
    <w:rsid w:val="009D4772"/>
    <w:rsid w:val="009D485A"/>
    <w:rsid w:val="009D4899"/>
    <w:rsid w:val="009D4A7A"/>
    <w:rsid w:val="009D4DF3"/>
    <w:rsid w:val="009D51C0"/>
    <w:rsid w:val="009D521B"/>
    <w:rsid w:val="009D5394"/>
    <w:rsid w:val="009D584E"/>
    <w:rsid w:val="009D5999"/>
    <w:rsid w:val="009D5BED"/>
    <w:rsid w:val="009D5FAD"/>
    <w:rsid w:val="009D61A8"/>
    <w:rsid w:val="009D6372"/>
    <w:rsid w:val="009D6705"/>
    <w:rsid w:val="009D67AA"/>
    <w:rsid w:val="009D67E8"/>
    <w:rsid w:val="009D69FC"/>
    <w:rsid w:val="009D6A05"/>
    <w:rsid w:val="009D6D46"/>
    <w:rsid w:val="009D6D6E"/>
    <w:rsid w:val="009D6F40"/>
    <w:rsid w:val="009D7049"/>
    <w:rsid w:val="009D7288"/>
    <w:rsid w:val="009D74A7"/>
    <w:rsid w:val="009D75F3"/>
    <w:rsid w:val="009D768F"/>
    <w:rsid w:val="009D7BF2"/>
    <w:rsid w:val="009D7E2D"/>
    <w:rsid w:val="009D7FD4"/>
    <w:rsid w:val="009E0219"/>
    <w:rsid w:val="009E0282"/>
    <w:rsid w:val="009E02FA"/>
    <w:rsid w:val="009E06E3"/>
    <w:rsid w:val="009E0878"/>
    <w:rsid w:val="009E0A5C"/>
    <w:rsid w:val="009E0A76"/>
    <w:rsid w:val="009E0ACB"/>
    <w:rsid w:val="009E0C0A"/>
    <w:rsid w:val="009E0CE8"/>
    <w:rsid w:val="009E0ED3"/>
    <w:rsid w:val="009E0F5A"/>
    <w:rsid w:val="009E1175"/>
    <w:rsid w:val="009E134E"/>
    <w:rsid w:val="009E154F"/>
    <w:rsid w:val="009E16C2"/>
    <w:rsid w:val="009E17F4"/>
    <w:rsid w:val="009E1944"/>
    <w:rsid w:val="009E19C1"/>
    <w:rsid w:val="009E1BCF"/>
    <w:rsid w:val="009E1BF0"/>
    <w:rsid w:val="009E1BF8"/>
    <w:rsid w:val="009E1C03"/>
    <w:rsid w:val="009E1CA1"/>
    <w:rsid w:val="009E1D13"/>
    <w:rsid w:val="009E1E32"/>
    <w:rsid w:val="009E1E58"/>
    <w:rsid w:val="009E2124"/>
    <w:rsid w:val="009E22BB"/>
    <w:rsid w:val="009E231B"/>
    <w:rsid w:val="009E2327"/>
    <w:rsid w:val="009E2332"/>
    <w:rsid w:val="009E2477"/>
    <w:rsid w:val="009E2591"/>
    <w:rsid w:val="009E25BF"/>
    <w:rsid w:val="009E2D7A"/>
    <w:rsid w:val="009E2DDB"/>
    <w:rsid w:val="009E2E5A"/>
    <w:rsid w:val="009E2EDF"/>
    <w:rsid w:val="009E3237"/>
    <w:rsid w:val="009E34B0"/>
    <w:rsid w:val="009E3751"/>
    <w:rsid w:val="009E3756"/>
    <w:rsid w:val="009E3809"/>
    <w:rsid w:val="009E3887"/>
    <w:rsid w:val="009E392E"/>
    <w:rsid w:val="009E3A0B"/>
    <w:rsid w:val="009E3B3B"/>
    <w:rsid w:val="009E3B40"/>
    <w:rsid w:val="009E3CE1"/>
    <w:rsid w:val="009E3F3A"/>
    <w:rsid w:val="009E42B8"/>
    <w:rsid w:val="009E435C"/>
    <w:rsid w:val="009E4583"/>
    <w:rsid w:val="009E4751"/>
    <w:rsid w:val="009E48B9"/>
    <w:rsid w:val="009E4911"/>
    <w:rsid w:val="009E4A7D"/>
    <w:rsid w:val="009E4B57"/>
    <w:rsid w:val="009E4BCA"/>
    <w:rsid w:val="009E4E3C"/>
    <w:rsid w:val="009E4E92"/>
    <w:rsid w:val="009E4E97"/>
    <w:rsid w:val="009E4F0B"/>
    <w:rsid w:val="009E4F64"/>
    <w:rsid w:val="009E513C"/>
    <w:rsid w:val="009E51E2"/>
    <w:rsid w:val="009E51E8"/>
    <w:rsid w:val="009E531E"/>
    <w:rsid w:val="009E548C"/>
    <w:rsid w:val="009E56D0"/>
    <w:rsid w:val="009E571A"/>
    <w:rsid w:val="009E583A"/>
    <w:rsid w:val="009E586A"/>
    <w:rsid w:val="009E5881"/>
    <w:rsid w:val="009E5945"/>
    <w:rsid w:val="009E6192"/>
    <w:rsid w:val="009E61F7"/>
    <w:rsid w:val="009E67A9"/>
    <w:rsid w:val="009E6853"/>
    <w:rsid w:val="009E69D5"/>
    <w:rsid w:val="009E6A5C"/>
    <w:rsid w:val="009E6B23"/>
    <w:rsid w:val="009E6DB7"/>
    <w:rsid w:val="009E6E94"/>
    <w:rsid w:val="009E6EC7"/>
    <w:rsid w:val="009E6ECA"/>
    <w:rsid w:val="009E723E"/>
    <w:rsid w:val="009E72FC"/>
    <w:rsid w:val="009E7301"/>
    <w:rsid w:val="009E7425"/>
    <w:rsid w:val="009E75E0"/>
    <w:rsid w:val="009E7A0E"/>
    <w:rsid w:val="009E7A72"/>
    <w:rsid w:val="009E7C0A"/>
    <w:rsid w:val="009E7C57"/>
    <w:rsid w:val="009E7CBC"/>
    <w:rsid w:val="009E7ED8"/>
    <w:rsid w:val="009E7F57"/>
    <w:rsid w:val="009E7F78"/>
    <w:rsid w:val="009F05AF"/>
    <w:rsid w:val="009F0830"/>
    <w:rsid w:val="009F084D"/>
    <w:rsid w:val="009F09E6"/>
    <w:rsid w:val="009F0C9D"/>
    <w:rsid w:val="009F0CD4"/>
    <w:rsid w:val="009F0D6E"/>
    <w:rsid w:val="009F0E5B"/>
    <w:rsid w:val="009F0EEB"/>
    <w:rsid w:val="009F0F66"/>
    <w:rsid w:val="009F12FC"/>
    <w:rsid w:val="009F1352"/>
    <w:rsid w:val="009F13D1"/>
    <w:rsid w:val="009F148A"/>
    <w:rsid w:val="009F1490"/>
    <w:rsid w:val="009F14BF"/>
    <w:rsid w:val="009F1535"/>
    <w:rsid w:val="009F15B2"/>
    <w:rsid w:val="009F172A"/>
    <w:rsid w:val="009F1832"/>
    <w:rsid w:val="009F1871"/>
    <w:rsid w:val="009F1AE1"/>
    <w:rsid w:val="009F1B4E"/>
    <w:rsid w:val="009F1CE2"/>
    <w:rsid w:val="009F1EA6"/>
    <w:rsid w:val="009F2025"/>
    <w:rsid w:val="009F2131"/>
    <w:rsid w:val="009F23F9"/>
    <w:rsid w:val="009F2887"/>
    <w:rsid w:val="009F2925"/>
    <w:rsid w:val="009F2A0F"/>
    <w:rsid w:val="009F2B63"/>
    <w:rsid w:val="009F2E02"/>
    <w:rsid w:val="009F325C"/>
    <w:rsid w:val="009F32B0"/>
    <w:rsid w:val="009F330A"/>
    <w:rsid w:val="009F3583"/>
    <w:rsid w:val="009F35D9"/>
    <w:rsid w:val="009F360F"/>
    <w:rsid w:val="009F374E"/>
    <w:rsid w:val="009F3861"/>
    <w:rsid w:val="009F3922"/>
    <w:rsid w:val="009F3ACB"/>
    <w:rsid w:val="009F3B25"/>
    <w:rsid w:val="009F3DE1"/>
    <w:rsid w:val="009F3F9D"/>
    <w:rsid w:val="009F3FD7"/>
    <w:rsid w:val="009F40DF"/>
    <w:rsid w:val="009F41A7"/>
    <w:rsid w:val="009F43A6"/>
    <w:rsid w:val="009F4427"/>
    <w:rsid w:val="009F4485"/>
    <w:rsid w:val="009F464D"/>
    <w:rsid w:val="009F497C"/>
    <w:rsid w:val="009F4CBA"/>
    <w:rsid w:val="009F4E81"/>
    <w:rsid w:val="009F4ECF"/>
    <w:rsid w:val="009F4F8E"/>
    <w:rsid w:val="009F52BD"/>
    <w:rsid w:val="009F530E"/>
    <w:rsid w:val="009F564B"/>
    <w:rsid w:val="009F57A5"/>
    <w:rsid w:val="009F5AEE"/>
    <w:rsid w:val="009F5C48"/>
    <w:rsid w:val="009F5D4E"/>
    <w:rsid w:val="009F5DAD"/>
    <w:rsid w:val="009F5E10"/>
    <w:rsid w:val="009F5E15"/>
    <w:rsid w:val="009F5E36"/>
    <w:rsid w:val="009F5E3D"/>
    <w:rsid w:val="009F60AF"/>
    <w:rsid w:val="009F629A"/>
    <w:rsid w:val="009F64FE"/>
    <w:rsid w:val="009F65C0"/>
    <w:rsid w:val="009F65ED"/>
    <w:rsid w:val="009F6949"/>
    <w:rsid w:val="009F69D5"/>
    <w:rsid w:val="009F6AA8"/>
    <w:rsid w:val="009F6C62"/>
    <w:rsid w:val="009F6DFC"/>
    <w:rsid w:val="009F6E7F"/>
    <w:rsid w:val="009F6F6C"/>
    <w:rsid w:val="009F6F97"/>
    <w:rsid w:val="009F6FF1"/>
    <w:rsid w:val="009F706E"/>
    <w:rsid w:val="009F7174"/>
    <w:rsid w:val="009F7208"/>
    <w:rsid w:val="009F725D"/>
    <w:rsid w:val="009F7321"/>
    <w:rsid w:val="009F73DD"/>
    <w:rsid w:val="009F7427"/>
    <w:rsid w:val="009F7535"/>
    <w:rsid w:val="009F75D2"/>
    <w:rsid w:val="009F76CF"/>
    <w:rsid w:val="009F7744"/>
    <w:rsid w:val="009F7746"/>
    <w:rsid w:val="009F7796"/>
    <w:rsid w:val="009F77F0"/>
    <w:rsid w:val="009F78BD"/>
    <w:rsid w:val="009F78FB"/>
    <w:rsid w:val="009F7A66"/>
    <w:rsid w:val="009F7BC8"/>
    <w:rsid w:val="009F7C72"/>
    <w:rsid w:val="009F7D78"/>
    <w:rsid w:val="00A00073"/>
    <w:rsid w:val="00A000C5"/>
    <w:rsid w:val="00A001CE"/>
    <w:rsid w:val="00A003A9"/>
    <w:rsid w:val="00A0062F"/>
    <w:rsid w:val="00A00903"/>
    <w:rsid w:val="00A009DB"/>
    <w:rsid w:val="00A00B2E"/>
    <w:rsid w:val="00A00E4C"/>
    <w:rsid w:val="00A00F4E"/>
    <w:rsid w:val="00A00F80"/>
    <w:rsid w:val="00A01080"/>
    <w:rsid w:val="00A010DF"/>
    <w:rsid w:val="00A01221"/>
    <w:rsid w:val="00A0125C"/>
    <w:rsid w:val="00A01454"/>
    <w:rsid w:val="00A014B2"/>
    <w:rsid w:val="00A015F4"/>
    <w:rsid w:val="00A01670"/>
    <w:rsid w:val="00A017B8"/>
    <w:rsid w:val="00A0181F"/>
    <w:rsid w:val="00A019BE"/>
    <w:rsid w:val="00A01B7B"/>
    <w:rsid w:val="00A0216B"/>
    <w:rsid w:val="00A0227A"/>
    <w:rsid w:val="00A02293"/>
    <w:rsid w:val="00A02482"/>
    <w:rsid w:val="00A025FE"/>
    <w:rsid w:val="00A02789"/>
    <w:rsid w:val="00A02862"/>
    <w:rsid w:val="00A02B9A"/>
    <w:rsid w:val="00A02C0F"/>
    <w:rsid w:val="00A02CFC"/>
    <w:rsid w:val="00A02E28"/>
    <w:rsid w:val="00A02E42"/>
    <w:rsid w:val="00A02EB0"/>
    <w:rsid w:val="00A03090"/>
    <w:rsid w:val="00A0317F"/>
    <w:rsid w:val="00A03312"/>
    <w:rsid w:val="00A035AB"/>
    <w:rsid w:val="00A0367A"/>
    <w:rsid w:val="00A036C4"/>
    <w:rsid w:val="00A03ABD"/>
    <w:rsid w:val="00A03E12"/>
    <w:rsid w:val="00A03EFB"/>
    <w:rsid w:val="00A0405E"/>
    <w:rsid w:val="00A04112"/>
    <w:rsid w:val="00A0418E"/>
    <w:rsid w:val="00A04437"/>
    <w:rsid w:val="00A04516"/>
    <w:rsid w:val="00A0451E"/>
    <w:rsid w:val="00A04552"/>
    <w:rsid w:val="00A0471F"/>
    <w:rsid w:val="00A047EB"/>
    <w:rsid w:val="00A048BA"/>
    <w:rsid w:val="00A04AB2"/>
    <w:rsid w:val="00A04B4D"/>
    <w:rsid w:val="00A04B8B"/>
    <w:rsid w:val="00A04C96"/>
    <w:rsid w:val="00A04DA3"/>
    <w:rsid w:val="00A04F9A"/>
    <w:rsid w:val="00A05041"/>
    <w:rsid w:val="00A05276"/>
    <w:rsid w:val="00A05332"/>
    <w:rsid w:val="00A0534C"/>
    <w:rsid w:val="00A05351"/>
    <w:rsid w:val="00A05353"/>
    <w:rsid w:val="00A0567C"/>
    <w:rsid w:val="00A05D8B"/>
    <w:rsid w:val="00A05DFF"/>
    <w:rsid w:val="00A05E0C"/>
    <w:rsid w:val="00A05F7A"/>
    <w:rsid w:val="00A05F98"/>
    <w:rsid w:val="00A0604F"/>
    <w:rsid w:val="00A0608B"/>
    <w:rsid w:val="00A06117"/>
    <w:rsid w:val="00A06390"/>
    <w:rsid w:val="00A064F0"/>
    <w:rsid w:val="00A06824"/>
    <w:rsid w:val="00A069B9"/>
    <w:rsid w:val="00A06B43"/>
    <w:rsid w:val="00A06DC3"/>
    <w:rsid w:val="00A06E9F"/>
    <w:rsid w:val="00A06FA2"/>
    <w:rsid w:val="00A07013"/>
    <w:rsid w:val="00A07246"/>
    <w:rsid w:val="00A072A6"/>
    <w:rsid w:val="00A075A1"/>
    <w:rsid w:val="00A07637"/>
    <w:rsid w:val="00A07730"/>
    <w:rsid w:val="00A07754"/>
    <w:rsid w:val="00A07865"/>
    <w:rsid w:val="00A078E0"/>
    <w:rsid w:val="00A07E3A"/>
    <w:rsid w:val="00A07FA5"/>
    <w:rsid w:val="00A1011C"/>
    <w:rsid w:val="00A10209"/>
    <w:rsid w:val="00A10508"/>
    <w:rsid w:val="00A1054E"/>
    <w:rsid w:val="00A10566"/>
    <w:rsid w:val="00A10586"/>
    <w:rsid w:val="00A10771"/>
    <w:rsid w:val="00A1097B"/>
    <w:rsid w:val="00A10CC8"/>
    <w:rsid w:val="00A10E3E"/>
    <w:rsid w:val="00A11083"/>
    <w:rsid w:val="00A1123F"/>
    <w:rsid w:val="00A1166D"/>
    <w:rsid w:val="00A1167E"/>
    <w:rsid w:val="00A117C0"/>
    <w:rsid w:val="00A11829"/>
    <w:rsid w:val="00A118FA"/>
    <w:rsid w:val="00A11A57"/>
    <w:rsid w:val="00A11C6E"/>
    <w:rsid w:val="00A11D88"/>
    <w:rsid w:val="00A11EF6"/>
    <w:rsid w:val="00A11FBE"/>
    <w:rsid w:val="00A12007"/>
    <w:rsid w:val="00A12037"/>
    <w:rsid w:val="00A12346"/>
    <w:rsid w:val="00A1273C"/>
    <w:rsid w:val="00A1294B"/>
    <w:rsid w:val="00A12A4F"/>
    <w:rsid w:val="00A12BEC"/>
    <w:rsid w:val="00A12DAF"/>
    <w:rsid w:val="00A12F85"/>
    <w:rsid w:val="00A12FA2"/>
    <w:rsid w:val="00A12FE6"/>
    <w:rsid w:val="00A12FEB"/>
    <w:rsid w:val="00A13074"/>
    <w:rsid w:val="00A131AF"/>
    <w:rsid w:val="00A13275"/>
    <w:rsid w:val="00A13332"/>
    <w:rsid w:val="00A1357F"/>
    <w:rsid w:val="00A1359D"/>
    <w:rsid w:val="00A13668"/>
    <w:rsid w:val="00A1394F"/>
    <w:rsid w:val="00A13A08"/>
    <w:rsid w:val="00A13A3F"/>
    <w:rsid w:val="00A13A64"/>
    <w:rsid w:val="00A13ED1"/>
    <w:rsid w:val="00A13ED5"/>
    <w:rsid w:val="00A13F72"/>
    <w:rsid w:val="00A14020"/>
    <w:rsid w:val="00A14076"/>
    <w:rsid w:val="00A14215"/>
    <w:rsid w:val="00A1434F"/>
    <w:rsid w:val="00A14451"/>
    <w:rsid w:val="00A145B0"/>
    <w:rsid w:val="00A14772"/>
    <w:rsid w:val="00A148B5"/>
    <w:rsid w:val="00A148F2"/>
    <w:rsid w:val="00A14A0D"/>
    <w:rsid w:val="00A14D70"/>
    <w:rsid w:val="00A14DD9"/>
    <w:rsid w:val="00A14F14"/>
    <w:rsid w:val="00A15052"/>
    <w:rsid w:val="00A151FA"/>
    <w:rsid w:val="00A1540D"/>
    <w:rsid w:val="00A15611"/>
    <w:rsid w:val="00A157B8"/>
    <w:rsid w:val="00A1597B"/>
    <w:rsid w:val="00A15B66"/>
    <w:rsid w:val="00A15B7D"/>
    <w:rsid w:val="00A15D3F"/>
    <w:rsid w:val="00A15E38"/>
    <w:rsid w:val="00A15EFB"/>
    <w:rsid w:val="00A15F0E"/>
    <w:rsid w:val="00A1600F"/>
    <w:rsid w:val="00A16206"/>
    <w:rsid w:val="00A167E1"/>
    <w:rsid w:val="00A16C90"/>
    <w:rsid w:val="00A16D7D"/>
    <w:rsid w:val="00A16F38"/>
    <w:rsid w:val="00A1711E"/>
    <w:rsid w:val="00A17443"/>
    <w:rsid w:val="00A1763B"/>
    <w:rsid w:val="00A1772E"/>
    <w:rsid w:val="00A17747"/>
    <w:rsid w:val="00A17807"/>
    <w:rsid w:val="00A17CC7"/>
    <w:rsid w:val="00A17DEB"/>
    <w:rsid w:val="00A17E9E"/>
    <w:rsid w:val="00A17FC7"/>
    <w:rsid w:val="00A20028"/>
    <w:rsid w:val="00A20055"/>
    <w:rsid w:val="00A2018C"/>
    <w:rsid w:val="00A201C5"/>
    <w:rsid w:val="00A2022B"/>
    <w:rsid w:val="00A204D7"/>
    <w:rsid w:val="00A2051F"/>
    <w:rsid w:val="00A20763"/>
    <w:rsid w:val="00A209B5"/>
    <w:rsid w:val="00A209BF"/>
    <w:rsid w:val="00A20B1C"/>
    <w:rsid w:val="00A20DA3"/>
    <w:rsid w:val="00A20F45"/>
    <w:rsid w:val="00A210AC"/>
    <w:rsid w:val="00A21324"/>
    <w:rsid w:val="00A214D1"/>
    <w:rsid w:val="00A21753"/>
    <w:rsid w:val="00A219B3"/>
    <w:rsid w:val="00A21D7A"/>
    <w:rsid w:val="00A21E74"/>
    <w:rsid w:val="00A21ECD"/>
    <w:rsid w:val="00A21ED9"/>
    <w:rsid w:val="00A21F4B"/>
    <w:rsid w:val="00A2202A"/>
    <w:rsid w:val="00A22123"/>
    <w:rsid w:val="00A22398"/>
    <w:rsid w:val="00A22465"/>
    <w:rsid w:val="00A22555"/>
    <w:rsid w:val="00A22747"/>
    <w:rsid w:val="00A228D1"/>
    <w:rsid w:val="00A22932"/>
    <w:rsid w:val="00A22B80"/>
    <w:rsid w:val="00A22C30"/>
    <w:rsid w:val="00A22D7E"/>
    <w:rsid w:val="00A22EBA"/>
    <w:rsid w:val="00A22EE2"/>
    <w:rsid w:val="00A22F16"/>
    <w:rsid w:val="00A22F2D"/>
    <w:rsid w:val="00A22F56"/>
    <w:rsid w:val="00A22F71"/>
    <w:rsid w:val="00A230C3"/>
    <w:rsid w:val="00A23213"/>
    <w:rsid w:val="00A23261"/>
    <w:rsid w:val="00A232C9"/>
    <w:rsid w:val="00A2359E"/>
    <w:rsid w:val="00A2368A"/>
    <w:rsid w:val="00A237B1"/>
    <w:rsid w:val="00A238E6"/>
    <w:rsid w:val="00A239AE"/>
    <w:rsid w:val="00A23A55"/>
    <w:rsid w:val="00A23AFC"/>
    <w:rsid w:val="00A23B1A"/>
    <w:rsid w:val="00A23DCE"/>
    <w:rsid w:val="00A23ECF"/>
    <w:rsid w:val="00A2423E"/>
    <w:rsid w:val="00A242F2"/>
    <w:rsid w:val="00A2437D"/>
    <w:rsid w:val="00A24534"/>
    <w:rsid w:val="00A24537"/>
    <w:rsid w:val="00A24538"/>
    <w:rsid w:val="00A2462C"/>
    <w:rsid w:val="00A246E4"/>
    <w:rsid w:val="00A2497C"/>
    <w:rsid w:val="00A249AB"/>
    <w:rsid w:val="00A24AF1"/>
    <w:rsid w:val="00A24CDE"/>
    <w:rsid w:val="00A24E40"/>
    <w:rsid w:val="00A24E62"/>
    <w:rsid w:val="00A24EC6"/>
    <w:rsid w:val="00A24F82"/>
    <w:rsid w:val="00A2525F"/>
    <w:rsid w:val="00A2556E"/>
    <w:rsid w:val="00A2560B"/>
    <w:rsid w:val="00A258D2"/>
    <w:rsid w:val="00A25929"/>
    <w:rsid w:val="00A25AFD"/>
    <w:rsid w:val="00A25B6F"/>
    <w:rsid w:val="00A25C91"/>
    <w:rsid w:val="00A2603B"/>
    <w:rsid w:val="00A2630B"/>
    <w:rsid w:val="00A264FF"/>
    <w:rsid w:val="00A26599"/>
    <w:rsid w:val="00A266A8"/>
    <w:rsid w:val="00A26775"/>
    <w:rsid w:val="00A2680A"/>
    <w:rsid w:val="00A2694A"/>
    <w:rsid w:val="00A2699C"/>
    <w:rsid w:val="00A26C75"/>
    <w:rsid w:val="00A27649"/>
    <w:rsid w:val="00A27781"/>
    <w:rsid w:val="00A2787C"/>
    <w:rsid w:val="00A27B99"/>
    <w:rsid w:val="00A27D27"/>
    <w:rsid w:val="00A27DE4"/>
    <w:rsid w:val="00A27EED"/>
    <w:rsid w:val="00A27F53"/>
    <w:rsid w:val="00A3064B"/>
    <w:rsid w:val="00A306EF"/>
    <w:rsid w:val="00A3075C"/>
    <w:rsid w:val="00A309A8"/>
    <w:rsid w:val="00A30A8D"/>
    <w:rsid w:val="00A30FD2"/>
    <w:rsid w:val="00A3105D"/>
    <w:rsid w:val="00A31090"/>
    <w:rsid w:val="00A310FA"/>
    <w:rsid w:val="00A311B2"/>
    <w:rsid w:val="00A31258"/>
    <w:rsid w:val="00A312A3"/>
    <w:rsid w:val="00A31712"/>
    <w:rsid w:val="00A31A65"/>
    <w:rsid w:val="00A31A69"/>
    <w:rsid w:val="00A31B74"/>
    <w:rsid w:val="00A31DE9"/>
    <w:rsid w:val="00A31F14"/>
    <w:rsid w:val="00A32736"/>
    <w:rsid w:val="00A328CD"/>
    <w:rsid w:val="00A32C92"/>
    <w:rsid w:val="00A32CAD"/>
    <w:rsid w:val="00A32DB3"/>
    <w:rsid w:val="00A32E09"/>
    <w:rsid w:val="00A331A0"/>
    <w:rsid w:val="00A3320F"/>
    <w:rsid w:val="00A332D9"/>
    <w:rsid w:val="00A3382D"/>
    <w:rsid w:val="00A3384E"/>
    <w:rsid w:val="00A33B1A"/>
    <w:rsid w:val="00A33B56"/>
    <w:rsid w:val="00A33E4A"/>
    <w:rsid w:val="00A33E9E"/>
    <w:rsid w:val="00A33F2D"/>
    <w:rsid w:val="00A33F7C"/>
    <w:rsid w:val="00A342A9"/>
    <w:rsid w:val="00A34440"/>
    <w:rsid w:val="00A34726"/>
    <w:rsid w:val="00A3473E"/>
    <w:rsid w:val="00A34ADF"/>
    <w:rsid w:val="00A34B4D"/>
    <w:rsid w:val="00A34CD4"/>
    <w:rsid w:val="00A34D27"/>
    <w:rsid w:val="00A34D8C"/>
    <w:rsid w:val="00A34FA5"/>
    <w:rsid w:val="00A34FD2"/>
    <w:rsid w:val="00A3505E"/>
    <w:rsid w:val="00A35506"/>
    <w:rsid w:val="00A35515"/>
    <w:rsid w:val="00A3555F"/>
    <w:rsid w:val="00A355B5"/>
    <w:rsid w:val="00A35656"/>
    <w:rsid w:val="00A3568D"/>
    <w:rsid w:val="00A35A7B"/>
    <w:rsid w:val="00A35A96"/>
    <w:rsid w:val="00A35CB7"/>
    <w:rsid w:val="00A35D02"/>
    <w:rsid w:val="00A360C2"/>
    <w:rsid w:val="00A36161"/>
    <w:rsid w:val="00A361EC"/>
    <w:rsid w:val="00A36233"/>
    <w:rsid w:val="00A36279"/>
    <w:rsid w:val="00A362AB"/>
    <w:rsid w:val="00A362CE"/>
    <w:rsid w:val="00A3639F"/>
    <w:rsid w:val="00A367EA"/>
    <w:rsid w:val="00A36832"/>
    <w:rsid w:val="00A3687D"/>
    <w:rsid w:val="00A369CD"/>
    <w:rsid w:val="00A36AC6"/>
    <w:rsid w:val="00A36B6B"/>
    <w:rsid w:val="00A36C6D"/>
    <w:rsid w:val="00A36DFE"/>
    <w:rsid w:val="00A36EEF"/>
    <w:rsid w:val="00A36F8E"/>
    <w:rsid w:val="00A37027"/>
    <w:rsid w:val="00A3709F"/>
    <w:rsid w:val="00A370ED"/>
    <w:rsid w:val="00A3716B"/>
    <w:rsid w:val="00A37420"/>
    <w:rsid w:val="00A37422"/>
    <w:rsid w:val="00A37875"/>
    <w:rsid w:val="00A37BA2"/>
    <w:rsid w:val="00A37C21"/>
    <w:rsid w:val="00A37CBA"/>
    <w:rsid w:val="00A37DC5"/>
    <w:rsid w:val="00A37F3E"/>
    <w:rsid w:val="00A40473"/>
    <w:rsid w:val="00A4059B"/>
    <w:rsid w:val="00A405EE"/>
    <w:rsid w:val="00A4071F"/>
    <w:rsid w:val="00A408D3"/>
    <w:rsid w:val="00A40A21"/>
    <w:rsid w:val="00A40AE0"/>
    <w:rsid w:val="00A40C31"/>
    <w:rsid w:val="00A40C63"/>
    <w:rsid w:val="00A40D0B"/>
    <w:rsid w:val="00A41021"/>
    <w:rsid w:val="00A4109B"/>
    <w:rsid w:val="00A41236"/>
    <w:rsid w:val="00A413D1"/>
    <w:rsid w:val="00A41540"/>
    <w:rsid w:val="00A416EB"/>
    <w:rsid w:val="00A4177A"/>
    <w:rsid w:val="00A41788"/>
    <w:rsid w:val="00A4186E"/>
    <w:rsid w:val="00A41A2E"/>
    <w:rsid w:val="00A41E01"/>
    <w:rsid w:val="00A41EB7"/>
    <w:rsid w:val="00A42038"/>
    <w:rsid w:val="00A42097"/>
    <w:rsid w:val="00A420C2"/>
    <w:rsid w:val="00A420CC"/>
    <w:rsid w:val="00A420FF"/>
    <w:rsid w:val="00A4215F"/>
    <w:rsid w:val="00A42263"/>
    <w:rsid w:val="00A42630"/>
    <w:rsid w:val="00A4267E"/>
    <w:rsid w:val="00A426DD"/>
    <w:rsid w:val="00A428CF"/>
    <w:rsid w:val="00A4296A"/>
    <w:rsid w:val="00A42C91"/>
    <w:rsid w:val="00A42D65"/>
    <w:rsid w:val="00A42F3E"/>
    <w:rsid w:val="00A42F6A"/>
    <w:rsid w:val="00A42FEA"/>
    <w:rsid w:val="00A43005"/>
    <w:rsid w:val="00A43259"/>
    <w:rsid w:val="00A433C5"/>
    <w:rsid w:val="00A43544"/>
    <w:rsid w:val="00A436D0"/>
    <w:rsid w:val="00A43763"/>
    <w:rsid w:val="00A43837"/>
    <w:rsid w:val="00A43A09"/>
    <w:rsid w:val="00A43D91"/>
    <w:rsid w:val="00A43E2A"/>
    <w:rsid w:val="00A44053"/>
    <w:rsid w:val="00A440CE"/>
    <w:rsid w:val="00A4421B"/>
    <w:rsid w:val="00A442CC"/>
    <w:rsid w:val="00A44333"/>
    <w:rsid w:val="00A443C1"/>
    <w:rsid w:val="00A4442D"/>
    <w:rsid w:val="00A445CA"/>
    <w:rsid w:val="00A446FE"/>
    <w:rsid w:val="00A44717"/>
    <w:rsid w:val="00A4477E"/>
    <w:rsid w:val="00A44A57"/>
    <w:rsid w:val="00A44D38"/>
    <w:rsid w:val="00A45000"/>
    <w:rsid w:val="00A45024"/>
    <w:rsid w:val="00A450FE"/>
    <w:rsid w:val="00A4533F"/>
    <w:rsid w:val="00A453C0"/>
    <w:rsid w:val="00A45440"/>
    <w:rsid w:val="00A45647"/>
    <w:rsid w:val="00A4589F"/>
    <w:rsid w:val="00A4594F"/>
    <w:rsid w:val="00A45A2C"/>
    <w:rsid w:val="00A45DC2"/>
    <w:rsid w:val="00A45E9F"/>
    <w:rsid w:val="00A45F87"/>
    <w:rsid w:val="00A45FB9"/>
    <w:rsid w:val="00A4602E"/>
    <w:rsid w:val="00A46055"/>
    <w:rsid w:val="00A46119"/>
    <w:rsid w:val="00A46218"/>
    <w:rsid w:val="00A46222"/>
    <w:rsid w:val="00A4626A"/>
    <w:rsid w:val="00A463BE"/>
    <w:rsid w:val="00A463EC"/>
    <w:rsid w:val="00A4653C"/>
    <w:rsid w:val="00A4667D"/>
    <w:rsid w:val="00A46700"/>
    <w:rsid w:val="00A4678D"/>
    <w:rsid w:val="00A46868"/>
    <w:rsid w:val="00A46997"/>
    <w:rsid w:val="00A469A3"/>
    <w:rsid w:val="00A46A43"/>
    <w:rsid w:val="00A46A9C"/>
    <w:rsid w:val="00A46B31"/>
    <w:rsid w:val="00A47158"/>
    <w:rsid w:val="00A47431"/>
    <w:rsid w:val="00A475B6"/>
    <w:rsid w:val="00A47674"/>
    <w:rsid w:val="00A4771F"/>
    <w:rsid w:val="00A47741"/>
    <w:rsid w:val="00A477D2"/>
    <w:rsid w:val="00A47C94"/>
    <w:rsid w:val="00A47F3C"/>
    <w:rsid w:val="00A500CE"/>
    <w:rsid w:val="00A502B6"/>
    <w:rsid w:val="00A502E0"/>
    <w:rsid w:val="00A503F5"/>
    <w:rsid w:val="00A503F9"/>
    <w:rsid w:val="00A50421"/>
    <w:rsid w:val="00A50488"/>
    <w:rsid w:val="00A50593"/>
    <w:rsid w:val="00A5070B"/>
    <w:rsid w:val="00A508D8"/>
    <w:rsid w:val="00A50B35"/>
    <w:rsid w:val="00A50CB6"/>
    <w:rsid w:val="00A50DD0"/>
    <w:rsid w:val="00A511E4"/>
    <w:rsid w:val="00A51519"/>
    <w:rsid w:val="00A51598"/>
    <w:rsid w:val="00A51683"/>
    <w:rsid w:val="00A51866"/>
    <w:rsid w:val="00A51A7C"/>
    <w:rsid w:val="00A51ABA"/>
    <w:rsid w:val="00A51B4A"/>
    <w:rsid w:val="00A51B57"/>
    <w:rsid w:val="00A51C19"/>
    <w:rsid w:val="00A51CAC"/>
    <w:rsid w:val="00A51E7D"/>
    <w:rsid w:val="00A522D7"/>
    <w:rsid w:val="00A522E0"/>
    <w:rsid w:val="00A52364"/>
    <w:rsid w:val="00A5243A"/>
    <w:rsid w:val="00A524A5"/>
    <w:rsid w:val="00A525B4"/>
    <w:rsid w:val="00A52884"/>
    <w:rsid w:val="00A528F0"/>
    <w:rsid w:val="00A52960"/>
    <w:rsid w:val="00A52B7A"/>
    <w:rsid w:val="00A52C7D"/>
    <w:rsid w:val="00A52CD1"/>
    <w:rsid w:val="00A530E9"/>
    <w:rsid w:val="00A53269"/>
    <w:rsid w:val="00A53368"/>
    <w:rsid w:val="00A53447"/>
    <w:rsid w:val="00A536C1"/>
    <w:rsid w:val="00A53900"/>
    <w:rsid w:val="00A53972"/>
    <w:rsid w:val="00A53BE7"/>
    <w:rsid w:val="00A53BF4"/>
    <w:rsid w:val="00A54053"/>
    <w:rsid w:val="00A5473F"/>
    <w:rsid w:val="00A5474E"/>
    <w:rsid w:val="00A54C7C"/>
    <w:rsid w:val="00A54CE8"/>
    <w:rsid w:val="00A54E20"/>
    <w:rsid w:val="00A54EB7"/>
    <w:rsid w:val="00A54FB7"/>
    <w:rsid w:val="00A5511D"/>
    <w:rsid w:val="00A553A8"/>
    <w:rsid w:val="00A55460"/>
    <w:rsid w:val="00A55659"/>
    <w:rsid w:val="00A557DD"/>
    <w:rsid w:val="00A5582B"/>
    <w:rsid w:val="00A55993"/>
    <w:rsid w:val="00A55B67"/>
    <w:rsid w:val="00A55D24"/>
    <w:rsid w:val="00A55F5F"/>
    <w:rsid w:val="00A55FCE"/>
    <w:rsid w:val="00A5603E"/>
    <w:rsid w:val="00A561C1"/>
    <w:rsid w:val="00A561F8"/>
    <w:rsid w:val="00A56532"/>
    <w:rsid w:val="00A56573"/>
    <w:rsid w:val="00A565AC"/>
    <w:rsid w:val="00A56680"/>
    <w:rsid w:val="00A566A8"/>
    <w:rsid w:val="00A566FE"/>
    <w:rsid w:val="00A5670E"/>
    <w:rsid w:val="00A5680B"/>
    <w:rsid w:val="00A5685B"/>
    <w:rsid w:val="00A56B28"/>
    <w:rsid w:val="00A56CB2"/>
    <w:rsid w:val="00A56E33"/>
    <w:rsid w:val="00A56E7C"/>
    <w:rsid w:val="00A5715F"/>
    <w:rsid w:val="00A573E5"/>
    <w:rsid w:val="00A577B3"/>
    <w:rsid w:val="00A577D5"/>
    <w:rsid w:val="00A577E9"/>
    <w:rsid w:val="00A57801"/>
    <w:rsid w:val="00A5780B"/>
    <w:rsid w:val="00A57D06"/>
    <w:rsid w:val="00A57F14"/>
    <w:rsid w:val="00A57F54"/>
    <w:rsid w:val="00A57F60"/>
    <w:rsid w:val="00A600B9"/>
    <w:rsid w:val="00A6015C"/>
    <w:rsid w:val="00A6016C"/>
    <w:rsid w:val="00A602E2"/>
    <w:rsid w:val="00A60531"/>
    <w:rsid w:val="00A60856"/>
    <w:rsid w:val="00A608A0"/>
    <w:rsid w:val="00A60BD6"/>
    <w:rsid w:val="00A60C60"/>
    <w:rsid w:val="00A60C9D"/>
    <w:rsid w:val="00A60D07"/>
    <w:rsid w:val="00A60E44"/>
    <w:rsid w:val="00A60EF0"/>
    <w:rsid w:val="00A61132"/>
    <w:rsid w:val="00A61156"/>
    <w:rsid w:val="00A6132A"/>
    <w:rsid w:val="00A61419"/>
    <w:rsid w:val="00A614FC"/>
    <w:rsid w:val="00A616B2"/>
    <w:rsid w:val="00A618F7"/>
    <w:rsid w:val="00A61C01"/>
    <w:rsid w:val="00A61D76"/>
    <w:rsid w:val="00A61FE6"/>
    <w:rsid w:val="00A620AE"/>
    <w:rsid w:val="00A62168"/>
    <w:rsid w:val="00A623BE"/>
    <w:rsid w:val="00A623F6"/>
    <w:rsid w:val="00A62435"/>
    <w:rsid w:val="00A624CC"/>
    <w:rsid w:val="00A62B75"/>
    <w:rsid w:val="00A62CC5"/>
    <w:rsid w:val="00A62E8C"/>
    <w:rsid w:val="00A62EE0"/>
    <w:rsid w:val="00A62F52"/>
    <w:rsid w:val="00A62F5B"/>
    <w:rsid w:val="00A6330A"/>
    <w:rsid w:val="00A63687"/>
    <w:rsid w:val="00A636DE"/>
    <w:rsid w:val="00A639DD"/>
    <w:rsid w:val="00A63A97"/>
    <w:rsid w:val="00A63ABE"/>
    <w:rsid w:val="00A63B00"/>
    <w:rsid w:val="00A63B94"/>
    <w:rsid w:val="00A63C17"/>
    <w:rsid w:val="00A63C4C"/>
    <w:rsid w:val="00A63C73"/>
    <w:rsid w:val="00A63CC2"/>
    <w:rsid w:val="00A63D49"/>
    <w:rsid w:val="00A63D56"/>
    <w:rsid w:val="00A64248"/>
    <w:rsid w:val="00A644DF"/>
    <w:rsid w:val="00A646B1"/>
    <w:rsid w:val="00A64883"/>
    <w:rsid w:val="00A648DE"/>
    <w:rsid w:val="00A64C5F"/>
    <w:rsid w:val="00A64DA0"/>
    <w:rsid w:val="00A64DE8"/>
    <w:rsid w:val="00A64F49"/>
    <w:rsid w:val="00A64FC6"/>
    <w:rsid w:val="00A65042"/>
    <w:rsid w:val="00A65053"/>
    <w:rsid w:val="00A651F6"/>
    <w:rsid w:val="00A6524B"/>
    <w:rsid w:val="00A65280"/>
    <w:rsid w:val="00A65331"/>
    <w:rsid w:val="00A653B6"/>
    <w:rsid w:val="00A654A9"/>
    <w:rsid w:val="00A6589D"/>
    <w:rsid w:val="00A658DD"/>
    <w:rsid w:val="00A65CE1"/>
    <w:rsid w:val="00A66078"/>
    <w:rsid w:val="00A66152"/>
    <w:rsid w:val="00A6636D"/>
    <w:rsid w:val="00A66560"/>
    <w:rsid w:val="00A667F4"/>
    <w:rsid w:val="00A6689B"/>
    <w:rsid w:val="00A668E3"/>
    <w:rsid w:val="00A66A0F"/>
    <w:rsid w:val="00A66D1D"/>
    <w:rsid w:val="00A66FA0"/>
    <w:rsid w:val="00A6706B"/>
    <w:rsid w:val="00A674DA"/>
    <w:rsid w:val="00A675B8"/>
    <w:rsid w:val="00A675C2"/>
    <w:rsid w:val="00A676C5"/>
    <w:rsid w:val="00A6776B"/>
    <w:rsid w:val="00A677BB"/>
    <w:rsid w:val="00A678B5"/>
    <w:rsid w:val="00A678C3"/>
    <w:rsid w:val="00A67B57"/>
    <w:rsid w:val="00A67BB0"/>
    <w:rsid w:val="00A67BDC"/>
    <w:rsid w:val="00A67C31"/>
    <w:rsid w:val="00A67ED7"/>
    <w:rsid w:val="00A67F6E"/>
    <w:rsid w:val="00A70190"/>
    <w:rsid w:val="00A70423"/>
    <w:rsid w:val="00A704AD"/>
    <w:rsid w:val="00A70733"/>
    <w:rsid w:val="00A707DD"/>
    <w:rsid w:val="00A70DF7"/>
    <w:rsid w:val="00A70EF1"/>
    <w:rsid w:val="00A7104C"/>
    <w:rsid w:val="00A7113F"/>
    <w:rsid w:val="00A71264"/>
    <w:rsid w:val="00A716DA"/>
    <w:rsid w:val="00A71720"/>
    <w:rsid w:val="00A717BE"/>
    <w:rsid w:val="00A717C2"/>
    <w:rsid w:val="00A71821"/>
    <w:rsid w:val="00A71849"/>
    <w:rsid w:val="00A7188C"/>
    <w:rsid w:val="00A718DD"/>
    <w:rsid w:val="00A718FE"/>
    <w:rsid w:val="00A71926"/>
    <w:rsid w:val="00A71B2A"/>
    <w:rsid w:val="00A71C07"/>
    <w:rsid w:val="00A71E42"/>
    <w:rsid w:val="00A71E74"/>
    <w:rsid w:val="00A71F43"/>
    <w:rsid w:val="00A71FE5"/>
    <w:rsid w:val="00A71FFB"/>
    <w:rsid w:val="00A7200C"/>
    <w:rsid w:val="00A72165"/>
    <w:rsid w:val="00A72252"/>
    <w:rsid w:val="00A7230E"/>
    <w:rsid w:val="00A72400"/>
    <w:rsid w:val="00A7248D"/>
    <w:rsid w:val="00A726E9"/>
    <w:rsid w:val="00A72798"/>
    <w:rsid w:val="00A7285C"/>
    <w:rsid w:val="00A728FC"/>
    <w:rsid w:val="00A72983"/>
    <w:rsid w:val="00A72A01"/>
    <w:rsid w:val="00A72A80"/>
    <w:rsid w:val="00A72BCF"/>
    <w:rsid w:val="00A7308D"/>
    <w:rsid w:val="00A732F8"/>
    <w:rsid w:val="00A7346B"/>
    <w:rsid w:val="00A73606"/>
    <w:rsid w:val="00A7368D"/>
    <w:rsid w:val="00A73F15"/>
    <w:rsid w:val="00A73F92"/>
    <w:rsid w:val="00A740CA"/>
    <w:rsid w:val="00A74204"/>
    <w:rsid w:val="00A74273"/>
    <w:rsid w:val="00A744BC"/>
    <w:rsid w:val="00A7457A"/>
    <w:rsid w:val="00A7468A"/>
    <w:rsid w:val="00A74786"/>
    <w:rsid w:val="00A74802"/>
    <w:rsid w:val="00A74B25"/>
    <w:rsid w:val="00A74B7B"/>
    <w:rsid w:val="00A74CD5"/>
    <w:rsid w:val="00A74F39"/>
    <w:rsid w:val="00A74F6C"/>
    <w:rsid w:val="00A750FE"/>
    <w:rsid w:val="00A755EA"/>
    <w:rsid w:val="00A75662"/>
    <w:rsid w:val="00A758C2"/>
    <w:rsid w:val="00A759B3"/>
    <w:rsid w:val="00A75A5A"/>
    <w:rsid w:val="00A75CF1"/>
    <w:rsid w:val="00A75D49"/>
    <w:rsid w:val="00A76071"/>
    <w:rsid w:val="00A76569"/>
    <w:rsid w:val="00A765C5"/>
    <w:rsid w:val="00A765D4"/>
    <w:rsid w:val="00A76717"/>
    <w:rsid w:val="00A767D0"/>
    <w:rsid w:val="00A76874"/>
    <w:rsid w:val="00A76933"/>
    <w:rsid w:val="00A76B67"/>
    <w:rsid w:val="00A76C86"/>
    <w:rsid w:val="00A76CAB"/>
    <w:rsid w:val="00A76E4A"/>
    <w:rsid w:val="00A76FB9"/>
    <w:rsid w:val="00A770BE"/>
    <w:rsid w:val="00A771F9"/>
    <w:rsid w:val="00A77374"/>
    <w:rsid w:val="00A7768B"/>
    <w:rsid w:val="00A7776D"/>
    <w:rsid w:val="00A777A4"/>
    <w:rsid w:val="00A779CE"/>
    <w:rsid w:val="00A77AFC"/>
    <w:rsid w:val="00A77BA9"/>
    <w:rsid w:val="00A77BE1"/>
    <w:rsid w:val="00A77CB4"/>
    <w:rsid w:val="00A77D7E"/>
    <w:rsid w:val="00A77F33"/>
    <w:rsid w:val="00A77F7A"/>
    <w:rsid w:val="00A77FBD"/>
    <w:rsid w:val="00A77FF9"/>
    <w:rsid w:val="00A801B9"/>
    <w:rsid w:val="00A801E1"/>
    <w:rsid w:val="00A80253"/>
    <w:rsid w:val="00A8049C"/>
    <w:rsid w:val="00A80585"/>
    <w:rsid w:val="00A805E2"/>
    <w:rsid w:val="00A80755"/>
    <w:rsid w:val="00A807B9"/>
    <w:rsid w:val="00A807EE"/>
    <w:rsid w:val="00A807F3"/>
    <w:rsid w:val="00A8089D"/>
    <w:rsid w:val="00A8090F"/>
    <w:rsid w:val="00A80A11"/>
    <w:rsid w:val="00A80BD0"/>
    <w:rsid w:val="00A80C3F"/>
    <w:rsid w:val="00A80E82"/>
    <w:rsid w:val="00A80EBE"/>
    <w:rsid w:val="00A80F0D"/>
    <w:rsid w:val="00A814A2"/>
    <w:rsid w:val="00A81594"/>
    <w:rsid w:val="00A815D6"/>
    <w:rsid w:val="00A8160E"/>
    <w:rsid w:val="00A816B1"/>
    <w:rsid w:val="00A81A44"/>
    <w:rsid w:val="00A81CD9"/>
    <w:rsid w:val="00A81DB7"/>
    <w:rsid w:val="00A82073"/>
    <w:rsid w:val="00A82086"/>
    <w:rsid w:val="00A82091"/>
    <w:rsid w:val="00A82181"/>
    <w:rsid w:val="00A8224D"/>
    <w:rsid w:val="00A82335"/>
    <w:rsid w:val="00A8235C"/>
    <w:rsid w:val="00A823FC"/>
    <w:rsid w:val="00A828E4"/>
    <w:rsid w:val="00A82A95"/>
    <w:rsid w:val="00A82A98"/>
    <w:rsid w:val="00A82AB8"/>
    <w:rsid w:val="00A82ACF"/>
    <w:rsid w:val="00A82E0C"/>
    <w:rsid w:val="00A82E39"/>
    <w:rsid w:val="00A82EBA"/>
    <w:rsid w:val="00A82F65"/>
    <w:rsid w:val="00A82FB0"/>
    <w:rsid w:val="00A8307A"/>
    <w:rsid w:val="00A83241"/>
    <w:rsid w:val="00A8335C"/>
    <w:rsid w:val="00A83367"/>
    <w:rsid w:val="00A833BA"/>
    <w:rsid w:val="00A834B9"/>
    <w:rsid w:val="00A8352F"/>
    <w:rsid w:val="00A835D5"/>
    <w:rsid w:val="00A8397D"/>
    <w:rsid w:val="00A83D26"/>
    <w:rsid w:val="00A83D36"/>
    <w:rsid w:val="00A83D43"/>
    <w:rsid w:val="00A83F20"/>
    <w:rsid w:val="00A84115"/>
    <w:rsid w:val="00A84375"/>
    <w:rsid w:val="00A84569"/>
    <w:rsid w:val="00A8481E"/>
    <w:rsid w:val="00A8488F"/>
    <w:rsid w:val="00A848F0"/>
    <w:rsid w:val="00A84A5A"/>
    <w:rsid w:val="00A84BC8"/>
    <w:rsid w:val="00A84BCF"/>
    <w:rsid w:val="00A84E3E"/>
    <w:rsid w:val="00A84F0B"/>
    <w:rsid w:val="00A84F72"/>
    <w:rsid w:val="00A84F7E"/>
    <w:rsid w:val="00A84FD0"/>
    <w:rsid w:val="00A851E1"/>
    <w:rsid w:val="00A85222"/>
    <w:rsid w:val="00A852C5"/>
    <w:rsid w:val="00A85325"/>
    <w:rsid w:val="00A8535C"/>
    <w:rsid w:val="00A8544D"/>
    <w:rsid w:val="00A8576B"/>
    <w:rsid w:val="00A858E9"/>
    <w:rsid w:val="00A8595F"/>
    <w:rsid w:val="00A85A02"/>
    <w:rsid w:val="00A85A54"/>
    <w:rsid w:val="00A85B26"/>
    <w:rsid w:val="00A85B3E"/>
    <w:rsid w:val="00A85B6D"/>
    <w:rsid w:val="00A85CE8"/>
    <w:rsid w:val="00A85D30"/>
    <w:rsid w:val="00A868C2"/>
    <w:rsid w:val="00A86908"/>
    <w:rsid w:val="00A869DA"/>
    <w:rsid w:val="00A86BDD"/>
    <w:rsid w:val="00A86C5A"/>
    <w:rsid w:val="00A86C66"/>
    <w:rsid w:val="00A86C94"/>
    <w:rsid w:val="00A86D79"/>
    <w:rsid w:val="00A86EB8"/>
    <w:rsid w:val="00A86F76"/>
    <w:rsid w:val="00A86F7A"/>
    <w:rsid w:val="00A87149"/>
    <w:rsid w:val="00A871DC"/>
    <w:rsid w:val="00A87305"/>
    <w:rsid w:val="00A87408"/>
    <w:rsid w:val="00A87555"/>
    <w:rsid w:val="00A875EC"/>
    <w:rsid w:val="00A8761E"/>
    <w:rsid w:val="00A878BE"/>
    <w:rsid w:val="00A878CB"/>
    <w:rsid w:val="00A8795A"/>
    <w:rsid w:val="00A87A13"/>
    <w:rsid w:val="00A87B2F"/>
    <w:rsid w:val="00A87BC3"/>
    <w:rsid w:val="00A87F84"/>
    <w:rsid w:val="00A9031A"/>
    <w:rsid w:val="00A90333"/>
    <w:rsid w:val="00A903A7"/>
    <w:rsid w:val="00A904F7"/>
    <w:rsid w:val="00A90573"/>
    <w:rsid w:val="00A90677"/>
    <w:rsid w:val="00A9079A"/>
    <w:rsid w:val="00A907CB"/>
    <w:rsid w:val="00A908E4"/>
    <w:rsid w:val="00A90A67"/>
    <w:rsid w:val="00A90AB1"/>
    <w:rsid w:val="00A90AB5"/>
    <w:rsid w:val="00A90B5E"/>
    <w:rsid w:val="00A90BB4"/>
    <w:rsid w:val="00A90FB0"/>
    <w:rsid w:val="00A90FD6"/>
    <w:rsid w:val="00A91060"/>
    <w:rsid w:val="00A91090"/>
    <w:rsid w:val="00A912B3"/>
    <w:rsid w:val="00A91311"/>
    <w:rsid w:val="00A91560"/>
    <w:rsid w:val="00A9159B"/>
    <w:rsid w:val="00A915F0"/>
    <w:rsid w:val="00A91753"/>
    <w:rsid w:val="00A91836"/>
    <w:rsid w:val="00A918CB"/>
    <w:rsid w:val="00A91BA7"/>
    <w:rsid w:val="00A91BB5"/>
    <w:rsid w:val="00A91C24"/>
    <w:rsid w:val="00A91E21"/>
    <w:rsid w:val="00A91E43"/>
    <w:rsid w:val="00A925B2"/>
    <w:rsid w:val="00A925C5"/>
    <w:rsid w:val="00A9271E"/>
    <w:rsid w:val="00A927C0"/>
    <w:rsid w:val="00A92A0B"/>
    <w:rsid w:val="00A92AC7"/>
    <w:rsid w:val="00A92B89"/>
    <w:rsid w:val="00A92BC0"/>
    <w:rsid w:val="00A93166"/>
    <w:rsid w:val="00A93344"/>
    <w:rsid w:val="00A933BB"/>
    <w:rsid w:val="00A93563"/>
    <w:rsid w:val="00A93597"/>
    <w:rsid w:val="00A938F0"/>
    <w:rsid w:val="00A93A70"/>
    <w:rsid w:val="00A93BE2"/>
    <w:rsid w:val="00A93C14"/>
    <w:rsid w:val="00A93C88"/>
    <w:rsid w:val="00A94256"/>
    <w:rsid w:val="00A943F6"/>
    <w:rsid w:val="00A946AE"/>
    <w:rsid w:val="00A9474E"/>
    <w:rsid w:val="00A947E5"/>
    <w:rsid w:val="00A9485F"/>
    <w:rsid w:val="00A94875"/>
    <w:rsid w:val="00A948BB"/>
    <w:rsid w:val="00A948EE"/>
    <w:rsid w:val="00A94CA8"/>
    <w:rsid w:val="00A94CC9"/>
    <w:rsid w:val="00A94D96"/>
    <w:rsid w:val="00A94E33"/>
    <w:rsid w:val="00A9502F"/>
    <w:rsid w:val="00A951AB"/>
    <w:rsid w:val="00A9524A"/>
    <w:rsid w:val="00A9547B"/>
    <w:rsid w:val="00A9569F"/>
    <w:rsid w:val="00A95816"/>
    <w:rsid w:val="00A95822"/>
    <w:rsid w:val="00A959C2"/>
    <w:rsid w:val="00A95AEB"/>
    <w:rsid w:val="00A95C9B"/>
    <w:rsid w:val="00A9618E"/>
    <w:rsid w:val="00A9626F"/>
    <w:rsid w:val="00A96351"/>
    <w:rsid w:val="00A963E9"/>
    <w:rsid w:val="00A96549"/>
    <w:rsid w:val="00A96571"/>
    <w:rsid w:val="00A966A9"/>
    <w:rsid w:val="00A968D8"/>
    <w:rsid w:val="00A9698A"/>
    <w:rsid w:val="00A96A8C"/>
    <w:rsid w:val="00A96BFF"/>
    <w:rsid w:val="00A96D66"/>
    <w:rsid w:val="00A96E68"/>
    <w:rsid w:val="00A96F2F"/>
    <w:rsid w:val="00A9700E"/>
    <w:rsid w:val="00A9743B"/>
    <w:rsid w:val="00A97542"/>
    <w:rsid w:val="00A9756D"/>
    <w:rsid w:val="00A97603"/>
    <w:rsid w:val="00A97640"/>
    <w:rsid w:val="00A977A5"/>
    <w:rsid w:val="00A97899"/>
    <w:rsid w:val="00A979A7"/>
    <w:rsid w:val="00A979B4"/>
    <w:rsid w:val="00A979E5"/>
    <w:rsid w:val="00A97AD1"/>
    <w:rsid w:val="00A97BBE"/>
    <w:rsid w:val="00A97BDB"/>
    <w:rsid w:val="00A97F41"/>
    <w:rsid w:val="00AA002E"/>
    <w:rsid w:val="00AA0151"/>
    <w:rsid w:val="00AA038C"/>
    <w:rsid w:val="00AA05A2"/>
    <w:rsid w:val="00AA06D3"/>
    <w:rsid w:val="00AA08AA"/>
    <w:rsid w:val="00AA0BBD"/>
    <w:rsid w:val="00AA0F55"/>
    <w:rsid w:val="00AA1068"/>
    <w:rsid w:val="00AA10E3"/>
    <w:rsid w:val="00AA12AD"/>
    <w:rsid w:val="00AA12E9"/>
    <w:rsid w:val="00AA13F6"/>
    <w:rsid w:val="00AA1451"/>
    <w:rsid w:val="00AA1796"/>
    <w:rsid w:val="00AA18E4"/>
    <w:rsid w:val="00AA1A89"/>
    <w:rsid w:val="00AA1EC6"/>
    <w:rsid w:val="00AA1F93"/>
    <w:rsid w:val="00AA224D"/>
    <w:rsid w:val="00AA2498"/>
    <w:rsid w:val="00AA26CB"/>
    <w:rsid w:val="00AA26F3"/>
    <w:rsid w:val="00AA28F9"/>
    <w:rsid w:val="00AA2C93"/>
    <w:rsid w:val="00AA2DAD"/>
    <w:rsid w:val="00AA313A"/>
    <w:rsid w:val="00AA31E9"/>
    <w:rsid w:val="00AA3227"/>
    <w:rsid w:val="00AA3283"/>
    <w:rsid w:val="00AA32A0"/>
    <w:rsid w:val="00AA380F"/>
    <w:rsid w:val="00AA3939"/>
    <w:rsid w:val="00AA393E"/>
    <w:rsid w:val="00AA3A20"/>
    <w:rsid w:val="00AA3B33"/>
    <w:rsid w:val="00AA3B38"/>
    <w:rsid w:val="00AA3E58"/>
    <w:rsid w:val="00AA4088"/>
    <w:rsid w:val="00AA41A4"/>
    <w:rsid w:val="00AA44AE"/>
    <w:rsid w:val="00AA45E5"/>
    <w:rsid w:val="00AA46C5"/>
    <w:rsid w:val="00AA46E9"/>
    <w:rsid w:val="00AA47C4"/>
    <w:rsid w:val="00AA483B"/>
    <w:rsid w:val="00AA4941"/>
    <w:rsid w:val="00AA4A14"/>
    <w:rsid w:val="00AA4B86"/>
    <w:rsid w:val="00AA4D38"/>
    <w:rsid w:val="00AA4D3F"/>
    <w:rsid w:val="00AA4E2C"/>
    <w:rsid w:val="00AA4E52"/>
    <w:rsid w:val="00AA4F92"/>
    <w:rsid w:val="00AA515B"/>
    <w:rsid w:val="00AA5740"/>
    <w:rsid w:val="00AA5834"/>
    <w:rsid w:val="00AA583C"/>
    <w:rsid w:val="00AA58A1"/>
    <w:rsid w:val="00AA593E"/>
    <w:rsid w:val="00AA59FF"/>
    <w:rsid w:val="00AA5B9F"/>
    <w:rsid w:val="00AA5C66"/>
    <w:rsid w:val="00AA5CF1"/>
    <w:rsid w:val="00AA5D42"/>
    <w:rsid w:val="00AA5E81"/>
    <w:rsid w:val="00AA5EFF"/>
    <w:rsid w:val="00AA5F13"/>
    <w:rsid w:val="00AA61F1"/>
    <w:rsid w:val="00AA62B4"/>
    <w:rsid w:val="00AA6494"/>
    <w:rsid w:val="00AA65B3"/>
    <w:rsid w:val="00AA67F4"/>
    <w:rsid w:val="00AA680A"/>
    <w:rsid w:val="00AA68EE"/>
    <w:rsid w:val="00AA69F0"/>
    <w:rsid w:val="00AA6B4B"/>
    <w:rsid w:val="00AA6C52"/>
    <w:rsid w:val="00AA6D3F"/>
    <w:rsid w:val="00AA6E56"/>
    <w:rsid w:val="00AA6E7A"/>
    <w:rsid w:val="00AA6F1C"/>
    <w:rsid w:val="00AA6FE4"/>
    <w:rsid w:val="00AA70FE"/>
    <w:rsid w:val="00AA738F"/>
    <w:rsid w:val="00AA73B7"/>
    <w:rsid w:val="00AA76E4"/>
    <w:rsid w:val="00AA76EC"/>
    <w:rsid w:val="00AA77CD"/>
    <w:rsid w:val="00AA793E"/>
    <w:rsid w:val="00AA7A95"/>
    <w:rsid w:val="00AA7AB2"/>
    <w:rsid w:val="00AA7B36"/>
    <w:rsid w:val="00AA7F98"/>
    <w:rsid w:val="00AB0036"/>
    <w:rsid w:val="00AB00CA"/>
    <w:rsid w:val="00AB040E"/>
    <w:rsid w:val="00AB0744"/>
    <w:rsid w:val="00AB0780"/>
    <w:rsid w:val="00AB0788"/>
    <w:rsid w:val="00AB07FD"/>
    <w:rsid w:val="00AB08DE"/>
    <w:rsid w:val="00AB08E0"/>
    <w:rsid w:val="00AB0A07"/>
    <w:rsid w:val="00AB0DC3"/>
    <w:rsid w:val="00AB0F70"/>
    <w:rsid w:val="00AB0FC4"/>
    <w:rsid w:val="00AB1099"/>
    <w:rsid w:val="00AB10B0"/>
    <w:rsid w:val="00AB1150"/>
    <w:rsid w:val="00AB11A6"/>
    <w:rsid w:val="00AB12C7"/>
    <w:rsid w:val="00AB1376"/>
    <w:rsid w:val="00AB1461"/>
    <w:rsid w:val="00AB156D"/>
    <w:rsid w:val="00AB1675"/>
    <w:rsid w:val="00AB1792"/>
    <w:rsid w:val="00AB1875"/>
    <w:rsid w:val="00AB1893"/>
    <w:rsid w:val="00AB1945"/>
    <w:rsid w:val="00AB19A1"/>
    <w:rsid w:val="00AB1A61"/>
    <w:rsid w:val="00AB1AB8"/>
    <w:rsid w:val="00AB1B79"/>
    <w:rsid w:val="00AB1CDD"/>
    <w:rsid w:val="00AB1D2E"/>
    <w:rsid w:val="00AB1ED8"/>
    <w:rsid w:val="00AB1F80"/>
    <w:rsid w:val="00AB1FCF"/>
    <w:rsid w:val="00AB1FFB"/>
    <w:rsid w:val="00AB22DC"/>
    <w:rsid w:val="00AB248F"/>
    <w:rsid w:val="00AB27AA"/>
    <w:rsid w:val="00AB28A1"/>
    <w:rsid w:val="00AB28D6"/>
    <w:rsid w:val="00AB2AF4"/>
    <w:rsid w:val="00AB2BB6"/>
    <w:rsid w:val="00AB2CD4"/>
    <w:rsid w:val="00AB3099"/>
    <w:rsid w:val="00AB32D6"/>
    <w:rsid w:val="00AB3330"/>
    <w:rsid w:val="00AB3462"/>
    <w:rsid w:val="00AB34BC"/>
    <w:rsid w:val="00AB35C0"/>
    <w:rsid w:val="00AB375C"/>
    <w:rsid w:val="00AB378F"/>
    <w:rsid w:val="00AB38CB"/>
    <w:rsid w:val="00AB3969"/>
    <w:rsid w:val="00AB39DF"/>
    <w:rsid w:val="00AB3A64"/>
    <w:rsid w:val="00AB3D00"/>
    <w:rsid w:val="00AB3DD9"/>
    <w:rsid w:val="00AB3E47"/>
    <w:rsid w:val="00AB3F5B"/>
    <w:rsid w:val="00AB3FA2"/>
    <w:rsid w:val="00AB414C"/>
    <w:rsid w:val="00AB42F8"/>
    <w:rsid w:val="00AB45FB"/>
    <w:rsid w:val="00AB4685"/>
    <w:rsid w:val="00AB48DB"/>
    <w:rsid w:val="00AB4A46"/>
    <w:rsid w:val="00AB4E96"/>
    <w:rsid w:val="00AB4F03"/>
    <w:rsid w:val="00AB4F56"/>
    <w:rsid w:val="00AB4F79"/>
    <w:rsid w:val="00AB5067"/>
    <w:rsid w:val="00AB51BF"/>
    <w:rsid w:val="00AB51E5"/>
    <w:rsid w:val="00AB51FA"/>
    <w:rsid w:val="00AB521E"/>
    <w:rsid w:val="00AB53F7"/>
    <w:rsid w:val="00AB5689"/>
    <w:rsid w:val="00AB572E"/>
    <w:rsid w:val="00AB5D86"/>
    <w:rsid w:val="00AB5E9F"/>
    <w:rsid w:val="00AB5FFB"/>
    <w:rsid w:val="00AB6167"/>
    <w:rsid w:val="00AB61CB"/>
    <w:rsid w:val="00AB62CE"/>
    <w:rsid w:val="00AB649A"/>
    <w:rsid w:val="00AB682E"/>
    <w:rsid w:val="00AB68AA"/>
    <w:rsid w:val="00AB69BF"/>
    <w:rsid w:val="00AB6A4B"/>
    <w:rsid w:val="00AB6BFF"/>
    <w:rsid w:val="00AB71E2"/>
    <w:rsid w:val="00AB71E8"/>
    <w:rsid w:val="00AB721E"/>
    <w:rsid w:val="00AB72C0"/>
    <w:rsid w:val="00AB72CC"/>
    <w:rsid w:val="00AB7314"/>
    <w:rsid w:val="00AB753F"/>
    <w:rsid w:val="00AB769F"/>
    <w:rsid w:val="00AB76B6"/>
    <w:rsid w:val="00AB78A3"/>
    <w:rsid w:val="00AB78F9"/>
    <w:rsid w:val="00AB799A"/>
    <w:rsid w:val="00AB7A00"/>
    <w:rsid w:val="00AB7AD4"/>
    <w:rsid w:val="00AB7B40"/>
    <w:rsid w:val="00AB7DF6"/>
    <w:rsid w:val="00AC00E5"/>
    <w:rsid w:val="00AC013A"/>
    <w:rsid w:val="00AC02EF"/>
    <w:rsid w:val="00AC0685"/>
    <w:rsid w:val="00AC06A4"/>
    <w:rsid w:val="00AC06D5"/>
    <w:rsid w:val="00AC0722"/>
    <w:rsid w:val="00AC072B"/>
    <w:rsid w:val="00AC0A53"/>
    <w:rsid w:val="00AC0B58"/>
    <w:rsid w:val="00AC0BE8"/>
    <w:rsid w:val="00AC0DB4"/>
    <w:rsid w:val="00AC0F8A"/>
    <w:rsid w:val="00AC10B5"/>
    <w:rsid w:val="00AC12E6"/>
    <w:rsid w:val="00AC13DB"/>
    <w:rsid w:val="00AC156E"/>
    <w:rsid w:val="00AC16C4"/>
    <w:rsid w:val="00AC1A10"/>
    <w:rsid w:val="00AC1A17"/>
    <w:rsid w:val="00AC1A27"/>
    <w:rsid w:val="00AC1A66"/>
    <w:rsid w:val="00AC1B40"/>
    <w:rsid w:val="00AC1B6B"/>
    <w:rsid w:val="00AC1CFA"/>
    <w:rsid w:val="00AC20AA"/>
    <w:rsid w:val="00AC26E2"/>
    <w:rsid w:val="00AC2AEA"/>
    <w:rsid w:val="00AC2C3A"/>
    <w:rsid w:val="00AC3279"/>
    <w:rsid w:val="00AC3497"/>
    <w:rsid w:val="00AC3727"/>
    <w:rsid w:val="00AC3743"/>
    <w:rsid w:val="00AC379A"/>
    <w:rsid w:val="00AC3A3F"/>
    <w:rsid w:val="00AC3B4C"/>
    <w:rsid w:val="00AC3C87"/>
    <w:rsid w:val="00AC3CFC"/>
    <w:rsid w:val="00AC3D67"/>
    <w:rsid w:val="00AC3EA9"/>
    <w:rsid w:val="00AC3EE3"/>
    <w:rsid w:val="00AC4011"/>
    <w:rsid w:val="00AC4165"/>
    <w:rsid w:val="00AC41B7"/>
    <w:rsid w:val="00AC41B8"/>
    <w:rsid w:val="00AC4251"/>
    <w:rsid w:val="00AC42A8"/>
    <w:rsid w:val="00AC4452"/>
    <w:rsid w:val="00AC4948"/>
    <w:rsid w:val="00AC49B6"/>
    <w:rsid w:val="00AC4A20"/>
    <w:rsid w:val="00AC4A21"/>
    <w:rsid w:val="00AC4CCC"/>
    <w:rsid w:val="00AC4E98"/>
    <w:rsid w:val="00AC4F3D"/>
    <w:rsid w:val="00AC5265"/>
    <w:rsid w:val="00AC52D1"/>
    <w:rsid w:val="00AC53DF"/>
    <w:rsid w:val="00AC544E"/>
    <w:rsid w:val="00AC5633"/>
    <w:rsid w:val="00AC5710"/>
    <w:rsid w:val="00AC5724"/>
    <w:rsid w:val="00AC57B0"/>
    <w:rsid w:val="00AC5998"/>
    <w:rsid w:val="00AC5DE7"/>
    <w:rsid w:val="00AC5E1C"/>
    <w:rsid w:val="00AC5F30"/>
    <w:rsid w:val="00AC5FA9"/>
    <w:rsid w:val="00AC5FAD"/>
    <w:rsid w:val="00AC6149"/>
    <w:rsid w:val="00AC6170"/>
    <w:rsid w:val="00AC626A"/>
    <w:rsid w:val="00AC641C"/>
    <w:rsid w:val="00AC669A"/>
    <w:rsid w:val="00AC6745"/>
    <w:rsid w:val="00AC67D0"/>
    <w:rsid w:val="00AC693F"/>
    <w:rsid w:val="00AC69C1"/>
    <w:rsid w:val="00AC6C8E"/>
    <w:rsid w:val="00AC6E63"/>
    <w:rsid w:val="00AC700C"/>
    <w:rsid w:val="00AC7094"/>
    <w:rsid w:val="00AC7384"/>
    <w:rsid w:val="00AC745E"/>
    <w:rsid w:val="00AC7605"/>
    <w:rsid w:val="00AC7681"/>
    <w:rsid w:val="00AC76AB"/>
    <w:rsid w:val="00AC76E3"/>
    <w:rsid w:val="00AC77A5"/>
    <w:rsid w:val="00AC77B5"/>
    <w:rsid w:val="00AC797C"/>
    <w:rsid w:val="00AC7FCD"/>
    <w:rsid w:val="00AD00E0"/>
    <w:rsid w:val="00AD00FC"/>
    <w:rsid w:val="00AD0154"/>
    <w:rsid w:val="00AD0217"/>
    <w:rsid w:val="00AD02B1"/>
    <w:rsid w:val="00AD063F"/>
    <w:rsid w:val="00AD0903"/>
    <w:rsid w:val="00AD0A48"/>
    <w:rsid w:val="00AD0A93"/>
    <w:rsid w:val="00AD0AD6"/>
    <w:rsid w:val="00AD0B9E"/>
    <w:rsid w:val="00AD0C1E"/>
    <w:rsid w:val="00AD1001"/>
    <w:rsid w:val="00AD111B"/>
    <w:rsid w:val="00AD123F"/>
    <w:rsid w:val="00AD1365"/>
    <w:rsid w:val="00AD176D"/>
    <w:rsid w:val="00AD17BF"/>
    <w:rsid w:val="00AD17C3"/>
    <w:rsid w:val="00AD193C"/>
    <w:rsid w:val="00AD1A6F"/>
    <w:rsid w:val="00AD1CDC"/>
    <w:rsid w:val="00AD1E04"/>
    <w:rsid w:val="00AD1EA2"/>
    <w:rsid w:val="00AD1F7A"/>
    <w:rsid w:val="00AD1FD4"/>
    <w:rsid w:val="00AD21B9"/>
    <w:rsid w:val="00AD23B0"/>
    <w:rsid w:val="00AD23C3"/>
    <w:rsid w:val="00AD23D8"/>
    <w:rsid w:val="00AD2483"/>
    <w:rsid w:val="00AD2516"/>
    <w:rsid w:val="00AD27A7"/>
    <w:rsid w:val="00AD2A6A"/>
    <w:rsid w:val="00AD2A82"/>
    <w:rsid w:val="00AD2BA1"/>
    <w:rsid w:val="00AD2BA3"/>
    <w:rsid w:val="00AD2C23"/>
    <w:rsid w:val="00AD2DC4"/>
    <w:rsid w:val="00AD2E0C"/>
    <w:rsid w:val="00AD3053"/>
    <w:rsid w:val="00AD3078"/>
    <w:rsid w:val="00AD30D5"/>
    <w:rsid w:val="00AD3183"/>
    <w:rsid w:val="00AD3241"/>
    <w:rsid w:val="00AD34C0"/>
    <w:rsid w:val="00AD353C"/>
    <w:rsid w:val="00AD362E"/>
    <w:rsid w:val="00AD3640"/>
    <w:rsid w:val="00AD3675"/>
    <w:rsid w:val="00AD36B1"/>
    <w:rsid w:val="00AD3921"/>
    <w:rsid w:val="00AD39E0"/>
    <w:rsid w:val="00AD3C46"/>
    <w:rsid w:val="00AD3F68"/>
    <w:rsid w:val="00AD419A"/>
    <w:rsid w:val="00AD4362"/>
    <w:rsid w:val="00AD44CB"/>
    <w:rsid w:val="00AD4673"/>
    <w:rsid w:val="00AD47A2"/>
    <w:rsid w:val="00AD48B6"/>
    <w:rsid w:val="00AD48C3"/>
    <w:rsid w:val="00AD497D"/>
    <w:rsid w:val="00AD49AC"/>
    <w:rsid w:val="00AD4E2E"/>
    <w:rsid w:val="00AD4EC5"/>
    <w:rsid w:val="00AD5199"/>
    <w:rsid w:val="00AD5255"/>
    <w:rsid w:val="00AD5335"/>
    <w:rsid w:val="00AD543C"/>
    <w:rsid w:val="00AD55D5"/>
    <w:rsid w:val="00AD568D"/>
    <w:rsid w:val="00AD598D"/>
    <w:rsid w:val="00AD5AB6"/>
    <w:rsid w:val="00AD5B22"/>
    <w:rsid w:val="00AD5BA5"/>
    <w:rsid w:val="00AD5BE1"/>
    <w:rsid w:val="00AD5C7A"/>
    <w:rsid w:val="00AD5E01"/>
    <w:rsid w:val="00AD6006"/>
    <w:rsid w:val="00AD61D4"/>
    <w:rsid w:val="00AD6358"/>
    <w:rsid w:val="00AD63B8"/>
    <w:rsid w:val="00AD6506"/>
    <w:rsid w:val="00AD6590"/>
    <w:rsid w:val="00AD6714"/>
    <w:rsid w:val="00AD6873"/>
    <w:rsid w:val="00AD6AA2"/>
    <w:rsid w:val="00AD6C31"/>
    <w:rsid w:val="00AD6C40"/>
    <w:rsid w:val="00AD6D54"/>
    <w:rsid w:val="00AD6DBE"/>
    <w:rsid w:val="00AD6F5D"/>
    <w:rsid w:val="00AD7036"/>
    <w:rsid w:val="00AD7056"/>
    <w:rsid w:val="00AD73F2"/>
    <w:rsid w:val="00AD7548"/>
    <w:rsid w:val="00AD7610"/>
    <w:rsid w:val="00AD7622"/>
    <w:rsid w:val="00AD763D"/>
    <w:rsid w:val="00AD7782"/>
    <w:rsid w:val="00AD7B5D"/>
    <w:rsid w:val="00AD7D3C"/>
    <w:rsid w:val="00AD7F8E"/>
    <w:rsid w:val="00AE0017"/>
    <w:rsid w:val="00AE0081"/>
    <w:rsid w:val="00AE0130"/>
    <w:rsid w:val="00AE01A1"/>
    <w:rsid w:val="00AE01A4"/>
    <w:rsid w:val="00AE0424"/>
    <w:rsid w:val="00AE0442"/>
    <w:rsid w:val="00AE04CA"/>
    <w:rsid w:val="00AE04EB"/>
    <w:rsid w:val="00AE04F3"/>
    <w:rsid w:val="00AE0558"/>
    <w:rsid w:val="00AE05EB"/>
    <w:rsid w:val="00AE05ED"/>
    <w:rsid w:val="00AE0913"/>
    <w:rsid w:val="00AE09B2"/>
    <w:rsid w:val="00AE09F3"/>
    <w:rsid w:val="00AE0F06"/>
    <w:rsid w:val="00AE0FC9"/>
    <w:rsid w:val="00AE109D"/>
    <w:rsid w:val="00AE152E"/>
    <w:rsid w:val="00AE15E2"/>
    <w:rsid w:val="00AE183C"/>
    <w:rsid w:val="00AE18AD"/>
    <w:rsid w:val="00AE1AC3"/>
    <w:rsid w:val="00AE1DD2"/>
    <w:rsid w:val="00AE1E9C"/>
    <w:rsid w:val="00AE1F16"/>
    <w:rsid w:val="00AE2091"/>
    <w:rsid w:val="00AE221C"/>
    <w:rsid w:val="00AE2380"/>
    <w:rsid w:val="00AE2546"/>
    <w:rsid w:val="00AE26CB"/>
    <w:rsid w:val="00AE2778"/>
    <w:rsid w:val="00AE28B2"/>
    <w:rsid w:val="00AE29D9"/>
    <w:rsid w:val="00AE2ACD"/>
    <w:rsid w:val="00AE2B92"/>
    <w:rsid w:val="00AE2D50"/>
    <w:rsid w:val="00AE2DB2"/>
    <w:rsid w:val="00AE2DB7"/>
    <w:rsid w:val="00AE2F88"/>
    <w:rsid w:val="00AE32DE"/>
    <w:rsid w:val="00AE348E"/>
    <w:rsid w:val="00AE3510"/>
    <w:rsid w:val="00AE3560"/>
    <w:rsid w:val="00AE3628"/>
    <w:rsid w:val="00AE385E"/>
    <w:rsid w:val="00AE3A68"/>
    <w:rsid w:val="00AE3A75"/>
    <w:rsid w:val="00AE3BAF"/>
    <w:rsid w:val="00AE3BDD"/>
    <w:rsid w:val="00AE3C78"/>
    <w:rsid w:val="00AE3D23"/>
    <w:rsid w:val="00AE3F71"/>
    <w:rsid w:val="00AE4334"/>
    <w:rsid w:val="00AE4395"/>
    <w:rsid w:val="00AE43F9"/>
    <w:rsid w:val="00AE4438"/>
    <w:rsid w:val="00AE4439"/>
    <w:rsid w:val="00AE4734"/>
    <w:rsid w:val="00AE481B"/>
    <w:rsid w:val="00AE4825"/>
    <w:rsid w:val="00AE4852"/>
    <w:rsid w:val="00AE4942"/>
    <w:rsid w:val="00AE4AB1"/>
    <w:rsid w:val="00AE4AD3"/>
    <w:rsid w:val="00AE4C64"/>
    <w:rsid w:val="00AE4CDD"/>
    <w:rsid w:val="00AE4E6E"/>
    <w:rsid w:val="00AE520B"/>
    <w:rsid w:val="00AE5471"/>
    <w:rsid w:val="00AE5583"/>
    <w:rsid w:val="00AE5B76"/>
    <w:rsid w:val="00AE5C93"/>
    <w:rsid w:val="00AE5FCB"/>
    <w:rsid w:val="00AE6005"/>
    <w:rsid w:val="00AE605B"/>
    <w:rsid w:val="00AE6103"/>
    <w:rsid w:val="00AE6209"/>
    <w:rsid w:val="00AE6387"/>
    <w:rsid w:val="00AE6391"/>
    <w:rsid w:val="00AE63AB"/>
    <w:rsid w:val="00AE645B"/>
    <w:rsid w:val="00AE6625"/>
    <w:rsid w:val="00AE665C"/>
    <w:rsid w:val="00AE673C"/>
    <w:rsid w:val="00AE673D"/>
    <w:rsid w:val="00AE6C64"/>
    <w:rsid w:val="00AE6CB3"/>
    <w:rsid w:val="00AE6CC8"/>
    <w:rsid w:val="00AE6F88"/>
    <w:rsid w:val="00AE72E4"/>
    <w:rsid w:val="00AE7320"/>
    <w:rsid w:val="00AE751A"/>
    <w:rsid w:val="00AE7697"/>
    <w:rsid w:val="00AE76B0"/>
    <w:rsid w:val="00AE7A54"/>
    <w:rsid w:val="00AE7B8C"/>
    <w:rsid w:val="00AE7D8D"/>
    <w:rsid w:val="00AE7F95"/>
    <w:rsid w:val="00AF02BA"/>
    <w:rsid w:val="00AF0590"/>
    <w:rsid w:val="00AF0659"/>
    <w:rsid w:val="00AF07F6"/>
    <w:rsid w:val="00AF089C"/>
    <w:rsid w:val="00AF09DE"/>
    <w:rsid w:val="00AF09EA"/>
    <w:rsid w:val="00AF09ED"/>
    <w:rsid w:val="00AF0AAC"/>
    <w:rsid w:val="00AF0D12"/>
    <w:rsid w:val="00AF0E6C"/>
    <w:rsid w:val="00AF0E91"/>
    <w:rsid w:val="00AF0EB3"/>
    <w:rsid w:val="00AF0FB2"/>
    <w:rsid w:val="00AF1105"/>
    <w:rsid w:val="00AF1621"/>
    <w:rsid w:val="00AF171D"/>
    <w:rsid w:val="00AF176B"/>
    <w:rsid w:val="00AF180B"/>
    <w:rsid w:val="00AF1825"/>
    <w:rsid w:val="00AF1891"/>
    <w:rsid w:val="00AF1BBA"/>
    <w:rsid w:val="00AF1CA2"/>
    <w:rsid w:val="00AF1CBE"/>
    <w:rsid w:val="00AF1EF7"/>
    <w:rsid w:val="00AF1F9C"/>
    <w:rsid w:val="00AF2082"/>
    <w:rsid w:val="00AF22AB"/>
    <w:rsid w:val="00AF244C"/>
    <w:rsid w:val="00AF2504"/>
    <w:rsid w:val="00AF251C"/>
    <w:rsid w:val="00AF27BE"/>
    <w:rsid w:val="00AF2849"/>
    <w:rsid w:val="00AF29CE"/>
    <w:rsid w:val="00AF2AD1"/>
    <w:rsid w:val="00AF2C58"/>
    <w:rsid w:val="00AF2DB0"/>
    <w:rsid w:val="00AF2DD0"/>
    <w:rsid w:val="00AF2EB2"/>
    <w:rsid w:val="00AF2EDF"/>
    <w:rsid w:val="00AF3252"/>
    <w:rsid w:val="00AF33CF"/>
    <w:rsid w:val="00AF3469"/>
    <w:rsid w:val="00AF3570"/>
    <w:rsid w:val="00AF3617"/>
    <w:rsid w:val="00AF36E7"/>
    <w:rsid w:val="00AF3875"/>
    <w:rsid w:val="00AF38A2"/>
    <w:rsid w:val="00AF394B"/>
    <w:rsid w:val="00AF3A49"/>
    <w:rsid w:val="00AF3C01"/>
    <w:rsid w:val="00AF3DD6"/>
    <w:rsid w:val="00AF40FE"/>
    <w:rsid w:val="00AF419A"/>
    <w:rsid w:val="00AF41A0"/>
    <w:rsid w:val="00AF41BF"/>
    <w:rsid w:val="00AF4219"/>
    <w:rsid w:val="00AF43E4"/>
    <w:rsid w:val="00AF477D"/>
    <w:rsid w:val="00AF482E"/>
    <w:rsid w:val="00AF48B7"/>
    <w:rsid w:val="00AF4919"/>
    <w:rsid w:val="00AF49B0"/>
    <w:rsid w:val="00AF4A3D"/>
    <w:rsid w:val="00AF4B1F"/>
    <w:rsid w:val="00AF4BD3"/>
    <w:rsid w:val="00AF4D7A"/>
    <w:rsid w:val="00AF4E23"/>
    <w:rsid w:val="00AF51B0"/>
    <w:rsid w:val="00AF53D0"/>
    <w:rsid w:val="00AF54B7"/>
    <w:rsid w:val="00AF556E"/>
    <w:rsid w:val="00AF5A88"/>
    <w:rsid w:val="00AF5ACA"/>
    <w:rsid w:val="00AF5B44"/>
    <w:rsid w:val="00AF5B78"/>
    <w:rsid w:val="00AF5B8B"/>
    <w:rsid w:val="00AF5BC5"/>
    <w:rsid w:val="00AF5C4D"/>
    <w:rsid w:val="00AF5C70"/>
    <w:rsid w:val="00AF5CAA"/>
    <w:rsid w:val="00AF5D4B"/>
    <w:rsid w:val="00AF5DAB"/>
    <w:rsid w:val="00AF6108"/>
    <w:rsid w:val="00AF61CF"/>
    <w:rsid w:val="00AF6240"/>
    <w:rsid w:val="00AF62B3"/>
    <w:rsid w:val="00AF64BA"/>
    <w:rsid w:val="00AF650F"/>
    <w:rsid w:val="00AF6535"/>
    <w:rsid w:val="00AF66B1"/>
    <w:rsid w:val="00AF67F5"/>
    <w:rsid w:val="00AF696E"/>
    <w:rsid w:val="00AF6AD0"/>
    <w:rsid w:val="00AF6BB6"/>
    <w:rsid w:val="00AF6BD6"/>
    <w:rsid w:val="00AF6C7C"/>
    <w:rsid w:val="00AF6E55"/>
    <w:rsid w:val="00AF6EFA"/>
    <w:rsid w:val="00AF6FF5"/>
    <w:rsid w:val="00AF707D"/>
    <w:rsid w:val="00AF7120"/>
    <w:rsid w:val="00AF7332"/>
    <w:rsid w:val="00AF73D4"/>
    <w:rsid w:val="00AF74AB"/>
    <w:rsid w:val="00AF793A"/>
    <w:rsid w:val="00AF7A3A"/>
    <w:rsid w:val="00AF7B9E"/>
    <w:rsid w:val="00AF7D4E"/>
    <w:rsid w:val="00AF7DD6"/>
    <w:rsid w:val="00AF7F4E"/>
    <w:rsid w:val="00B0011D"/>
    <w:rsid w:val="00B00277"/>
    <w:rsid w:val="00B0031F"/>
    <w:rsid w:val="00B0036E"/>
    <w:rsid w:val="00B00384"/>
    <w:rsid w:val="00B008A0"/>
    <w:rsid w:val="00B00B4B"/>
    <w:rsid w:val="00B00D74"/>
    <w:rsid w:val="00B01219"/>
    <w:rsid w:val="00B01227"/>
    <w:rsid w:val="00B014C6"/>
    <w:rsid w:val="00B01811"/>
    <w:rsid w:val="00B01A75"/>
    <w:rsid w:val="00B01B16"/>
    <w:rsid w:val="00B01C6B"/>
    <w:rsid w:val="00B01DAA"/>
    <w:rsid w:val="00B01E30"/>
    <w:rsid w:val="00B01E67"/>
    <w:rsid w:val="00B01F2D"/>
    <w:rsid w:val="00B02048"/>
    <w:rsid w:val="00B02241"/>
    <w:rsid w:val="00B0233B"/>
    <w:rsid w:val="00B026E8"/>
    <w:rsid w:val="00B02724"/>
    <w:rsid w:val="00B028AB"/>
    <w:rsid w:val="00B02A6D"/>
    <w:rsid w:val="00B02B19"/>
    <w:rsid w:val="00B02D0B"/>
    <w:rsid w:val="00B02DBB"/>
    <w:rsid w:val="00B02E9A"/>
    <w:rsid w:val="00B02F1E"/>
    <w:rsid w:val="00B03006"/>
    <w:rsid w:val="00B0316E"/>
    <w:rsid w:val="00B0332A"/>
    <w:rsid w:val="00B0354D"/>
    <w:rsid w:val="00B035BE"/>
    <w:rsid w:val="00B0360E"/>
    <w:rsid w:val="00B03666"/>
    <w:rsid w:val="00B036E4"/>
    <w:rsid w:val="00B036F3"/>
    <w:rsid w:val="00B0373C"/>
    <w:rsid w:val="00B03973"/>
    <w:rsid w:val="00B03C82"/>
    <w:rsid w:val="00B03D1C"/>
    <w:rsid w:val="00B03EA6"/>
    <w:rsid w:val="00B03F52"/>
    <w:rsid w:val="00B03FBD"/>
    <w:rsid w:val="00B0402F"/>
    <w:rsid w:val="00B04661"/>
    <w:rsid w:val="00B046CC"/>
    <w:rsid w:val="00B049E1"/>
    <w:rsid w:val="00B04C1B"/>
    <w:rsid w:val="00B04D3C"/>
    <w:rsid w:val="00B04E48"/>
    <w:rsid w:val="00B052AA"/>
    <w:rsid w:val="00B05552"/>
    <w:rsid w:val="00B0558E"/>
    <w:rsid w:val="00B05691"/>
    <w:rsid w:val="00B057AF"/>
    <w:rsid w:val="00B05966"/>
    <w:rsid w:val="00B059D9"/>
    <w:rsid w:val="00B059E9"/>
    <w:rsid w:val="00B05AAD"/>
    <w:rsid w:val="00B05EA9"/>
    <w:rsid w:val="00B0647D"/>
    <w:rsid w:val="00B06484"/>
    <w:rsid w:val="00B06548"/>
    <w:rsid w:val="00B065DC"/>
    <w:rsid w:val="00B065FE"/>
    <w:rsid w:val="00B06614"/>
    <w:rsid w:val="00B066D9"/>
    <w:rsid w:val="00B06ABE"/>
    <w:rsid w:val="00B06AFD"/>
    <w:rsid w:val="00B06CCD"/>
    <w:rsid w:val="00B06E1E"/>
    <w:rsid w:val="00B06E57"/>
    <w:rsid w:val="00B06E6D"/>
    <w:rsid w:val="00B06EEC"/>
    <w:rsid w:val="00B07008"/>
    <w:rsid w:val="00B0714B"/>
    <w:rsid w:val="00B07246"/>
    <w:rsid w:val="00B0724C"/>
    <w:rsid w:val="00B0735C"/>
    <w:rsid w:val="00B074C8"/>
    <w:rsid w:val="00B07765"/>
    <w:rsid w:val="00B079AD"/>
    <w:rsid w:val="00B07C38"/>
    <w:rsid w:val="00B07D0B"/>
    <w:rsid w:val="00B07D5D"/>
    <w:rsid w:val="00B07E17"/>
    <w:rsid w:val="00B07E38"/>
    <w:rsid w:val="00B07EDB"/>
    <w:rsid w:val="00B10190"/>
    <w:rsid w:val="00B1019A"/>
    <w:rsid w:val="00B1028E"/>
    <w:rsid w:val="00B10333"/>
    <w:rsid w:val="00B1059D"/>
    <w:rsid w:val="00B105FE"/>
    <w:rsid w:val="00B1081D"/>
    <w:rsid w:val="00B10996"/>
    <w:rsid w:val="00B10EBA"/>
    <w:rsid w:val="00B11131"/>
    <w:rsid w:val="00B1131F"/>
    <w:rsid w:val="00B11539"/>
    <w:rsid w:val="00B11734"/>
    <w:rsid w:val="00B1175B"/>
    <w:rsid w:val="00B11963"/>
    <w:rsid w:val="00B11981"/>
    <w:rsid w:val="00B11A59"/>
    <w:rsid w:val="00B11AFC"/>
    <w:rsid w:val="00B11B8D"/>
    <w:rsid w:val="00B11BCE"/>
    <w:rsid w:val="00B11DDA"/>
    <w:rsid w:val="00B11E2F"/>
    <w:rsid w:val="00B12170"/>
    <w:rsid w:val="00B12276"/>
    <w:rsid w:val="00B1237B"/>
    <w:rsid w:val="00B12462"/>
    <w:rsid w:val="00B1296C"/>
    <w:rsid w:val="00B12AB5"/>
    <w:rsid w:val="00B12BEB"/>
    <w:rsid w:val="00B12DEE"/>
    <w:rsid w:val="00B12E38"/>
    <w:rsid w:val="00B1319B"/>
    <w:rsid w:val="00B13371"/>
    <w:rsid w:val="00B13418"/>
    <w:rsid w:val="00B1347C"/>
    <w:rsid w:val="00B135C8"/>
    <w:rsid w:val="00B137BC"/>
    <w:rsid w:val="00B13A4B"/>
    <w:rsid w:val="00B13AAF"/>
    <w:rsid w:val="00B13BE9"/>
    <w:rsid w:val="00B13C0A"/>
    <w:rsid w:val="00B13D6C"/>
    <w:rsid w:val="00B13E32"/>
    <w:rsid w:val="00B13EBE"/>
    <w:rsid w:val="00B1445A"/>
    <w:rsid w:val="00B1449A"/>
    <w:rsid w:val="00B145C5"/>
    <w:rsid w:val="00B146F9"/>
    <w:rsid w:val="00B14AF1"/>
    <w:rsid w:val="00B14D41"/>
    <w:rsid w:val="00B14DDA"/>
    <w:rsid w:val="00B14DF4"/>
    <w:rsid w:val="00B14EF2"/>
    <w:rsid w:val="00B15013"/>
    <w:rsid w:val="00B15047"/>
    <w:rsid w:val="00B1513C"/>
    <w:rsid w:val="00B15322"/>
    <w:rsid w:val="00B15530"/>
    <w:rsid w:val="00B15682"/>
    <w:rsid w:val="00B157A7"/>
    <w:rsid w:val="00B1588A"/>
    <w:rsid w:val="00B15B02"/>
    <w:rsid w:val="00B15FE7"/>
    <w:rsid w:val="00B16040"/>
    <w:rsid w:val="00B16138"/>
    <w:rsid w:val="00B16192"/>
    <w:rsid w:val="00B16306"/>
    <w:rsid w:val="00B16D2E"/>
    <w:rsid w:val="00B171CC"/>
    <w:rsid w:val="00B17200"/>
    <w:rsid w:val="00B17322"/>
    <w:rsid w:val="00B17459"/>
    <w:rsid w:val="00B17777"/>
    <w:rsid w:val="00B178F7"/>
    <w:rsid w:val="00B17A3F"/>
    <w:rsid w:val="00B17C14"/>
    <w:rsid w:val="00B17E1A"/>
    <w:rsid w:val="00B20074"/>
    <w:rsid w:val="00B200C8"/>
    <w:rsid w:val="00B20377"/>
    <w:rsid w:val="00B2042B"/>
    <w:rsid w:val="00B20475"/>
    <w:rsid w:val="00B20592"/>
    <w:rsid w:val="00B20971"/>
    <w:rsid w:val="00B20A78"/>
    <w:rsid w:val="00B20E3E"/>
    <w:rsid w:val="00B20E8C"/>
    <w:rsid w:val="00B20F26"/>
    <w:rsid w:val="00B2102C"/>
    <w:rsid w:val="00B21117"/>
    <w:rsid w:val="00B2118A"/>
    <w:rsid w:val="00B214AF"/>
    <w:rsid w:val="00B21527"/>
    <w:rsid w:val="00B21570"/>
    <w:rsid w:val="00B21674"/>
    <w:rsid w:val="00B21742"/>
    <w:rsid w:val="00B217F7"/>
    <w:rsid w:val="00B21869"/>
    <w:rsid w:val="00B219D0"/>
    <w:rsid w:val="00B219F3"/>
    <w:rsid w:val="00B219F6"/>
    <w:rsid w:val="00B21BC5"/>
    <w:rsid w:val="00B21BDD"/>
    <w:rsid w:val="00B21E43"/>
    <w:rsid w:val="00B22069"/>
    <w:rsid w:val="00B22229"/>
    <w:rsid w:val="00B225E6"/>
    <w:rsid w:val="00B22642"/>
    <w:rsid w:val="00B2274B"/>
    <w:rsid w:val="00B227FC"/>
    <w:rsid w:val="00B22AB1"/>
    <w:rsid w:val="00B22B3B"/>
    <w:rsid w:val="00B22BCB"/>
    <w:rsid w:val="00B22BD3"/>
    <w:rsid w:val="00B22C02"/>
    <w:rsid w:val="00B22EA7"/>
    <w:rsid w:val="00B2308C"/>
    <w:rsid w:val="00B231D3"/>
    <w:rsid w:val="00B23254"/>
    <w:rsid w:val="00B23541"/>
    <w:rsid w:val="00B236D7"/>
    <w:rsid w:val="00B236F2"/>
    <w:rsid w:val="00B23F03"/>
    <w:rsid w:val="00B23F0D"/>
    <w:rsid w:val="00B23F4B"/>
    <w:rsid w:val="00B23F74"/>
    <w:rsid w:val="00B23F9D"/>
    <w:rsid w:val="00B23FC0"/>
    <w:rsid w:val="00B24079"/>
    <w:rsid w:val="00B240F0"/>
    <w:rsid w:val="00B2412C"/>
    <w:rsid w:val="00B244AC"/>
    <w:rsid w:val="00B2476A"/>
    <w:rsid w:val="00B2482E"/>
    <w:rsid w:val="00B24976"/>
    <w:rsid w:val="00B249CC"/>
    <w:rsid w:val="00B24A49"/>
    <w:rsid w:val="00B24A8D"/>
    <w:rsid w:val="00B24CB6"/>
    <w:rsid w:val="00B24D19"/>
    <w:rsid w:val="00B24E17"/>
    <w:rsid w:val="00B24EBF"/>
    <w:rsid w:val="00B24FC8"/>
    <w:rsid w:val="00B25079"/>
    <w:rsid w:val="00B2517A"/>
    <w:rsid w:val="00B254B5"/>
    <w:rsid w:val="00B254D6"/>
    <w:rsid w:val="00B255ED"/>
    <w:rsid w:val="00B2586A"/>
    <w:rsid w:val="00B25931"/>
    <w:rsid w:val="00B25932"/>
    <w:rsid w:val="00B2593B"/>
    <w:rsid w:val="00B259FC"/>
    <w:rsid w:val="00B25BAA"/>
    <w:rsid w:val="00B25C7B"/>
    <w:rsid w:val="00B25CAA"/>
    <w:rsid w:val="00B25DC9"/>
    <w:rsid w:val="00B25E08"/>
    <w:rsid w:val="00B25F02"/>
    <w:rsid w:val="00B25F94"/>
    <w:rsid w:val="00B26055"/>
    <w:rsid w:val="00B265B8"/>
    <w:rsid w:val="00B266BD"/>
    <w:rsid w:val="00B26A9B"/>
    <w:rsid w:val="00B26B8E"/>
    <w:rsid w:val="00B26BD7"/>
    <w:rsid w:val="00B26D5B"/>
    <w:rsid w:val="00B26F44"/>
    <w:rsid w:val="00B26F57"/>
    <w:rsid w:val="00B26FD2"/>
    <w:rsid w:val="00B270E5"/>
    <w:rsid w:val="00B2712F"/>
    <w:rsid w:val="00B2713E"/>
    <w:rsid w:val="00B2751E"/>
    <w:rsid w:val="00B2762B"/>
    <w:rsid w:val="00B2763D"/>
    <w:rsid w:val="00B27663"/>
    <w:rsid w:val="00B27779"/>
    <w:rsid w:val="00B27959"/>
    <w:rsid w:val="00B27A3C"/>
    <w:rsid w:val="00B27BB6"/>
    <w:rsid w:val="00B27BFF"/>
    <w:rsid w:val="00B27E4D"/>
    <w:rsid w:val="00B30008"/>
    <w:rsid w:val="00B3006F"/>
    <w:rsid w:val="00B301DD"/>
    <w:rsid w:val="00B30332"/>
    <w:rsid w:val="00B30781"/>
    <w:rsid w:val="00B30790"/>
    <w:rsid w:val="00B307AE"/>
    <w:rsid w:val="00B309D2"/>
    <w:rsid w:val="00B30ACB"/>
    <w:rsid w:val="00B30B3D"/>
    <w:rsid w:val="00B30BE4"/>
    <w:rsid w:val="00B31092"/>
    <w:rsid w:val="00B310AD"/>
    <w:rsid w:val="00B310BF"/>
    <w:rsid w:val="00B311A7"/>
    <w:rsid w:val="00B31324"/>
    <w:rsid w:val="00B314A3"/>
    <w:rsid w:val="00B315DF"/>
    <w:rsid w:val="00B315FE"/>
    <w:rsid w:val="00B3167B"/>
    <w:rsid w:val="00B316C9"/>
    <w:rsid w:val="00B3189B"/>
    <w:rsid w:val="00B318CD"/>
    <w:rsid w:val="00B31BFE"/>
    <w:rsid w:val="00B31C79"/>
    <w:rsid w:val="00B31CB0"/>
    <w:rsid w:val="00B31CFF"/>
    <w:rsid w:val="00B31D1D"/>
    <w:rsid w:val="00B31D23"/>
    <w:rsid w:val="00B31DE5"/>
    <w:rsid w:val="00B31EC5"/>
    <w:rsid w:val="00B32089"/>
    <w:rsid w:val="00B321D8"/>
    <w:rsid w:val="00B321EA"/>
    <w:rsid w:val="00B3235E"/>
    <w:rsid w:val="00B3242B"/>
    <w:rsid w:val="00B3260B"/>
    <w:rsid w:val="00B32976"/>
    <w:rsid w:val="00B32B5F"/>
    <w:rsid w:val="00B32BE9"/>
    <w:rsid w:val="00B32D2A"/>
    <w:rsid w:val="00B32E3E"/>
    <w:rsid w:val="00B33016"/>
    <w:rsid w:val="00B330A0"/>
    <w:rsid w:val="00B33199"/>
    <w:rsid w:val="00B331D4"/>
    <w:rsid w:val="00B33253"/>
    <w:rsid w:val="00B332B4"/>
    <w:rsid w:val="00B335C6"/>
    <w:rsid w:val="00B33807"/>
    <w:rsid w:val="00B3381E"/>
    <w:rsid w:val="00B33822"/>
    <w:rsid w:val="00B3388D"/>
    <w:rsid w:val="00B33CF1"/>
    <w:rsid w:val="00B33D37"/>
    <w:rsid w:val="00B33E80"/>
    <w:rsid w:val="00B33E93"/>
    <w:rsid w:val="00B33EA4"/>
    <w:rsid w:val="00B33F7A"/>
    <w:rsid w:val="00B3455D"/>
    <w:rsid w:val="00B34C80"/>
    <w:rsid w:val="00B34E68"/>
    <w:rsid w:val="00B350C1"/>
    <w:rsid w:val="00B350FC"/>
    <w:rsid w:val="00B35220"/>
    <w:rsid w:val="00B352EE"/>
    <w:rsid w:val="00B352F8"/>
    <w:rsid w:val="00B35338"/>
    <w:rsid w:val="00B353CF"/>
    <w:rsid w:val="00B354C0"/>
    <w:rsid w:val="00B354FD"/>
    <w:rsid w:val="00B3552C"/>
    <w:rsid w:val="00B3565B"/>
    <w:rsid w:val="00B35866"/>
    <w:rsid w:val="00B3588E"/>
    <w:rsid w:val="00B358D1"/>
    <w:rsid w:val="00B3591F"/>
    <w:rsid w:val="00B36092"/>
    <w:rsid w:val="00B3621A"/>
    <w:rsid w:val="00B362C8"/>
    <w:rsid w:val="00B3648F"/>
    <w:rsid w:val="00B364A7"/>
    <w:rsid w:val="00B36A7F"/>
    <w:rsid w:val="00B36C6C"/>
    <w:rsid w:val="00B36C91"/>
    <w:rsid w:val="00B36D31"/>
    <w:rsid w:val="00B36FBB"/>
    <w:rsid w:val="00B36FD9"/>
    <w:rsid w:val="00B370A9"/>
    <w:rsid w:val="00B37513"/>
    <w:rsid w:val="00B375F5"/>
    <w:rsid w:val="00B37790"/>
    <w:rsid w:val="00B37843"/>
    <w:rsid w:val="00B37B50"/>
    <w:rsid w:val="00B37F31"/>
    <w:rsid w:val="00B4029B"/>
    <w:rsid w:val="00B407E7"/>
    <w:rsid w:val="00B40A4F"/>
    <w:rsid w:val="00B40FFA"/>
    <w:rsid w:val="00B41010"/>
    <w:rsid w:val="00B41276"/>
    <w:rsid w:val="00B41361"/>
    <w:rsid w:val="00B4143F"/>
    <w:rsid w:val="00B414CF"/>
    <w:rsid w:val="00B41532"/>
    <w:rsid w:val="00B41560"/>
    <w:rsid w:val="00B4156E"/>
    <w:rsid w:val="00B415CF"/>
    <w:rsid w:val="00B415FC"/>
    <w:rsid w:val="00B4161D"/>
    <w:rsid w:val="00B418F2"/>
    <w:rsid w:val="00B4199B"/>
    <w:rsid w:val="00B41A08"/>
    <w:rsid w:val="00B41E4F"/>
    <w:rsid w:val="00B42189"/>
    <w:rsid w:val="00B424D0"/>
    <w:rsid w:val="00B42554"/>
    <w:rsid w:val="00B4272A"/>
    <w:rsid w:val="00B42B0E"/>
    <w:rsid w:val="00B42C4C"/>
    <w:rsid w:val="00B42D85"/>
    <w:rsid w:val="00B42EF2"/>
    <w:rsid w:val="00B4313C"/>
    <w:rsid w:val="00B431D8"/>
    <w:rsid w:val="00B4322F"/>
    <w:rsid w:val="00B43394"/>
    <w:rsid w:val="00B4344A"/>
    <w:rsid w:val="00B437F0"/>
    <w:rsid w:val="00B43904"/>
    <w:rsid w:val="00B43BC4"/>
    <w:rsid w:val="00B43C11"/>
    <w:rsid w:val="00B43E3E"/>
    <w:rsid w:val="00B43EEE"/>
    <w:rsid w:val="00B43F52"/>
    <w:rsid w:val="00B43FA2"/>
    <w:rsid w:val="00B44276"/>
    <w:rsid w:val="00B4440F"/>
    <w:rsid w:val="00B44411"/>
    <w:rsid w:val="00B444FB"/>
    <w:rsid w:val="00B44540"/>
    <w:rsid w:val="00B445B8"/>
    <w:rsid w:val="00B445DF"/>
    <w:rsid w:val="00B448A7"/>
    <w:rsid w:val="00B44BE4"/>
    <w:rsid w:val="00B44C47"/>
    <w:rsid w:val="00B44D1D"/>
    <w:rsid w:val="00B44D52"/>
    <w:rsid w:val="00B44D7C"/>
    <w:rsid w:val="00B44DB4"/>
    <w:rsid w:val="00B45181"/>
    <w:rsid w:val="00B4523A"/>
    <w:rsid w:val="00B45321"/>
    <w:rsid w:val="00B45324"/>
    <w:rsid w:val="00B45346"/>
    <w:rsid w:val="00B4548A"/>
    <w:rsid w:val="00B455A3"/>
    <w:rsid w:val="00B45657"/>
    <w:rsid w:val="00B45AC0"/>
    <w:rsid w:val="00B45BA2"/>
    <w:rsid w:val="00B45BE6"/>
    <w:rsid w:val="00B45CA6"/>
    <w:rsid w:val="00B45E2F"/>
    <w:rsid w:val="00B45EAC"/>
    <w:rsid w:val="00B45EBC"/>
    <w:rsid w:val="00B45ED8"/>
    <w:rsid w:val="00B45F92"/>
    <w:rsid w:val="00B45FA5"/>
    <w:rsid w:val="00B461D2"/>
    <w:rsid w:val="00B464A4"/>
    <w:rsid w:val="00B464D3"/>
    <w:rsid w:val="00B465C7"/>
    <w:rsid w:val="00B46648"/>
    <w:rsid w:val="00B46774"/>
    <w:rsid w:val="00B4681A"/>
    <w:rsid w:val="00B468CF"/>
    <w:rsid w:val="00B468F1"/>
    <w:rsid w:val="00B469E4"/>
    <w:rsid w:val="00B471B6"/>
    <w:rsid w:val="00B4745F"/>
    <w:rsid w:val="00B47582"/>
    <w:rsid w:val="00B475AE"/>
    <w:rsid w:val="00B47703"/>
    <w:rsid w:val="00B4779F"/>
    <w:rsid w:val="00B47950"/>
    <w:rsid w:val="00B47976"/>
    <w:rsid w:val="00B47B80"/>
    <w:rsid w:val="00B47BD6"/>
    <w:rsid w:val="00B47CAC"/>
    <w:rsid w:val="00B47CE8"/>
    <w:rsid w:val="00B47D39"/>
    <w:rsid w:val="00B47D72"/>
    <w:rsid w:val="00B47E17"/>
    <w:rsid w:val="00B47ECD"/>
    <w:rsid w:val="00B47F1F"/>
    <w:rsid w:val="00B5031B"/>
    <w:rsid w:val="00B503E5"/>
    <w:rsid w:val="00B50BDF"/>
    <w:rsid w:val="00B50C1C"/>
    <w:rsid w:val="00B50C65"/>
    <w:rsid w:val="00B50D3A"/>
    <w:rsid w:val="00B50DCE"/>
    <w:rsid w:val="00B50DE1"/>
    <w:rsid w:val="00B50E6B"/>
    <w:rsid w:val="00B50F4A"/>
    <w:rsid w:val="00B51083"/>
    <w:rsid w:val="00B511FE"/>
    <w:rsid w:val="00B513F7"/>
    <w:rsid w:val="00B51473"/>
    <w:rsid w:val="00B514A1"/>
    <w:rsid w:val="00B516E0"/>
    <w:rsid w:val="00B5175A"/>
    <w:rsid w:val="00B5178E"/>
    <w:rsid w:val="00B51934"/>
    <w:rsid w:val="00B519D1"/>
    <w:rsid w:val="00B51A82"/>
    <w:rsid w:val="00B51B51"/>
    <w:rsid w:val="00B51BEC"/>
    <w:rsid w:val="00B51C48"/>
    <w:rsid w:val="00B51CBF"/>
    <w:rsid w:val="00B51E7F"/>
    <w:rsid w:val="00B51EDB"/>
    <w:rsid w:val="00B51F3B"/>
    <w:rsid w:val="00B51F43"/>
    <w:rsid w:val="00B521A8"/>
    <w:rsid w:val="00B5249A"/>
    <w:rsid w:val="00B527BA"/>
    <w:rsid w:val="00B528A6"/>
    <w:rsid w:val="00B52C22"/>
    <w:rsid w:val="00B52CC1"/>
    <w:rsid w:val="00B52ECA"/>
    <w:rsid w:val="00B52FB1"/>
    <w:rsid w:val="00B52FF1"/>
    <w:rsid w:val="00B530F1"/>
    <w:rsid w:val="00B53208"/>
    <w:rsid w:val="00B534AE"/>
    <w:rsid w:val="00B53538"/>
    <w:rsid w:val="00B53586"/>
    <w:rsid w:val="00B535D6"/>
    <w:rsid w:val="00B53610"/>
    <w:rsid w:val="00B53854"/>
    <w:rsid w:val="00B5385D"/>
    <w:rsid w:val="00B53A30"/>
    <w:rsid w:val="00B53AE3"/>
    <w:rsid w:val="00B53B80"/>
    <w:rsid w:val="00B53BD1"/>
    <w:rsid w:val="00B53C64"/>
    <w:rsid w:val="00B53CA0"/>
    <w:rsid w:val="00B53CA1"/>
    <w:rsid w:val="00B53E49"/>
    <w:rsid w:val="00B541F1"/>
    <w:rsid w:val="00B54219"/>
    <w:rsid w:val="00B542DA"/>
    <w:rsid w:val="00B54331"/>
    <w:rsid w:val="00B54478"/>
    <w:rsid w:val="00B5448E"/>
    <w:rsid w:val="00B54516"/>
    <w:rsid w:val="00B546D7"/>
    <w:rsid w:val="00B54713"/>
    <w:rsid w:val="00B549E1"/>
    <w:rsid w:val="00B54A4F"/>
    <w:rsid w:val="00B54AEE"/>
    <w:rsid w:val="00B54E7B"/>
    <w:rsid w:val="00B54E9D"/>
    <w:rsid w:val="00B54EA9"/>
    <w:rsid w:val="00B54FBC"/>
    <w:rsid w:val="00B550E5"/>
    <w:rsid w:val="00B55275"/>
    <w:rsid w:val="00B5536C"/>
    <w:rsid w:val="00B55415"/>
    <w:rsid w:val="00B557D6"/>
    <w:rsid w:val="00B557FA"/>
    <w:rsid w:val="00B5583B"/>
    <w:rsid w:val="00B55ABD"/>
    <w:rsid w:val="00B55C2F"/>
    <w:rsid w:val="00B55D47"/>
    <w:rsid w:val="00B55DB1"/>
    <w:rsid w:val="00B55F57"/>
    <w:rsid w:val="00B56083"/>
    <w:rsid w:val="00B5616A"/>
    <w:rsid w:val="00B56292"/>
    <w:rsid w:val="00B5633C"/>
    <w:rsid w:val="00B5636F"/>
    <w:rsid w:val="00B565BC"/>
    <w:rsid w:val="00B56823"/>
    <w:rsid w:val="00B56A93"/>
    <w:rsid w:val="00B56ABD"/>
    <w:rsid w:val="00B56C47"/>
    <w:rsid w:val="00B56C8D"/>
    <w:rsid w:val="00B56E16"/>
    <w:rsid w:val="00B56F6B"/>
    <w:rsid w:val="00B56FC0"/>
    <w:rsid w:val="00B5709D"/>
    <w:rsid w:val="00B570BD"/>
    <w:rsid w:val="00B57113"/>
    <w:rsid w:val="00B571A6"/>
    <w:rsid w:val="00B57231"/>
    <w:rsid w:val="00B57448"/>
    <w:rsid w:val="00B574E4"/>
    <w:rsid w:val="00B57997"/>
    <w:rsid w:val="00B57A82"/>
    <w:rsid w:val="00B57BC9"/>
    <w:rsid w:val="00B57C61"/>
    <w:rsid w:val="00B60263"/>
    <w:rsid w:val="00B6028F"/>
    <w:rsid w:val="00B6051B"/>
    <w:rsid w:val="00B605CF"/>
    <w:rsid w:val="00B605D8"/>
    <w:rsid w:val="00B60656"/>
    <w:rsid w:val="00B60673"/>
    <w:rsid w:val="00B60C0E"/>
    <w:rsid w:val="00B60C19"/>
    <w:rsid w:val="00B60C28"/>
    <w:rsid w:val="00B60DB6"/>
    <w:rsid w:val="00B60DF4"/>
    <w:rsid w:val="00B60EAB"/>
    <w:rsid w:val="00B61113"/>
    <w:rsid w:val="00B61170"/>
    <w:rsid w:val="00B61221"/>
    <w:rsid w:val="00B612E8"/>
    <w:rsid w:val="00B6152F"/>
    <w:rsid w:val="00B616F6"/>
    <w:rsid w:val="00B61715"/>
    <w:rsid w:val="00B6175D"/>
    <w:rsid w:val="00B61874"/>
    <w:rsid w:val="00B61887"/>
    <w:rsid w:val="00B61D54"/>
    <w:rsid w:val="00B61F77"/>
    <w:rsid w:val="00B62034"/>
    <w:rsid w:val="00B62048"/>
    <w:rsid w:val="00B620CA"/>
    <w:rsid w:val="00B620D5"/>
    <w:rsid w:val="00B62374"/>
    <w:rsid w:val="00B6246E"/>
    <w:rsid w:val="00B6281A"/>
    <w:rsid w:val="00B62A98"/>
    <w:rsid w:val="00B62C85"/>
    <w:rsid w:val="00B62C8B"/>
    <w:rsid w:val="00B62D9E"/>
    <w:rsid w:val="00B62DAD"/>
    <w:rsid w:val="00B63154"/>
    <w:rsid w:val="00B631F1"/>
    <w:rsid w:val="00B63609"/>
    <w:rsid w:val="00B63649"/>
    <w:rsid w:val="00B63685"/>
    <w:rsid w:val="00B636BE"/>
    <w:rsid w:val="00B637E4"/>
    <w:rsid w:val="00B63864"/>
    <w:rsid w:val="00B6388C"/>
    <w:rsid w:val="00B63980"/>
    <w:rsid w:val="00B63A10"/>
    <w:rsid w:val="00B63CE9"/>
    <w:rsid w:val="00B63D09"/>
    <w:rsid w:val="00B63E3A"/>
    <w:rsid w:val="00B63ED9"/>
    <w:rsid w:val="00B63F2C"/>
    <w:rsid w:val="00B63FDC"/>
    <w:rsid w:val="00B64098"/>
    <w:rsid w:val="00B640AE"/>
    <w:rsid w:val="00B640C6"/>
    <w:rsid w:val="00B64152"/>
    <w:rsid w:val="00B64196"/>
    <w:rsid w:val="00B642B3"/>
    <w:rsid w:val="00B64302"/>
    <w:rsid w:val="00B6441E"/>
    <w:rsid w:val="00B645D4"/>
    <w:rsid w:val="00B646E1"/>
    <w:rsid w:val="00B64B83"/>
    <w:rsid w:val="00B64C07"/>
    <w:rsid w:val="00B64C5A"/>
    <w:rsid w:val="00B64DDB"/>
    <w:rsid w:val="00B65006"/>
    <w:rsid w:val="00B65110"/>
    <w:rsid w:val="00B65148"/>
    <w:rsid w:val="00B6529D"/>
    <w:rsid w:val="00B65388"/>
    <w:rsid w:val="00B653EF"/>
    <w:rsid w:val="00B65640"/>
    <w:rsid w:val="00B65882"/>
    <w:rsid w:val="00B6592F"/>
    <w:rsid w:val="00B65BB5"/>
    <w:rsid w:val="00B65C3D"/>
    <w:rsid w:val="00B65D0F"/>
    <w:rsid w:val="00B66003"/>
    <w:rsid w:val="00B6611A"/>
    <w:rsid w:val="00B66199"/>
    <w:rsid w:val="00B6635B"/>
    <w:rsid w:val="00B6651A"/>
    <w:rsid w:val="00B666B3"/>
    <w:rsid w:val="00B667B4"/>
    <w:rsid w:val="00B66848"/>
    <w:rsid w:val="00B6698A"/>
    <w:rsid w:val="00B669CE"/>
    <w:rsid w:val="00B66B52"/>
    <w:rsid w:val="00B66C61"/>
    <w:rsid w:val="00B66C63"/>
    <w:rsid w:val="00B66ECE"/>
    <w:rsid w:val="00B66F52"/>
    <w:rsid w:val="00B67038"/>
    <w:rsid w:val="00B67045"/>
    <w:rsid w:val="00B6704E"/>
    <w:rsid w:val="00B6721A"/>
    <w:rsid w:val="00B67242"/>
    <w:rsid w:val="00B6726D"/>
    <w:rsid w:val="00B67305"/>
    <w:rsid w:val="00B6733C"/>
    <w:rsid w:val="00B67376"/>
    <w:rsid w:val="00B674F6"/>
    <w:rsid w:val="00B675A2"/>
    <w:rsid w:val="00B67911"/>
    <w:rsid w:val="00B67A07"/>
    <w:rsid w:val="00B67A1C"/>
    <w:rsid w:val="00B67B0D"/>
    <w:rsid w:val="00B67C36"/>
    <w:rsid w:val="00B67CE8"/>
    <w:rsid w:val="00B67E3B"/>
    <w:rsid w:val="00B67FCB"/>
    <w:rsid w:val="00B7000A"/>
    <w:rsid w:val="00B7034A"/>
    <w:rsid w:val="00B703DB"/>
    <w:rsid w:val="00B70540"/>
    <w:rsid w:val="00B70662"/>
    <w:rsid w:val="00B70795"/>
    <w:rsid w:val="00B707E8"/>
    <w:rsid w:val="00B707FD"/>
    <w:rsid w:val="00B70935"/>
    <w:rsid w:val="00B70C82"/>
    <w:rsid w:val="00B712DA"/>
    <w:rsid w:val="00B71468"/>
    <w:rsid w:val="00B71487"/>
    <w:rsid w:val="00B71546"/>
    <w:rsid w:val="00B71674"/>
    <w:rsid w:val="00B71771"/>
    <w:rsid w:val="00B718B4"/>
    <w:rsid w:val="00B71946"/>
    <w:rsid w:val="00B71A84"/>
    <w:rsid w:val="00B71DF7"/>
    <w:rsid w:val="00B71EAA"/>
    <w:rsid w:val="00B721E8"/>
    <w:rsid w:val="00B7239A"/>
    <w:rsid w:val="00B725B9"/>
    <w:rsid w:val="00B72780"/>
    <w:rsid w:val="00B72906"/>
    <w:rsid w:val="00B72948"/>
    <w:rsid w:val="00B72B72"/>
    <w:rsid w:val="00B72D8B"/>
    <w:rsid w:val="00B73069"/>
    <w:rsid w:val="00B732F8"/>
    <w:rsid w:val="00B73459"/>
    <w:rsid w:val="00B73531"/>
    <w:rsid w:val="00B73589"/>
    <w:rsid w:val="00B735D6"/>
    <w:rsid w:val="00B736D2"/>
    <w:rsid w:val="00B7379F"/>
    <w:rsid w:val="00B73979"/>
    <w:rsid w:val="00B73A8D"/>
    <w:rsid w:val="00B73B9D"/>
    <w:rsid w:val="00B73C33"/>
    <w:rsid w:val="00B73DEC"/>
    <w:rsid w:val="00B742F3"/>
    <w:rsid w:val="00B74471"/>
    <w:rsid w:val="00B745E0"/>
    <w:rsid w:val="00B74827"/>
    <w:rsid w:val="00B74956"/>
    <w:rsid w:val="00B74BB3"/>
    <w:rsid w:val="00B74E6F"/>
    <w:rsid w:val="00B74E73"/>
    <w:rsid w:val="00B752FE"/>
    <w:rsid w:val="00B75517"/>
    <w:rsid w:val="00B7563C"/>
    <w:rsid w:val="00B7596F"/>
    <w:rsid w:val="00B759D7"/>
    <w:rsid w:val="00B75A25"/>
    <w:rsid w:val="00B75A29"/>
    <w:rsid w:val="00B75A2C"/>
    <w:rsid w:val="00B75B15"/>
    <w:rsid w:val="00B75BA5"/>
    <w:rsid w:val="00B75C8E"/>
    <w:rsid w:val="00B75D75"/>
    <w:rsid w:val="00B76502"/>
    <w:rsid w:val="00B76591"/>
    <w:rsid w:val="00B76754"/>
    <w:rsid w:val="00B767C9"/>
    <w:rsid w:val="00B768C6"/>
    <w:rsid w:val="00B76A41"/>
    <w:rsid w:val="00B76A4D"/>
    <w:rsid w:val="00B76A6B"/>
    <w:rsid w:val="00B76B62"/>
    <w:rsid w:val="00B76B7D"/>
    <w:rsid w:val="00B76CAB"/>
    <w:rsid w:val="00B76D02"/>
    <w:rsid w:val="00B76DE2"/>
    <w:rsid w:val="00B76ECA"/>
    <w:rsid w:val="00B7700B"/>
    <w:rsid w:val="00B770DD"/>
    <w:rsid w:val="00B7742B"/>
    <w:rsid w:val="00B774BD"/>
    <w:rsid w:val="00B77540"/>
    <w:rsid w:val="00B7771A"/>
    <w:rsid w:val="00B77762"/>
    <w:rsid w:val="00B777AA"/>
    <w:rsid w:val="00B778AD"/>
    <w:rsid w:val="00B779DB"/>
    <w:rsid w:val="00B77A03"/>
    <w:rsid w:val="00B77D0E"/>
    <w:rsid w:val="00B77F7B"/>
    <w:rsid w:val="00B801FD"/>
    <w:rsid w:val="00B8020D"/>
    <w:rsid w:val="00B80275"/>
    <w:rsid w:val="00B802B1"/>
    <w:rsid w:val="00B80307"/>
    <w:rsid w:val="00B803EB"/>
    <w:rsid w:val="00B80692"/>
    <w:rsid w:val="00B806F2"/>
    <w:rsid w:val="00B80768"/>
    <w:rsid w:val="00B807BB"/>
    <w:rsid w:val="00B8096F"/>
    <w:rsid w:val="00B80BCE"/>
    <w:rsid w:val="00B80D9C"/>
    <w:rsid w:val="00B81037"/>
    <w:rsid w:val="00B81179"/>
    <w:rsid w:val="00B81221"/>
    <w:rsid w:val="00B812D8"/>
    <w:rsid w:val="00B8141D"/>
    <w:rsid w:val="00B81545"/>
    <w:rsid w:val="00B8165E"/>
    <w:rsid w:val="00B8177E"/>
    <w:rsid w:val="00B81834"/>
    <w:rsid w:val="00B818A1"/>
    <w:rsid w:val="00B81CB7"/>
    <w:rsid w:val="00B81DA6"/>
    <w:rsid w:val="00B81F2A"/>
    <w:rsid w:val="00B82034"/>
    <w:rsid w:val="00B82101"/>
    <w:rsid w:val="00B821FA"/>
    <w:rsid w:val="00B8228D"/>
    <w:rsid w:val="00B8246E"/>
    <w:rsid w:val="00B82813"/>
    <w:rsid w:val="00B82854"/>
    <w:rsid w:val="00B828EF"/>
    <w:rsid w:val="00B8293F"/>
    <w:rsid w:val="00B82A4E"/>
    <w:rsid w:val="00B82BB9"/>
    <w:rsid w:val="00B82D24"/>
    <w:rsid w:val="00B82D3A"/>
    <w:rsid w:val="00B82FD4"/>
    <w:rsid w:val="00B830AB"/>
    <w:rsid w:val="00B83225"/>
    <w:rsid w:val="00B8332F"/>
    <w:rsid w:val="00B833C4"/>
    <w:rsid w:val="00B83407"/>
    <w:rsid w:val="00B837A4"/>
    <w:rsid w:val="00B8390A"/>
    <w:rsid w:val="00B83982"/>
    <w:rsid w:val="00B839A6"/>
    <w:rsid w:val="00B83AC5"/>
    <w:rsid w:val="00B83DEF"/>
    <w:rsid w:val="00B83E65"/>
    <w:rsid w:val="00B83EB3"/>
    <w:rsid w:val="00B83F1B"/>
    <w:rsid w:val="00B83FA6"/>
    <w:rsid w:val="00B841D9"/>
    <w:rsid w:val="00B84412"/>
    <w:rsid w:val="00B84444"/>
    <w:rsid w:val="00B8452A"/>
    <w:rsid w:val="00B84689"/>
    <w:rsid w:val="00B846C0"/>
    <w:rsid w:val="00B846C4"/>
    <w:rsid w:val="00B84928"/>
    <w:rsid w:val="00B8496A"/>
    <w:rsid w:val="00B849B6"/>
    <w:rsid w:val="00B849E4"/>
    <w:rsid w:val="00B84A34"/>
    <w:rsid w:val="00B84BC6"/>
    <w:rsid w:val="00B84DFE"/>
    <w:rsid w:val="00B84E70"/>
    <w:rsid w:val="00B84EB9"/>
    <w:rsid w:val="00B85068"/>
    <w:rsid w:val="00B850CD"/>
    <w:rsid w:val="00B854CE"/>
    <w:rsid w:val="00B855C5"/>
    <w:rsid w:val="00B85937"/>
    <w:rsid w:val="00B85977"/>
    <w:rsid w:val="00B85B15"/>
    <w:rsid w:val="00B85B92"/>
    <w:rsid w:val="00B85BA4"/>
    <w:rsid w:val="00B85C3E"/>
    <w:rsid w:val="00B85C72"/>
    <w:rsid w:val="00B85CD8"/>
    <w:rsid w:val="00B85D16"/>
    <w:rsid w:val="00B85D68"/>
    <w:rsid w:val="00B85DDC"/>
    <w:rsid w:val="00B85F01"/>
    <w:rsid w:val="00B8614F"/>
    <w:rsid w:val="00B8626F"/>
    <w:rsid w:val="00B86277"/>
    <w:rsid w:val="00B86327"/>
    <w:rsid w:val="00B864AE"/>
    <w:rsid w:val="00B86531"/>
    <w:rsid w:val="00B867E2"/>
    <w:rsid w:val="00B86842"/>
    <w:rsid w:val="00B86C7B"/>
    <w:rsid w:val="00B86DEA"/>
    <w:rsid w:val="00B87047"/>
    <w:rsid w:val="00B87580"/>
    <w:rsid w:val="00B87847"/>
    <w:rsid w:val="00B87D96"/>
    <w:rsid w:val="00B900D8"/>
    <w:rsid w:val="00B904D2"/>
    <w:rsid w:val="00B90607"/>
    <w:rsid w:val="00B90739"/>
    <w:rsid w:val="00B90827"/>
    <w:rsid w:val="00B90933"/>
    <w:rsid w:val="00B90989"/>
    <w:rsid w:val="00B90B49"/>
    <w:rsid w:val="00B90C3B"/>
    <w:rsid w:val="00B90C3C"/>
    <w:rsid w:val="00B90D83"/>
    <w:rsid w:val="00B90DD1"/>
    <w:rsid w:val="00B90E57"/>
    <w:rsid w:val="00B910C2"/>
    <w:rsid w:val="00B910E1"/>
    <w:rsid w:val="00B91183"/>
    <w:rsid w:val="00B91205"/>
    <w:rsid w:val="00B9122B"/>
    <w:rsid w:val="00B9124C"/>
    <w:rsid w:val="00B91869"/>
    <w:rsid w:val="00B91994"/>
    <w:rsid w:val="00B91A18"/>
    <w:rsid w:val="00B91C13"/>
    <w:rsid w:val="00B91E77"/>
    <w:rsid w:val="00B91E9A"/>
    <w:rsid w:val="00B91F4B"/>
    <w:rsid w:val="00B92055"/>
    <w:rsid w:val="00B9213A"/>
    <w:rsid w:val="00B92276"/>
    <w:rsid w:val="00B922D0"/>
    <w:rsid w:val="00B92361"/>
    <w:rsid w:val="00B92597"/>
    <w:rsid w:val="00B926AF"/>
    <w:rsid w:val="00B92757"/>
    <w:rsid w:val="00B9277B"/>
    <w:rsid w:val="00B92785"/>
    <w:rsid w:val="00B9278E"/>
    <w:rsid w:val="00B9284F"/>
    <w:rsid w:val="00B92BB2"/>
    <w:rsid w:val="00B92C2D"/>
    <w:rsid w:val="00B92CD8"/>
    <w:rsid w:val="00B92F8D"/>
    <w:rsid w:val="00B931E9"/>
    <w:rsid w:val="00B932D6"/>
    <w:rsid w:val="00B9338B"/>
    <w:rsid w:val="00B9338F"/>
    <w:rsid w:val="00B933AF"/>
    <w:rsid w:val="00B9396F"/>
    <w:rsid w:val="00B939AA"/>
    <w:rsid w:val="00B93B12"/>
    <w:rsid w:val="00B93B1A"/>
    <w:rsid w:val="00B93B9E"/>
    <w:rsid w:val="00B93E29"/>
    <w:rsid w:val="00B9419E"/>
    <w:rsid w:val="00B941AC"/>
    <w:rsid w:val="00B9428E"/>
    <w:rsid w:val="00B94408"/>
    <w:rsid w:val="00B94681"/>
    <w:rsid w:val="00B947B3"/>
    <w:rsid w:val="00B947BE"/>
    <w:rsid w:val="00B947E1"/>
    <w:rsid w:val="00B949DE"/>
    <w:rsid w:val="00B94A36"/>
    <w:rsid w:val="00B94AA0"/>
    <w:rsid w:val="00B94B09"/>
    <w:rsid w:val="00B94B73"/>
    <w:rsid w:val="00B94C2E"/>
    <w:rsid w:val="00B94FAC"/>
    <w:rsid w:val="00B9500C"/>
    <w:rsid w:val="00B95103"/>
    <w:rsid w:val="00B953BC"/>
    <w:rsid w:val="00B953C7"/>
    <w:rsid w:val="00B95400"/>
    <w:rsid w:val="00B95459"/>
    <w:rsid w:val="00B9575F"/>
    <w:rsid w:val="00B9577E"/>
    <w:rsid w:val="00B95BDA"/>
    <w:rsid w:val="00B95C08"/>
    <w:rsid w:val="00B95CD1"/>
    <w:rsid w:val="00B95D98"/>
    <w:rsid w:val="00B962B0"/>
    <w:rsid w:val="00B9636D"/>
    <w:rsid w:val="00B963E8"/>
    <w:rsid w:val="00B9645F"/>
    <w:rsid w:val="00B9649C"/>
    <w:rsid w:val="00B964A6"/>
    <w:rsid w:val="00B965C6"/>
    <w:rsid w:val="00B96602"/>
    <w:rsid w:val="00B96A40"/>
    <w:rsid w:val="00B96BB4"/>
    <w:rsid w:val="00B96BED"/>
    <w:rsid w:val="00B96BF8"/>
    <w:rsid w:val="00B96E3E"/>
    <w:rsid w:val="00B971AE"/>
    <w:rsid w:val="00B9749A"/>
    <w:rsid w:val="00B974A2"/>
    <w:rsid w:val="00B974E5"/>
    <w:rsid w:val="00B974F5"/>
    <w:rsid w:val="00B978EF"/>
    <w:rsid w:val="00B97B08"/>
    <w:rsid w:val="00B97B16"/>
    <w:rsid w:val="00B97BA7"/>
    <w:rsid w:val="00B97D6B"/>
    <w:rsid w:val="00B97E0D"/>
    <w:rsid w:val="00B97F03"/>
    <w:rsid w:val="00B97F8E"/>
    <w:rsid w:val="00BA01F4"/>
    <w:rsid w:val="00BA08AA"/>
    <w:rsid w:val="00BA0957"/>
    <w:rsid w:val="00BA0A25"/>
    <w:rsid w:val="00BA0E5E"/>
    <w:rsid w:val="00BA0FA3"/>
    <w:rsid w:val="00BA101B"/>
    <w:rsid w:val="00BA11BA"/>
    <w:rsid w:val="00BA134D"/>
    <w:rsid w:val="00BA1383"/>
    <w:rsid w:val="00BA1471"/>
    <w:rsid w:val="00BA1528"/>
    <w:rsid w:val="00BA152A"/>
    <w:rsid w:val="00BA175B"/>
    <w:rsid w:val="00BA1834"/>
    <w:rsid w:val="00BA18D5"/>
    <w:rsid w:val="00BA18FD"/>
    <w:rsid w:val="00BA1A09"/>
    <w:rsid w:val="00BA1A3D"/>
    <w:rsid w:val="00BA1AA6"/>
    <w:rsid w:val="00BA1C11"/>
    <w:rsid w:val="00BA1E67"/>
    <w:rsid w:val="00BA1EDD"/>
    <w:rsid w:val="00BA1FA9"/>
    <w:rsid w:val="00BA2006"/>
    <w:rsid w:val="00BA207E"/>
    <w:rsid w:val="00BA238F"/>
    <w:rsid w:val="00BA24B4"/>
    <w:rsid w:val="00BA25B0"/>
    <w:rsid w:val="00BA26DA"/>
    <w:rsid w:val="00BA2923"/>
    <w:rsid w:val="00BA2AF6"/>
    <w:rsid w:val="00BA2B72"/>
    <w:rsid w:val="00BA2BE4"/>
    <w:rsid w:val="00BA2D2F"/>
    <w:rsid w:val="00BA2E67"/>
    <w:rsid w:val="00BA317C"/>
    <w:rsid w:val="00BA326E"/>
    <w:rsid w:val="00BA32A4"/>
    <w:rsid w:val="00BA33B5"/>
    <w:rsid w:val="00BA3416"/>
    <w:rsid w:val="00BA3432"/>
    <w:rsid w:val="00BA35F1"/>
    <w:rsid w:val="00BA35F3"/>
    <w:rsid w:val="00BA36BD"/>
    <w:rsid w:val="00BA393D"/>
    <w:rsid w:val="00BA395C"/>
    <w:rsid w:val="00BA3BC7"/>
    <w:rsid w:val="00BA3BEE"/>
    <w:rsid w:val="00BA3E23"/>
    <w:rsid w:val="00BA3E46"/>
    <w:rsid w:val="00BA3F0C"/>
    <w:rsid w:val="00BA3F0F"/>
    <w:rsid w:val="00BA3F99"/>
    <w:rsid w:val="00BA4027"/>
    <w:rsid w:val="00BA4054"/>
    <w:rsid w:val="00BA4082"/>
    <w:rsid w:val="00BA41A0"/>
    <w:rsid w:val="00BA424E"/>
    <w:rsid w:val="00BA4290"/>
    <w:rsid w:val="00BA49B6"/>
    <w:rsid w:val="00BA4A47"/>
    <w:rsid w:val="00BA4A78"/>
    <w:rsid w:val="00BA4AAD"/>
    <w:rsid w:val="00BA4AF1"/>
    <w:rsid w:val="00BA4B35"/>
    <w:rsid w:val="00BA4BF3"/>
    <w:rsid w:val="00BA4DC5"/>
    <w:rsid w:val="00BA4E2B"/>
    <w:rsid w:val="00BA4EC1"/>
    <w:rsid w:val="00BA4F81"/>
    <w:rsid w:val="00BA5031"/>
    <w:rsid w:val="00BA504B"/>
    <w:rsid w:val="00BA5172"/>
    <w:rsid w:val="00BA51C9"/>
    <w:rsid w:val="00BA5210"/>
    <w:rsid w:val="00BA5232"/>
    <w:rsid w:val="00BA52A6"/>
    <w:rsid w:val="00BA53CD"/>
    <w:rsid w:val="00BA53F1"/>
    <w:rsid w:val="00BA54F7"/>
    <w:rsid w:val="00BA5659"/>
    <w:rsid w:val="00BA56FD"/>
    <w:rsid w:val="00BA5701"/>
    <w:rsid w:val="00BA5724"/>
    <w:rsid w:val="00BA572A"/>
    <w:rsid w:val="00BA5734"/>
    <w:rsid w:val="00BA57B5"/>
    <w:rsid w:val="00BA5871"/>
    <w:rsid w:val="00BA597D"/>
    <w:rsid w:val="00BA5B1D"/>
    <w:rsid w:val="00BA5C1D"/>
    <w:rsid w:val="00BA5D7B"/>
    <w:rsid w:val="00BA5F4F"/>
    <w:rsid w:val="00BA6075"/>
    <w:rsid w:val="00BA61BF"/>
    <w:rsid w:val="00BA6230"/>
    <w:rsid w:val="00BA638E"/>
    <w:rsid w:val="00BA65A8"/>
    <w:rsid w:val="00BA675F"/>
    <w:rsid w:val="00BA678F"/>
    <w:rsid w:val="00BA67BB"/>
    <w:rsid w:val="00BA67F0"/>
    <w:rsid w:val="00BA6947"/>
    <w:rsid w:val="00BA695E"/>
    <w:rsid w:val="00BA6B8D"/>
    <w:rsid w:val="00BA6CAA"/>
    <w:rsid w:val="00BA6CB3"/>
    <w:rsid w:val="00BA6E8A"/>
    <w:rsid w:val="00BA70D5"/>
    <w:rsid w:val="00BA70E9"/>
    <w:rsid w:val="00BA70F5"/>
    <w:rsid w:val="00BA71C6"/>
    <w:rsid w:val="00BA749F"/>
    <w:rsid w:val="00BA76AB"/>
    <w:rsid w:val="00BA7B46"/>
    <w:rsid w:val="00BA7B82"/>
    <w:rsid w:val="00BB001F"/>
    <w:rsid w:val="00BB0121"/>
    <w:rsid w:val="00BB013D"/>
    <w:rsid w:val="00BB02C6"/>
    <w:rsid w:val="00BB0336"/>
    <w:rsid w:val="00BB049A"/>
    <w:rsid w:val="00BB0551"/>
    <w:rsid w:val="00BB09FB"/>
    <w:rsid w:val="00BB0A4A"/>
    <w:rsid w:val="00BB0ECB"/>
    <w:rsid w:val="00BB0F50"/>
    <w:rsid w:val="00BB0F52"/>
    <w:rsid w:val="00BB1047"/>
    <w:rsid w:val="00BB1067"/>
    <w:rsid w:val="00BB10EF"/>
    <w:rsid w:val="00BB1133"/>
    <w:rsid w:val="00BB114D"/>
    <w:rsid w:val="00BB12AB"/>
    <w:rsid w:val="00BB12C2"/>
    <w:rsid w:val="00BB1353"/>
    <w:rsid w:val="00BB1531"/>
    <w:rsid w:val="00BB162E"/>
    <w:rsid w:val="00BB1775"/>
    <w:rsid w:val="00BB18A5"/>
    <w:rsid w:val="00BB1BFE"/>
    <w:rsid w:val="00BB1F2C"/>
    <w:rsid w:val="00BB1F85"/>
    <w:rsid w:val="00BB1F89"/>
    <w:rsid w:val="00BB1FED"/>
    <w:rsid w:val="00BB210A"/>
    <w:rsid w:val="00BB21A3"/>
    <w:rsid w:val="00BB2494"/>
    <w:rsid w:val="00BB25CC"/>
    <w:rsid w:val="00BB25EE"/>
    <w:rsid w:val="00BB2642"/>
    <w:rsid w:val="00BB273D"/>
    <w:rsid w:val="00BB27E0"/>
    <w:rsid w:val="00BB2892"/>
    <w:rsid w:val="00BB2AA9"/>
    <w:rsid w:val="00BB2BD1"/>
    <w:rsid w:val="00BB317E"/>
    <w:rsid w:val="00BB31F8"/>
    <w:rsid w:val="00BB3200"/>
    <w:rsid w:val="00BB3353"/>
    <w:rsid w:val="00BB3472"/>
    <w:rsid w:val="00BB34D3"/>
    <w:rsid w:val="00BB35C5"/>
    <w:rsid w:val="00BB3667"/>
    <w:rsid w:val="00BB370F"/>
    <w:rsid w:val="00BB3794"/>
    <w:rsid w:val="00BB398F"/>
    <w:rsid w:val="00BB3A7A"/>
    <w:rsid w:val="00BB3AE5"/>
    <w:rsid w:val="00BB3B12"/>
    <w:rsid w:val="00BB3D45"/>
    <w:rsid w:val="00BB3F62"/>
    <w:rsid w:val="00BB3FB6"/>
    <w:rsid w:val="00BB402F"/>
    <w:rsid w:val="00BB4267"/>
    <w:rsid w:val="00BB4324"/>
    <w:rsid w:val="00BB436C"/>
    <w:rsid w:val="00BB43DB"/>
    <w:rsid w:val="00BB4723"/>
    <w:rsid w:val="00BB473F"/>
    <w:rsid w:val="00BB47AD"/>
    <w:rsid w:val="00BB486E"/>
    <w:rsid w:val="00BB49FF"/>
    <w:rsid w:val="00BB4A60"/>
    <w:rsid w:val="00BB4C49"/>
    <w:rsid w:val="00BB4E79"/>
    <w:rsid w:val="00BB4FAF"/>
    <w:rsid w:val="00BB50CE"/>
    <w:rsid w:val="00BB523F"/>
    <w:rsid w:val="00BB524A"/>
    <w:rsid w:val="00BB5295"/>
    <w:rsid w:val="00BB53BF"/>
    <w:rsid w:val="00BB56C7"/>
    <w:rsid w:val="00BB5832"/>
    <w:rsid w:val="00BB5862"/>
    <w:rsid w:val="00BB58D5"/>
    <w:rsid w:val="00BB5A51"/>
    <w:rsid w:val="00BB5B32"/>
    <w:rsid w:val="00BB5B48"/>
    <w:rsid w:val="00BB5BC3"/>
    <w:rsid w:val="00BB5D74"/>
    <w:rsid w:val="00BB5E6A"/>
    <w:rsid w:val="00BB5EDC"/>
    <w:rsid w:val="00BB5F43"/>
    <w:rsid w:val="00BB5FB5"/>
    <w:rsid w:val="00BB6156"/>
    <w:rsid w:val="00BB6159"/>
    <w:rsid w:val="00BB61CE"/>
    <w:rsid w:val="00BB645F"/>
    <w:rsid w:val="00BB6774"/>
    <w:rsid w:val="00BB681E"/>
    <w:rsid w:val="00BB6EFE"/>
    <w:rsid w:val="00BB708D"/>
    <w:rsid w:val="00BB70C8"/>
    <w:rsid w:val="00BB7478"/>
    <w:rsid w:val="00BB7576"/>
    <w:rsid w:val="00BB7640"/>
    <w:rsid w:val="00BB77A2"/>
    <w:rsid w:val="00BB7ACE"/>
    <w:rsid w:val="00BB7D06"/>
    <w:rsid w:val="00BB7D09"/>
    <w:rsid w:val="00BB7EC7"/>
    <w:rsid w:val="00BB7F79"/>
    <w:rsid w:val="00BB7F8C"/>
    <w:rsid w:val="00BC00EF"/>
    <w:rsid w:val="00BC02AE"/>
    <w:rsid w:val="00BC05FB"/>
    <w:rsid w:val="00BC0883"/>
    <w:rsid w:val="00BC0893"/>
    <w:rsid w:val="00BC0965"/>
    <w:rsid w:val="00BC0ABE"/>
    <w:rsid w:val="00BC0BAB"/>
    <w:rsid w:val="00BC0D05"/>
    <w:rsid w:val="00BC0F09"/>
    <w:rsid w:val="00BC0F35"/>
    <w:rsid w:val="00BC0F68"/>
    <w:rsid w:val="00BC11B0"/>
    <w:rsid w:val="00BC12EC"/>
    <w:rsid w:val="00BC1339"/>
    <w:rsid w:val="00BC1416"/>
    <w:rsid w:val="00BC1472"/>
    <w:rsid w:val="00BC1A30"/>
    <w:rsid w:val="00BC1D77"/>
    <w:rsid w:val="00BC1DD5"/>
    <w:rsid w:val="00BC201F"/>
    <w:rsid w:val="00BC225F"/>
    <w:rsid w:val="00BC2294"/>
    <w:rsid w:val="00BC2374"/>
    <w:rsid w:val="00BC27AE"/>
    <w:rsid w:val="00BC2A51"/>
    <w:rsid w:val="00BC2B1E"/>
    <w:rsid w:val="00BC2C8A"/>
    <w:rsid w:val="00BC2D37"/>
    <w:rsid w:val="00BC2DF7"/>
    <w:rsid w:val="00BC2E3C"/>
    <w:rsid w:val="00BC31FE"/>
    <w:rsid w:val="00BC322C"/>
    <w:rsid w:val="00BC3270"/>
    <w:rsid w:val="00BC34C6"/>
    <w:rsid w:val="00BC35B9"/>
    <w:rsid w:val="00BC3669"/>
    <w:rsid w:val="00BC3CDE"/>
    <w:rsid w:val="00BC3D27"/>
    <w:rsid w:val="00BC4111"/>
    <w:rsid w:val="00BC4327"/>
    <w:rsid w:val="00BC45C3"/>
    <w:rsid w:val="00BC4A0C"/>
    <w:rsid w:val="00BC4AF1"/>
    <w:rsid w:val="00BC4B93"/>
    <w:rsid w:val="00BC4C0C"/>
    <w:rsid w:val="00BC4CFE"/>
    <w:rsid w:val="00BC4FE5"/>
    <w:rsid w:val="00BC53C0"/>
    <w:rsid w:val="00BC54BF"/>
    <w:rsid w:val="00BC54EB"/>
    <w:rsid w:val="00BC550C"/>
    <w:rsid w:val="00BC564D"/>
    <w:rsid w:val="00BC5872"/>
    <w:rsid w:val="00BC595A"/>
    <w:rsid w:val="00BC5D72"/>
    <w:rsid w:val="00BC5E7D"/>
    <w:rsid w:val="00BC60C4"/>
    <w:rsid w:val="00BC611C"/>
    <w:rsid w:val="00BC6138"/>
    <w:rsid w:val="00BC6301"/>
    <w:rsid w:val="00BC63FC"/>
    <w:rsid w:val="00BC6453"/>
    <w:rsid w:val="00BC645E"/>
    <w:rsid w:val="00BC650E"/>
    <w:rsid w:val="00BC662A"/>
    <w:rsid w:val="00BC6644"/>
    <w:rsid w:val="00BC6721"/>
    <w:rsid w:val="00BC6772"/>
    <w:rsid w:val="00BC6A9F"/>
    <w:rsid w:val="00BC6B69"/>
    <w:rsid w:val="00BC6BE9"/>
    <w:rsid w:val="00BC6C2B"/>
    <w:rsid w:val="00BC6C4F"/>
    <w:rsid w:val="00BC6C6E"/>
    <w:rsid w:val="00BC6D24"/>
    <w:rsid w:val="00BC6E38"/>
    <w:rsid w:val="00BC71C1"/>
    <w:rsid w:val="00BC73A4"/>
    <w:rsid w:val="00BC7555"/>
    <w:rsid w:val="00BC76EC"/>
    <w:rsid w:val="00BC7927"/>
    <w:rsid w:val="00BC7964"/>
    <w:rsid w:val="00BC7ADF"/>
    <w:rsid w:val="00BC7C40"/>
    <w:rsid w:val="00BC7CB2"/>
    <w:rsid w:val="00BD0370"/>
    <w:rsid w:val="00BD0382"/>
    <w:rsid w:val="00BD03E8"/>
    <w:rsid w:val="00BD04EE"/>
    <w:rsid w:val="00BD06BC"/>
    <w:rsid w:val="00BD08EA"/>
    <w:rsid w:val="00BD091A"/>
    <w:rsid w:val="00BD094A"/>
    <w:rsid w:val="00BD0A3A"/>
    <w:rsid w:val="00BD0AD7"/>
    <w:rsid w:val="00BD0C99"/>
    <w:rsid w:val="00BD0EAA"/>
    <w:rsid w:val="00BD0F83"/>
    <w:rsid w:val="00BD1284"/>
    <w:rsid w:val="00BD128C"/>
    <w:rsid w:val="00BD12CB"/>
    <w:rsid w:val="00BD14F2"/>
    <w:rsid w:val="00BD1555"/>
    <w:rsid w:val="00BD157D"/>
    <w:rsid w:val="00BD15E8"/>
    <w:rsid w:val="00BD17CB"/>
    <w:rsid w:val="00BD18A4"/>
    <w:rsid w:val="00BD1A04"/>
    <w:rsid w:val="00BD1A7D"/>
    <w:rsid w:val="00BD1AA1"/>
    <w:rsid w:val="00BD1AD0"/>
    <w:rsid w:val="00BD1B46"/>
    <w:rsid w:val="00BD1BDD"/>
    <w:rsid w:val="00BD1DCA"/>
    <w:rsid w:val="00BD1DEF"/>
    <w:rsid w:val="00BD1E37"/>
    <w:rsid w:val="00BD1E6A"/>
    <w:rsid w:val="00BD1F50"/>
    <w:rsid w:val="00BD1F83"/>
    <w:rsid w:val="00BD20BD"/>
    <w:rsid w:val="00BD2138"/>
    <w:rsid w:val="00BD2547"/>
    <w:rsid w:val="00BD26BF"/>
    <w:rsid w:val="00BD283B"/>
    <w:rsid w:val="00BD28B4"/>
    <w:rsid w:val="00BD28E5"/>
    <w:rsid w:val="00BD2BB1"/>
    <w:rsid w:val="00BD2CE8"/>
    <w:rsid w:val="00BD2DF9"/>
    <w:rsid w:val="00BD3045"/>
    <w:rsid w:val="00BD305A"/>
    <w:rsid w:val="00BD32C8"/>
    <w:rsid w:val="00BD332F"/>
    <w:rsid w:val="00BD359A"/>
    <w:rsid w:val="00BD3822"/>
    <w:rsid w:val="00BD38D9"/>
    <w:rsid w:val="00BD3A12"/>
    <w:rsid w:val="00BD3A15"/>
    <w:rsid w:val="00BD3A81"/>
    <w:rsid w:val="00BD3D03"/>
    <w:rsid w:val="00BD3D18"/>
    <w:rsid w:val="00BD3E77"/>
    <w:rsid w:val="00BD3EFF"/>
    <w:rsid w:val="00BD3F15"/>
    <w:rsid w:val="00BD3F44"/>
    <w:rsid w:val="00BD3F4A"/>
    <w:rsid w:val="00BD3FAE"/>
    <w:rsid w:val="00BD3FEB"/>
    <w:rsid w:val="00BD424A"/>
    <w:rsid w:val="00BD4350"/>
    <w:rsid w:val="00BD43B9"/>
    <w:rsid w:val="00BD458D"/>
    <w:rsid w:val="00BD460A"/>
    <w:rsid w:val="00BD466A"/>
    <w:rsid w:val="00BD47B8"/>
    <w:rsid w:val="00BD4879"/>
    <w:rsid w:val="00BD48DD"/>
    <w:rsid w:val="00BD4A5C"/>
    <w:rsid w:val="00BD4BEB"/>
    <w:rsid w:val="00BD4D58"/>
    <w:rsid w:val="00BD4DC6"/>
    <w:rsid w:val="00BD4DD8"/>
    <w:rsid w:val="00BD5288"/>
    <w:rsid w:val="00BD54D0"/>
    <w:rsid w:val="00BD5841"/>
    <w:rsid w:val="00BD5865"/>
    <w:rsid w:val="00BD5976"/>
    <w:rsid w:val="00BD5D41"/>
    <w:rsid w:val="00BD5DC0"/>
    <w:rsid w:val="00BD5F49"/>
    <w:rsid w:val="00BD5FD2"/>
    <w:rsid w:val="00BD62D4"/>
    <w:rsid w:val="00BD645B"/>
    <w:rsid w:val="00BD6733"/>
    <w:rsid w:val="00BD682A"/>
    <w:rsid w:val="00BD683C"/>
    <w:rsid w:val="00BD6985"/>
    <w:rsid w:val="00BD69A3"/>
    <w:rsid w:val="00BD6BCA"/>
    <w:rsid w:val="00BD6C3E"/>
    <w:rsid w:val="00BD6EAD"/>
    <w:rsid w:val="00BD706D"/>
    <w:rsid w:val="00BD7109"/>
    <w:rsid w:val="00BD7369"/>
    <w:rsid w:val="00BD736A"/>
    <w:rsid w:val="00BD73AF"/>
    <w:rsid w:val="00BD747F"/>
    <w:rsid w:val="00BD74B7"/>
    <w:rsid w:val="00BD7681"/>
    <w:rsid w:val="00BD779D"/>
    <w:rsid w:val="00BD79B3"/>
    <w:rsid w:val="00BD79BE"/>
    <w:rsid w:val="00BD7B70"/>
    <w:rsid w:val="00BD7B85"/>
    <w:rsid w:val="00BD7B8D"/>
    <w:rsid w:val="00BD7C21"/>
    <w:rsid w:val="00BD7C39"/>
    <w:rsid w:val="00BD7DDE"/>
    <w:rsid w:val="00BD7F1E"/>
    <w:rsid w:val="00BE0029"/>
    <w:rsid w:val="00BE029C"/>
    <w:rsid w:val="00BE0334"/>
    <w:rsid w:val="00BE0374"/>
    <w:rsid w:val="00BE03DA"/>
    <w:rsid w:val="00BE0576"/>
    <w:rsid w:val="00BE06B8"/>
    <w:rsid w:val="00BE06D6"/>
    <w:rsid w:val="00BE0B12"/>
    <w:rsid w:val="00BE0F1B"/>
    <w:rsid w:val="00BE0F8F"/>
    <w:rsid w:val="00BE1139"/>
    <w:rsid w:val="00BE1146"/>
    <w:rsid w:val="00BE120B"/>
    <w:rsid w:val="00BE1407"/>
    <w:rsid w:val="00BE140F"/>
    <w:rsid w:val="00BE160A"/>
    <w:rsid w:val="00BE176A"/>
    <w:rsid w:val="00BE17B9"/>
    <w:rsid w:val="00BE1929"/>
    <w:rsid w:val="00BE1931"/>
    <w:rsid w:val="00BE19EA"/>
    <w:rsid w:val="00BE1CD8"/>
    <w:rsid w:val="00BE1E6A"/>
    <w:rsid w:val="00BE1FA2"/>
    <w:rsid w:val="00BE2063"/>
    <w:rsid w:val="00BE21B6"/>
    <w:rsid w:val="00BE226E"/>
    <w:rsid w:val="00BE2445"/>
    <w:rsid w:val="00BE263B"/>
    <w:rsid w:val="00BE26E1"/>
    <w:rsid w:val="00BE26F1"/>
    <w:rsid w:val="00BE2706"/>
    <w:rsid w:val="00BE270E"/>
    <w:rsid w:val="00BE2953"/>
    <w:rsid w:val="00BE2AF9"/>
    <w:rsid w:val="00BE2B4A"/>
    <w:rsid w:val="00BE2C00"/>
    <w:rsid w:val="00BE2D96"/>
    <w:rsid w:val="00BE2DD6"/>
    <w:rsid w:val="00BE2E6A"/>
    <w:rsid w:val="00BE2EAB"/>
    <w:rsid w:val="00BE2FA7"/>
    <w:rsid w:val="00BE2FF9"/>
    <w:rsid w:val="00BE327C"/>
    <w:rsid w:val="00BE337C"/>
    <w:rsid w:val="00BE3416"/>
    <w:rsid w:val="00BE3430"/>
    <w:rsid w:val="00BE3540"/>
    <w:rsid w:val="00BE37E6"/>
    <w:rsid w:val="00BE3936"/>
    <w:rsid w:val="00BE3A0E"/>
    <w:rsid w:val="00BE3A40"/>
    <w:rsid w:val="00BE3CF2"/>
    <w:rsid w:val="00BE3D40"/>
    <w:rsid w:val="00BE3DB8"/>
    <w:rsid w:val="00BE3EE6"/>
    <w:rsid w:val="00BE3FBD"/>
    <w:rsid w:val="00BE41B6"/>
    <w:rsid w:val="00BE422A"/>
    <w:rsid w:val="00BE4296"/>
    <w:rsid w:val="00BE42FC"/>
    <w:rsid w:val="00BE4399"/>
    <w:rsid w:val="00BE4421"/>
    <w:rsid w:val="00BE457B"/>
    <w:rsid w:val="00BE46E1"/>
    <w:rsid w:val="00BE477E"/>
    <w:rsid w:val="00BE4968"/>
    <w:rsid w:val="00BE4982"/>
    <w:rsid w:val="00BE5050"/>
    <w:rsid w:val="00BE5099"/>
    <w:rsid w:val="00BE57A0"/>
    <w:rsid w:val="00BE5A8A"/>
    <w:rsid w:val="00BE5AA8"/>
    <w:rsid w:val="00BE5D3A"/>
    <w:rsid w:val="00BE5D7C"/>
    <w:rsid w:val="00BE5DC2"/>
    <w:rsid w:val="00BE5EAB"/>
    <w:rsid w:val="00BE5F16"/>
    <w:rsid w:val="00BE62B7"/>
    <w:rsid w:val="00BE63FF"/>
    <w:rsid w:val="00BE65B1"/>
    <w:rsid w:val="00BE6662"/>
    <w:rsid w:val="00BE66A2"/>
    <w:rsid w:val="00BE66D0"/>
    <w:rsid w:val="00BE6779"/>
    <w:rsid w:val="00BE680B"/>
    <w:rsid w:val="00BE6A93"/>
    <w:rsid w:val="00BE6ADC"/>
    <w:rsid w:val="00BE6D80"/>
    <w:rsid w:val="00BE730F"/>
    <w:rsid w:val="00BE746C"/>
    <w:rsid w:val="00BE7558"/>
    <w:rsid w:val="00BE767C"/>
    <w:rsid w:val="00BE7859"/>
    <w:rsid w:val="00BE7867"/>
    <w:rsid w:val="00BE7902"/>
    <w:rsid w:val="00BE799A"/>
    <w:rsid w:val="00BE7C82"/>
    <w:rsid w:val="00BE7F40"/>
    <w:rsid w:val="00BF019B"/>
    <w:rsid w:val="00BF04A0"/>
    <w:rsid w:val="00BF0600"/>
    <w:rsid w:val="00BF067A"/>
    <w:rsid w:val="00BF082A"/>
    <w:rsid w:val="00BF09F0"/>
    <w:rsid w:val="00BF0ACC"/>
    <w:rsid w:val="00BF0B1E"/>
    <w:rsid w:val="00BF0CA7"/>
    <w:rsid w:val="00BF0DCA"/>
    <w:rsid w:val="00BF0E38"/>
    <w:rsid w:val="00BF0FE1"/>
    <w:rsid w:val="00BF1120"/>
    <w:rsid w:val="00BF1451"/>
    <w:rsid w:val="00BF1465"/>
    <w:rsid w:val="00BF1536"/>
    <w:rsid w:val="00BF1724"/>
    <w:rsid w:val="00BF17F8"/>
    <w:rsid w:val="00BF198D"/>
    <w:rsid w:val="00BF1BC2"/>
    <w:rsid w:val="00BF1E53"/>
    <w:rsid w:val="00BF1E83"/>
    <w:rsid w:val="00BF22C7"/>
    <w:rsid w:val="00BF257B"/>
    <w:rsid w:val="00BF27D4"/>
    <w:rsid w:val="00BF283F"/>
    <w:rsid w:val="00BF28C4"/>
    <w:rsid w:val="00BF2B3F"/>
    <w:rsid w:val="00BF2D06"/>
    <w:rsid w:val="00BF2D10"/>
    <w:rsid w:val="00BF2DC0"/>
    <w:rsid w:val="00BF2E3F"/>
    <w:rsid w:val="00BF32FF"/>
    <w:rsid w:val="00BF344A"/>
    <w:rsid w:val="00BF3508"/>
    <w:rsid w:val="00BF3649"/>
    <w:rsid w:val="00BF3ACB"/>
    <w:rsid w:val="00BF3B06"/>
    <w:rsid w:val="00BF3D7F"/>
    <w:rsid w:val="00BF3EE9"/>
    <w:rsid w:val="00BF4044"/>
    <w:rsid w:val="00BF40DC"/>
    <w:rsid w:val="00BF433D"/>
    <w:rsid w:val="00BF4411"/>
    <w:rsid w:val="00BF44B1"/>
    <w:rsid w:val="00BF4512"/>
    <w:rsid w:val="00BF4617"/>
    <w:rsid w:val="00BF46A6"/>
    <w:rsid w:val="00BF46E2"/>
    <w:rsid w:val="00BF47FD"/>
    <w:rsid w:val="00BF4812"/>
    <w:rsid w:val="00BF4A5A"/>
    <w:rsid w:val="00BF4C5D"/>
    <w:rsid w:val="00BF4C6D"/>
    <w:rsid w:val="00BF4D45"/>
    <w:rsid w:val="00BF4DB9"/>
    <w:rsid w:val="00BF4F86"/>
    <w:rsid w:val="00BF4FE4"/>
    <w:rsid w:val="00BF526B"/>
    <w:rsid w:val="00BF543D"/>
    <w:rsid w:val="00BF5466"/>
    <w:rsid w:val="00BF558B"/>
    <w:rsid w:val="00BF56C2"/>
    <w:rsid w:val="00BF56E3"/>
    <w:rsid w:val="00BF574F"/>
    <w:rsid w:val="00BF5A7C"/>
    <w:rsid w:val="00BF5AC4"/>
    <w:rsid w:val="00BF5B3F"/>
    <w:rsid w:val="00BF5EB8"/>
    <w:rsid w:val="00BF606D"/>
    <w:rsid w:val="00BF60F9"/>
    <w:rsid w:val="00BF6110"/>
    <w:rsid w:val="00BF628F"/>
    <w:rsid w:val="00BF631F"/>
    <w:rsid w:val="00BF63BA"/>
    <w:rsid w:val="00BF63D3"/>
    <w:rsid w:val="00BF6558"/>
    <w:rsid w:val="00BF6582"/>
    <w:rsid w:val="00BF662E"/>
    <w:rsid w:val="00BF6665"/>
    <w:rsid w:val="00BF667E"/>
    <w:rsid w:val="00BF6831"/>
    <w:rsid w:val="00BF6E01"/>
    <w:rsid w:val="00BF6EFD"/>
    <w:rsid w:val="00BF6F01"/>
    <w:rsid w:val="00BF6F8F"/>
    <w:rsid w:val="00BF71AF"/>
    <w:rsid w:val="00BF746A"/>
    <w:rsid w:val="00BF752A"/>
    <w:rsid w:val="00BF767D"/>
    <w:rsid w:val="00BF76CE"/>
    <w:rsid w:val="00BF7754"/>
    <w:rsid w:val="00BF77A7"/>
    <w:rsid w:val="00BF7832"/>
    <w:rsid w:val="00BF788D"/>
    <w:rsid w:val="00BF79C3"/>
    <w:rsid w:val="00BF7A52"/>
    <w:rsid w:val="00BF7F07"/>
    <w:rsid w:val="00BF7F14"/>
    <w:rsid w:val="00BF7FBE"/>
    <w:rsid w:val="00C0007F"/>
    <w:rsid w:val="00C003C4"/>
    <w:rsid w:val="00C004CD"/>
    <w:rsid w:val="00C0054A"/>
    <w:rsid w:val="00C0063E"/>
    <w:rsid w:val="00C006E1"/>
    <w:rsid w:val="00C00775"/>
    <w:rsid w:val="00C00856"/>
    <w:rsid w:val="00C008C2"/>
    <w:rsid w:val="00C00B81"/>
    <w:rsid w:val="00C00BEE"/>
    <w:rsid w:val="00C00CA9"/>
    <w:rsid w:val="00C00EAB"/>
    <w:rsid w:val="00C00FFA"/>
    <w:rsid w:val="00C01075"/>
    <w:rsid w:val="00C01149"/>
    <w:rsid w:val="00C013C6"/>
    <w:rsid w:val="00C013FB"/>
    <w:rsid w:val="00C01447"/>
    <w:rsid w:val="00C014E1"/>
    <w:rsid w:val="00C01569"/>
    <w:rsid w:val="00C015C0"/>
    <w:rsid w:val="00C015CC"/>
    <w:rsid w:val="00C016BF"/>
    <w:rsid w:val="00C01746"/>
    <w:rsid w:val="00C017EA"/>
    <w:rsid w:val="00C01E43"/>
    <w:rsid w:val="00C01EC4"/>
    <w:rsid w:val="00C01FA5"/>
    <w:rsid w:val="00C020BE"/>
    <w:rsid w:val="00C022D9"/>
    <w:rsid w:val="00C0233D"/>
    <w:rsid w:val="00C02446"/>
    <w:rsid w:val="00C02937"/>
    <w:rsid w:val="00C029C0"/>
    <w:rsid w:val="00C02B3C"/>
    <w:rsid w:val="00C02CC7"/>
    <w:rsid w:val="00C02DB1"/>
    <w:rsid w:val="00C02ED6"/>
    <w:rsid w:val="00C03153"/>
    <w:rsid w:val="00C03172"/>
    <w:rsid w:val="00C03221"/>
    <w:rsid w:val="00C0336C"/>
    <w:rsid w:val="00C033B4"/>
    <w:rsid w:val="00C03579"/>
    <w:rsid w:val="00C035A8"/>
    <w:rsid w:val="00C03834"/>
    <w:rsid w:val="00C03915"/>
    <w:rsid w:val="00C03A90"/>
    <w:rsid w:val="00C03D0D"/>
    <w:rsid w:val="00C03D43"/>
    <w:rsid w:val="00C03E10"/>
    <w:rsid w:val="00C03E95"/>
    <w:rsid w:val="00C03E98"/>
    <w:rsid w:val="00C03EE5"/>
    <w:rsid w:val="00C04062"/>
    <w:rsid w:val="00C0419E"/>
    <w:rsid w:val="00C044FD"/>
    <w:rsid w:val="00C04588"/>
    <w:rsid w:val="00C04B17"/>
    <w:rsid w:val="00C04C29"/>
    <w:rsid w:val="00C04C88"/>
    <w:rsid w:val="00C04CF4"/>
    <w:rsid w:val="00C04D6B"/>
    <w:rsid w:val="00C04D9A"/>
    <w:rsid w:val="00C04DDB"/>
    <w:rsid w:val="00C04E57"/>
    <w:rsid w:val="00C04F5A"/>
    <w:rsid w:val="00C0508D"/>
    <w:rsid w:val="00C05102"/>
    <w:rsid w:val="00C05128"/>
    <w:rsid w:val="00C052DA"/>
    <w:rsid w:val="00C05475"/>
    <w:rsid w:val="00C054F6"/>
    <w:rsid w:val="00C055D0"/>
    <w:rsid w:val="00C0577E"/>
    <w:rsid w:val="00C057AB"/>
    <w:rsid w:val="00C0589B"/>
    <w:rsid w:val="00C05923"/>
    <w:rsid w:val="00C059B7"/>
    <w:rsid w:val="00C05EF9"/>
    <w:rsid w:val="00C060B6"/>
    <w:rsid w:val="00C060DA"/>
    <w:rsid w:val="00C06252"/>
    <w:rsid w:val="00C0671C"/>
    <w:rsid w:val="00C068DE"/>
    <w:rsid w:val="00C06956"/>
    <w:rsid w:val="00C06B60"/>
    <w:rsid w:val="00C06BBD"/>
    <w:rsid w:val="00C06D1F"/>
    <w:rsid w:val="00C06D21"/>
    <w:rsid w:val="00C06E14"/>
    <w:rsid w:val="00C06FB6"/>
    <w:rsid w:val="00C070A0"/>
    <w:rsid w:val="00C07102"/>
    <w:rsid w:val="00C0711F"/>
    <w:rsid w:val="00C071F1"/>
    <w:rsid w:val="00C0736F"/>
    <w:rsid w:val="00C075F2"/>
    <w:rsid w:val="00C0764B"/>
    <w:rsid w:val="00C076CA"/>
    <w:rsid w:val="00C0772B"/>
    <w:rsid w:val="00C078CA"/>
    <w:rsid w:val="00C079A0"/>
    <w:rsid w:val="00C07A69"/>
    <w:rsid w:val="00C07C09"/>
    <w:rsid w:val="00C07D35"/>
    <w:rsid w:val="00C1004B"/>
    <w:rsid w:val="00C1014E"/>
    <w:rsid w:val="00C10A20"/>
    <w:rsid w:val="00C10A9E"/>
    <w:rsid w:val="00C10B36"/>
    <w:rsid w:val="00C10C83"/>
    <w:rsid w:val="00C10D8A"/>
    <w:rsid w:val="00C10F4C"/>
    <w:rsid w:val="00C111A2"/>
    <w:rsid w:val="00C112C7"/>
    <w:rsid w:val="00C11393"/>
    <w:rsid w:val="00C11501"/>
    <w:rsid w:val="00C1165C"/>
    <w:rsid w:val="00C11788"/>
    <w:rsid w:val="00C11854"/>
    <w:rsid w:val="00C118A0"/>
    <w:rsid w:val="00C11924"/>
    <w:rsid w:val="00C11968"/>
    <w:rsid w:val="00C1198B"/>
    <w:rsid w:val="00C119D6"/>
    <w:rsid w:val="00C11AC2"/>
    <w:rsid w:val="00C11BB9"/>
    <w:rsid w:val="00C11DF9"/>
    <w:rsid w:val="00C11F4C"/>
    <w:rsid w:val="00C11F99"/>
    <w:rsid w:val="00C12017"/>
    <w:rsid w:val="00C120BE"/>
    <w:rsid w:val="00C1213B"/>
    <w:rsid w:val="00C12162"/>
    <w:rsid w:val="00C121B2"/>
    <w:rsid w:val="00C12229"/>
    <w:rsid w:val="00C12299"/>
    <w:rsid w:val="00C124F2"/>
    <w:rsid w:val="00C12512"/>
    <w:rsid w:val="00C125D6"/>
    <w:rsid w:val="00C126C4"/>
    <w:rsid w:val="00C1279B"/>
    <w:rsid w:val="00C12804"/>
    <w:rsid w:val="00C12AB0"/>
    <w:rsid w:val="00C12E46"/>
    <w:rsid w:val="00C13135"/>
    <w:rsid w:val="00C1329C"/>
    <w:rsid w:val="00C13785"/>
    <w:rsid w:val="00C137AE"/>
    <w:rsid w:val="00C1385B"/>
    <w:rsid w:val="00C139D6"/>
    <w:rsid w:val="00C13A2C"/>
    <w:rsid w:val="00C13CD8"/>
    <w:rsid w:val="00C13CF7"/>
    <w:rsid w:val="00C13D4F"/>
    <w:rsid w:val="00C13E4E"/>
    <w:rsid w:val="00C14374"/>
    <w:rsid w:val="00C143A6"/>
    <w:rsid w:val="00C145C7"/>
    <w:rsid w:val="00C146E1"/>
    <w:rsid w:val="00C146EF"/>
    <w:rsid w:val="00C1483E"/>
    <w:rsid w:val="00C14B74"/>
    <w:rsid w:val="00C14C79"/>
    <w:rsid w:val="00C14F4A"/>
    <w:rsid w:val="00C14FDB"/>
    <w:rsid w:val="00C1505B"/>
    <w:rsid w:val="00C1513C"/>
    <w:rsid w:val="00C15320"/>
    <w:rsid w:val="00C1532B"/>
    <w:rsid w:val="00C153B9"/>
    <w:rsid w:val="00C154AB"/>
    <w:rsid w:val="00C155B5"/>
    <w:rsid w:val="00C15857"/>
    <w:rsid w:val="00C15859"/>
    <w:rsid w:val="00C158E9"/>
    <w:rsid w:val="00C15AFF"/>
    <w:rsid w:val="00C15B40"/>
    <w:rsid w:val="00C15D23"/>
    <w:rsid w:val="00C15DC3"/>
    <w:rsid w:val="00C15E37"/>
    <w:rsid w:val="00C1602B"/>
    <w:rsid w:val="00C16105"/>
    <w:rsid w:val="00C16219"/>
    <w:rsid w:val="00C16251"/>
    <w:rsid w:val="00C1656C"/>
    <w:rsid w:val="00C16574"/>
    <w:rsid w:val="00C165F4"/>
    <w:rsid w:val="00C1663D"/>
    <w:rsid w:val="00C166D2"/>
    <w:rsid w:val="00C16796"/>
    <w:rsid w:val="00C167CF"/>
    <w:rsid w:val="00C16801"/>
    <w:rsid w:val="00C16896"/>
    <w:rsid w:val="00C169EF"/>
    <w:rsid w:val="00C16AB5"/>
    <w:rsid w:val="00C16D10"/>
    <w:rsid w:val="00C16D30"/>
    <w:rsid w:val="00C16D8A"/>
    <w:rsid w:val="00C16F09"/>
    <w:rsid w:val="00C17254"/>
    <w:rsid w:val="00C17271"/>
    <w:rsid w:val="00C172CB"/>
    <w:rsid w:val="00C17371"/>
    <w:rsid w:val="00C173A2"/>
    <w:rsid w:val="00C173A6"/>
    <w:rsid w:val="00C177B5"/>
    <w:rsid w:val="00C179DA"/>
    <w:rsid w:val="00C17AEF"/>
    <w:rsid w:val="00C17D85"/>
    <w:rsid w:val="00C17EE2"/>
    <w:rsid w:val="00C208C3"/>
    <w:rsid w:val="00C20947"/>
    <w:rsid w:val="00C209D0"/>
    <w:rsid w:val="00C20BE1"/>
    <w:rsid w:val="00C20E65"/>
    <w:rsid w:val="00C20F78"/>
    <w:rsid w:val="00C20FC0"/>
    <w:rsid w:val="00C211C8"/>
    <w:rsid w:val="00C21307"/>
    <w:rsid w:val="00C214EF"/>
    <w:rsid w:val="00C217A2"/>
    <w:rsid w:val="00C21C13"/>
    <w:rsid w:val="00C21E83"/>
    <w:rsid w:val="00C2206A"/>
    <w:rsid w:val="00C22117"/>
    <w:rsid w:val="00C22249"/>
    <w:rsid w:val="00C22631"/>
    <w:rsid w:val="00C226B6"/>
    <w:rsid w:val="00C227EB"/>
    <w:rsid w:val="00C22AE8"/>
    <w:rsid w:val="00C22B46"/>
    <w:rsid w:val="00C22BCA"/>
    <w:rsid w:val="00C22C40"/>
    <w:rsid w:val="00C22D43"/>
    <w:rsid w:val="00C22E95"/>
    <w:rsid w:val="00C22EA8"/>
    <w:rsid w:val="00C22EB5"/>
    <w:rsid w:val="00C22F2B"/>
    <w:rsid w:val="00C23047"/>
    <w:rsid w:val="00C23094"/>
    <w:rsid w:val="00C2333C"/>
    <w:rsid w:val="00C233EE"/>
    <w:rsid w:val="00C23456"/>
    <w:rsid w:val="00C2348C"/>
    <w:rsid w:val="00C234A5"/>
    <w:rsid w:val="00C234CC"/>
    <w:rsid w:val="00C23647"/>
    <w:rsid w:val="00C2366E"/>
    <w:rsid w:val="00C2386B"/>
    <w:rsid w:val="00C239F5"/>
    <w:rsid w:val="00C23A99"/>
    <w:rsid w:val="00C23AC1"/>
    <w:rsid w:val="00C23B6A"/>
    <w:rsid w:val="00C23BAE"/>
    <w:rsid w:val="00C23CE6"/>
    <w:rsid w:val="00C23F8A"/>
    <w:rsid w:val="00C23FE5"/>
    <w:rsid w:val="00C23FE6"/>
    <w:rsid w:val="00C24237"/>
    <w:rsid w:val="00C24269"/>
    <w:rsid w:val="00C24314"/>
    <w:rsid w:val="00C2439C"/>
    <w:rsid w:val="00C24603"/>
    <w:rsid w:val="00C247DD"/>
    <w:rsid w:val="00C24955"/>
    <w:rsid w:val="00C2498D"/>
    <w:rsid w:val="00C24997"/>
    <w:rsid w:val="00C2499B"/>
    <w:rsid w:val="00C249B5"/>
    <w:rsid w:val="00C24AB6"/>
    <w:rsid w:val="00C24AC9"/>
    <w:rsid w:val="00C24B1A"/>
    <w:rsid w:val="00C24E97"/>
    <w:rsid w:val="00C24FC3"/>
    <w:rsid w:val="00C25070"/>
    <w:rsid w:val="00C2517D"/>
    <w:rsid w:val="00C252C3"/>
    <w:rsid w:val="00C2531C"/>
    <w:rsid w:val="00C254C8"/>
    <w:rsid w:val="00C255A6"/>
    <w:rsid w:val="00C256D6"/>
    <w:rsid w:val="00C25754"/>
    <w:rsid w:val="00C258AE"/>
    <w:rsid w:val="00C25BB5"/>
    <w:rsid w:val="00C25BDC"/>
    <w:rsid w:val="00C25C0F"/>
    <w:rsid w:val="00C25F96"/>
    <w:rsid w:val="00C25FA7"/>
    <w:rsid w:val="00C2605F"/>
    <w:rsid w:val="00C2607E"/>
    <w:rsid w:val="00C26261"/>
    <w:rsid w:val="00C263D9"/>
    <w:rsid w:val="00C26451"/>
    <w:rsid w:val="00C26521"/>
    <w:rsid w:val="00C26898"/>
    <w:rsid w:val="00C26CBA"/>
    <w:rsid w:val="00C26CD1"/>
    <w:rsid w:val="00C2703A"/>
    <w:rsid w:val="00C2708D"/>
    <w:rsid w:val="00C27640"/>
    <w:rsid w:val="00C27665"/>
    <w:rsid w:val="00C277DE"/>
    <w:rsid w:val="00C2799A"/>
    <w:rsid w:val="00C27BFA"/>
    <w:rsid w:val="00C27C8D"/>
    <w:rsid w:val="00C27D2C"/>
    <w:rsid w:val="00C3000C"/>
    <w:rsid w:val="00C30068"/>
    <w:rsid w:val="00C300EC"/>
    <w:rsid w:val="00C3017E"/>
    <w:rsid w:val="00C302E6"/>
    <w:rsid w:val="00C30557"/>
    <w:rsid w:val="00C30795"/>
    <w:rsid w:val="00C307AD"/>
    <w:rsid w:val="00C3095C"/>
    <w:rsid w:val="00C309AF"/>
    <w:rsid w:val="00C309F5"/>
    <w:rsid w:val="00C30ABC"/>
    <w:rsid w:val="00C30EFA"/>
    <w:rsid w:val="00C31068"/>
    <w:rsid w:val="00C3137E"/>
    <w:rsid w:val="00C315B0"/>
    <w:rsid w:val="00C3174B"/>
    <w:rsid w:val="00C3180C"/>
    <w:rsid w:val="00C31965"/>
    <w:rsid w:val="00C31CF0"/>
    <w:rsid w:val="00C31D2A"/>
    <w:rsid w:val="00C32049"/>
    <w:rsid w:val="00C32098"/>
    <w:rsid w:val="00C320CD"/>
    <w:rsid w:val="00C321F3"/>
    <w:rsid w:val="00C3224F"/>
    <w:rsid w:val="00C322B4"/>
    <w:rsid w:val="00C323F4"/>
    <w:rsid w:val="00C3261F"/>
    <w:rsid w:val="00C3279E"/>
    <w:rsid w:val="00C3280E"/>
    <w:rsid w:val="00C32AF9"/>
    <w:rsid w:val="00C32C7C"/>
    <w:rsid w:val="00C32D65"/>
    <w:rsid w:val="00C32DD6"/>
    <w:rsid w:val="00C32DE2"/>
    <w:rsid w:val="00C32DF1"/>
    <w:rsid w:val="00C33209"/>
    <w:rsid w:val="00C332E0"/>
    <w:rsid w:val="00C33316"/>
    <w:rsid w:val="00C33477"/>
    <w:rsid w:val="00C335EC"/>
    <w:rsid w:val="00C3369F"/>
    <w:rsid w:val="00C337A3"/>
    <w:rsid w:val="00C33960"/>
    <w:rsid w:val="00C33BC9"/>
    <w:rsid w:val="00C33BD3"/>
    <w:rsid w:val="00C33C0A"/>
    <w:rsid w:val="00C33D00"/>
    <w:rsid w:val="00C33D10"/>
    <w:rsid w:val="00C33F3C"/>
    <w:rsid w:val="00C33F91"/>
    <w:rsid w:val="00C340BE"/>
    <w:rsid w:val="00C34255"/>
    <w:rsid w:val="00C344B1"/>
    <w:rsid w:val="00C3467D"/>
    <w:rsid w:val="00C34682"/>
    <w:rsid w:val="00C346AB"/>
    <w:rsid w:val="00C346C7"/>
    <w:rsid w:val="00C347EA"/>
    <w:rsid w:val="00C34B2A"/>
    <w:rsid w:val="00C34E46"/>
    <w:rsid w:val="00C352DD"/>
    <w:rsid w:val="00C3532C"/>
    <w:rsid w:val="00C3532D"/>
    <w:rsid w:val="00C35657"/>
    <w:rsid w:val="00C357F6"/>
    <w:rsid w:val="00C35969"/>
    <w:rsid w:val="00C35A3A"/>
    <w:rsid w:val="00C35BD2"/>
    <w:rsid w:val="00C35BDD"/>
    <w:rsid w:val="00C3629C"/>
    <w:rsid w:val="00C3641E"/>
    <w:rsid w:val="00C364C1"/>
    <w:rsid w:val="00C364C9"/>
    <w:rsid w:val="00C36584"/>
    <w:rsid w:val="00C36729"/>
    <w:rsid w:val="00C36A04"/>
    <w:rsid w:val="00C36B5F"/>
    <w:rsid w:val="00C36BF0"/>
    <w:rsid w:val="00C36DF4"/>
    <w:rsid w:val="00C36EA3"/>
    <w:rsid w:val="00C36F82"/>
    <w:rsid w:val="00C37153"/>
    <w:rsid w:val="00C37177"/>
    <w:rsid w:val="00C372DF"/>
    <w:rsid w:val="00C3748E"/>
    <w:rsid w:val="00C37640"/>
    <w:rsid w:val="00C37739"/>
    <w:rsid w:val="00C37966"/>
    <w:rsid w:val="00C37AFE"/>
    <w:rsid w:val="00C37BC3"/>
    <w:rsid w:val="00C37DDD"/>
    <w:rsid w:val="00C4022D"/>
    <w:rsid w:val="00C40299"/>
    <w:rsid w:val="00C40627"/>
    <w:rsid w:val="00C407E8"/>
    <w:rsid w:val="00C40A0E"/>
    <w:rsid w:val="00C40AD5"/>
    <w:rsid w:val="00C41069"/>
    <w:rsid w:val="00C413B6"/>
    <w:rsid w:val="00C414F6"/>
    <w:rsid w:val="00C4163E"/>
    <w:rsid w:val="00C41642"/>
    <w:rsid w:val="00C41644"/>
    <w:rsid w:val="00C4173C"/>
    <w:rsid w:val="00C417D6"/>
    <w:rsid w:val="00C418C2"/>
    <w:rsid w:val="00C419F7"/>
    <w:rsid w:val="00C41A8B"/>
    <w:rsid w:val="00C41B98"/>
    <w:rsid w:val="00C41CD4"/>
    <w:rsid w:val="00C41DA6"/>
    <w:rsid w:val="00C41F7B"/>
    <w:rsid w:val="00C42050"/>
    <w:rsid w:val="00C420BC"/>
    <w:rsid w:val="00C421A4"/>
    <w:rsid w:val="00C42211"/>
    <w:rsid w:val="00C427FD"/>
    <w:rsid w:val="00C42A10"/>
    <w:rsid w:val="00C42B9C"/>
    <w:rsid w:val="00C42BF3"/>
    <w:rsid w:val="00C42C42"/>
    <w:rsid w:val="00C42D31"/>
    <w:rsid w:val="00C42DA5"/>
    <w:rsid w:val="00C42F52"/>
    <w:rsid w:val="00C4326A"/>
    <w:rsid w:val="00C4338B"/>
    <w:rsid w:val="00C434A8"/>
    <w:rsid w:val="00C437E8"/>
    <w:rsid w:val="00C437FC"/>
    <w:rsid w:val="00C43916"/>
    <w:rsid w:val="00C43918"/>
    <w:rsid w:val="00C439FC"/>
    <w:rsid w:val="00C43A0B"/>
    <w:rsid w:val="00C43ABC"/>
    <w:rsid w:val="00C43BB4"/>
    <w:rsid w:val="00C43C02"/>
    <w:rsid w:val="00C43C5D"/>
    <w:rsid w:val="00C44020"/>
    <w:rsid w:val="00C4413C"/>
    <w:rsid w:val="00C4416D"/>
    <w:rsid w:val="00C44319"/>
    <w:rsid w:val="00C44410"/>
    <w:rsid w:val="00C4456D"/>
    <w:rsid w:val="00C4477E"/>
    <w:rsid w:val="00C448B3"/>
    <w:rsid w:val="00C449F1"/>
    <w:rsid w:val="00C44B09"/>
    <w:rsid w:val="00C452F2"/>
    <w:rsid w:val="00C45690"/>
    <w:rsid w:val="00C456F8"/>
    <w:rsid w:val="00C45747"/>
    <w:rsid w:val="00C45985"/>
    <w:rsid w:val="00C45AD3"/>
    <w:rsid w:val="00C45AEA"/>
    <w:rsid w:val="00C45B17"/>
    <w:rsid w:val="00C45B53"/>
    <w:rsid w:val="00C45CD4"/>
    <w:rsid w:val="00C45D2E"/>
    <w:rsid w:val="00C45D40"/>
    <w:rsid w:val="00C45E02"/>
    <w:rsid w:val="00C45ED5"/>
    <w:rsid w:val="00C45FAB"/>
    <w:rsid w:val="00C46427"/>
    <w:rsid w:val="00C46440"/>
    <w:rsid w:val="00C464CE"/>
    <w:rsid w:val="00C466E4"/>
    <w:rsid w:val="00C46890"/>
    <w:rsid w:val="00C4692A"/>
    <w:rsid w:val="00C46AFF"/>
    <w:rsid w:val="00C46C3D"/>
    <w:rsid w:val="00C46CF9"/>
    <w:rsid w:val="00C46E18"/>
    <w:rsid w:val="00C46E9D"/>
    <w:rsid w:val="00C47023"/>
    <w:rsid w:val="00C472A2"/>
    <w:rsid w:val="00C472A9"/>
    <w:rsid w:val="00C472AC"/>
    <w:rsid w:val="00C4791F"/>
    <w:rsid w:val="00C47BC5"/>
    <w:rsid w:val="00C47E52"/>
    <w:rsid w:val="00C47E73"/>
    <w:rsid w:val="00C47F16"/>
    <w:rsid w:val="00C50070"/>
    <w:rsid w:val="00C500F7"/>
    <w:rsid w:val="00C501A0"/>
    <w:rsid w:val="00C5020B"/>
    <w:rsid w:val="00C5020D"/>
    <w:rsid w:val="00C502EA"/>
    <w:rsid w:val="00C5038E"/>
    <w:rsid w:val="00C50426"/>
    <w:rsid w:val="00C50544"/>
    <w:rsid w:val="00C506DB"/>
    <w:rsid w:val="00C50740"/>
    <w:rsid w:val="00C50BAB"/>
    <w:rsid w:val="00C50EA1"/>
    <w:rsid w:val="00C50FEC"/>
    <w:rsid w:val="00C5104C"/>
    <w:rsid w:val="00C512D5"/>
    <w:rsid w:val="00C514B3"/>
    <w:rsid w:val="00C51830"/>
    <w:rsid w:val="00C51A4C"/>
    <w:rsid w:val="00C51A80"/>
    <w:rsid w:val="00C51B8C"/>
    <w:rsid w:val="00C51CF9"/>
    <w:rsid w:val="00C51F86"/>
    <w:rsid w:val="00C5205A"/>
    <w:rsid w:val="00C520DA"/>
    <w:rsid w:val="00C52158"/>
    <w:rsid w:val="00C522AC"/>
    <w:rsid w:val="00C522B9"/>
    <w:rsid w:val="00C52344"/>
    <w:rsid w:val="00C5246D"/>
    <w:rsid w:val="00C5255A"/>
    <w:rsid w:val="00C526D7"/>
    <w:rsid w:val="00C52A80"/>
    <w:rsid w:val="00C52BCE"/>
    <w:rsid w:val="00C52D5E"/>
    <w:rsid w:val="00C52DA4"/>
    <w:rsid w:val="00C52DCD"/>
    <w:rsid w:val="00C52E04"/>
    <w:rsid w:val="00C52F2F"/>
    <w:rsid w:val="00C53007"/>
    <w:rsid w:val="00C5304B"/>
    <w:rsid w:val="00C533B7"/>
    <w:rsid w:val="00C5348F"/>
    <w:rsid w:val="00C535A7"/>
    <w:rsid w:val="00C53B35"/>
    <w:rsid w:val="00C53BA6"/>
    <w:rsid w:val="00C53D4F"/>
    <w:rsid w:val="00C53E48"/>
    <w:rsid w:val="00C53E4E"/>
    <w:rsid w:val="00C54299"/>
    <w:rsid w:val="00C543CF"/>
    <w:rsid w:val="00C54495"/>
    <w:rsid w:val="00C54645"/>
    <w:rsid w:val="00C548D3"/>
    <w:rsid w:val="00C54B2F"/>
    <w:rsid w:val="00C54DC6"/>
    <w:rsid w:val="00C54E80"/>
    <w:rsid w:val="00C551E9"/>
    <w:rsid w:val="00C55671"/>
    <w:rsid w:val="00C557FB"/>
    <w:rsid w:val="00C5586E"/>
    <w:rsid w:val="00C55874"/>
    <w:rsid w:val="00C55A19"/>
    <w:rsid w:val="00C55A9F"/>
    <w:rsid w:val="00C55DA3"/>
    <w:rsid w:val="00C55F3F"/>
    <w:rsid w:val="00C56186"/>
    <w:rsid w:val="00C561C3"/>
    <w:rsid w:val="00C562CF"/>
    <w:rsid w:val="00C563EF"/>
    <w:rsid w:val="00C5643B"/>
    <w:rsid w:val="00C5649B"/>
    <w:rsid w:val="00C56585"/>
    <w:rsid w:val="00C56731"/>
    <w:rsid w:val="00C56785"/>
    <w:rsid w:val="00C56A6A"/>
    <w:rsid w:val="00C56D38"/>
    <w:rsid w:val="00C56D50"/>
    <w:rsid w:val="00C56ECE"/>
    <w:rsid w:val="00C5707F"/>
    <w:rsid w:val="00C57145"/>
    <w:rsid w:val="00C572DD"/>
    <w:rsid w:val="00C57533"/>
    <w:rsid w:val="00C57678"/>
    <w:rsid w:val="00C57709"/>
    <w:rsid w:val="00C579BD"/>
    <w:rsid w:val="00C57AF8"/>
    <w:rsid w:val="00C57B23"/>
    <w:rsid w:val="00C57C27"/>
    <w:rsid w:val="00C600DE"/>
    <w:rsid w:val="00C6026A"/>
    <w:rsid w:val="00C6028D"/>
    <w:rsid w:val="00C60484"/>
    <w:rsid w:val="00C6056B"/>
    <w:rsid w:val="00C60733"/>
    <w:rsid w:val="00C608F9"/>
    <w:rsid w:val="00C60D07"/>
    <w:rsid w:val="00C60D0E"/>
    <w:rsid w:val="00C60D9E"/>
    <w:rsid w:val="00C60E86"/>
    <w:rsid w:val="00C60F09"/>
    <w:rsid w:val="00C60F37"/>
    <w:rsid w:val="00C6106A"/>
    <w:rsid w:val="00C610FB"/>
    <w:rsid w:val="00C6123E"/>
    <w:rsid w:val="00C612B4"/>
    <w:rsid w:val="00C6135A"/>
    <w:rsid w:val="00C61583"/>
    <w:rsid w:val="00C61654"/>
    <w:rsid w:val="00C6169C"/>
    <w:rsid w:val="00C6184F"/>
    <w:rsid w:val="00C61877"/>
    <w:rsid w:val="00C618FE"/>
    <w:rsid w:val="00C619C6"/>
    <w:rsid w:val="00C61AC3"/>
    <w:rsid w:val="00C61C7E"/>
    <w:rsid w:val="00C61F16"/>
    <w:rsid w:val="00C620B6"/>
    <w:rsid w:val="00C62290"/>
    <w:rsid w:val="00C62304"/>
    <w:rsid w:val="00C62506"/>
    <w:rsid w:val="00C628A5"/>
    <w:rsid w:val="00C629D2"/>
    <w:rsid w:val="00C62A0B"/>
    <w:rsid w:val="00C62A4F"/>
    <w:rsid w:val="00C62A55"/>
    <w:rsid w:val="00C62B15"/>
    <w:rsid w:val="00C62CB1"/>
    <w:rsid w:val="00C62F89"/>
    <w:rsid w:val="00C63159"/>
    <w:rsid w:val="00C6327D"/>
    <w:rsid w:val="00C63688"/>
    <w:rsid w:val="00C637A6"/>
    <w:rsid w:val="00C6390E"/>
    <w:rsid w:val="00C6397D"/>
    <w:rsid w:val="00C639CB"/>
    <w:rsid w:val="00C639DB"/>
    <w:rsid w:val="00C63C59"/>
    <w:rsid w:val="00C63D69"/>
    <w:rsid w:val="00C64045"/>
    <w:rsid w:val="00C640FE"/>
    <w:rsid w:val="00C64237"/>
    <w:rsid w:val="00C64383"/>
    <w:rsid w:val="00C6444A"/>
    <w:rsid w:val="00C64D01"/>
    <w:rsid w:val="00C64FEA"/>
    <w:rsid w:val="00C65088"/>
    <w:rsid w:val="00C650FB"/>
    <w:rsid w:val="00C65570"/>
    <w:rsid w:val="00C655DF"/>
    <w:rsid w:val="00C656A9"/>
    <w:rsid w:val="00C657C6"/>
    <w:rsid w:val="00C657D6"/>
    <w:rsid w:val="00C658BA"/>
    <w:rsid w:val="00C65965"/>
    <w:rsid w:val="00C65A5F"/>
    <w:rsid w:val="00C65ABA"/>
    <w:rsid w:val="00C65B67"/>
    <w:rsid w:val="00C65C20"/>
    <w:rsid w:val="00C65CF3"/>
    <w:rsid w:val="00C65D37"/>
    <w:rsid w:val="00C65DE1"/>
    <w:rsid w:val="00C65E50"/>
    <w:rsid w:val="00C65FAF"/>
    <w:rsid w:val="00C661B4"/>
    <w:rsid w:val="00C6621F"/>
    <w:rsid w:val="00C6624A"/>
    <w:rsid w:val="00C664D7"/>
    <w:rsid w:val="00C6667D"/>
    <w:rsid w:val="00C6671F"/>
    <w:rsid w:val="00C667FF"/>
    <w:rsid w:val="00C66832"/>
    <w:rsid w:val="00C669B8"/>
    <w:rsid w:val="00C66AD9"/>
    <w:rsid w:val="00C66C3A"/>
    <w:rsid w:val="00C66CEB"/>
    <w:rsid w:val="00C6701D"/>
    <w:rsid w:val="00C67196"/>
    <w:rsid w:val="00C674FF"/>
    <w:rsid w:val="00C67827"/>
    <w:rsid w:val="00C67AD4"/>
    <w:rsid w:val="00C67DB0"/>
    <w:rsid w:val="00C67E4F"/>
    <w:rsid w:val="00C67F1F"/>
    <w:rsid w:val="00C67FC1"/>
    <w:rsid w:val="00C67FF0"/>
    <w:rsid w:val="00C703B5"/>
    <w:rsid w:val="00C70629"/>
    <w:rsid w:val="00C70669"/>
    <w:rsid w:val="00C70BBB"/>
    <w:rsid w:val="00C70C67"/>
    <w:rsid w:val="00C7102E"/>
    <w:rsid w:val="00C71367"/>
    <w:rsid w:val="00C713CE"/>
    <w:rsid w:val="00C71549"/>
    <w:rsid w:val="00C716EB"/>
    <w:rsid w:val="00C71865"/>
    <w:rsid w:val="00C71904"/>
    <w:rsid w:val="00C719CE"/>
    <w:rsid w:val="00C719F9"/>
    <w:rsid w:val="00C71B40"/>
    <w:rsid w:val="00C71C0D"/>
    <w:rsid w:val="00C71C72"/>
    <w:rsid w:val="00C71D0B"/>
    <w:rsid w:val="00C7207C"/>
    <w:rsid w:val="00C72436"/>
    <w:rsid w:val="00C72641"/>
    <w:rsid w:val="00C7277A"/>
    <w:rsid w:val="00C72AE4"/>
    <w:rsid w:val="00C72BCE"/>
    <w:rsid w:val="00C72F20"/>
    <w:rsid w:val="00C72F9A"/>
    <w:rsid w:val="00C72FCA"/>
    <w:rsid w:val="00C73073"/>
    <w:rsid w:val="00C7311F"/>
    <w:rsid w:val="00C7352E"/>
    <w:rsid w:val="00C735CB"/>
    <w:rsid w:val="00C736B2"/>
    <w:rsid w:val="00C737BE"/>
    <w:rsid w:val="00C737FB"/>
    <w:rsid w:val="00C73827"/>
    <w:rsid w:val="00C7391A"/>
    <w:rsid w:val="00C73E1D"/>
    <w:rsid w:val="00C73F42"/>
    <w:rsid w:val="00C74337"/>
    <w:rsid w:val="00C74518"/>
    <w:rsid w:val="00C74803"/>
    <w:rsid w:val="00C748B7"/>
    <w:rsid w:val="00C748D4"/>
    <w:rsid w:val="00C74986"/>
    <w:rsid w:val="00C74AD1"/>
    <w:rsid w:val="00C74BEB"/>
    <w:rsid w:val="00C74D28"/>
    <w:rsid w:val="00C75283"/>
    <w:rsid w:val="00C753CD"/>
    <w:rsid w:val="00C75493"/>
    <w:rsid w:val="00C75617"/>
    <w:rsid w:val="00C75694"/>
    <w:rsid w:val="00C75A08"/>
    <w:rsid w:val="00C75A28"/>
    <w:rsid w:val="00C75DCE"/>
    <w:rsid w:val="00C75F37"/>
    <w:rsid w:val="00C75F48"/>
    <w:rsid w:val="00C7613F"/>
    <w:rsid w:val="00C7615B"/>
    <w:rsid w:val="00C761BE"/>
    <w:rsid w:val="00C7631C"/>
    <w:rsid w:val="00C76683"/>
    <w:rsid w:val="00C76927"/>
    <w:rsid w:val="00C76B75"/>
    <w:rsid w:val="00C76E60"/>
    <w:rsid w:val="00C76E8A"/>
    <w:rsid w:val="00C76E8E"/>
    <w:rsid w:val="00C7706A"/>
    <w:rsid w:val="00C77279"/>
    <w:rsid w:val="00C773C4"/>
    <w:rsid w:val="00C774F4"/>
    <w:rsid w:val="00C776BF"/>
    <w:rsid w:val="00C77A73"/>
    <w:rsid w:val="00C77D5D"/>
    <w:rsid w:val="00C77E23"/>
    <w:rsid w:val="00C77E43"/>
    <w:rsid w:val="00C77E82"/>
    <w:rsid w:val="00C77FC5"/>
    <w:rsid w:val="00C80007"/>
    <w:rsid w:val="00C80012"/>
    <w:rsid w:val="00C801E1"/>
    <w:rsid w:val="00C8026E"/>
    <w:rsid w:val="00C80488"/>
    <w:rsid w:val="00C80568"/>
    <w:rsid w:val="00C80579"/>
    <w:rsid w:val="00C807C8"/>
    <w:rsid w:val="00C80A2C"/>
    <w:rsid w:val="00C80D7C"/>
    <w:rsid w:val="00C80D8A"/>
    <w:rsid w:val="00C80DAB"/>
    <w:rsid w:val="00C810F0"/>
    <w:rsid w:val="00C8133B"/>
    <w:rsid w:val="00C81583"/>
    <w:rsid w:val="00C8182A"/>
    <w:rsid w:val="00C818BA"/>
    <w:rsid w:val="00C8191E"/>
    <w:rsid w:val="00C81AC8"/>
    <w:rsid w:val="00C81ACF"/>
    <w:rsid w:val="00C81D17"/>
    <w:rsid w:val="00C81DF4"/>
    <w:rsid w:val="00C82011"/>
    <w:rsid w:val="00C8220E"/>
    <w:rsid w:val="00C822E9"/>
    <w:rsid w:val="00C8280C"/>
    <w:rsid w:val="00C828B9"/>
    <w:rsid w:val="00C82926"/>
    <w:rsid w:val="00C8294B"/>
    <w:rsid w:val="00C82DD6"/>
    <w:rsid w:val="00C82E26"/>
    <w:rsid w:val="00C82EBA"/>
    <w:rsid w:val="00C832EC"/>
    <w:rsid w:val="00C8350B"/>
    <w:rsid w:val="00C8363C"/>
    <w:rsid w:val="00C83864"/>
    <w:rsid w:val="00C838F1"/>
    <w:rsid w:val="00C83A04"/>
    <w:rsid w:val="00C83A4E"/>
    <w:rsid w:val="00C83BFA"/>
    <w:rsid w:val="00C83C42"/>
    <w:rsid w:val="00C83C6E"/>
    <w:rsid w:val="00C83EBA"/>
    <w:rsid w:val="00C83ECD"/>
    <w:rsid w:val="00C83F22"/>
    <w:rsid w:val="00C83FA5"/>
    <w:rsid w:val="00C841F6"/>
    <w:rsid w:val="00C84200"/>
    <w:rsid w:val="00C84241"/>
    <w:rsid w:val="00C84368"/>
    <w:rsid w:val="00C8436F"/>
    <w:rsid w:val="00C8449F"/>
    <w:rsid w:val="00C84899"/>
    <w:rsid w:val="00C84973"/>
    <w:rsid w:val="00C849A7"/>
    <w:rsid w:val="00C849AE"/>
    <w:rsid w:val="00C84AA1"/>
    <w:rsid w:val="00C84F0A"/>
    <w:rsid w:val="00C84F6C"/>
    <w:rsid w:val="00C850AE"/>
    <w:rsid w:val="00C8533F"/>
    <w:rsid w:val="00C85433"/>
    <w:rsid w:val="00C85600"/>
    <w:rsid w:val="00C856E8"/>
    <w:rsid w:val="00C85991"/>
    <w:rsid w:val="00C85B66"/>
    <w:rsid w:val="00C85C07"/>
    <w:rsid w:val="00C85C08"/>
    <w:rsid w:val="00C85F92"/>
    <w:rsid w:val="00C8600B"/>
    <w:rsid w:val="00C8601A"/>
    <w:rsid w:val="00C86081"/>
    <w:rsid w:val="00C861AB"/>
    <w:rsid w:val="00C862CF"/>
    <w:rsid w:val="00C86350"/>
    <w:rsid w:val="00C8637C"/>
    <w:rsid w:val="00C863F4"/>
    <w:rsid w:val="00C8643E"/>
    <w:rsid w:val="00C8645E"/>
    <w:rsid w:val="00C86697"/>
    <w:rsid w:val="00C8679D"/>
    <w:rsid w:val="00C8699B"/>
    <w:rsid w:val="00C86B01"/>
    <w:rsid w:val="00C86B59"/>
    <w:rsid w:val="00C86B8B"/>
    <w:rsid w:val="00C87453"/>
    <w:rsid w:val="00C8747F"/>
    <w:rsid w:val="00C87485"/>
    <w:rsid w:val="00C87509"/>
    <w:rsid w:val="00C875E1"/>
    <w:rsid w:val="00C878BA"/>
    <w:rsid w:val="00C87C54"/>
    <w:rsid w:val="00C87C7D"/>
    <w:rsid w:val="00C87D15"/>
    <w:rsid w:val="00C87EE5"/>
    <w:rsid w:val="00C903A0"/>
    <w:rsid w:val="00C906BD"/>
    <w:rsid w:val="00C90794"/>
    <w:rsid w:val="00C9089D"/>
    <w:rsid w:val="00C90AE3"/>
    <w:rsid w:val="00C90B2A"/>
    <w:rsid w:val="00C90B4F"/>
    <w:rsid w:val="00C90B6B"/>
    <w:rsid w:val="00C90D39"/>
    <w:rsid w:val="00C90D4D"/>
    <w:rsid w:val="00C90D53"/>
    <w:rsid w:val="00C90E10"/>
    <w:rsid w:val="00C9115A"/>
    <w:rsid w:val="00C91544"/>
    <w:rsid w:val="00C91570"/>
    <w:rsid w:val="00C916A6"/>
    <w:rsid w:val="00C917E5"/>
    <w:rsid w:val="00C91856"/>
    <w:rsid w:val="00C918E7"/>
    <w:rsid w:val="00C91A7E"/>
    <w:rsid w:val="00C91AF6"/>
    <w:rsid w:val="00C91C8B"/>
    <w:rsid w:val="00C91DE9"/>
    <w:rsid w:val="00C91E6D"/>
    <w:rsid w:val="00C91F47"/>
    <w:rsid w:val="00C91FF8"/>
    <w:rsid w:val="00C9221E"/>
    <w:rsid w:val="00C922DA"/>
    <w:rsid w:val="00C92472"/>
    <w:rsid w:val="00C927A2"/>
    <w:rsid w:val="00C92880"/>
    <w:rsid w:val="00C928D9"/>
    <w:rsid w:val="00C92BFE"/>
    <w:rsid w:val="00C92DB1"/>
    <w:rsid w:val="00C92F40"/>
    <w:rsid w:val="00C93042"/>
    <w:rsid w:val="00C9308A"/>
    <w:rsid w:val="00C93109"/>
    <w:rsid w:val="00C9343A"/>
    <w:rsid w:val="00C93505"/>
    <w:rsid w:val="00C93557"/>
    <w:rsid w:val="00C93625"/>
    <w:rsid w:val="00C93690"/>
    <w:rsid w:val="00C936AD"/>
    <w:rsid w:val="00C93AFC"/>
    <w:rsid w:val="00C93B44"/>
    <w:rsid w:val="00C93B73"/>
    <w:rsid w:val="00C93DD3"/>
    <w:rsid w:val="00C943D7"/>
    <w:rsid w:val="00C945A6"/>
    <w:rsid w:val="00C947B4"/>
    <w:rsid w:val="00C948B1"/>
    <w:rsid w:val="00C948C4"/>
    <w:rsid w:val="00C94B5F"/>
    <w:rsid w:val="00C94BCD"/>
    <w:rsid w:val="00C94D31"/>
    <w:rsid w:val="00C94D61"/>
    <w:rsid w:val="00C94FAD"/>
    <w:rsid w:val="00C951B1"/>
    <w:rsid w:val="00C953D0"/>
    <w:rsid w:val="00C953DE"/>
    <w:rsid w:val="00C9541B"/>
    <w:rsid w:val="00C9557A"/>
    <w:rsid w:val="00C95584"/>
    <w:rsid w:val="00C9567B"/>
    <w:rsid w:val="00C95703"/>
    <w:rsid w:val="00C95A62"/>
    <w:rsid w:val="00C95AF0"/>
    <w:rsid w:val="00C95B65"/>
    <w:rsid w:val="00C95E75"/>
    <w:rsid w:val="00C95FD3"/>
    <w:rsid w:val="00C960A5"/>
    <w:rsid w:val="00C961AF"/>
    <w:rsid w:val="00C96204"/>
    <w:rsid w:val="00C9640E"/>
    <w:rsid w:val="00C96482"/>
    <w:rsid w:val="00C96823"/>
    <w:rsid w:val="00C9688C"/>
    <w:rsid w:val="00C968A8"/>
    <w:rsid w:val="00C969B4"/>
    <w:rsid w:val="00C969B9"/>
    <w:rsid w:val="00C96A67"/>
    <w:rsid w:val="00C96CE7"/>
    <w:rsid w:val="00C96E63"/>
    <w:rsid w:val="00C97315"/>
    <w:rsid w:val="00C9741E"/>
    <w:rsid w:val="00C9743E"/>
    <w:rsid w:val="00C97488"/>
    <w:rsid w:val="00C9776B"/>
    <w:rsid w:val="00C97BE6"/>
    <w:rsid w:val="00C97C14"/>
    <w:rsid w:val="00C97C34"/>
    <w:rsid w:val="00C97C9E"/>
    <w:rsid w:val="00C97E08"/>
    <w:rsid w:val="00CA010F"/>
    <w:rsid w:val="00CA01B7"/>
    <w:rsid w:val="00CA076C"/>
    <w:rsid w:val="00CA0C75"/>
    <w:rsid w:val="00CA0ED5"/>
    <w:rsid w:val="00CA0F64"/>
    <w:rsid w:val="00CA0FDE"/>
    <w:rsid w:val="00CA12E1"/>
    <w:rsid w:val="00CA133E"/>
    <w:rsid w:val="00CA1478"/>
    <w:rsid w:val="00CA14CF"/>
    <w:rsid w:val="00CA15BD"/>
    <w:rsid w:val="00CA1642"/>
    <w:rsid w:val="00CA189E"/>
    <w:rsid w:val="00CA1B3C"/>
    <w:rsid w:val="00CA1BC3"/>
    <w:rsid w:val="00CA1D41"/>
    <w:rsid w:val="00CA202F"/>
    <w:rsid w:val="00CA2352"/>
    <w:rsid w:val="00CA23AC"/>
    <w:rsid w:val="00CA24D4"/>
    <w:rsid w:val="00CA2517"/>
    <w:rsid w:val="00CA25EE"/>
    <w:rsid w:val="00CA285E"/>
    <w:rsid w:val="00CA2923"/>
    <w:rsid w:val="00CA297A"/>
    <w:rsid w:val="00CA2985"/>
    <w:rsid w:val="00CA2A95"/>
    <w:rsid w:val="00CA2B56"/>
    <w:rsid w:val="00CA2BF4"/>
    <w:rsid w:val="00CA2C9A"/>
    <w:rsid w:val="00CA2D19"/>
    <w:rsid w:val="00CA30A8"/>
    <w:rsid w:val="00CA3143"/>
    <w:rsid w:val="00CA3302"/>
    <w:rsid w:val="00CA37D6"/>
    <w:rsid w:val="00CA37ED"/>
    <w:rsid w:val="00CA387A"/>
    <w:rsid w:val="00CA399B"/>
    <w:rsid w:val="00CA3B3D"/>
    <w:rsid w:val="00CA3D89"/>
    <w:rsid w:val="00CA3DAF"/>
    <w:rsid w:val="00CA3E61"/>
    <w:rsid w:val="00CA3F0F"/>
    <w:rsid w:val="00CA3FB3"/>
    <w:rsid w:val="00CA4262"/>
    <w:rsid w:val="00CA4317"/>
    <w:rsid w:val="00CA449A"/>
    <w:rsid w:val="00CA4501"/>
    <w:rsid w:val="00CA4613"/>
    <w:rsid w:val="00CA4734"/>
    <w:rsid w:val="00CA477C"/>
    <w:rsid w:val="00CA48C3"/>
    <w:rsid w:val="00CA4D28"/>
    <w:rsid w:val="00CA4D77"/>
    <w:rsid w:val="00CA4E21"/>
    <w:rsid w:val="00CA4F25"/>
    <w:rsid w:val="00CA50A0"/>
    <w:rsid w:val="00CA50D3"/>
    <w:rsid w:val="00CA512B"/>
    <w:rsid w:val="00CA513F"/>
    <w:rsid w:val="00CA53AD"/>
    <w:rsid w:val="00CA53C8"/>
    <w:rsid w:val="00CA53D4"/>
    <w:rsid w:val="00CA546A"/>
    <w:rsid w:val="00CA5531"/>
    <w:rsid w:val="00CA5625"/>
    <w:rsid w:val="00CA56BB"/>
    <w:rsid w:val="00CA5798"/>
    <w:rsid w:val="00CA5960"/>
    <w:rsid w:val="00CA5999"/>
    <w:rsid w:val="00CA5A56"/>
    <w:rsid w:val="00CA5B7A"/>
    <w:rsid w:val="00CA5D20"/>
    <w:rsid w:val="00CA5E8D"/>
    <w:rsid w:val="00CA6076"/>
    <w:rsid w:val="00CA6241"/>
    <w:rsid w:val="00CA62D3"/>
    <w:rsid w:val="00CA637E"/>
    <w:rsid w:val="00CA6387"/>
    <w:rsid w:val="00CA64BC"/>
    <w:rsid w:val="00CA65B1"/>
    <w:rsid w:val="00CA6642"/>
    <w:rsid w:val="00CA6A70"/>
    <w:rsid w:val="00CA6AE9"/>
    <w:rsid w:val="00CA6B3B"/>
    <w:rsid w:val="00CA6D68"/>
    <w:rsid w:val="00CA6E3B"/>
    <w:rsid w:val="00CA6F52"/>
    <w:rsid w:val="00CA6FCC"/>
    <w:rsid w:val="00CA70AB"/>
    <w:rsid w:val="00CA719E"/>
    <w:rsid w:val="00CA7457"/>
    <w:rsid w:val="00CA7461"/>
    <w:rsid w:val="00CA7470"/>
    <w:rsid w:val="00CA74C3"/>
    <w:rsid w:val="00CA74F8"/>
    <w:rsid w:val="00CA7740"/>
    <w:rsid w:val="00CA77E5"/>
    <w:rsid w:val="00CA78C8"/>
    <w:rsid w:val="00CA7A44"/>
    <w:rsid w:val="00CA7ACA"/>
    <w:rsid w:val="00CA7CD1"/>
    <w:rsid w:val="00CA7D10"/>
    <w:rsid w:val="00CA7D13"/>
    <w:rsid w:val="00CA7E11"/>
    <w:rsid w:val="00CA7F8A"/>
    <w:rsid w:val="00CB02CE"/>
    <w:rsid w:val="00CB0499"/>
    <w:rsid w:val="00CB051D"/>
    <w:rsid w:val="00CB05A1"/>
    <w:rsid w:val="00CB06D1"/>
    <w:rsid w:val="00CB0709"/>
    <w:rsid w:val="00CB07D3"/>
    <w:rsid w:val="00CB088C"/>
    <w:rsid w:val="00CB097B"/>
    <w:rsid w:val="00CB0A1C"/>
    <w:rsid w:val="00CB0CDC"/>
    <w:rsid w:val="00CB0D3C"/>
    <w:rsid w:val="00CB0D4B"/>
    <w:rsid w:val="00CB128D"/>
    <w:rsid w:val="00CB12F3"/>
    <w:rsid w:val="00CB1362"/>
    <w:rsid w:val="00CB15E0"/>
    <w:rsid w:val="00CB160E"/>
    <w:rsid w:val="00CB17F1"/>
    <w:rsid w:val="00CB1891"/>
    <w:rsid w:val="00CB1CC0"/>
    <w:rsid w:val="00CB1CD1"/>
    <w:rsid w:val="00CB1E4F"/>
    <w:rsid w:val="00CB1F27"/>
    <w:rsid w:val="00CB1F29"/>
    <w:rsid w:val="00CB1F6D"/>
    <w:rsid w:val="00CB1FBE"/>
    <w:rsid w:val="00CB2077"/>
    <w:rsid w:val="00CB2346"/>
    <w:rsid w:val="00CB2350"/>
    <w:rsid w:val="00CB2559"/>
    <w:rsid w:val="00CB2650"/>
    <w:rsid w:val="00CB2664"/>
    <w:rsid w:val="00CB2880"/>
    <w:rsid w:val="00CB2906"/>
    <w:rsid w:val="00CB2B9D"/>
    <w:rsid w:val="00CB2BD9"/>
    <w:rsid w:val="00CB2D68"/>
    <w:rsid w:val="00CB2D73"/>
    <w:rsid w:val="00CB2E7D"/>
    <w:rsid w:val="00CB2FA8"/>
    <w:rsid w:val="00CB31CA"/>
    <w:rsid w:val="00CB32EC"/>
    <w:rsid w:val="00CB33F9"/>
    <w:rsid w:val="00CB3494"/>
    <w:rsid w:val="00CB34F8"/>
    <w:rsid w:val="00CB3565"/>
    <w:rsid w:val="00CB3618"/>
    <w:rsid w:val="00CB378D"/>
    <w:rsid w:val="00CB3793"/>
    <w:rsid w:val="00CB395B"/>
    <w:rsid w:val="00CB39D5"/>
    <w:rsid w:val="00CB39F9"/>
    <w:rsid w:val="00CB3AFE"/>
    <w:rsid w:val="00CB3C1A"/>
    <w:rsid w:val="00CB3D9F"/>
    <w:rsid w:val="00CB3DEC"/>
    <w:rsid w:val="00CB3DF1"/>
    <w:rsid w:val="00CB3E9B"/>
    <w:rsid w:val="00CB3FC9"/>
    <w:rsid w:val="00CB407F"/>
    <w:rsid w:val="00CB413C"/>
    <w:rsid w:val="00CB4185"/>
    <w:rsid w:val="00CB4307"/>
    <w:rsid w:val="00CB44E2"/>
    <w:rsid w:val="00CB4541"/>
    <w:rsid w:val="00CB4705"/>
    <w:rsid w:val="00CB4833"/>
    <w:rsid w:val="00CB4A59"/>
    <w:rsid w:val="00CB4BFF"/>
    <w:rsid w:val="00CB4CEC"/>
    <w:rsid w:val="00CB4D29"/>
    <w:rsid w:val="00CB4D81"/>
    <w:rsid w:val="00CB52AA"/>
    <w:rsid w:val="00CB5318"/>
    <w:rsid w:val="00CB54E8"/>
    <w:rsid w:val="00CB5515"/>
    <w:rsid w:val="00CB5B85"/>
    <w:rsid w:val="00CB5C06"/>
    <w:rsid w:val="00CB5C11"/>
    <w:rsid w:val="00CB5D7B"/>
    <w:rsid w:val="00CB5F5C"/>
    <w:rsid w:val="00CB5F6A"/>
    <w:rsid w:val="00CB5FAA"/>
    <w:rsid w:val="00CB60F7"/>
    <w:rsid w:val="00CB610B"/>
    <w:rsid w:val="00CB6394"/>
    <w:rsid w:val="00CB6777"/>
    <w:rsid w:val="00CB6861"/>
    <w:rsid w:val="00CB6901"/>
    <w:rsid w:val="00CB691A"/>
    <w:rsid w:val="00CB6C29"/>
    <w:rsid w:val="00CB6F49"/>
    <w:rsid w:val="00CB7030"/>
    <w:rsid w:val="00CB707C"/>
    <w:rsid w:val="00CB7502"/>
    <w:rsid w:val="00CB75CB"/>
    <w:rsid w:val="00CB7677"/>
    <w:rsid w:val="00CB7720"/>
    <w:rsid w:val="00CB793E"/>
    <w:rsid w:val="00CB79A4"/>
    <w:rsid w:val="00CB79D3"/>
    <w:rsid w:val="00CB7BCB"/>
    <w:rsid w:val="00CB7D76"/>
    <w:rsid w:val="00CB7D96"/>
    <w:rsid w:val="00CB7FC8"/>
    <w:rsid w:val="00CC0127"/>
    <w:rsid w:val="00CC0345"/>
    <w:rsid w:val="00CC0417"/>
    <w:rsid w:val="00CC0571"/>
    <w:rsid w:val="00CC057C"/>
    <w:rsid w:val="00CC06D6"/>
    <w:rsid w:val="00CC0715"/>
    <w:rsid w:val="00CC0739"/>
    <w:rsid w:val="00CC09F3"/>
    <w:rsid w:val="00CC0B43"/>
    <w:rsid w:val="00CC0BD7"/>
    <w:rsid w:val="00CC0C1B"/>
    <w:rsid w:val="00CC0E69"/>
    <w:rsid w:val="00CC1228"/>
    <w:rsid w:val="00CC12AC"/>
    <w:rsid w:val="00CC193F"/>
    <w:rsid w:val="00CC1976"/>
    <w:rsid w:val="00CC1A32"/>
    <w:rsid w:val="00CC1CF9"/>
    <w:rsid w:val="00CC1ED5"/>
    <w:rsid w:val="00CC1EFE"/>
    <w:rsid w:val="00CC1F87"/>
    <w:rsid w:val="00CC2068"/>
    <w:rsid w:val="00CC2139"/>
    <w:rsid w:val="00CC217E"/>
    <w:rsid w:val="00CC2247"/>
    <w:rsid w:val="00CC2383"/>
    <w:rsid w:val="00CC2469"/>
    <w:rsid w:val="00CC24F4"/>
    <w:rsid w:val="00CC2722"/>
    <w:rsid w:val="00CC2832"/>
    <w:rsid w:val="00CC2B9D"/>
    <w:rsid w:val="00CC2BB5"/>
    <w:rsid w:val="00CC2E47"/>
    <w:rsid w:val="00CC2FEF"/>
    <w:rsid w:val="00CC315A"/>
    <w:rsid w:val="00CC317B"/>
    <w:rsid w:val="00CC338D"/>
    <w:rsid w:val="00CC353E"/>
    <w:rsid w:val="00CC3541"/>
    <w:rsid w:val="00CC3554"/>
    <w:rsid w:val="00CC373B"/>
    <w:rsid w:val="00CC3845"/>
    <w:rsid w:val="00CC396D"/>
    <w:rsid w:val="00CC39DA"/>
    <w:rsid w:val="00CC3B6D"/>
    <w:rsid w:val="00CC3BA1"/>
    <w:rsid w:val="00CC3CCB"/>
    <w:rsid w:val="00CC3E22"/>
    <w:rsid w:val="00CC42FB"/>
    <w:rsid w:val="00CC43D6"/>
    <w:rsid w:val="00CC455C"/>
    <w:rsid w:val="00CC4680"/>
    <w:rsid w:val="00CC478D"/>
    <w:rsid w:val="00CC47F8"/>
    <w:rsid w:val="00CC4BF8"/>
    <w:rsid w:val="00CC4ED8"/>
    <w:rsid w:val="00CC5016"/>
    <w:rsid w:val="00CC508A"/>
    <w:rsid w:val="00CC5090"/>
    <w:rsid w:val="00CC537F"/>
    <w:rsid w:val="00CC549B"/>
    <w:rsid w:val="00CC556D"/>
    <w:rsid w:val="00CC560C"/>
    <w:rsid w:val="00CC57CC"/>
    <w:rsid w:val="00CC59A6"/>
    <w:rsid w:val="00CC59B9"/>
    <w:rsid w:val="00CC5ADE"/>
    <w:rsid w:val="00CC5B3E"/>
    <w:rsid w:val="00CC5B9E"/>
    <w:rsid w:val="00CC5BF7"/>
    <w:rsid w:val="00CC5CA6"/>
    <w:rsid w:val="00CC5D42"/>
    <w:rsid w:val="00CC5E67"/>
    <w:rsid w:val="00CC5E7A"/>
    <w:rsid w:val="00CC5EE7"/>
    <w:rsid w:val="00CC5F30"/>
    <w:rsid w:val="00CC6209"/>
    <w:rsid w:val="00CC6234"/>
    <w:rsid w:val="00CC6304"/>
    <w:rsid w:val="00CC64BC"/>
    <w:rsid w:val="00CC678A"/>
    <w:rsid w:val="00CC6858"/>
    <w:rsid w:val="00CC691A"/>
    <w:rsid w:val="00CC6C2D"/>
    <w:rsid w:val="00CC6C3E"/>
    <w:rsid w:val="00CC6C59"/>
    <w:rsid w:val="00CC6D4F"/>
    <w:rsid w:val="00CC6F59"/>
    <w:rsid w:val="00CC7022"/>
    <w:rsid w:val="00CC70C9"/>
    <w:rsid w:val="00CC716C"/>
    <w:rsid w:val="00CC71DC"/>
    <w:rsid w:val="00CC7262"/>
    <w:rsid w:val="00CC7543"/>
    <w:rsid w:val="00CC77DD"/>
    <w:rsid w:val="00CC7808"/>
    <w:rsid w:val="00CC7C14"/>
    <w:rsid w:val="00CC7DFB"/>
    <w:rsid w:val="00CC7E11"/>
    <w:rsid w:val="00CC7E74"/>
    <w:rsid w:val="00CC7EC8"/>
    <w:rsid w:val="00CC7F09"/>
    <w:rsid w:val="00CD0185"/>
    <w:rsid w:val="00CD02B5"/>
    <w:rsid w:val="00CD03C4"/>
    <w:rsid w:val="00CD051B"/>
    <w:rsid w:val="00CD07F1"/>
    <w:rsid w:val="00CD0850"/>
    <w:rsid w:val="00CD0A37"/>
    <w:rsid w:val="00CD0BCB"/>
    <w:rsid w:val="00CD0C00"/>
    <w:rsid w:val="00CD0C42"/>
    <w:rsid w:val="00CD0D4F"/>
    <w:rsid w:val="00CD0EF2"/>
    <w:rsid w:val="00CD0FCE"/>
    <w:rsid w:val="00CD0FF6"/>
    <w:rsid w:val="00CD1109"/>
    <w:rsid w:val="00CD112B"/>
    <w:rsid w:val="00CD131E"/>
    <w:rsid w:val="00CD1362"/>
    <w:rsid w:val="00CD14C1"/>
    <w:rsid w:val="00CD152D"/>
    <w:rsid w:val="00CD1550"/>
    <w:rsid w:val="00CD15C5"/>
    <w:rsid w:val="00CD1629"/>
    <w:rsid w:val="00CD1893"/>
    <w:rsid w:val="00CD18E0"/>
    <w:rsid w:val="00CD1AA6"/>
    <w:rsid w:val="00CD1AC9"/>
    <w:rsid w:val="00CD1CED"/>
    <w:rsid w:val="00CD1D39"/>
    <w:rsid w:val="00CD1E4D"/>
    <w:rsid w:val="00CD23E8"/>
    <w:rsid w:val="00CD2407"/>
    <w:rsid w:val="00CD24E3"/>
    <w:rsid w:val="00CD2612"/>
    <w:rsid w:val="00CD26AF"/>
    <w:rsid w:val="00CD2784"/>
    <w:rsid w:val="00CD2A91"/>
    <w:rsid w:val="00CD2B77"/>
    <w:rsid w:val="00CD2E48"/>
    <w:rsid w:val="00CD3066"/>
    <w:rsid w:val="00CD30C5"/>
    <w:rsid w:val="00CD317C"/>
    <w:rsid w:val="00CD350A"/>
    <w:rsid w:val="00CD376F"/>
    <w:rsid w:val="00CD37C4"/>
    <w:rsid w:val="00CD3D9C"/>
    <w:rsid w:val="00CD3F37"/>
    <w:rsid w:val="00CD4012"/>
    <w:rsid w:val="00CD4160"/>
    <w:rsid w:val="00CD4173"/>
    <w:rsid w:val="00CD4275"/>
    <w:rsid w:val="00CD4350"/>
    <w:rsid w:val="00CD4420"/>
    <w:rsid w:val="00CD45E5"/>
    <w:rsid w:val="00CD495A"/>
    <w:rsid w:val="00CD4973"/>
    <w:rsid w:val="00CD5178"/>
    <w:rsid w:val="00CD5446"/>
    <w:rsid w:val="00CD54D5"/>
    <w:rsid w:val="00CD561A"/>
    <w:rsid w:val="00CD566C"/>
    <w:rsid w:val="00CD5694"/>
    <w:rsid w:val="00CD57AE"/>
    <w:rsid w:val="00CD57FB"/>
    <w:rsid w:val="00CD5849"/>
    <w:rsid w:val="00CD59E6"/>
    <w:rsid w:val="00CD5B27"/>
    <w:rsid w:val="00CD5B3A"/>
    <w:rsid w:val="00CD5D38"/>
    <w:rsid w:val="00CD5E07"/>
    <w:rsid w:val="00CD5F57"/>
    <w:rsid w:val="00CD60F6"/>
    <w:rsid w:val="00CD61CC"/>
    <w:rsid w:val="00CD62A1"/>
    <w:rsid w:val="00CD6672"/>
    <w:rsid w:val="00CD6766"/>
    <w:rsid w:val="00CD68C2"/>
    <w:rsid w:val="00CD6975"/>
    <w:rsid w:val="00CD6A05"/>
    <w:rsid w:val="00CD6D74"/>
    <w:rsid w:val="00CD6E5E"/>
    <w:rsid w:val="00CD6E80"/>
    <w:rsid w:val="00CD6F00"/>
    <w:rsid w:val="00CD6F6A"/>
    <w:rsid w:val="00CD6FBC"/>
    <w:rsid w:val="00CD7120"/>
    <w:rsid w:val="00CD7267"/>
    <w:rsid w:val="00CD72FB"/>
    <w:rsid w:val="00CD72FF"/>
    <w:rsid w:val="00CD742B"/>
    <w:rsid w:val="00CD751D"/>
    <w:rsid w:val="00CD75CE"/>
    <w:rsid w:val="00CD75F8"/>
    <w:rsid w:val="00CD7857"/>
    <w:rsid w:val="00CD78A4"/>
    <w:rsid w:val="00CD798F"/>
    <w:rsid w:val="00CD79BA"/>
    <w:rsid w:val="00CD7B52"/>
    <w:rsid w:val="00CD7C0A"/>
    <w:rsid w:val="00CD7CA2"/>
    <w:rsid w:val="00CD7DA6"/>
    <w:rsid w:val="00CD7E81"/>
    <w:rsid w:val="00CD7F48"/>
    <w:rsid w:val="00CE004D"/>
    <w:rsid w:val="00CE00A4"/>
    <w:rsid w:val="00CE0450"/>
    <w:rsid w:val="00CE0871"/>
    <w:rsid w:val="00CE098C"/>
    <w:rsid w:val="00CE09C7"/>
    <w:rsid w:val="00CE0A8B"/>
    <w:rsid w:val="00CE0DB8"/>
    <w:rsid w:val="00CE0F7C"/>
    <w:rsid w:val="00CE11B9"/>
    <w:rsid w:val="00CE11D7"/>
    <w:rsid w:val="00CE134F"/>
    <w:rsid w:val="00CE13CC"/>
    <w:rsid w:val="00CE14DF"/>
    <w:rsid w:val="00CE1A99"/>
    <w:rsid w:val="00CE1DD8"/>
    <w:rsid w:val="00CE1EFD"/>
    <w:rsid w:val="00CE20B9"/>
    <w:rsid w:val="00CE20D7"/>
    <w:rsid w:val="00CE219F"/>
    <w:rsid w:val="00CE21B6"/>
    <w:rsid w:val="00CE2271"/>
    <w:rsid w:val="00CE2328"/>
    <w:rsid w:val="00CE258D"/>
    <w:rsid w:val="00CE2666"/>
    <w:rsid w:val="00CE27F6"/>
    <w:rsid w:val="00CE2801"/>
    <w:rsid w:val="00CE2C9D"/>
    <w:rsid w:val="00CE2DC4"/>
    <w:rsid w:val="00CE2F43"/>
    <w:rsid w:val="00CE303F"/>
    <w:rsid w:val="00CE31B5"/>
    <w:rsid w:val="00CE3229"/>
    <w:rsid w:val="00CE3250"/>
    <w:rsid w:val="00CE325C"/>
    <w:rsid w:val="00CE3488"/>
    <w:rsid w:val="00CE3506"/>
    <w:rsid w:val="00CE3592"/>
    <w:rsid w:val="00CE35D4"/>
    <w:rsid w:val="00CE374C"/>
    <w:rsid w:val="00CE378D"/>
    <w:rsid w:val="00CE37DE"/>
    <w:rsid w:val="00CE3972"/>
    <w:rsid w:val="00CE3A5E"/>
    <w:rsid w:val="00CE3B62"/>
    <w:rsid w:val="00CE3B86"/>
    <w:rsid w:val="00CE3D07"/>
    <w:rsid w:val="00CE3E85"/>
    <w:rsid w:val="00CE3EE9"/>
    <w:rsid w:val="00CE40BF"/>
    <w:rsid w:val="00CE41B7"/>
    <w:rsid w:val="00CE41D1"/>
    <w:rsid w:val="00CE4307"/>
    <w:rsid w:val="00CE43AE"/>
    <w:rsid w:val="00CE4473"/>
    <w:rsid w:val="00CE4566"/>
    <w:rsid w:val="00CE458C"/>
    <w:rsid w:val="00CE45BA"/>
    <w:rsid w:val="00CE47D5"/>
    <w:rsid w:val="00CE4979"/>
    <w:rsid w:val="00CE49ED"/>
    <w:rsid w:val="00CE4A0F"/>
    <w:rsid w:val="00CE4B38"/>
    <w:rsid w:val="00CE4B73"/>
    <w:rsid w:val="00CE4D69"/>
    <w:rsid w:val="00CE4E38"/>
    <w:rsid w:val="00CE4E80"/>
    <w:rsid w:val="00CE4E8C"/>
    <w:rsid w:val="00CE4EDA"/>
    <w:rsid w:val="00CE4F9F"/>
    <w:rsid w:val="00CE4FAB"/>
    <w:rsid w:val="00CE524D"/>
    <w:rsid w:val="00CE53F8"/>
    <w:rsid w:val="00CE573B"/>
    <w:rsid w:val="00CE57C7"/>
    <w:rsid w:val="00CE57CA"/>
    <w:rsid w:val="00CE586C"/>
    <w:rsid w:val="00CE59B5"/>
    <w:rsid w:val="00CE5ABC"/>
    <w:rsid w:val="00CE5BA7"/>
    <w:rsid w:val="00CE5BB5"/>
    <w:rsid w:val="00CE634E"/>
    <w:rsid w:val="00CE635D"/>
    <w:rsid w:val="00CE6376"/>
    <w:rsid w:val="00CE6429"/>
    <w:rsid w:val="00CE64F3"/>
    <w:rsid w:val="00CE65EB"/>
    <w:rsid w:val="00CE6610"/>
    <w:rsid w:val="00CE6716"/>
    <w:rsid w:val="00CE6A1C"/>
    <w:rsid w:val="00CE6B2F"/>
    <w:rsid w:val="00CE6C04"/>
    <w:rsid w:val="00CE70F1"/>
    <w:rsid w:val="00CE73A5"/>
    <w:rsid w:val="00CE7471"/>
    <w:rsid w:val="00CE7735"/>
    <w:rsid w:val="00CE77AD"/>
    <w:rsid w:val="00CE7A1F"/>
    <w:rsid w:val="00CE7C18"/>
    <w:rsid w:val="00CE7CED"/>
    <w:rsid w:val="00CE7D97"/>
    <w:rsid w:val="00CE7F1F"/>
    <w:rsid w:val="00CEDEF3"/>
    <w:rsid w:val="00CF023B"/>
    <w:rsid w:val="00CF0376"/>
    <w:rsid w:val="00CF061F"/>
    <w:rsid w:val="00CF0697"/>
    <w:rsid w:val="00CF0819"/>
    <w:rsid w:val="00CF08B9"/>
    <w:rsid w:val="00CF0A01"/>
    <w:rsid w:val="00CF0D49"/>
    <w:rsid w:val="00CF0FDB"/>
    <w:rsid w:val="00CF1031"/>
    <w:rsid w:val="00CF105B"/>
    <w:rsid w:val="00CF1076"/>
    <w:rsid w:val="00CF11C0"/>
    <w:rsid w:val="00CF12F7"/>
    <w:rsid w:val="00CF1576"/>
    <w:rsid w:val="00CF1690"/>
    <w:rsid w:val="00CF17E7"/>
    <w:rsid w:val="00CF18AD"/>
    <w:rsid w:val="00CF19C0"/>
    <w:rsid w:val="00CF1B10"/>
    <w:rsid w:val="00CF1B9A"/>
    <w:rsid w:val="00CF203F"/>
    <w:rsid w:val="00CF2091"/>
    <w:rsid w:val="00CF231C"/>
    <w:rsid w:val="00CF232B"/>
    <w:rsid w:val="00CF23BE"/>
    <w:rsid w:val="00CF2459"/>
    <w:rsid w:val="00CF25D0"/>
    <w:rsid w:val="00CF27E8"/>
    <w:rsid w:val="00CF2819"/>
    <w:rsid w:val="00CF2A35"/>
    <w:rsid w:val="00CF2A5B"/>
    <w:rsid w:val="00CF2AB5"/>
    <w:rsid w:val="00CF2BA6"/>
    <w:rsid w:val="00CF2D16"/>
    <w:rsid w:val="00CF2FC0"/>
    <w:rsid w:val="00CF319B"/>
    <w:rsid w:val="00CF3205"/>
    <w:rsid w:val="00CF3346"/>
    <w:rsid w:val="00CF3565"/>
    <w:rsid w:val="00CF3855"/>
    <w:rsid w:val="00CF388E"/>
    <w:rsid w:val="00CF3BB6"/>
    <w:rsid w:val="00CF3D9B"/>
    <w:rsid w:val="00CF3E50"/>
    <w:rsid w:val="00CF3F19"/>
    <w:rsid w:val="00CF40E6"/>
    <w:rsid w:val="00CF4201"/>
    <w:rsid w:val="00CF42E7"/>
    <w:rsid w:val="00CF4416"/>
    <w:rsid w:val="00CF4664"/>
    <w:rsid w:val="00CF4C13"/>
    <w:rsid w:val="00CF4CEB"/>
    <w:rsid w:val="00CF4D9D"/>
    <w:rsid w:val="00CF4DAC"/>
    <w:rsid w:val="00CF4FA7"/>
    <w:rsid w:val="00CF509E"/>
    <w:rsid w:val="00CF5164"/>
    <w:rsid w:val="00CF54F2"/>
    <w:rsid w:val="00CF561F"/>
    <w:rsid w:val="00CF5678"/>
    <w:rsid w:val="00CF57A5"/>
    <w:rsid w:val="00CF5942"/>
    <w:rsid w:val="00CF59B0"/>
    <w:rsid w:val="00CF5A2A"/>
    <w:rsid w:val="00CF5A38"/>
    <w:rsid w:val="00CF5B84"/>
    <w:rsid w:val="00CF5B99"/>
    <w:rsid w:val="00CF5BAC"/>
    <w:rsid w:val="00CF5C9D"/>
    <w:rsid w:val="00CF5D0A"/>
    <w:rsid w:val="00CF5FD6"/>
    <w:rsid w:val="00CF6161"/>
    <w:rsid w:val="00CF61DC"/>
    <w:rsid w:val="00CF62FA"/>
    <w:rsid w:val="00CF6301"/>
    <w:rsid w:val="00CF63CA"/>
    <w:rsid w:val="00CF6462"/>
    <w:rsid w:val="00CF6572"/>
    <w:rsid w:val="00CF657E"/>
    <w:rsid w:val="00CF66B6"/>
    <w:rsid w:val="00CF696E"/>
    <w:rsid w:val="00CF6C72"/>
    <w:rsid w:val="00CF6DC6"/>
    <w:rsid w:val="00CF6EF0"/>
    <w:rsid w:val="00CF7107"/>
    <w:rsid w:val="00CF71C5"/>
    <w:rsid w:val="00CF767B"/>
    <w:rsid w:val="00CF785D"/>
    <w:rsid w:val="00CF7A51"/>
    <w:rsid w:val="00CF7C65"/>
    <w:rsid w:val="00CF7F19"/>
    <w:rsid w:val="00D00093"/>
    <w:rsid w:val="00D00219"/>
    <w:rsid w:val="00D0050E"/>
    <w:rsid w:val="00D00559"/>
    <w:rsid w:val="00D005E5"/>
    <w:rsid w:val="00D0062D"/>
    <w:rsid w:val="00D00854"/>
    <w:rsid w:val="00D008C7"/>
    <w:rsid w:val="00D00952"/>
    <w:rsid w:val="00D009A7"/>
    <w:rsid w:val="00D00A77"/>
    <w:rsid w:val="00D00A97"/>
    <w:rsid w:val="00D00CBC"/>
    <w:rsid w:val="00D00D3D"/>
    <w:rsid w:val="00D00D6C"/>
    <w:rsid w:val="00D01071"/>
    <w:rsid w:val="00D011CA"/>
    <w:rsid w:val="00D012BE"/>
    <w:rsid w:val="00D014E1"/>
    <w:rsid w:val="00D01546"/>
    <w:rsid w:val="00D016A0"/>
    <w:rsid w:val="00D0172D"/>
    <w:rsid w:val="00D0176E"/>
    <w:rsid w:val="00D01907"/>
    <w:rsid w:val="00D01C2E"/>
    <w:rsid w:val="00D01C30"/>
    <w:rsid w:val="00D01E68"/>
    <w:rsid w:val="00D01E99"/>
    <w:rsid w:val="00D01EBD"/>
    <w:rsid w:val="00D02335"/>
    <w:rsid w:val="00D02566"/>
    <w:rsid w:val="00D0269D"/>
    <w:rsid w:val="00D0270C"/>
    <w:rsid w:val="00D02A07"/>
    <w:rsid w:val="00D02D79"/>
    <w:rsid w:val="00D02E93"/>
    <w:rsid w:val="00D02F67"/>
    <w:rsid w:val="00D03020"/>
    <w:rsid w:val="00D03151"/>
    <w:rsid w:val="00D032F6"/>
    <w:rsid w:val="00D035C7"/>
    <w:rsid w:val="00D03884"/>
    <w:rsid w:val="00D03917"/>
    <w:rsid w:val="00D03961"/>
    <w:rsid w:val="00D03AEF"/>
    <w:rsid w:val="00D03B4C"/>
    <w:rsid w:val="00D03BAE"/>
    <w:rsid w:val="00D03C91"/>
    <w:rsid w:val="00D03FE1"/>
    <w:rsid w:val="00D041D6"/>
    <w:rsid w:val="00D044B5"/>
    <w:rsid w:val="00D045A2"/>
    <w:rsid w:val="00D0499E"/>
    <w:rsid w:val="00D04B1E"/>
    <w:rsid w:val="00D04B53"/>
    <w:rsid w:val="00D04F8D"/>
    <w:rsid w:val="00D05049"/>
    <w:rsid w:val="00D05253"/>
    <w:rsid w:val="00D05373"/>
    <w:rsid w:val="00D053CE"/>
    <w:rsid w:val="00D05541"/>
    <w:rsid w:val="00D055AD"/>
    <w:rsid w:val="00D055B3"/>
    <w:rsid w:val="00D0571A"/>
    <w:rsid w:val="00D0578D"/>
    <w:rsid w:val="00D0587C"/>
    <w:rsid w:val="00D0594C"/>
    <w:rsid w:val="00D05B20"/>
    <w:rsid w:val="00D05BF7"/>
    <w:rsid w:val="00D05C78"/>
    <w:rsid w:val="00D06027"/>
    <w:rsid w:val="00D06044"/>
    <w:rsid w:val="00D0632A"/>
    <w:rsid w:val="00D06352"/>
    <w:rsid w:val="00D06567"/>
    <w:rsid w:val="00D06847"/>
    <w:rsid w:val="00D0685F"/>
    <w:rsid w:val="00D0688A"/>
    <w:rsid w:val="00D06895"/>
    <w:rsid w:val="00D06CB4"/>
    <w:rsid w:val="00D06CD6"/>
    <w:rsid w:val="00D06E17"/>
    <w:rsid w:val="00D06E18"/>
    <w:rsid w:val="00D06EE8"/>
    <w:rsid w:val="00D07391"/>
    <w:rsid w:val="00D073C9"/>
    <w:rsid w:val="00D0746E"/>
    <w:rsid w:val="00D07479"/>
    <w:rsid w:val="00D07A43"/>
    <w:rsid w:val="00D07ACC"/>
    <w:rsid w:val="00D07BD5"/>
    <w:rsid w:val="00D07D62"/>
    <w:rsid w:val="00D07F18"/>
    <w:rsid w:val="00D100AC"/>
    <w:rsid w:val="00D100DB"/>
    <w:rsid w:val="00D10305"/>
    <w:rsid w:val="00D10774"/>
    <w:rsid w:val="00D108F5"/>
    <w:rsid w:val="00D10BBD"/>
    <w:rsid w:val="00D10CA2"/>
    <w:rsid w:val="00D10D3D"/>
    <w:rsid w:val="00D10FAB"/>
    <w:rsid w:val="00D110CA"/>
    <w:rsid w:val="00D11254"/>
    <w:rsid w:val="00D11267"/>
    <w:rsid w:val="00D11365"/>
    <w:rsid w:val="00D1148D"/>
    <w:rsid w:val="00D1168F"/>
    <w:rsid w:val="00D11838"/>
    <w:rsid w:val="00D11922"/>
    <w:rsid w:val="00D11E39"/>
    <w:rsid w:val="00D11F91"/>
    <w:rsid w:val="00D12134"/>
    <w:rsid w:val="00D12443"/>
    <w:rsid w:val="00D12463"/>
    <w:rsid w:val="00D12571"/>
    <w:rsid w:val="00D1261E"/>
    <w:rsid w:val="00D1264B"/>
    <w:rsid w:val="00D126A6"/>
    <w:rsid w:val="00D12DCD"/>
    <w:rsid w:val="00D1304F"/>
    <w:rsid w:val="00D130DB"/>
    <w:rsid w:val="00D13178"/>
    <w:rsid w:val="00D132E9"/>
    <w:rsid w:val="00D13300"/>
    <w:rsid w:val="00D13446"/>
    <w:rsid w:val="00D1352E"/>
    <w:rsid w:val="00D13661"/>
    <w:rsid w:val="00D13784"/>
    <w:rsid w:val="00D1389F"/>
    <w:rsid w:val="00D13952"/>
    <w:rsid w:val="00D139D9"/>
    <w:rsid w:val="00D14021"/>
    <w:rsid w:val="00D14172"/>
    <w:rsid w:val="00D142D4"/>
    <w:rsid w:val="00D14300"/>
    <w:rsid w:val="00D14336"/>
    <w:rsid w:val="00D14856"/>
    <w:rsid w:val="00D1486A"/>
    <w:rsid w:val="00D149E4"/>
    <w:rsid w:val="00D14A09"/>
    <w:rsid w:val="00D14A41"/>
    <w:rsid w:val="00D14A46"/>
    <w:rsid w:val="00D14BF4"/>
    <w:rsid w:val="00D14EE8"/>
    <w:rsid w:val="00D15000"/>
    <w:rsid w:val="00D1520E"/>
    <w:rsid w:val="00D15297"/>
    <w:rsid w:val="00D1537D"/>
    <w:rsid w:val="00D153AC"/>
    <w:rsid w:val="00D153EC"/>
    <w:rsid w:val="00D15890"/>
    <w:rsid w:val="00D158D5"/>
    <w:rsid w:val="00D15BBF"/>
    <w:rsid w:val="00D15C29"/>
    <w:rsid w:val="00D15CE9"/>
    <w:rsid w:val="00D15E02"/>
    <w:rsid w:val="00D15F85"/>
    <w:rsid w:val="00D15F96"/>
    <w:rsid w:val="00D15F98"/>
    <w:rsid w:val="00D15FF7"/>
    <w:rsid w:val="00D1600B"/>
    <w:rsid w:val="00D1623C"/>
    <w:rsid w:val="00D164EA"/>
    <w:rsid w:val="00D16858"/>
    <w:rsid w:val="00D16876"/>
    <w:rsid w:val="00D168DD"/>
    <w:rsid w:val="00D169AC"/>
    <w:rsid w:val="00D16A97"/>
    <w:rsid w:val="00D16AC9"/>
    <w:rsid w:val="00D16D17"/>
    <w:rsid w:val="00D16F76"/>
    <w:rsid w:val="00D1727D"/>
    <w:rsid w:val="00D1741D"/>
    <w:rsid w:val="00D17675"/>
    <w:rsid w:val="00D176A9"/>
    <w:rsid w:val="00D177A4"/>
    <w:rsid w:val="00D17841"/>
    <w:rsid w:val="00D17AF2"/>
    <w:rsid w:val="00D17B8C"/>
    <w:rsid w:val="00D17CB3"/>
    <w:rsid w:val="00D17E11"/>
    <w:rsid w:val="00D17F59"/>
    <w:rsid w:val="00D17F72"/>
    <w:rsid w:val="00D20081"/>
    <w:rsid w:val="00D20092"/>
    <w:rsid w:val="00D207AB"/>
    <w:rsid w:val="00D20AE5"/>
    <w:rsid w:val="00D20E50"/>
    <w:rsid w:val="00D21072"/>
    <w:rsid w:val="00D21664"/>
    <w:rsid w:val="00D21987"/>
    <w:rsid w:val="00D21C2B"/>
    <w:rsid w:val="00D21D7C"/>
    <w:rsid w:val="00D21F07"/>
    <w:rsid w:val="00D21F86"/>
    <w:rsid w:val="00D21FBB"/>
    <w:rsid w:val="00D22063"/>
    <w:rsid w:val="00D220DE"/>
    <w:rsid w:val="00D221AD"/>
    <w:rsid w:val="00D221BB"/>
    <w:rsid w:val="00D22252"/>
    <w:rsid w:val="00D223B1"/>
    <w:rsid w:val="00D225BC"/>
    <w:rsid w:val="00D22A31"/>
    <w:rsid w:val="00D22AE8"/>
    <w:rsid w:val="00D22CF4"/>
    <w:rsid w:val="00D22E73"/>
    <w:rsid w:val="00D22F2B"/>
    <w:rsid w:val="00D22FA6"/>
    <w:rsid w:val="00D22FC6"/>
    <w:rsid w:val="00D2314B"/>
    <w:rsid w:val="00D23212"/>
    <w:rsid w:val="00D232B8"/>
    <w:rsid w:val="00D23417"/>
    <w:rsid w:val="00D23556"/>
    <w:rsid w:val="00D23928"/>
    <w:rsid w:val="00D23D42"/>
    <w:rsid w:val="00D23E7C"/>
    <w:rsid w:val="00D23EB0"/>
    <w:rsid w:val="00D2408B"/>
    <w:rsid w:val="00D24660"/>
    <w:rsid w:val="00D24806"/>
    <w:rsid w:val="00D24893"/>
    <w:rsid w:val="00D249B3"/>
    <w:rsid w:val="00D24A69"/>
    <w:rsid w:val="00D24ADD"/>
    <w:rsid w:val="00D24B78"/>
    <w:rsid w:val="00D24C67"/>
    <w:rsid w:val="00D24CFA"/>
    <w:rsid w:val="00D24D84"/>
    <w:rsid w:val="00D2524B"/>
    <w:rsid w:val="00D25314"/>
    <w:rsid w:val="00D253E4"/>
    <w:rsid w:val="00D255F1"/>
    <w:rsid w:val="00D25649"/>
    <w:rsid w:val="00D25E1D"/>
    <w:rsid w:val="00D25F04"/>
    <w:rsid w:val="00D26019"/>
    <w:rsid w:val="00D260E8"/>
    <w:rsid w:val="00D260E9"/>
    <w:rsid w:val="00D2617D"/>
    <w:rsid w:val="00D2644E"/>
    <w:rsid w:val="00D26501"/>
    <w:rsid w:val="00D265A7"/>
    <w:rsid w:val="00D265FB"/>
    <w:rsid w:val="00D26925"/>
    <w:rsid w:val="00D26AA2"/>
    <w:rsid w:val="00D26BBF"/>
    <w:rsid w:val="00D26CB9"/>
    <w:rsid w:val="00D26E26"/>
    <w:rsid w:val="00D26E6A"/>
    <w:rsid w:val="00D26EDA"/>
    <w:rsid w:val="00D26EDE"/>
    <w:rsid w:val="00D26EED"/>
    <w:rsid w:val="00D2717A"/>
    <w:rsid w:val="00D273CB"/>
    <w:rsid w:val="00D2755D"/>
    <w:rsid w:val="00D275A4"/>
    <w:rsid w:val="00D2766F"/>
    <w:rsid w:val="00D27872"/>
    <w:rsid w:val="00D27880"/>
    <w:rsid w:val="00D27A4E"/>
    <w:rsid w:val="00D27B36"/>
    <w:rsid w:val="00D27BCE"/>
    <w:rsid w:val="00D27C84"/>
    <w:rsid w:val="00D27DFE"/>
    <w:rsid w:val="00D27F76"/>
    <w:rsid w:val="00D27F95"/>
    <w:rsid w:val="00D30157"/>
    <w:rsid w:val="00D3039D"/>
    <w:rsid w:val="00D30535"/>
    <w:rsid w:val="00D30592"/>
    <w:rsid w:val="00D306C0"/>
    <w:rsid w:val="00D309C1"/>
    <w:rsid w:val="00D30A2D"/>
    <w:rsid w:val="00D30D4E"/>
    <w:rsid w:val="00D30EE6"/>
    <w:rsid w:val="00D311CE"/>
    <w:rsid w:val="00D311D1"/>
    <w:rsid w:val="00D3124C"/>
    <w:rsid w:val="00D313EF"/>
    <w:rsid w:val="00D31557"/>
    <w:rsid w:val="00D315CC"/>
    <w:rsid w:val="00D31659"/>
    <w:rsid w:val="00D31838"/>
    <w:rsid w:val="00D318FE"/>
    <w:rsid w:val="00D31A7C"/>
    <w:rsid w:val="00D31B9B"/>
    <w:rsid w:val="00D31C45"/>
    <w:rsid w:val="00D31CF1"/>
    <w:rsid w:val="00D31D33"/>
    <w:rsid w:val="00D31E65"/>
    <w:rsid w:val="00D31EFA"/>
    <w:rsid w:val="00D320CA"/>
    <w:rsid w:val="00D32101"/>
    <w:rsid w:val="00D32160"/>
    <w:rsid w:val="00D32272"/>
    <w:rsid w:val="00D322AE"/>
    <w:rsid w:val="00D3235D"/>
    <w:rsid w:val="00D3242E"/>
    <w:rsid w:val="00D32531"/>
    <w:rsid w:val="00D32686"/>
    <w:rsid w:val="00D32738"/>
    <w:rsid w:val="00D327D3"/>
    <w:rsid w:val="00D32B58"/>
    <w:rsid w:val="00D32C5C"/>
    <w:rsid w:val="00D32DD6"/>
    <w:rsid w:val="00D32F60"/>
    <w:rsid w:val="00D32FCE"/>
    <w:rsid w:val="00D33157"/>
    <w:rsid w:val="00D33238"/>
    <w:rsid w:val="00D33266"/>
    <w:rsid w:val="00D33BE3"/>
    <w:rsid w:val="00D33CC6"/>
    <w:rsid w:val="00D33DB4"/>
    <w:rsid w:val="00D33E2C"/>
    <w:rsid w:val="00D33ECE"/>
    <w:rsid w:val="00D34166"/>
    <w:rsid w:val="00D341F6"/>
    <w:rsid w:val="00D34253"/>
    <w:rsid w:val="00D343C3"/>
    <w:rsid w:val="00D3448A"/>
    <w:rsid w:val="00D3467A"/>
    <w:rsid w:val="00D346C6"/>
    <w:rsid w:val="00D34705"/>
    <w:rsid w:val="00D34776"/>
    <w:rsid w:val="00D34812"/>
    <w:rsid w:val="00D3486C"/>
    <w:rsid w:val="00D348A1"/>
    <w:rsid w:val="00D34900"/>
    <w:rsid w:val="00D3496E"/>
    <w:rsid w:val="00D3497C"/>
    <w:rsid w:val="00D34AC7"/>
    <w:rsid w:val="00D34C9E"/>
    <w:rsid w:val="00D34CEB"/>
    <w:rsid w:val="00D34D02"/>
    <w:rsid w:val="00D34F0B"/>
    <w:rsid w:val="00D351E8"/>
    <w:rsid w:val="00D35608"/>
    <w:rsid w:val="00D35782"/>
    <w:rsid w:val="00D359B2"/>
    <w:rsid w:val="00D35A0C"/>
    <w:rsid w:val="00D35BE6"/>
    <w:rsid w:val="00D35E87"/>
    <w:rsid w:val="00D35EF8"/>
    <w:rsid w:val="00D360E9"/>
    <w:rsid w:val="00D361BE"/>
    <w:rsid w:val="00D363B8"/>
    <w:rsid w:val="00D3656C"/>
    <w:rsid w:val="00D36665"/>
    <w:rsid w:val="00D36793"/>
    <w:rsid w:val="00D368FF"/>
    <w:rsid w:val="00D36990"/>
    <w:rsid w:val="00D369B2"/>
    <w:rsid w:val="00D36CF8"/>
    <w:rsid w:val="00D371F2"/>
    <w:rsid w:val="00D37212"/>
    <w:rsid w:val="00D37789"/>
    <w:rsid w:val="00D3792B"/>
    <w:rsid w:val="00D37957"/>
    <w:rsid w:val="00D37A41"/>
    <w:rsid w:val="00D37A71"/>
    <w:rsid w:val="00D37A90"/>
    <w:rsid w:val="00D37B3B"/>
    <w:rsid w:val="00D37B7E"/>
    <w:rsid w:val="00D37C65"/>
    <w:rsid w:val="00D37CAD"/>
    <w:rsid w:val="00D37D6D"/>
    <w:rsid w:val="00D37EFD"/>
    <w:rsid w:val="00D40054"/>
    <w:rsid w:val="00D40101"/>
    <w:rsid w:val="00D40371"/>
    <w:rsid w:val="00D4051E"/>
    <w:rsid w:val="00D405E2"/>
    <w:rsid w:val="00D4062B"/>
    <w:rsid w:val="00D406BC"/>
    <w:rsid w:val="00D408C1"/>
    <w:rsid w:val="00D40C52"/>
    <w:rsid w:val="00D40C84"/>
    <w:rsid w:val="00D40E57"/>
    <w:rsid w:val="00D40FC0"/>
    <w:rsid w:val="00D4107C"/>
    <w:rsid w:val="00D4108D"/>
    <w:rsid w:val="00D4116C"/>
    <w:rsid w:val="00D41245"/>
    <w:rsid w:val="00D415DE"/>
    <w:rsid w:val="00D4162A"/>
    <w:rsid w:val="00D4165D"/>
    <w:rsid w:val="00D416AE"/>
    <w:rsid w:val="00D41810"/>
    <w:rsid w:val="00D41974"/>
    <w:rsid w:val="00D419D8"/>
    <w:rsid w:val="00D41A36"/>
    <w:rsid w:val="00D41A60"/>
    <w:rsid w:val="00D41C58"/>
    <w:rsid w:val="00D41C70"/>
    <w:rsid w:val="00D420DC"/>
    <w:rsid w:val="00D42192"/>
    <w:rsid w:val="00D42382"/>
    <w:rsid w:val="00D424EC"/>
    <w:rsid w:val="00D42583"/>
    <w:rsid w:val="00D427A6"/>
    <w:rsid w:val="00D429F7"/>
    <w:rsid w:val="00D42C90"/>
    <w:rsid w:val="00D42C9E"/>
    <w:rsid w:val="00D42D14"/>
    <w:rsid w:val="00D42ED3"/>
    <w:rsid w:val="00D42F03"/>
    <w:rsid w:val="00D42F50"/>
    <w:rsid w:val="00D43192"/>
    <w:rsid w:val="00D43742"/>
    <w:rsid w:val="00D439FE"/>
    <w:rsid w:val="00D43AA0"/>
    <w:rsid w:val="00D43BD4"/>
    <w:rsid w:val="00D43E2D"/>
    <w:rsid w:val="00D43E8C"/>
    <w:rsid w:val="00D43FB2"/>
    <w:rsid w:val="00D440CE"/>
    <w:rsid w:val="00D442C0"/>
    <w:rsid w:val="00D442CB"/>
    <w:rsid w:val="00D444D2"/>
    <w:rsid w:val="00D44627"/>
    <w:rsid w:val="00D449D3"/>
    <w:rsid w:val="00D44BCC"/>
    <w:rsid w:val="00D44F0F"/>
    <w:rsid w:val="00D45001"/>
    <w:rsid w:val="00D4505B"/>
    <w:rsid w:val="00D45207"/>
    <w:rsid w:val="00D4527A"/>
    <w:rsid w:val="00D453F6"/>
    <w:rsid w:val="00D45466"/>
    <w:rsid w:val="00D4547F"/>
    <w:rsid w:val="00D454DA"/>
    <w:rsid w:val="00D45963"/>
    <w:rsid w:val="00D45A41"/>
    <w:rsid w:val="00D46006"/>
    <w:rsid w:val="00D461CE"/>
    <w:rsid w:val="00D463C9"/>
    <w:rsid w:val="00D465CA"/>
    <w:rsid w:val="00D4666D"/>
    <w:rsid w:val="00D469D6"/>
    <w:rsid w:val="00D46A0A"/>
    <w:rsid w:val="00D46BAF"/>
    <w:rsid w:val="00D46D5D"/>
    <w:rsid w:val="00D46D71"/>
    <w:rsid w:val="00D46E35"/>
    <w:rsid w:val="00D46EED"/>
    <w:rsid w:val="00D4705B"/>
    <w:rsid w:val="00D471D3"/>
    <w:rsid w:val="00D47368"/>
    <w:rsid w:val="00D47550"/>
    <w:rsid w:val="00D47693"/>
    <w:rsid w:val="00D477AD"/>
    <w:rsid w:val="00D47B33"/>
    <w:rsid w:val="00D47D55"/>
    <w:rsid w:val="00D47E15"/>
    <w:rsid w:val="00D47EC4"/>
    <w:rsid w:val="00D47FBE"/>
    <w:rsid w:val="00D50020"/>
    <w:rsid w:val="00D500D9"/>
    <w:rsid w:val="00D501E4"/>
    <w:rsid w:val="00D505D8"/>
    <w:rsid w:val="00D505E9"/>
    <w:rsid w:val="00D5063D"/>
    <w:rsid w:val="00D50649"/>
    <w:rsid w:val="00D506E8"/>
    <w:rsid w:val="00D50722"/>
    <w:rsid w:val="00D50788"/>
    <w:rsid w:val="00D50CE3"/>
    <w:rsid w:val="00D50D1B"/>
    <w:rsid w:val="00D50F94"/>
    <w:rsid w:val="00D51197"/>
    <w:rsid w:val="00D51199"/>
    <w:rsid w:val="00D511C5"/>
    <w:rsid w:val="00D513E6"/>
    <w:rsid w:val="00D51406"/>
    <w:rsid w:val="00D515FD"/>
    <w:rsid w:val="00D5163B"/>
    <w:rsid w:val="00D51664"/>
    <w:rsid w:val="00D51675"/>
    <w:rsid w:val="00D51773"/>
    <w:rsid w:val="00D51871"/>
    <w:rsid w:val="00D52080"/>
    <w:rsid w:val="00D520FC"/>
    <w:rsid w:val="00D52167"/>
    <w:rsid w:val="00D52175"/>
    <w:rsid w:val="00D523EF"/>
    <w:rsid w:val="00D5243F"/>
    <w:rsid w:val="00D5269C"/>
    <w:rsid w:val="00D52856"/>
    <w:rsid w:val="00D52ABF"/>
    <w:rsid w:val="00D52C4B"/>
    <w:rsid w:val="00D52DAE"/>
    <w:rsid w:val="00D52E1F"/>
    <w:rsid w:val="00D52E2D"/>
    <w:rsid w:val="00D52EC6"/>
    <w:rsid w:val="00D53062"/>
    <w:rsid w:val="00D531E1"/>
    <w:rsid w:val="00D53268"/>
    <w:rsid w:val="00D53312"/>
    <w:rsid w:val="00D53388"/>
    <w:rsid w:val="00D5353E"/>
    <w:rsid w:val="00D5353F"/>
    <w:rsid w:val="00D53614"/>
    <w:rsid w:val="00D5398D"/>
    <w:rsid w:val="00D53B00"/>
    <w:rsid w:val="00D53B0B"/>
    <w:rsid w:val="00D53D68"/>
    <w:rsid w:val="00D53DDF"/>
    <w:rsid w:val="00D53DE6"/>
    <w:rsid w:val="00D53F62"/>
    <w:rsid w:val="00D53FBA"/>
    <w:rsid w:val="00D5426E"/>
    <w:rsid w:val="00D54390"/>
    <w:rsid w:val="00D543D0"/>
    <w:rsid w:val="00D5440E"/>
    <w:rsid w:val="00D54701"/>
    <w:rsid w:val="00D547C2"/>
    <w:rsid w:val="00D54A6E"/>
    <w:rsid w:val="00D54B5E"/>
    <w:rsid w:val="00D54D30"/>
    <w:rsid w:val="00D54DE6"/>
    <w:rsid w:val="00D54ED5"/>
    <w:rsid w:val="00D54F1F"/>
    <w:rsid w:val="00D54F22"/>
    <w:rsid w:val="00D550C3"/>
    <w:rsid w:val="00D55287"/>
    <w:rsid w:val="00D55323"/>
    <w:rsid w:val="00D5552F"/>
    <w:rsid w:val="00D55688"/>
    <w:rsid w:val="00D557B6"/>
    <w:rsid w:val="00D557BC"/>
    <w:rsid w:val="00D55843"/>
    <w:rsid w:val="00D5588A"/>
    <w:rsid w:val="00D55A2B"/>
    <w:rsid w:val="00D55B64"/>
    <w:rsid w:val="00D55B90"/>
    <w:rsid w:val="00D55E72"/>
    <w:rsid w:val="00D55EAA"/>
    <w:rsid w:val="00D560AA"/>
    <w:rsid w:val="00D560AF"/>
    <w:rsid w:val="00D56120"/>
    <w:rsid w:val="00D5627A"/>
    <w:rsid w:val="00D562CA"/>
    <w:rsid w:val="00D562DE"/>
    <w:rsid w:val="00D567F3"/>
    <w:rsid w:val="00D5692B"/>
    <w:rsid w:val="00D56976"/>
    <w:rsid w:val="00D56AC5"/>
    <w:rsid w:val="00D56C2A"/>
    <w:rsid w:val="00D56EFB"/>
    <w:rsid w:val="00D57144"/>
    <w:rsid w:val="00D57206"/>
    <w:rsid w:val="00D573E6"/>
    <w:rsid w:val="00D573ED"/>
    <w:rsid w:val="00D57501"/>
    <w:rsid w:val="00D57A5F"/>
    <w:rsid w:val="00D57A66"/>
    <w:rsid w:val="00D57C69"/>
    <w:rsid w:val="00D57C95"/>
    <w:rsid w:val="00D57D0F"/>
    <w:rsid w:val="00D57D13"/>
    <w:rsid w:val="00D57ED7"/>
    <w:rsid w:val="00D57F7E"/>
    <w:rsid w:val="00D600F0"/>
    <w:rsid w:val="00D602AD"/>
    <w:rsid w:val="00D60398"/>
    <w:rsid w:val="00D6047F"/>
    <w:rsid w:val="00D60832"/>
    <w:rsid w:val="00D609B8"/>
    <w:rsid w:val="00D60A2B"/>
    <w:rsid w:val="00D60C39"/>
    <w:rsid w:val="00D60D21"/>
    <w:rsid w:val="00D61039"/>
    <w:rsid w:val="00D610CF"/>
    <w:rsid w:val="00D6124B"/>
    <w:rsid w:val="00D613E7"/>
    <w:rsid w:val="00D616D2"/>
    <w:rsid w:val="00D617E0"/>
    <w:rsid w:val="00D618EC"/>
    <w:rsid w:val="00D6194D"/>
    <w:rsid w:val="00D619EB"/>
    <w:rsid w:val="00D61A25"/>
    <w:rsid w:val="00D61A3A"/>
    <w:rsid w:val="00D61A73"/>
    <w:rsid w:val="00D61BD7"/>
    <w:rsid w:val="00D61BF6"/>
    <w:rsid w:val="00D61C55"/>
    <w:rsid w:val="00D61E09"/>
    <w:rsid w:val="00D61F16"/>
    <w:rsid w:val="00D61F49"/>
    <w:rsid w:val="00D61F87"/>
    <w:rsid w:val="00D61FB2"/>
    <w:rsid w:val="00D62217"/>
    <w:rsid w:val="00D6233D"/>
    <w:rsid w:val="00D624DC"/>
    <w:rsid w:val="00D6258D"/>
    <w:rsid w:val="00D62776"/>
    <w:rsid w:val="00D628DE"/>
    <w:rsid w:val="00D62996"/>
    <w:rsid w:val="00D62A32"/>
    <w:rsid w:val="00D62A66"/>
    <w:rsid w:val="00D62BAC"/>
    <w:rsid w:val="00D62C05"/>
    <w:rsid w:val="00D62D08"/>
    <w:rsid w:val="00D62DA7"/>
    <w:rsid w:val="00D62DB8"/>
    <w:rsid w:val="00D62DBA"/>
    <w:rsid w:val="00D62FB2"/>
    <w:rsid w:val="00D63016"/>
    <w:rsid w:val="00D63043"/>
    <w:rsid w:val="00D632B0"/>
    <w:rsid w:val="00D633DC"/>
    <w:rsid w:val="00D6349D"/>
    <w:rsid w:val="00D63901"/>
    <w:rsid w:val="00D639D3"/>
    <w:rsid w:val="00D63C2E"/>
    <w:rsid w:val="00D63C4F"/>
    <w:rsid w:val="00D63C7E"/>
    <w:rsid w:val="00D63D58"/>
    <w:rsid w:val="00D63D6B"/>
    <w:rsid w:val="00D63D87"/>
    <w:rsid w:val="00D63DEA"/>
    <w:rsid w:val="00D63F13"/>
    <w:rsid w:val="00D63FFA"/>
    <w:rsid w:val="00D6405B"/>
    <w:rsid w:val="00D64255"/>
    <w:rsid w:val="00D64326"/>
    <w:rsid w:val="00D64342"/>
    <w:rsid w:val="00D643DC"/>
    <w:rsid w:val="00D6442D"/>
    <w:rsid w:val="00D64535"/>
    <w:rsid w:val="00D6478A"/>
    <w:rsid w:val="00D64905"/>
    <w:rsid w:val="00D64A8D"/>
    <w:rsid w:val="00D64BA4"/>
    <w:rsid w:val="00D64D3B"/>
    <w:rsid w:val="00D64D86"/>
    <w:rsid w:val="00D64E2A"/>
    <w:rsid w:val="00D6536A"/>
    <w:rsid w:val="00D6547A"/>
    <w:rsid w:val="00D654B7"/>
    <w:rsid w:val="00D657AE"/>
    <w:rsid w:val="00D659E3"/>
    <w:rsid w:val="00D65A80"/>
    <w:rsid w:val="00D65CC6"/>
    <w:rsid w:val="00D65D8F"/>
    <w:rsid w:val="00D65EC0"/>
    <w:rsid w:val="00D65F36"/>
    <w:rsid w:val="00D66168"/>
    <w:rsid w:val="00D663AD"/>
    <w:rsid w:val="00D6649D"/>
    <w:rsid w:val="00D664DF"/>
    <w:rsid w:val="00D664E5"/>
    <w:rsid w:val="00D66810"/>
    <w:rsid w:val="00D66880"/>
    <w:rsid w:val="00D66892"/>
    <w:rsid w:val="00D66A44"/>
    <w:rsid w:val="00D66AE2"/>
    <w:rsid w:val="00D66C2E"/>
    <w:rsid w:val="00D66D33"/>
    <w:rsid w:val="00D67021"/>
    <w:rsid w:val="00D670D3"/>
    <w:rsid w:val="00D67392"/>
    <w:rsid w:val="00D6760A"/>
    <w:rsid w:val="00D6767A"/>
    <w:rsid w:val="00D67748"/>
    <w:rsid w:val="00D678D6"/>
    <w:rsid w:val="00D679BF"/>
    <w:rsid w:val="00D67B1D"/>
    <w:rsid w:val="00D67B4B"/>
    <w:rsid w:val="00D67B89"/>
    <w:rsid w:val="00D67D1F"/>
    <w:rsid w:val="00D67DFE"/>
    <w:rsid w:val="00D67F74"/>
    <w:rsid w:val="00D701A2"/>
    <w:rsid w:val="00D7021B"/>
    <w:rsid w:val="00D70299"/>
    <w:rsid w:val="00D70466"/>
    <w:rsid w:val="00D704D0"/>
    <w:rsid w:val="00D705DB"/>
    <w:rsid w:val="00D70752"/>
    <w:rsid w:val="00D7079E"/>
    <w:rsid w:val="00D7080F"/>
    <w:rsid w:val="00D7094E"/>
    <w:rsid w:val="00D70979"/>
    <w:rsid w:val="00D70C50"/>
    <w:rsid w:val="00D70CF3"/>
    <w:rsid w:val="00D70CF4"/>
    <w:rsid w:val="00D70D09"/>
    <w:rsid w:val="00D70F7A"/>
    <w:rsid w:val="00D712CF"/>
    <w:rsid w:val="00D7133E"/>
    <w:rsid w:val="00D71716"/>
    <w:rsid w:val="00D71784"/>
    <w:rsid w:val="00D71851"/>
    <w:rsid w:val="00D718ED"/>
    <w:rsid w:val="00D71A62"/>
    <w:rsid w:val="00D71A68"/>
    <w:rsid w:val="00D71F0A"/>
    <w:rsid w:val="00D71F45"/>
    <w:rsid w:val="00D71F67"/>
    <w:rsid w:val="00D71FE8"/>
    <w:rsid w:val="00D7210C"/>
    <w:rsid w:val="00D72429"/>
    <w:rsid w:val="00D725CA"/>
    <w:rsid w:val="00D72916"/>
    <w:rsid w:val="00D7293E"/>
    <w:rsid w:val="00D7298E"/>
    <w:rsid w:val="00D72A7D"/>
    <w:rsid w:val="00D72FB9"/>
    <w:rsid w:val="00D73001"/>
    <w:rsid w:val="00D73044"/>
    <w:rsid w:val="00D730BD"/>
    <w:rsid w:val="00D73135"/>
    <w:rsid w:val="00D73545"/>
    <w:rsid w:val="00D737C2"/>
    <w:rsid w:val="00D73980"/>
    <w:rsid w:val="00D739C0"/>
    <w:rsid w:val="00D73DA4"/>
    <w:rsid w:val="00D73DFA"/>
    <w:rsid w:val="00D73E00"/>
    <w:rsid w:val="00D74007"/>
    <w:rsid w:val="00D7435D"/>
    <w:rsid w:val="00D74408"/>
    <w:rsid w:val="00D744C2"/>
    <w:rsid w:val="00D74576"/>
    <w:rsid w:val="00D74780"/>
    <w:rsid w:val="00D747F3"/>
    <w:rsid w:val="00D74B3C"/>
    <w:rsid w:val="00D74B58"/>
    <w:rsid w:val="00D74C52"/>
    <w:rsid w:val="00D74D13"/>
    <w:rsid w:val="00D74D70"/>
    <w:rsid w:val="00D74D93"/>
    <w:rsid w:val="00D74EC2"/>
    <w:rsid w:val="00D7518F"/>
    <w:rsid w:val="00D7525D"/>
    <w:rsid w:val="00D7527B"/>
    <w:rsid w:val="00D754A1"/>
    <w:rsid w:val="00D75519"/>
    <w:rsid w:val="00D755FA"/>
    <w:rsid w:val="00D756CC"/>
    <w:rsid w:val="00D756F8"/>
    <w:rsid w:val="00D75708"/>
    <w:rsid w:val="00D7584B"/>
    <w:rsid w:val="00D75986"/>
    <w:rsid w:val="00D75BAD"/>
    <w:rsid w:val="00D75D33"/>
    <w:rsid w:val="00D75E0C"/>
    <w:rsid w:val="00D75F22"/>
    <w:rsid w:val="00D75FA6"/>
    <w:rsid w:val="00D7609D"/>
    <w:rsid w:val="00D76370"/>
    <w:rsid w:val="00D763CC"/>
    <w:rsid w:val="00D7666D"/>
    <w:rsid w:val="00D7667C"/>
    <w:rsid w:val="00D7687A"/>
    <w:rsid w:val="00D76912"/>
    <w:rsid w:val="00D76A8E"/>
    <w:rsid w:val="00D76AC2"/>
    <w:rsid w:val="00D76AEC"/>
    <w:rsid w:val="00D76BE2"/>
    <w:rsid w:val="00D76C91"/>
    <w:rsid w:val="00D76D09"/>
    <w:rsid w:val="00D771BF"/>
    <w:rsid w:val="00D77230"/>
    <w:rsid w:val="00D77256"/>
    <w:rsid w:val="00D7741F"/>
    <w:rsid w:val="00D774B6"/>
    <w:rsid w:val="00D77526"/>
    <w:rsid w:val="00D775BC"/>
    <w:rsid w:val="00D775ED"/>
    <w:rsid w:val="00D778DF"/>
    <w:rsid w:val="00D779CF"/>
    <w:rsid w:val="00D779EE"/>
    <w:rsid w:val="00D77AEF"/>
    <w:rsid w:val="00D77D41"/>
    <w:rsid w:val="00D77E9E"/>
    <w:rsid w:val="00D80032"/>
    <w:rsid w:val="00D80058"/>
    <w:rsid w:val="00D800EB"/>
    <w:rsid w:val="00D801DD"/>
    <w:rsid w:val="00D80341"/>
    <w:rsid w:val="00D80449"/>
    <w:rsid w:val="00D804D7"/>
    <w:rsid w:val="00D80500"/>
    <w:rsid w:val="00D805B6"/>
    <w:rsid w:val="00D8068F"/>
    <w:rsid w:val="00D80731"/>
    <w:rsid w:val="00D807F9"/>
    <w:rsid w:val="00D8089A"/>
    <w:rsid w:val="00D80955"/>
    <w:rsid w:val="00D809F5"/>
    <w:rsid w:val="00D80B43"/>
    <w:rsid w:val="00D80D51"/>
    <w:rsid w:val="00D81024"/>
    <w:rsid w:val="00D81077"/>
    <w:rsid w:val="00D81234"/>
    <w:rsid w:val="00D812D0"/>
    <w:rsid w:val="00D813A6"/>
    <w:rsid w:val="00D813CC"/>
    <w:rsid w:val="00D816CD"/>
    <w:rsid w:val="00D81771"/>
    <w:rsid w:val="00D818F5"/>
    <w:rsid w:val="00D8193F"/>
    <w:rsid w:val="00D81A61"/>
    <w:rsid w:val="00D81C9A"/>
    <w:rsid w:val="00D81CED"/>
    <w:rsid w:val="00D81E7F"/>
    <w:rsid w:val="00D81FCE"/>
    <w:rsid w:val="00D821FB"/>
    <w:rsid w:val="00D822D9"/>
    <w:rsid w:val="00D8241E"/>
    <w:rsid w:val="00D825C6"/>
    <w:rsid w:val="00D8264C"/>
    <w:rsid w:val="00D82A5D"/>
    <w:rsid w:val="00D82AA1"/>
    <w:rsid w:val="00D82B32"/>
    <w:rsid w:val="00D82ED9"/>
    <w:rsid w:val="00D83079"/>
    <w:rsid w:val="00D833C7"/>
    <w:rsid w:val="00D833D7"/>
    <w:rsid w:val="00D8352E"/>
    <w:rsid w:val="00D8362A"/>
    <w:rsid w:val="00D83733"/>
    <w:rsid w:val="00D83915"/>
    <w:rsid w:val="00D83EEA"/>
    <w:rsid w:val="00D84225"/>
    <w:rsid w:val="00D84266"/>
    <w:rsid w:val="00D84394"/>
    <w:rsid w:val="00D84439"/>
    <w:rsid w:val="00D845AF"/>
    <w:rsid w:val="00D849E4"/>
    <w:rsid w:val="00D84D2B"/>
    <w:rsid w:val="00D84E28"/>
    <w:rsid w:val="00D84F50"/>
    <w:rsid w:val="00D85044"/>
    <w:rsid w:val="00D8512B"/>
    <w:rsid w:val="00D851DC"/>
    <w:rsid w:val="00D8523C"/>
    <w:rsid w:val="00D85378"/>
    <w:rsid w:val="00D85485"/>
    <w:rsid w:val="00D855D5"/>
    <w:rsid w:val="00D85638"/>
    <w:rsid w:val="00D85669"/>
    <w:rsid w:val="00D856A3"/>
    <w:rsid w:val="00D85710"/>
    <w:rsid w:val="00D85832"/>
    <w:rsid w:val="00D85C44"/>
    <w:rsid w:val="00D85E56"/>
    <w:rsid w:val="00D85F19"/>
    <w:rsid w:val="00D86098"/>
    <w:rsid w:val="00D86192"/>
    <w:rsid w:val="00D861B6"/>
    <w:rsid w:val="00D86228"/>
    <w:rsid w:val="00D862B2"/>
    <w:rsid w:val="00D864AB"/>
    <w:rsid w:val="00D866FC"/>
    <w:rsid w:val="00D86748"/>
    <w:rsid w:val="00D86759"/>
    <w:rsid w:val="00D8679F"/>
    <w:rsid w:val="00D86B6B"/>
    <w:rsid w:val="00D86BA0"/>
    <w:rsid w:val="00D86BBD"/>
    <w:rsid w:val="00D86F52"/>
    <w:rsid w:val="00D86FC3"/>
    <w:rsid w:val="00D87140"/>
    <w:rsid w:val="00D87161"/>
    <w:rsid w:val="00D87481"/>
    <w:rsid w:val="00D874B0"/>
    <w:rsid w:val="00D87663"/>
    <w:rsid w:val="00D87710"/>
    <w:rsid w:val="00D87713"/>
    <w:rsid w:val="00D87727"/>
    <w:rsid w:val="00D8788C"/>
    <w:rsid w:val="00D87A50"/>
    <w:rsid w:val="00D87BBA"/>
    <w:rsid w:val="00D87C18"/>
    <w:rsid w:val="00D87D7E"/>
    <w:rsid w:val="00D87E0A"/>
    <w:rsid w:val="00D87F26"/>
    <w:rsid w:val="00D87F28"/>
    <w:rsid w:val="00D900C4"/>
    <w:rsid w:val="00D9016D"/>
    <w:rsid w:val="00D90283"/>
    <w:rsid w:val="00D90651"/>
    <w:rsid w:val="00D909D1"/>
    <w:rsid w:val="00D90C87"/>
    <w:rsid w:val="00D90D42"/>
    <w:rsid w:val="00D90D71"/>
    <w:rsid w:val="00D90E55"/>
    <w:rsid w:val="00D9100F"/>
    <w:rsid w:val="00D9108B"/>
    <w:rsid w:val="00D9117D"/>
    <w:rsid w:val="00D912EE"/>
    <w:rsid w:val="00D9146B"/>
    <w:rsid w:val="00D914E5"/>
    <w:rsid w:val="00D91517"/>
    <w:rsid w:val="00D91728"/>
    <w:rsid w:val="00D91875"/>
    <w:rsid w:val="00D91D0D"/>
    <w:rsid w:val="00D91D2F"/>
    <w:rsid w:val="00D91DDD"/>
    <w:rsid w:val="00D91E27"/>
    <w:rsid w:val="00D91E46"/>
    <w:rsid w:val="00D91FFE"/>
    <w:rsid w:val="00D92063"/>
    <w:rsid w:val="00D920B5"/>
    <w:rsid w:val="00D921BC"/>
    <w:rsid w:val="00D9250C"/>
    <w:rsid w:val="00D92555"/>
    <w:rsid w:val="00D92659"/>
    <w:rsid w:val="00D928A3"/>
    <w:rsid w:val="00D92986"/>
    <w:rsid w:val="00D92CB0"/>
    <w:rsid w:val="00D92E13"/>
    <w:rsid w:val="00D92E36"/>
    <w:rsid w:val="00D93049"/>
    <w:rsid w:val="00D930A1"/>
    <w:rsid w:val="00D93187"/>
    <w:rsid w:val="00D93632"/>
    <w:rsid w:val="00D93637"/>
    <w:rsid w:val="00D9364E"/>
    <w:rsid w:val="00D936DB"/>
    <w:rsid w:val="00D937AD"/>
    <w:rsid w:val="00D93937"/>
    <w:rsid w:val="00D939FF"/>
    <w:rsid w:val="00D93B10"/>
    <w:rsid w:val="00D93CB4"/>
    <w:rsid w:val="00D93D61"/>
    <w:rsid w:val="00D94103"/>
    <w:rsid w:val="00D941BE"/>
    <w:rsid w:val="00D9422E"/>
    <w:rsid w:val="00D942C5"/>
    <w:rsid w:val="00D94528"/>
    <w:rsid w:val="00D9457F"/>
    <w:rsid w:val="00D946E0"/>
    <w:rsid w:val="00D946EE"/>
    <w:rsid w:val="00D94766"/>
    <w:rsid w:val="00D947B1"/>
    <w:rsid w:val="00D94845"/>
    <w:rsid w:val="00D94895"/>
    <w:rsid w:val="00D949A2"/>
    <w:rsid w:val="00D94C06"/>
    <w:rsid w:val="00D94F1C"/>
    <w:rsid w:val="00D95189"/>
    <w:rsid w:val="00D95265"/>
    <w:rsid w:val="00D952BE"/>
    <w:rsid w:val="00D9539C"/>
    <w:rsid w:val="00D9540A"/>
    <w:rsid w:val="00D95452"/>
    <w:rsid w:val="00D954F3"/>
    <w:rsid w:val="00D9575F"/>
    <w:rsid w:val="00D957CA"/>
    <w:rsid w:val="00D9598D"/>
    <w:rsid w:val="00D95EBF"/>
    <w:rsid w:val="00D96144"/>
    <w:rsid w:val="00D96348"/>
    <w:rsid w:val="00D963FF"/>
    <w:rsid w:val="00D9650C"/>
    <w:rsid w:val="00D96716"/>
    <w:rsid w:val="00D96995"/>
    <w:rsid w:val="00D96AF6"/>
    <w:rsid w:val="00D96D17"/>
    <w:rsid w:val="00D96EBA"/>
    <w:rsid w:val="00D97149"/>
    <w:rsid w:val="00D971ED"/>
    <w:rsid w:val="00D973F6"/>
    <w:rsid w:val="00D9741E"/>
    <w:rsid w:val="00D97744"/>
    <w:rsid w:val="00D97835"/>
    <w:rsid w:val="00D978A2"/>
    <w:rsid w:val="00D97997"/>
    <w:rsid w:val="00D97D9B"/>
    <w:rsid w:val="00D97DC7"/>
    <w:rsid w:val="00D97EC0"/>
    <w:rsid w:val="00D97F21"/>
    <w:rsid w:val="00DA00E6"/>
    <w:rsid w:val="00DA04D1"/>
    <w:rsid w:val="00DA0662"/>
    <w:rsid w:val="00DA06C2"/>
    <w:rsid w:val="00DA096C"/>
    <w:rsid w:val="00DA0A05"/>
    <w:rsid w:val="00DA0A17"/>
    <w:rsid w:val="00DA0B0B"/>
    <w:rsid w:val="00DA0D5E"/>
    <w:rsid w:val="00DA0F4F"/>
    <w:rsid w:val="00DA11E7"/>
    <w:rsid w:val="00DA14F3"/>
    <w:rsid w:val="00DA14FC"/>
    <w:rsid w:val="00DA1922"/>
    <w:rsid w:val="00DA1B77"/>
    <w:rsid w:val="00DA1BD7"/>
    <w:rsid w:val="00DA1C1A"/>
    <w:rsid w:val="00DA1D34"/>
    <w:rsid w:val="00DA1DD7"/>
    <w:rsid w:val="00DA1ED6"/>
    <w:rsid w:val="00DA1EFD"/>
    <w:rsid w:val="00DA1F5B"/>
    <w:rsid w:val="00DA20CD"/>
    <w:rsid w:val="00DA219A"/>
    <w:rsid w:val="00DA21DA"/>
    <w:rsid w:val="00DA2282"/>
    <w:rsid w:val="00DA22B8"/>
    <w:rsid w:val="00DA232A"/>
    <w:rsid w:val="00DA2358"/>
    <w:rsid w:val="00DA2416"/>
    <w:rsid w:val="00DA2429"/>
    <w:rsid w:val="00DA24B7"/>
    <w:rsid w:val="00DA24EE"/>
    <w:rsid w:val="00DA2516"/>
    <w:rsid w:val="00DA270E"/>
    <w:rsid w:val="00DA27B9"/>
    <w:rsid w:val="00DA2849"/>
    <w:rsid w:val="00DA2AE0"/>
    <w:rsid w:val="00DA2C27"/>
    <w:rsid w:val="00DA2C39"/>
    <w:rsid w:val="00DA2D5A"/>
    <w:rsid w:val="00DA2E6C"/>
    <w:rsid w:val="00DA2EBB"/>
    <w:rsid w:val="00DA331C"/>
    <w:rsid w:val="00DA3548"/>
    <w:rsid w:val="00DA3707"/>
    <w:rsid w:val="00DA395C"/>
    <w:rsid w:val="00DA39F1"/>
    <w:rsid w:val="00DA3A5A"/>
    <w:rsid w:val="00DA3D4A"/>
    <w:rsid w:val="00DA3DF9"/>
    <w:rsid w:val="00DA3F10"/>
    <w:rsid w:val="00DA3F2C"/>
    <w:rsid w:val="00DA3F88"/>
    <w:rsid w:val="00DA3FC5"/>
    <w:rsid w:val="00DA41C8"/>
    <w:rsid w:val="00DA41D7"/>
    <w:rsid w:val="00DA43F0"/>
    <w:rsid w:val="00DA463D"/>
    <w:rsid w:val="00DA466A"/>
    <w:rsid w:val="00DA4710"/>
    <w:rsid w:val="00DA4758"/>
    <w:rsid w:val="00DA4C3D"/>
    <w:rsid w:val="00DA4F8E"/>
    <w:rsid w:val="00DA5162"/>
    <w:rsid w:val="00DA51D7"/>
    <w:rsid w:val="00DA5386"/>
    <w:rsid w:val="00DA54A0"/>
    <w:rsid w:val="00DA5689"/>
    <w:rsid w:val="00DA5813"/>
    <w:rsid w:val="00DA581B"/>
    <w:rsid w:val="00DA5903"/>
    <w:rsid w:val="00DA5AD2"/>
    <w:rsid w:val="00DA5B51"/>
    <w:rsid w:val="00DA5DA7"/>
    <w:rsid w:val="00DA5DB7"/>
    <w:rsid w:val="00DA5EB8"/>
    <w:rsid w:val="00DA6006"/>
    <w:rsid w:val="00DA604B"/>
    <w:rsid w:val="00DA60FC"/>
    <w:rsid w:val="00DA6500"/>
    <w:rsid w:val="00DA665C"/>
    <w:rsid w:val="00DA6696"/>
    <w:rsid w:val="00DA6771"/>
    <w:rsid w:val="00DA684F"/>
    <w:rsid w:val="00DA6941"/>
    <w:rsid w:val="00DA6D83"/>
    <w:rsid w:val="00DA6F49"/>
    <w:rsid w:val="00DA6FFA"/>
    <w:rsid w:val="00DA70C5"/>
    <w:rsid w:val="00DA7179"/>
    <w:rsid w:val="00DA719A"/>
    <w:rsid w:val="00DA71A8"/>
    <w:rsid w:val="00DA727C"/>
    <w:rsid w:val="00DA73C3"/>
    <w:rsid w:val="00DA7545"/>
    <w:rsid w:val="00DA7683"/>
    <w:rsid w:val="00DA7811"/>
    <w:rsid w:val="00DA795B"/>
    <w:rsid w:val="00DA7CEB"/>
    <w:rsid w:val="00DB01F1"/>
    <w:rsid w:val="00DB02E2"/>
    <w:rsid w:val="00DB0403"/>
    <w:rsid w:val="00DB04AE"/>
    <w:rsid w:val="00DB0882"/>
    <w:rsid w:val="00DB09CF"/>
    <w:rsid w:val="00DB09E8"/>
    <w:rsid w:val="00DB0A8A"/>
    <w:rsid w:val="00DB1261"/>
    <w:rsid w:val="00DB12B4"/>
    <w:rsid w:val="00DB12F8"/>
    <w:rsid w:val="00DB131F"/>
    <w:rsid w:val="00DB1378"/>
    <w:rsid w:val="00DB1560"/>
    <w:rsid w:val="00DB17FC"/>
    <w:rsid w:val="00DB1907"/>
    <w:rsid w:val="00DB1925"/>
    <w:rsid w:val="00DB1C67"/>
    <w:rsid w:val="00DB1C74"/>
    <w:rsid w:val="00DB1FFE"/>
    <w:rsid w:val="00DB2021"/>
    <w:rsid w:val="00DB2469"/>
    <w:rsid w:val="00DB256F"/>
    <w:rsid w:val="00DB25A4"/>
    <w:rsid w:val="00DB27E0"/>
    <w:rsid w:val="00DB28B7"/>
    <w:rsid w:val="00DB2920"/>
    <w:rsid w:val="00DB2A70"/>
    <w:rsid w:val="00DB2B23"/>
    <w:rsid w:val="00DB2C30"/>
    <w:rsid w:val="00DB2DA8"/>
    <w:rsid w:val="00DB2E07"/>
    <w:rsid w:val="00DB2F2C"/>
    <w:rsid w:val="00DB31E0"/>
    <w:rsid w:val="00DB333F"/>
    <w:rsid w:val="00DB3667"/>
    <w:rsid w:val="00DB36B0"/>
    <w:rsid w:val="00DB3805"/>
    <w:rsid w:val="00DB38B4"/>
    <w:rsid w:val="00DB3981"/>
    <w:rsid w:val="00DB39D7"/>
    <w:rsid w:val="00DB3AB6"/>
    <w:rsid w:val="00DB3C22"/>
    <w:rsid w:val="00DB3C23"/>
    <w:rsid w:val="00DB3D86"/>
    <w:rsid w:val="00DB3E50"/>
    <w:rsid w:val="00DB3E5D"/>
    <w:rsid w:val="00DB3EDA"/>
    <w:rsid w:val="00DB3F05"/>
    <w:rsid w:val="00DB3F26"/>
    <w:rsid w:val="00DB40F8"/>
    <w:rsid w:val="00DB4143"/>
    <w:rsid w:val="00DB43D0"/>
    <w:rsid w:val="00DB44DA"/>
    <w:rsid w:val="00DB44DF"/>
    <w:rsid w:val="00DB450E"/>
    <w:rsid w:val="00DB45A7"/>
    <w:rsid w:val="00DB4835"/>
    <w:rsid w:val="00DB4ACF"/>
    <w:rsid w:val="00DB4C0E"/>
    <w:rsid w:val="00DB4CC5"/>
    <w:rsid w:val="00DB4D9A"/>
    <w:rsid w:val="00DB4DE6"/>
    <w:rsid w:val="00DB4F63"/>
    <w:rsid w:val="00DB4FB1"/>
    <w:rsid w:val="00DB5249"/>
    <w:rsid w:val="00DB5371"/>
    <w:rsid w:val="00DB5567"/>
    <w:rsid w:val="00DB5590"/>
    <w:rsid w:val="00DB5611"/>
    <w:rsid w:val="00DB5744"/>
    <w:rsid w:val="00DB5B03"/>
    <w:rsid w:val="00DB5C2E"/>
    <w:rsid w:val="00DB5C66"/>
    <w:rsid w:val="00DB5C84"/>
    <w:rsid w:val="00DB5D0E"/>
    <w:rsid w:val="00DB5D39"/>
    <w:rsid w:val="00DB5D3B"/>
    <w:rsid w:val="00DB60EB"/>
    <w:rsid w:val="00DB619A"/>
    <w:rsid w:val="00DB6231"/>
    <w:rsid w:val="00DB6399"/>
    <w:rsid w:val="00DB64B6"/>
    <w:rsid w:val="00DB65CA"/>
    <w:rsid w:val="00DB6909"/>
    <w:rsid w:val="00DB6DE2"/>
    <w:rsid w:val="00DB72D7"/>
    <w:rsid w:val="00DB7806"/>
    <w:rsid w:val="00DB7A59"/>
    <w:rsid w:val="00DB7AAA"/>
    <w:rsid w:val="00DB7E68"/>
    <w:rsid w:val="00DB7EC3"/>
    <w:rsid w:val="00DB7FB1"/>
    <w:rsid w:val="00DB7FDA"/>
    <w:rsid w:val="00DC018B"/>
    <w:rsid w:val="00DC0557"/>
    <w:rsid w:val="00DC084D"/>
    <w:rsid w:val="00DC0890"/>
    <w:rsid w:val="00DC09CF"/>
    <w:rsid w:val="00DC09FC"/>
    <w:rsid w:val="00DC0E1D"/>
    <w:rsid w:val="00DC0F21"/>
    <w:rsid w:val="00DC0F9A"/>
    <w:rsid w:val="00DC0FF2"/>
    <w:rsid w:val="00DC1160"/>
    <w:rsid w:val="00DC1785"/>
    <w:rsid w:val="00DC180D"/>
    <w:rsid w:val="00DC1871"/>
    <w:rsid w:val="00DC19F2"/>
    <w:rsid w:val="00DC1A07"/>
    <w:rsid w:val="00DC1BEA"/>
    <w:rsid w:val="00DC1C8A"/>
    <w:rsid w:val="00DC1CC4"/>
    <w:rsid w:val="00DC1D15"/>
    <w:rsid w:val="00DC1DA5"/>
    <w:rsid w:val="00DC1E8C"/>
    <w:rsid w:val="00DC1F77"/>
    <w:rsid w:val="00DC20C3"/>
    <w:rsid w:val="00DC20E4"/>
    <w:rsid w:val="00DC2174"/>
    <w:rsid w:val="00DC225B"/>
    <w:rsid w:val="00DC2365"/>
    <w:rsid w:val="00DC25C7"/>
    <w:rsid w:val="00DC2724"/>
    <w:rsid w:val="00DC29A9"/>
    <w:rsid w:val="00DC2BE4"/>
    <w:rsid w:val="00DC2D23"/>
    <w:rsid w:val="00DC2DED"/>
    <w:rsid w:val="00DC2F22"/>
    <w:rsid w:val="00DC2FD2"/>
    <w:rsid w:val="00DC3109"/>
    <w:rsid w:val="00DC31F6"/>
    <w:rsid w:val="00DC365E"/>
    <w:rsid w:val="00DC3695"/>
    <w:rsid w:val="00DC381F"/>
    <w:rsid w:val="00DC3A54"/>
    <w:rsid w:val="00DC3CBB"/>
    <w:rsid w:val="00DC3D07"/>
    <w:rsid w:val="00DC3D63"/>
    <w:rsid w:val="00DC3F96"/>
    <w:rsid w:val="00DC404C"/>
    <w:rsid w:val="00DC40D1"/>
    <w:rsid w:val="00DC4281"/>
    <w:rsid w:val="00DC42E6"/>
    <w:rsid w:val="00DC438E"/>
    <w:rsid w:val="00DC44BD"/>
    <w:rsid w:val="00DC45C0"/>
    <w:rsid w:val="00DC4963"/>
    <w:rsid w:val="00DC4BF7"/>
    <w:rsid w:val="00DC4C0A"/>
    <w:rsid w:val="00DC4CF8"/>
    <w:rsid w:val="00DC4E1C"/>
    <w:rsid w:val="00DC4F8D"/>
    <w:rsid w:val="00DC4F90"/>
    <w:rsid w:val="00DC500E"/>
    <w:rsid w:val="00DC525C"/>
    <w:rsid w:val="00DC5306"/>
    <w:rsid w:val="00DC539E"/>
    <w:rsid w:val="00DC5437"/>
    <w:rsid w:val="00DC55A3"/>
    <w:rsid w:val="00DC5824"/>
    <w:rsid w:val="00DC5ABE"/>
    <w:rsid w:val="00DC5BD1"/>
    <w:rsid w:val="00DC5C1B"/>
    <w:rsid w:val="00DC5DF7"/>
    <w:rsid w:val="00DC6093"/>
    <w:rsid w:val="00DC6265"/>
    <w:rsid w:val="00DC632D"/>
    <w:rsid w:val="00DC633D"/>
    <w:rsid w:val="00DC63DB"/>
    <w:rsid w:val="00DC643D"/>
    <w:rsid w:val="00DC64D3"/>
    <w:rsid w:val="00DC673B"/>
    <w:rsid w:val="00DC67D0"/>
    <w:rsid w:val="00DC68BD"/>
    <w:rsid w:val="00DC6905"/>
    <w:rsid w:val="00DC6933"/>
    <w:rsid w:val="00DC69E8"/>
    <w:rsid w:val="00DC6D9E"/>
    <w:rsid w:val="00DC6EC0"/>
    <w:rsid w:val="00DC7113"/>
    <w:rsid w:val="00DC7181"/>
    <w:rsid w:val="00DC72B7"/>
    <w:rsid w:val="00DC7379"/>
    <w:rsid w:val="00DC74E2"/>
    <w:rsid w:val="00DC762D"/>
    <w:rsid w:val="00DC7660"/>
    <w:rsid w:val="00DC76E1"/>
    <w:rsid w:val="00DC7712"/>
    <w:rsid w:val="00DC7A63"/>
    <w:rsid w:val="00DC7C24"/>
    <w:rsid w:val="00DC7D84"/>
    <w:rsid w:val="00DC7F05"/>
    <w:rsid w:val="00DC7F5D"/>
    <w:rsid w:val="00DD0149"/>
    <w:rsid w:val="00DD0234"/>
    <w:rsid w:val="00DD03A0"/>
    <w:rsid w:val="00DD0570"/>
    <w:rsid w:val="00DD0806"/>
    <w:rsid w:val="00DD087F"/>
    <w:rsid w:val="00DD0932"/>
    <w:rsid w:val="00DD0C7B"/>
    <w:rsid w:val="00DD0D10"/>
    <w:rsid w:val="00DD1035"/>
    <w:rsid w:val="00DD1147"/>
    <w:rsid w:val="00DD117D"/>
    <w:rsid w:val="00DD1305"/>
    <w:rsid w:val="00DD1318"/>
    <w:rsid w:val="00DD13E5"/>
    <w:rsid w:val="00DD148E"/>
    <w:rsid w:val="00DD1559"/>
    <w:rsid w:val="00DD1828"/>
    <w:rsid w:val="00DD1A62"/>
    <w:rsid w:val="00DD1C80"/>
    <w:rsid w:val="00DD1CE9"/>
    <w:rsid w:val="00DD1DBB"/>
    <w:rsid w:val="00DD1FD0"/>
    <w:rsid w:val="00DD1FEE"/>
    <w:rsid w:val="00DD203C"/>
    <w:rsid w:val="00DD234B"/>
    <w:rsid w:val="00DD23C3"/>
    <w:rsid w:val="00DD24B3"/>
    <w:rsid w:val="00DD2571"/>
    <w:rsid w:val="00DD2690"/>
    <w:rsid w:val="00DD275A"/>
    <w:rsid w:val="00DD27AE"/>
    <w:rsid w:val="00DD27CC"/>
    <w:rsid w:val="00DD28AF"/>
    <w:rsid w:val="00DD2962"/>
    <w:rsid w:val="00DD2C0A"/>
    <w:rsid w:val="00DD2E56"/>
    <w:rsid w:val="00DD2F5A"/>
    <w:rsid w:val="00DD2FDE"/>
    <w:rsid w:val="00DD30A8"/>
    <w:rsid w:val="00DD3284"/>
    <w:rsid w:val="00DD3413"/>
    <w:rsid w:val="00DD34D8"/>
    <w:rsid w:val="00DD361E"/>
    <w:rsid w:val="00DD3A6F"/>
    <w:rsid w:val="00DD3D50"/>
    <w:rsid w:val="00DD4061"/>
    <w:rsid w:val="00DD4154"/>
    <w:rsid w:val="00DD4250"/>
    <w:rsid w:val="00DD431F"/>
    <w:rsid w:val="00DD440D"/>
    <w:rsid w:val="00DD444C"/>
    <w:rsid w:val="00DD45B8"/>
    <w:rsid w:val="00DD47ED"/>
    <w:rsid w:val="00DD4C28"/>
    <w:rsid w:val="00DD4E24"/>
    <w:rsid w:val="00DD4E43"/>
    <w:rsid w:val="00DD4EB2"/>
    <w:rsid w:val="00DD4F3E"/>
    <w:rsid w:val="00DD525E"/>
    <w:rsid w:val="00DD54CA"/>
    <w:rsid w:val="00DD5582"/>
    <w:rsid w:val="00DD5883"/>
    <w:rsid w:val="00DD58D5"/>
    <w:rsid w:val="00DD5923"/>
    <w:rsid w:val="00DD59B5"/>
    <w:rsid w:val="00DD5B36"/>
    <w:rsid w:val="00DD5B77"/>
    <w:rsid w:val="00DD5BFE"/>
    <w:rsid w:val="00DD5DD8"/>
    <w:rsid w:val="00DD5F18"/>
    <w:rsid w:val="00DD5F44"/>
    <w:rsid w:val="00DD5FAB"/>
    <w:rsid w:val="00DD607E"/>
    <w:rsid w:val="00DD613A"/>
    <w:rsid w:val="00DD63AF"/>
    <w:rsid w:val="00DD63F9"/>
    <w:rsid w:val="00DD6579"/>
    <w:rsid w:val="00DD65DF"/>
    <w:rsid w:val="00DD67AC"/>
    <w:rsid w:val="00DD6979"/>
    <w:rsid w:val="00DD6DD4"/>
    <w:rsid w:val="00DD6ED3"/>
    <w:rsid w:val="00DD70CC"/>
    <w:rsid w:val="00DD7289"/>
    <w:rsid w:val="00DD72DA"/>
    <w:rsid w:val="00DD7479"/>
    <w:rsid w:val="00DD769F"/>
    <w:rsid w:val="00DD78BA"/>
    <w:rsid w:val="00DD79D2"/>
    <w:rsid w:val="00DD7B47"/>
    <w:rsid w:val="00DD7C6B"/>
    <w:rsid w:val="00DD7E7D"/>
    <w:rsid w:val="00DD7F7E"/>
    <w:rsid w:val="00DE00C6"/>
    <w:rsid w:val="00DE04F7"/>
    <w:rsid w:val="00DE066E"/>
    <w:rsid w:val="00DE06F6"/>
    <w:rsid w:val="00DE086F"/>
    <w:rsid w:val="00DE090E"/>
    <w:rsid w:val="00DE096B"/>
    <w:rsid w:val="00DE0974"/>
    <w:rsid w:val="00DE09EE"/>
    <w:rsid w:val="00DE0A88"/>
    <w:rsid w:val="00DE0AEF"/>
    <w:rsid w:val="00DE0B41"/>
    <w:rsid w:val="00DE0D03"/>
    <w:rsid w:val="00DE0E6D"/>
    <w:rsid w:val="00DE0FBF"/>
    <w:rsid w:val="00DE15FA"/>
    <w:rsid w:val="00DE1640"/>
    <w:rsid w:val="00DE17C4"/>
    <w:rsid w:val="00DE1872"/>
    <w:rsid w:val="00DE18A6"/>
    <w:rsid w:val="00DE1BE5"/>
    <w:rsid w:val="00DE1C65"/>
    <w:rsid w:val="00DE1CD0"/>
    <w:rsid w:val="00DE1E3F"/>
    <w:rsid w:val="00DE2129"/>
    <w:rsid w:val="00DE22FD"/>
    <w:rsid w:val="00DE237E"/>
    <w:rsid w:val="00DE23A2"/>
    <w:rsid w:val="00DE2436"/>
    <w:rsid w:val="00DE26BB"/>
    <w:rsid w:val="00DE294C"/>
    <w:rsid w:val="00DE2BA0"/>
    <w:rsid w:val="00DE2BB2"/>
    <w:rsid w:val="00DE2CAB"/>
    <w:rsid w:val="00DE2D2D"/>
    <w:rsid w:val="00DE2FBF"/>
    <w:rsid w:val="00DE320C"/>
    <w:rsid w:val="00DE324A"/>
    <w:rsid w:val="00DE3355"/>
    <w:rsid w:val="00DE33FF"/>
    <w:rsid w:val="00DE353B"/>
    <w:rsid w:val="00DE362F"/>
    <w:rsid w:val="00DE36F8"/>
    <w:rsid w:val="00DE385A"/>
    <w:rsid w:val="00DE3B1F"/>
    <w:rsid w:val="00DE3D89"/>
    <w:rsid w:val="00DE4074"/>
    <w:rsid w:val="00DE416B"/>
    <w:rsid w:val="00DE452E"/>
    <w:rsid w:val="00DE468C"/>
    <w:rsid w:val="00DE47BB"/>
    <w:rsid w:val="00DE480C"/>
    <w:rsid w:val="00DE4836"/>
    <w:rsid w:val="00DE4854"/>
    <w:rsid w:val="00DE49E8"/>
    <w:rsid w:val="00DE49F0"/>
    <w:rsid w:val="00DE4BF5"/>
    <w:rsid w:val="00DE4CDB"/>
    <w:rsid w:val="00DE4CE4"/>
    <w:rsid w:val="00DE4D52"/>
    <w:rsid w:val="00DE4F95"/>
    <w:rsid w:val="00DE55EC"/>
    <w:rsid w:val="00DE560D"/>
    <w:rsid w:val="00DE5685"/>
    <w:rsid w:val="00DE56D8"/>
    <w:rsid w:val="00DE5790"/>
    <w:rsid w:val="00DE5821"/>
    <w:rsid w:val="00DE5836"/>
    <w:rsid w:val="00DE5854"/>
    <w:rsid w:val="00DE5D15"/>
    <w:rsid w:val="00DE5EB3"/>
    <w:rsid w:val="00DE5EF5"/>
    <w:rsid w:val="00DE5F59"/>
    <w:rsid w:val="00DE5FEC"/>
    <w:rsid w:val="00DE6023"/>
    <w:rsid w:val="00DE6067"/>
    <w:rsid w:val="00DE60D1"/>
    <w:rsid w:val="00DE62C7"/>
    <w:rsid w:val="00DE636A"/>
    <w:rsid w:val="00DE6477"/>
    <w:rsid w:val="00DE667B"/>
    <w:rsid w:val="00DE669F"/>
    <w:rsid w:val="00DE67E5"/>
    <w:rsid w:val="00DE680E"/>
    <w:rsid w:val="00DE6BEC"/>
    <w:rsid w:val="00DE6CE8"/>
    <w:rsid w:val="00DE6D17"/>
    <w:rsid w:val="00DE6D89"/>
    <w:rsid w:val="00DE7082"/>
    <w:rsid w:val="00DE768D"/>
    <w:rsid w:val="00DE7739"/>
    <w:rsid w:val="00DE773D"/>
    <w:rsid w:val="00DE77F5"/>
    <w:rsid w:val="00DE7A9F"/>
    <w:rsid w:val="00DE7AB9"/>
    <w:rsid w:val="00DE7C31"/>
    <w:rsid w:val="00DF0152"/>
    <w:rsid w:val="00DF049C"/>
    <w:rsid w:val="00DF08A6"/>
    <w:rsid w:val="00DF0908"/>
    <w:rsid w:val="00DF0946"/>
    <w:rsid w:val="00DF0B89"/>
    <w:rsid w:val="00DF0BC4"/>
    <w:rsid w:val="00DF0C3F"/>
    <w:rsid w:val="00DF0E98"/>
    <w:rsid w:val="00DF1284"/>
    <w:rsid w:val="00DF12F6"/>
    <w:rsid w:val="00DF133E"/>
    <w:rsid w:val="00DF13BF"/>
    <w:rsid w:val="00DF15A0"/>
    <w:rsid w:val="00DF1617"/>
    <w:rsid w:val="00DF1794"/>
    <w:rsid w:val="00DF182D"/>
    <w:rsid w:val="00DF1A88"/>
    <w:rsid w:val="00DF1A98"/>
    <w:rsid w:val="00DF1AD5"/>
    <w:rsid w:val="00DF1D93"/>
    <w:rsid w:val="00DF1DE5"/>
    <w:rsid w:val="00DF1E36"/>
    <w:rsid w:val="00DF205B"/>
    <w:rsid w:val="00DF2170"/>
    <w:rsid w:val="00DF22DB"/>
    <w:rsid w:val="00DF231C"/>
    <w:rsid w:val="00DF2392"/>
    <w:rsid w:val="00DF240D"/>
    <w:rsid w:val="00DF252D"/>
    <w:rsid w:val="00DF27FB"/>
    <w:rsid w:val="00DF2815"/>
    <w:rsid w:val="00DF28E2"/>
    <w:rsid w:val="00DF2933"/>
    <w:rsid w:val="00DF2B5C"/>
    <w:rsid w:val="00DF2BB3"/>
    <w:rsid w:val="00DF2D4F"/>
    <w:rsid w:val="00DF2FA2"/>
    <w:rsid w:val="00DF305D"/>
    <w:rsid w:val="00DF3231"/>
    <w:rsid w:val="00DF33A7"/>
    <w:rsid w:val="00DF34A9"/>
    <w:rsid w:val="00DF34CA"/>
    <w:rsid w:val="00DF37B9"/>
    <w:rsid w:val="00DF3A63"/>
    <w:rsid w:val="00DF3AC4"/>
    <w:rsid w:val="00DF3BB5"/>
    <w:rsid w:val="00DF3C30"/>
    <w:rsid w:val="00DF3C8D"/>
    <w:rsid w:val="00DF3ECF"/>
    <w:rsid w:val="00DF3EEA"/>
    <w:rsid w:val="00DF3F23"/>
    <w:rsid w:val="00DF3FE9"/>
    <w:rsid w:val="00DF4128"/>
    <w:rsid w:val="00DF422A"/>
    <w:rsid w:val="00DF424E"/>
    <w:rsid w:val="00DF4307"/>
    <w:rsid w:val="00DF43A7"/>
    <w:rsid w:val="00DF44B6"/>
    <w:rsid w:val="00DF4938"/>
    <w:rsid w:val="00DF503D"/>
    <w:rsid w:val="00DF51E1"/>
    <w:rsid w:val="00DF525B"/>
    <w:rsid w:val="00DF53F1"/>
    <w:rsid w:val="00DF5765"/>
    <w:rsid w:val="00DF5780"/>
    <w:rsid w:val="00DF5957"/>
    <w:rsid w:val="00DF5974"/>
    <w:rsid w:val="00DF5A90"/>
    <w:rsid w:val="00DF5D73"/>
    <w:rsid w:val="00DF6013"/>
    <w:rsid w:val="00DF61C0"/>
    <w:rsid w:val="00DF632C"/>
    <w:rsid w:val="00DF653A"/>
    <w:rsid w:val="00DF6675"/>
    <w:rsid w:val="00DF670E"/>
    <w:rsid w:val="00DF673E"/>
    <w:rsid w:val="00DF6B99"/>
    <w:rsid w:val="00DF6BCB"/>
    <w:rsid w:val="00DF6CA3"/>
    <w:rsid w:val="00DF6DCA"/>
    <w:rsid w:val="00DF6FC0"/>
    <w:rsid w:val="00DF7098"/>
    <w:rsid w:val="00DF711A"/>
    <w:rsid w:val="00DF73B2"/>
    <w:rsid w:val="00DF7534"/>
    <w:rsid w:val="00DF7561"/>
    <w:rsid w:val="00DF761F"/>
    <w:rsid w:val="00DF762F"/>
    <w:rsid w:val="00DF76FC"/>
    <w:rsid w:val="00DF79CB"/>
    <w:rsid w:val="00DF7A72"/>
    <w:rsid w:val="00DF7BC8"/>
    <w:rsid w:val="00DF7CBB"/>
    <w:rsid w:val="00DF7CDC"/>
    <w:rsid w:val="00DF7D5D"/>
    <w:rsid w:val="00DF7DA7"/>
    <w:rsid w:val="00DF7EBD"/>
    <w:rsid w:val="00DF7EEF"/>
    <w:rsid w:val="00E00092"/>
    <w:rsid w:val="00E0018F"/>
    <w:rsid w:val="00E001A1"/>
    <w:rsid w:val="00E001C2"/>
    <w:rsid w:val="00E006F1"/>
    <w:rsid w:val="00E007C6"/>
    <w:rsid w:val="00E0096D"/>
    <w:rsid w:val="00E009BB"/>
    <w:rsid w:val="00E00B88"/>
    <w:rsid w:val="00E00C1D"/>
    <w:rsid w:val="00E00D6B"/>
    <w:rsid w:val="00E010AC"/>
    <w:rsid w:val="00E0115D"/>
    <w:rsid w:val="00E01164"/>
    <w:rsid w:val="00E01218"/>
    <w:rsid w:val="00E0121A"/>
    <w:rsid w:val="00E014CD"/>
    <w:rsid w:val="00E0169C"/>
    <w:rsid w:val="00E01D72"/>
    <w:rsid w:val="00E01D83"/>
    <w:rsid w:val="00E01E11"/>
    <w:rsid w:val="00E01E56"/>
    <w:rsid w:val="00E01EED"/>
    <w:rsid w:val="00E01FA5"/>
    <w:rsid w:val="00E0204D"/>
    <w:rsid w:val="00E02156"/>
    <w:rsid w:val="00E02388"/>
    <w:rsid w:val="00E026E7"/>
    <w:rsid w:val="00E0296F"/>
    <w:rsid w:val="00E029B0"/>
    <w:rsid w:val="00E029DB"/>
    <w:rsid w:val="00E02D45"/>
    <w:rsid w:val="00E02D75"/>
    <w:rsid w:val="00E02E46"/>
    <w:rsid w:val="00E02F64"/>
    <w:rsid w:val="00E03180"/>
    <w:rsid w:val="00E031BB"/>
    <w:rsid w:val="00E033A7"/>
    <w:rsid w:val="00E03424"/>
    <w:rsid w:val="00E03553"/>
    <w:rsid w:val="00E035B7"/>
    <w:rsid w:val="00E03602"/>
    <w:rsid w:val="00E0368B"/>
    <w:rsid w:val="00E036BE"/>
    <w:rsid w:val="00E0396C"/>
    <w:rsid w:val="00E03B3A"/>
    <w:rsid w:val="00E03BD8"/>
    <w:rsid w:val="00E03D1E"/>
    <w:rsid w:val="00E03EEA"/>
    <w:rsid w:val="00E0415C"/>
    <w:rsid w:val="00E0421B"/>
    <w:rsid w:val="00E042EA"/>
    <w:rsid w:val="00E0449C"/>
    <w:rsid w:val="00E046F0"/>
    <w:rsid w:val="00E0488A"/>
    <w:rsid w:val="00E0491B"/>
    <w:rsid w:val="00E0492E"/>
    <w:rsid w:val="00E04BEC"/>
    <w:rsid w:val="00E04CE8"/>
    <w:rsid w:val="00E0503A"/>
    <w:rsid w:val="00E051F9"/>
    <w:rsid w:val="00E0563D"/>
    <w:rsid w:val="00E059C4"/>
    <w:rsid w:val="00E05C4E"/>
    <w:rsid w:val="00E05C6D"/>
    <w:rsid w:val="00E05E45"/>
    <w:rsid w:val="00E05FA0"/>
    <w:rsid w:val="00E06193"/>
    <w:rsid w:val="00E061A4"/>
    <w:rsid w:val="00E063A1"/>
    <w:rsid w:val="00E06468"/>
    <w:rsid w:val="00E065DD"/>
    <w:rsid w:val="00E065F0"/>
    <w:rsid w:val="00E06643"/>
    <w:rsid w:val="00E066C9"/>
    <w:rsid w:val="00E067E3"/>
    <w:rsid w:val="00E0682D"/>
    <w:rsid w:val="00E06948"/>
    <w:rsid w:val="00E069AF"/>
    <w:rsid w:val="00E069E9"/>
    <w:rsid w:val="00E06A87"/>
    <w:rsid w:val="00E06B2B"/>
    <w:rsid w:val="00E06E8C"/>
    <w:rsid w:val="00E072BB"/>
    <w:rsid w:val="00E07354"/>
    <w:rsid w:val="00E074CE"/>
    <w:rsid w:val="00E075F7"/>
    <w:rsid w:val="00E076D5"/>
    <w:rsid w:val="00E0776E"/>
    <w:rsid w:val="00E077D4"/>
    <w:rsid w:val="00E07814"/>
    <w:rsid w:val="00E07D64"/>
    <w:rsid w:val="00E07E02"/>
    <w:rsid w:val="00E07E83"/>
    <w:rsid w:val="00E07F89"/>
    <w:rsid w:val="00E10186"/>
    <w:rsid w:val="00E10461"/>
    <w:rsid w:val="00E10532"/>
    <w:rsid w:val="00E105AD"/>
    <w:rsid w:val="00E106F6"/>
    <w:rsid w:val="00E1090B"/>
    <w:rsid w:val="00E10952"/>
    <w:rsid w:val="00E10A6C"/>
    <w:rsid w:val="00E10A83"/>
    <w:rsid w:val="00E10C42"/>
    <w:rsid w:val="00E10E63"/>
    <w:rsid w:val="00E11047"/>
    <w:rsid w:val="00E11169"/>
    <w:rsid w:val="00E1125E"/>
    <w:rsid w:val="00E112AD"/>
    <w:rsid w:val="00E11536"/>
    <w:rsid w:val="00E118D5"/>
    <w:rsid w:val="00E11B65"/>
    <w:rsid w:val="00E11C34"/>
    <w:rsid w:val="00E11CC1"/>
    <w:rsid w:val="00E11CC2"/>
    <w:rsid w:val="00E11E91"/>
    <w:rsid w:val="00E12074"/>
    <w:rsid w:val="00E120D6"/>
    <w:rsid w:val="00E12125"/>
    <w:rsid w:val="00E12229"/>
    <w:rsid w:val="00E1235D"/>
    <w:rsid w:val="00E12634"/>
    <w:rsid w:val="00E12638"/>
    <w:rsid w:val="00E126B2"/>
    <w:rsid w:val="00E12739"/>
    <w:rsid w:val="00E12BF7"/>
    <w:rsid w:val="00E12EA2"/>
    <w:rsid w:val="00E12EF7"/>
    <w:rsid w:val="00E12F2F"/>
    <w:rsid w:val="00E13031"/>
    <w:rsid w:val="00E13218"/>
    <w:rsid w:val="00E132EC"/>
    <w:rsid w:val="00E133DA"/>
    <w:rsid w:val="00E135A8"/>
    <w:rsid w:val="00E13602"/>
    <w:rsid w:val="00E136D4"/>
    <w:rsid w:val="00E13764"/>
    <w:rsid w:val="00E138EB"/>
    <w:rsid w:val="00E13999"/>
    <w:rsid w:val="00E1399D"/>
    <w:rsid w:val="00E13AFE"/>
    <w:rsid w:val="00E13C87"/>
    <w:rsid w:val="00E13D42"/>
    <w:rsid w:val="00E13D83"/>
    <w:rsid w:val="00E13F5D"/>
    <w:rsid w:val="00E13FAD"/>
    <w:rsid w:val="00E14105"/>
    <w:rsid w:val="00E14282"/>
    <w:rsid w:val="00E145D1"/>
    <w:rsid w:val="00E145E2"/>
    <w:rsid w:val="00E14650"/>
    <w:rsid w:val="00E1484F"/>
    <w:rsid w:val="00E14876"/>
    <w:rsid w:val="00E14A02"/>
    <w:rsid w:val="00E14AB7"/>
    <w:rsid w:val="00E14BF6"/>
    <w:rsid w:val="00E14C79"/>
    <w:rsid w:val="00E14CD8"/>
    <w:rsid w:val="00E14DF2"/>
    <w:rsid w:val="00E14FBE"/>
    <w:rsid w:val="00E150B9"/>
    <w:rsid w:val="00E15147"/>
    <w:rsid w:val="00E1524A"/>
    <w:rsid w:val="00E1524B"/>
    <w:rsid w:val="00E1527B"/>
    <w:rsid w:val="00E1528B"/>
    <w:rsid w:val="00E152BD"/>
    <w:rsid w:val="00E153F8"/>
    <w:rsid w:val="00E15642"/>
    <w:rsid w:val="00E157C6"/>
    <w:rsid w:val="00E158D0"/>
    <w:rsid w:val="00E15AD6"/>
    <w:rsid w:val="00E15C51"/>
    <w:rsid w:val="00E15D70"/>
    <w:rsid w:val="00E15EA1"/>
    <w:rsid w:val="00E16176"/>
    <w:rsid w:val="00E16232"/>
    <w:rsid w:val="00E162E6"/>
    <w:rsid w:val="00E1633A"/>
    <w:rsid w:val="00E1642D"/>
    <w:rsid w:val="00E164FB"/>
    <w:rsid w:val="00E165F2"/>
    <w:rsid w:val="00E16744"/>
    <w:rsid w:val="00E1690C"/>
    <w:rsid w:val="00E169E5"/>
    <w:rsid w:val="00E17108"/>
    <w:rsid w:val="00E17280"/>
    <w:rsid w:val="00E174B1"/>
    <w:rsid w:val="00E176D8"/>
    <w:rsid w:val="00E17765"/>
    <w:rsid w:val="00E17A89"/>
    <w:rsid w:val="00E17B21"/>
    <w:rsid w:val="00E17B4E"/>
    <w:rsid w:val="00E17CD0"/>
    <w:rsid w:val="00E17D46"/>
    <w:rsid w:val="00E17D9B"/>
    <w:rsid w:val="00E17DED"/>
    <w:rsid w:val="00E17FA5"/>
    <w:rsid w:val="00E17FF1"/>
    <w:rsid w:val="00E17FFC"/>
    <w:rsid w:val="00E20229"/>
    <w:rsid w:val="00E202E7"/>
    <w:rsid w:val="00E20302"/>
    <w:rsid w:val="00E20304"/>
    <w:rsid w:val="00E20912"/>
    <w:rsid w:val="00E209D0"/>
    <w:rsid w:val="00E20A3D"/>
    <w:rsid w:val="00E20B66"/>
    <w:rsid w:val="00E20C95"/>
    <w:rsid w:val="00E20CE1"/>
    <w:rsid w:val="00E20E55"/>
    <w:rsid w:val="00E20FBB"/>
    <w:rsid w:val="00E21036"/>
    <w:rsid w:val="00E21170"/>
    <w:rsid w:val="00E211F3"/>
    <w:rsid w:val="00E212C4"/>
    <w:rsid w:val="00E214B1"/>
    <w:rsid w:val="00E2162E"/>
    <w:rsid w:val="00E2175F"/>
    <w:rsid w:val="00E21761"/>
    <w:rsid w:val="00E2179A"/>
    <w:rsid w:val="00E2187A"/>
    <w:rsid w:val="00E21977"/>
    <w:rsid w:val="00E219A0"/>
    <w:rsid w:val="00E219D6"/>
    <w:rsid w:val="00E21AA4"/>
    <w:rsid w:val="00E21B4E"/>
    <w:rsid w:val="00E21C91"/>
    <w:rsid w:val="00E21F06"/>
    <w:rsid w:val="00E220FE"/>
    <w:rsid w:val="00E222D1"/>
    <w:rsid w:val="00E22549"/>
    <w:rsid w:val="00E2254A"/>
    <w:rsid w:val="00E22605"/>
    <w:rsid w:val="00E226FF"/>
    <w:rsid w:val="00E22751"/>
    <w:rsid w:val="00E2286F"/>
    <w:rsid w:val="00E228C1"/>
    <w:rsid w:val="00E228F8"/>
    <w:rsid w:val="00E22D1C"/>
    <w:rsid w:val="00E22F78"/>
    <w:rsid w:val="00E234A0"/>
    <w:rsid w:val="00E235B9"/>
    <w:rsid w:val="00E236E6"/>
    <w:rsid w:val="00E23920"/>
    <w:rsid w:val="00E23992"/>
    <w:rsid w:val="00E23C36"/>
    <w:rsid w:val="00E23DCE"/>
    <w:rsid w:val="00E23EC4"/>
    <w:rsid w:val="00E23F7A"/>
    <w:rsid w:val="00E2449D"/>
    <w:rsid w:val="00E2450B"/>
    <w:rsid w:val="00E24557"/>
    <w:rsid w:val="00E2460F"/>
    <w:rsid w:val="00E24721"/>
    <w:rsid w:val="00E24946"/>
    <w:rsid w:val="00E2497D"/>
    <w:rsid w:val="00E24A92"/>
    <w:rsid w:val="00E24AEA"/>
    <w:rsid w:val="00E24B57"/>
    <w:rsid w:val="00E24D11"/>
    <w:rsid w:val="00E24DF7"/>
    <w:rsid w:val="00E24E82"/>
    <w:rsid w:val="00E2501B"/>
    <w:rsid w:val="00E2517A"/>
    <w:rsid w:val="00E2519E"/>
    <w:rsid w:val="00E2528C"/>
    <w:rsid w:val="00E25400"/>
    <w:rsid w:val="00E255D1"/>
    <w:rsid w:val="00E2573E"/>
    <w:rsid w:val="00E2589E"/>
    <w:rsid w:val="00E258F9"/>
    <w:rsid w:val="00E25953"/>
    <w:rsid w:val="00E25A06"/>
    <w:rsid w:val="00E25A8A"/>
    <w:rsid w:val="00E25B68"/>
    <w:rsid w:val="00E25EBC"/>
    <w:rsid w:val="00E2606D"/>
    <w:rsid w:val="00E2606F"/>
    <w:rsid w:val="00E260A6"/>
    <w:rsid w:val="00E26256"/>
    <w:rsid w:val="00E262A9"/>
    <w:rsid w:val="00E26390"/>
    <w:rsid w:val="00E2652A"/>
    <w:rsid w:val="00E2676E"/>
    <w:rsid w:val="00E26A4A"/>
    <w:rsid w:val="00E26A80"/>
    <w:rsid w:val="00E26BFB"/>
    <w:rsid w:val="00E26C9A"/>
    <w:rsid w:val="00E26EF3"/>
    <w:rsid w:val="00E26F81"/>
    <w:rsid w:val="00E26FA7"/>
    <w:rsid w:val="00E26FDE"/>
    <w:rsid w:val="00E271D0"/>
    <w:rsid w:val="00E2727B"/>
    <w:rsid w:val="00E272A1"/>
    <w:rsid w:val="00E27610"/>
    <w:rsid w:val="00E27713"/>
    <w:rsid w:val="00E2788D"/>
    <w:rsid w:val="00E278D8"/>
    <w:rsid w:val="00E27943"/>
    <w:rsid w:val="00E301BE"/>
    <w:rsid w:val="00E30324"/>
    <w:rsid w:val="00E303F9"/>
    <w:rsid w:val="00E305C1"/>
    <w:rsid w:val="00E3077B"/>
    <w:rsid w:val="00E30A60"/>
    <w:rsid w:val="00E30D5A"/>
    <w:rsid w:val="00E30DB0"/>
    <w:rsid w:val="00E30E72"/>
    <w:rsid w:val="00E30EB6"/>
    <w:rsid w:val="00E310E8"/>
    <w:rsid w:val="00E3116C"/>
    <w:rsid w:val="00E315D7"/>
    <w:rsid w:val="00E31725"/>
    <w:rsid w:val="00E317EF"/>
    <w:rsid w:val="00E31A59"/>
    <w:rsid w:val="00E31B44"/>
    <w:rsid w:val="00E31B7A"/>
    <w:rsid w:val="00E31B89"/>
    <w:rsid w:val="00E31BC9"/>
    <w:rsid w:val="00E31BDC"/>
    <w:rsid w:val="00E31D73"/>
    <w:rsid w:val="00E31D88"/>
    <w:rsid w:val="00E31E86"/>
    <w:rsid w:val="00E32015"/>
    <w:rsid w:val="00E32193"/>
    <w:rsid w:val="00E3229F"/>
    <w:rsid w:val="00E322F3"/>
    <w:rsid w:val="00E323A5"/>
    <w:rsid w:val="00E32453"/>
    <w:rsid w:val="00E32564"/>
    <w:rsid w:val="00E32668"/>
    <w:rsid w:val="00E328F0"/>
    <w:rsid w:val="00E329B0"/>
    <w:rsid w:val="00E32BC8"/>
    <w:rsid w:val="00E32BE2"/>
    <w:rsid w:val="00E32C63"/>
    <w:rsid w:val="00E32D2D"/>
    <w:rsid w:val="00E32D80"/>
    <w:rsid w:val="00E32D96"/>
    <w:rsid w:val="00E32E77"/>
    <w:rsid w:val="00E32FE3"/>
    <w:rsid w:val="00E3301A"/>
    <w:rsid w:val="00E33067"/>
    <w:rsid w:val="00E330E2"/>
    <w:rsid w:val="00E33155"/>
    <w:rsid w:val="00E331E3"/>
    <w:rsid w:val="00E3327B"/>
    <w:rsid w:val="00E33426"/>
    <w:rsid w:val="00E33450"/>
    <w:rsid w:val="00E33538"/>
    <w:rsid w:val="00E3367E"/>
    <w:rsid w:val="00E3409C"/>
    <w:rsid w:val="00E340F6"/>
    <w:rsid w:val="00E3425E"/>
    <w:rsid w:val="00E3437E"/>
    <w:rsid w:val="00E34392"/>
    <w:rsid w:val="00E3440F"/>
    <w:rsid w:val="00E34471"/>
    <w:rsid w:val="00E344EF"/>
    <w:rsid w:val="00E345CB"/>
    <w:rsid w:val="00E34648"/>
    <w:rsid w:val="00E34975"/>
    <w:rsid w:val="00E349DB"/>
    <w:rsid w:val="00E34AB3"/>
    <w:rsid w:val="00E34C6C"/>
    <w:rsid w:val="00E34F61"/>
    <w:rsid w:val="00E34F6E"/>
    <w:rsid w:val="00E34F99"/>
    <w:rsid w:val="00E35043"/>
    <w:rsid w:val="00E3504C"/>
    <w:rsid w:val="00E3509B"/>
    <w:rsid w:val="00E35278"/>
    <w:rsid w:val="00E3529A"/>
    <w:rsid w:val="00E35339"/>
    <w:rsid w:val="00E35367"/>
    <w:rsid w:val="00E355AF"/>
    <w:rsid w:val="00E35896"/>
    <w:rsid w:val="00E35B67"/>
    <w:rsid w:val="00E35D08"/>
    <w:rsid w:val="00E35F11"/>
    <w:rsid w:val="00E360D5"/>
    <w:rsid w:val="00E363C2"/>
    <w:rsid w:val="00E36527"/>
    <w:rsid w:val="00E36576"/>
    <w:rsid w:val="00E366A3"/>
    <w:rsid w:val="00E366FE"/>
    <w:rsid w:val="00E36751"/>
    <w:rsid w:val="00E36902"/>
    <w:rsid w:val="00E36A0B"/>
    <w:rsid w:val="00E36A2F"/>
    <w:rsid w:val="00E36E5C"/>
    <w:rsid w:val="00E36EA0"/>
    <w:rsid w:val="00E36F0C"/>
    <w:rsid w:val="00E3719C"/>
    <w:rsid w:val="00E3721D"/>
    <w:rsid w:val="00E37227"/>
    <w:rsid w:val="00E3745B"/>
    <w:rsid w:val="00E374F3"/>
    <w:rsid w:val="00E376E0"/>
    <w:rsid w:val="00E379EB"/>
    <w:rsid w:val="00E37D0C"/>
    <w:rsid w:val="00E37E9E"/>
    <w:rsid w:val="00E401A8"/>
    <w:rsid w:val="00E401DF"/>
    <w:rsid w:val="00E40240"/>
    <w:rsid w:val="00E40362"/>
    <w:rsid w:val="00E4081E"/>
    <w:rsid w:val="00E408CC"/>
    <w:rsid w:val="00E40A0D"/>
    <w:rsid w:val="00E40B96"/>
    <w:rsid w:val="00E40C9B"/>
    <w:rsid w:val="00E40DB3"/>
    <w:rsid w:val="00E4101F"/>
    <w:rsid w:val="00E411A8"/>
    <w:rsid w:val="00E41411"/>
    <w:rsid w:val="00E414A3"/>
    <w:rsid w:val="00E41657"/>
    <w:rsid w:val="00E4178A"/>
    <w:rsid w:val="00E41821"/>
    <w:rsid w:val="00E41827"/>
    <w:rsid w:val="00E41A45"/>
    <w:rsid w:val="00E41A4F"/>
    <w:rsid w:val="00E41BA6"/>
    <w:rsid w:val="00E41BAC"/>
    <w:rsid w:val="00E41C70"/>
    <w:rsid w:val="00E41C76"/>
    <w:rsid w:val="00E41E9D"/>
    <w:rsid w:val="00E41EB9"/>
    <w:rsid w:val="00E42055"/>
    <w:rsid w:val="00E42311"/>
    <w:rsid w:val="00E42411"/>
    <w:rsid w:val="00E42614"/>
    <w:rsid w:val="00E42660"/>
    <w:rsid w:val="00E4285D"/>
    <w:rsid w:val="00E42976"/>
    <w:rsid w:val="00E42C26"/>
    <w:rsid w:val="00E42D42"/>
    <w:rsid w:val="00E4306A"/>
    <w:rsid w:val="00E43170"/>
    <w:rsid w:val="00E431BA"/>
    <w:rsid w:val="00E43268"/>
    <w:rsid w:val="00E4328C"/>
    <w:rsid w:val="00E432CA"/>
    <w:rsid w:val="00E4370A"/>
    <w:rsid w:val="00E43756"/>
    <w:rsid w:val="00E437CD"/>
    <w:rsid w:val="00E439C0"/>
    <w:rsid w:val="00E43A34"/>
    <w:rsid w:val="00E43E92"/>
    <w:rsid w:val="00E43F95"/>
    <w:rsid w:val="00E44647"/>
    <w:rsid w:val="00E44728"/>
    <w:rsid w:val="00E44753"/>
    <w:rsid w:val="00E44919"/>
    <w:rsid w:val="00E44A55"/>
    <w:rsid w:val="00E44A72"/>
    <w:rsid w:val="00E44B5B"/>
    <w:rsid w:val="00E44BE3"/>
    <w:rsid w:val="00E44C4F"/>
    <w:rsid w:val="00E44DA1"/>
    <w:rsid w:val="00E44FBD"/>
    <w:rsid w:val="00E4507D"/>
    <w:rsid w:val="00E45111"/>
    <w:rsid w:val="00E451EB"/>
    <w:rsid w:val="00E4536A"/>
    <w:rsid w:val="00E4541C"/>
    <w:rsid w:val="00E455C3"/>
    <w:rsid w:val="00E455F0"/>
    <w:rsid w:val="00E45997"/>
    <w:rsid w:val="00E45A0A"/>
    <w:rsid w:val="00E45BB6"/>
    <w:rsid w:val="00E45BE5"/>
    <w:rsid w:val="00E45CD2"/>
    <w:rsid w:val="00E45D1F"/>
    <w:rsid w:val="00E45EAF"/>
    <w:rsid w:val="00E46040"/>
    <w:rsid w:val="00E4625D"/>
    <w:rsid w:val="00E46422"/>
    <w:rsid w:val="00E46666"/>
    <w:rsid w:val="00E466A4"/>
    <w:rsid w:val="00E466A6"/>
    <w:rsid w:val="00E466AE"/>
    <w:rsid w:val="00E46991"/>
    <w:rsid w:val="00E469AF"/>
    <w:rsid w:val="00E469BD"/>
    <w:rsid w:val="00E46A48"/>
    <w:rsid w:val="00E46B77"/>
    <w:rsid w:val="00E46BA1"/>
    <w:rsid w:val="00E46C8A"/>
    <w:rsid w:val="00E46D76"/>
    <w:rsid w:val="00E470E9"/>
    <w:rsid w:val="00E472FF"/>
    <w:rsid w:val="00E4743E"/>
    <w:rsid w:val="00E47451"/>
    <w:rsid w:val="00E47476"/>
    <w:rsid w:val="00E4758A"/>
    <w:rsid w:val="00E4776C"/>
    <w:rsid w:val="00E4782B"/>
    <w:rsid w:val="00E47AAC"/>
    <w:rsid w:val="00E47BD4"/>
    <w:rsid w:val="00E47BE2"/>
    <w:rsid w:val="00E47DC4"/>
    <w:rsid w:val="00E47FD4"/>
    <w:rsid w:val="00E47FE7"/>
    <w:rsid w:val="00E501AE"/>
    <w:rsid w:val="00E501F0"/>
    <w:rsid w:val="00E504DF"/>
    <w:rsid w:val="00E5051D"/>
    <w:rsid w:val="00E506B9"/>
    <w:rsid w:val="00E50821"/>
    <w:rsid w:val="00E50997"/>
    <w:rsid w:val="00E50B10"/>
    <w:rsid w:val="00E510FB"/>
    <w:rsid w:val="00E511F7"/>
    <w:rsid w:val="00E512B6"/>
    <w:rsid w:val="00E5131A"/>
    <w:rsid w:val="00E5163A"/>
    <w:rsid w:val="00E51669"/>
    <w:rsid w:val="00E51670"/>
    <w:rsid w:val="00E518A9"/>
    <w:rsid w:val="00E51A69"/>
    <w:rsid w:val="00E51B74"/>
    <w:rsid w:val="00E51CC5"/>
    <w:rsid w:val="00E51CDB"/>
    <w:rsid w:val="00E51D29"/>
    <w:rsid w:val="00E51F51"/>
    <w:rsid w:val="00E51F7A"/>
    <w:rsid w:val="00E524EB"/>
    <w:rsid w:val="00E526CF"/>
    <w:rsid w:val="00E529B7"/>
    <w:rsid w:val="00E529E1"/>
    <w:rsid w:val="00E52E09"/>
    <w:rsid w:val="00E52E1A"/>
    <w:rsid w:val="00E52E8C"/>
    <w:rsid w:val="00E539BC"/>
    <w:rsid w:val="00E53A97"/>
    <w:rsid w:val="00E53AB6"/>
    <w:rsid w:val="00E53C8C"/>
    <w:rsid w:val="00E53DC3"/>
    <w:rsid w:val="00E54075"/>
    <w:rsid w:val="00E540F7"/>
    <w:rsid w:val="00E54118"/>
    <w:rsid w:val="00E54236"/>
    <w:rsid w:val="00E5423E"/>
    <w:rsid w:val="00E542B5"/>
    <w:rsid w:val="00E54336"/>
    <w:rsid w:val="00E5453C"/>
    <w:rsid w:val="00E54626"/>
    <w:rsid w:val="00E54720"/>
    <w:rsid w:val="00E548B1"/>
    <w:rsid w:val="00E548E6"/>
    <w:rsid w:val="00E548F1"/>
    <w:rsid w:val="00E54E35"/>
    <w:rsid w:val="00E54EE9"/>
    <w:rsid w:val="00E54F05"/>
    <w:rsid w:val="00E54FB3"/>
    <w:rsid w:val="00E5514A"/>
    <w:rsid w:val="00E55180"/>
    <w:rsid w:val="00E5519C"/>
    <w:rsid w:val="00E553A6"/>
    <w:rsid w:val="00E554C9"/>
    <w:rsid w:val="00E554CE"/>
    <w:rsid w:val="00E55525"/>
    <w:rsid w:val="00E557F1"/>
    <w:rsid w:val="00E5597B"/>
    <w:rsid w:val="00E559F0"/>
    <w:rsid w:val="00E55AD2"/>
    <w:rsid w:val="00E55B4D"/>
    <w:rsid w:val="00E55D77"/>
    <w:rsid w:val="00E5600A"/>
    <w:rsid w:val="00E56622"/>
    <w:rsid w:val="00E56865"/>
    <w:rsid w:val="00E56E65"/>
    <w:rsid w:val="00E570EC"/>
    <w:rsid w:val="00E57364"/>
    <w:rsid w:val="00E57467"/>
    <w:rsid w:val="00E574D3"/>
    <w:rsid w:val="00E5753A"/>
    <w:rsid w:val="00E5780F"/>
    <w:rsid w:val="00E57ADF"/>
    <w:rsid w:val="00E57C23"/>
    <w:rsid w:val="00E57D7C"/>
    <w:rsid w:val="00E57DB6"/>
    <w:rsid w:val="00E57F9E"/>
    <w:rsid w:val="00E6009A"/>
    <w:rsid w:val="00E60150"/>
    <w:rsid w:val="00E6027D"/>
    <w:rsid w:val="00E6027F"/>
    <w:rsid w:val="00E603AB"/>
    <w:rsid w:val="00E6050D"/>
    <w:rsid w:val="00E60742"/>
    <w:rsid w:val="00E608FF"/>
    <w:rsid w:val="00E609A9"/>
    <w:rsid w:val="00E60A71"/>
    <w:rsid w:val="00E60CD7"/>
    <w:rsid w:val="00E60D38"/>
    <w:rsid w:val="00E60DD7"/>
    <w:rsid w:val="00E60F0E"/>
    <w:rsid w:val="00E60F1D"/>
    <w:rsid w:val="00E610A0"/>
    <w:rsid w:val="00E61226"/>
    <w:rsid w:val="00E61264"/>
    <w:rsid w:val="00E612BF"/>
    <w:rsid w:val="00E6132A"/>
    <w:rsid w:val="00E614B6"/>
    <w:rsid w:val="00E61B9C"/>
    <w:rsid w:val="00E61C3D"/>
    <w:rsid w:val="00E61E4B"/>
    <w:rsid w:val="00E62191"/>
    <w:rsid w:val="00E622DD"/>
    <w:rsid w:val="00E6270D"/>
    <w:rsid w:val="00E62BE0"/>
    <w:rsid w:val="00E62DD5"/>
    <w:rsid w:val="00E62F19"/>
    <w:rsid w:val="00E6313D"/>
    <w:rsid w:val="00E63452"/>
    <w:rsid w:val="00E636EC"/>
    <w:rsid w:val="00E63755"/>
    <w:rsid w:val="00E63888"/>
    <w:rsid w:val="00E63900"/>
    <w:rsid w:val="00E63985"/>
    <w:rsid w:val="00E639BC"/>
    <w:rsid w:val="00E63E2B"/>
    <w:rsid w:val="00E63EC6"/>
    <w:rsid w:val="00E63EDF"/>
    <w:rsid w:val="00E64109"/>
    <w:rsid w:val="00E641B8"/>
    <w:rsid w:val="00E64304"/>
    <w:rsid w:val="00E64353"/>
    <w:rsid w:val="00E643AA"/>
    <w:rsid w:val="00E644D7"/>
    <w:rsid w:val="00E645B1"/>
    <w:rsid w:val="00E64CAD"/>
    <w:rsid w:val="00E65017"/>
    <w:rsid w:val="00E65021"/>
    <w:rsid w:val="00E65107"/>
    <w:rsid w:val="00E6516D"/>
    <w:rsid w:val="00E65225"/>
    <w:rsid w:val="00E652E8"/>
    <w:rsid w:val="00E653AD"/>
    <w:rsid w:val="00E6545A"/>
    <w:rsid w:val="00E65577"/>
    <w:rsid w:val="00E655BD"/>
    <w:rsid w:val="00E655C5"/>
    <w:rsid w:val="00E6564E"/>
    <w:rsid w:val="00E6569E"/>
    <w:rsid w:val="00E6575F"/>
    <w:rsid w:val="00E65822"/>
    <w:rsid w:val="00E65882"/>
    <w:rsid w:val="00E65944"/>
    <w:rsid w:val="00E65B06"/>
    <w:rsid w:val="00E65BA7"/>
    <w:rsid w:val="00E65BF3"/>
    <w:rsid w:val="00E65C9E"/>
    <w:rsid w:val="00E65EB6"/>
    <w:rsid w:val="00E65EEE"/>
    <w:rsid w:val="00E66048"/>
    <w:rsid w:val="00E66083"/>
    <w:rsid w:val="00E662D7"/>
    <w:rsid w:val="00E663AB"/>
    <w:rsid w:val="00E6657B"/>
    <w:rsid w:val="00E665B0"/>
    <w:rsid w:val="00E665C7"/>
    <w:rsid w:val="00E666FE"/>
    <w:rsid w:val="00E6671C"/>
    <w:rsid w:val="00E66B49"/>
    <w:rsid w:val="00E66C8B"/>
    <w:rsid w:val="00E66DBD"/>
    <w:rsid w:val="00E66E3B"/>
    <w:rsid w:val="00E6701C"/>
    <w:rsid w:val="00E67020"/>
    <w:rsid w:val="00E6708C"/>
    <w:rsid w:val="00E6720F"/>
    <w:rsid w:val="00E6739E"/>
    <w:rsid w:val="00E6745D"/>
    <w:rsid w:val="00E674A7"/>
    <w:rsid w:val="00E6751B"/>
    <w:rsid w:val="00E67527"/>
    <w:rsid w:val="00E676E2"/>
    <w:rsid w:val="00E67AB5"/>
    <w:rsid w:val="00E67BD0"/>
    <w:rsid w:val="00E67D5D"/>
    <w:rsid w:val="00E67DF8"/>
    <w:rsid w:val="00E67E03"/>
    <w:rsid w:val="00E7017F"/>
    <w:rsid w:val="00E702E8"/>
    <w:rsid w:val="00E703B9"/>
    <w:rsid w:val="00E70747"/>
    <w:rsid w:val="00E70861"/>
    <w:rsid w:val="00E7093D"/>
    <w:rsid w:val="00E70C4C"/>
    <w:rsid w:val="00E70C81"/>
    <w:rsid w:val="00E710E6"/>
    <w:rsid w:val="00E7114E"/>
    <w:rsid w:val="00E7116A"/>
    <w:rsid w:val="00E712BF"/>
    <w:rsid w:val="00E712F5"/>
    <w:rsid w:val="00E71323"/>
    <w:rsid w:val="00E714C8"/>
    <w:rsid w:val="00E7161C"/>
    <w:rsid w:val="00E7169C"/>
    <w:rsid w:val="00E716B1"/>
    <w:rsid w:val="00E718CE"/>
    <w:rsid w:val="00E718FF"/>
    <w:rsid w:val="00E719B0"/>
    <w:rsid w:val="00E71FDC"/>
    <w:rsid w:val="00E720A2"/>
    <w:rsid w:val="00E7210C"/>
    <w:rsid w:val="00E7213A"/>
    <w:rsid w:val="00E72501"/>
    <w:rsid w:val="00E72600"/>
    <w:rsid w:val="00E7268F"/>
    <w:rsid w:val="00E72AAF"/>
    <w:rsid w:val="00E72C80"/>
    <w:rsid w:val="00E72C8D"/>
    <w:rsid w:val="00E72DB0"/>
    <w:rsid w:val="00E72E1A"/>
    <w:rsid w:val="00E72EB1"/>
    <w:rsid w:val="00E7318D"/>
    <w:rsid w:val="00E7326C"/>
    <w:rsid w:val="00E73318"/>
    <w:rsid w:val="00E7337A"/>
    <w:rsid w:val="00E73444"/>
    <w:rsid w:val="00E7363E"/>
    <w:rsid w:val="00E736CB"/>
    <w:rsid w:val="00E7374D"/>
    <w:rsid w:val="00E7385C"/>
    <w:rsid w:val="00E73A62"/>
    <w:rsid w:val="00E73AE6"/>
    <w:rsid w:val="00E73AF7"/>
    <w:rsid w:val="00E73B0C"/>
    <w:rsid w:val="00E73B10"/>
    <w:rsid w:val="00E73B4B"/>
    <w:rsid w:val="00E73CF8"/>
    <w:rsid w:val="00E73D19"/>
    <w:rsid w:val="00E73F04"/>
    <w:rsid w:val="00E74335"/>
    <w:rsid w:val="00E743C7"/>
    <w:rsid w:val="00E743D9"/>
    <w:rsid w:val="00E7442F"/>
    <w:rsid w:val="00E74448"/>
    <w:rsid w:val="00E744F4"/>
    <w:rsid w:val="00E7468E"/>
    <w:rsid w:val="00E74760"/>
    <w:rsid w:val="00E7495D"/>
    <w:rsid w:val="00E74A84"/>
    <w:rsid w:val="00E74B14"/>
    <w:rsid w:val="00E74B49"/>
    <w:rsid w:val="00E74CDD"/>
    <w:rsid w:val="00E74D7B"/>
    <w:rsid w:val="00E74EF8"/>
    <w:rsid w:val="00E74F58"/>
    <w:rsid w:val="00E752DD"/>
    <w:rsid w:val="00E75455"/>
    <w:rsid w:val="00E75596"/>
    <w:rsid w:val="00E755A1"/>
    <w:rsid w:val="00E75610"/>
    <w:rsid w:val="00E75642"/>
    <w:rsid w:val="00E756B1"/>
    <w:rsid w:val="00E75700"/>
    <w:rsid w:val="00E75716"/>
    <w:rsid w:val="00E75739"/>
    <w:rsid w:val="00E757F1"/>
    <w:rsid w:val="00E75831"/>
    <w:rsid w:val="00E758E6"/>
    <w:rsid w:val="00E75E49"/>
    <w:rsid w:val="00E75E4C"/>
    <w:rsid w:val="00E75E5E"/>
    <w:rsid w:val="00E761FC"/>
    <w:rsid w:val="00E76213"/>
    <w:rsid w:val="00E763F2"/>
    <w:rsid w:val="00E76422"/>
    <w:rsid w:val="00E7668D"/>
    <w:rsid w:val="00E766FA"/>
    <w:rsid w:val="00E76999"/>
    <w:rsid w:val="00E769CF"/>
    <w:rsid w:val="00E769EF"/>
    <w:rsid w:val="00E76A45"/>
    <w:rsid w:val="00E76BC2"/>
    <w:rsid w:val="00E76E6D"/>
    <w:rsid w:val="00E76EE2"/>
    <w:rsid w:val="00E77369"/>
    <w:rsid w:val="00E778DC"/>
    <w:rsid w:val="00E779CD"/>
    <w:rsid w:val="00E77B56"/>
    <w:rsid w:val="00E77DA2"/>
    <w:rsid w:val="00E77E2C"/>
    <w:rsid w:val="00E77FBF"/>
    <w:rsid w:val="00E80026"/>
    <w:rsid w:val="00E80247"/>
    <w:rsid w:val="00E8029D"/>
    <w:rsid w:val="00E80310"/>
    <w:rsid w:val="00E804A9"/>
    <w:rsid w:val="00E80539"/>
    <w:rsid w:val="00E8057A"/>
    <w:rsid w:val="00E805A0"/>
    <w:rsid w:val="00E80792"/>
    <w:rsid w:val="00E808B9"/>
    <w:rsid w:val="00E808C1"/>
    <w:rsid w:val="00E80D9B"/>
    <w:rsid w:val="00E80F9E"/>
    <w:rsid w:val="00E812B2"/>
    <w:rsid w:val="00E813D7"/>
    <w:rsid w:val="00E8150D"/>
    <w:rsid w:val="00E8164F"/>
    <w:rsid w:val="00E816D2"/>
    <w:rsid w:val="00E81762"/>
    <w:rsid w:val="00E8182A"/>
    <w:rsid w:val="00E819EF"/>
    <w:rsid w:val="00E81A71"/>
    <w:rsid w:val="00E81B43"/>
    <w:rsid w:val="00E81BB4"/>
    <w:rsid w:val="00E81D10"/>
    <w:rsid w:val="00E81EC8"/>
    <w:rsid w:val="00E82239"/>
    <w:rsid w:val="00E824DD"/>
    <w:rsid w:val="00E8264C"/>
    <w:rsid w:val="00E82940"/>
    <w:rsid w:val="00E82D41"/>
    <w:rsid w:val="00E82F50"/>
    <w:rsid w:val="00E82FA7"/>
    <w:rsid w:val="00E82FD7"/>
    <w:rsid w:val="00E830FE"/>
    <w:rsid w:val="00E831B1"/>
    <w:rsid w:val="00E83681"/>
    <w:rsid w:val="00E8397B"/>
    <w:rsid w:val="00E839BB"/>
    <w:rsid w:val="00E83A51"/>
    <w:rsid w:val="00E83AED"/>
    <w:rsid w:val="00E83C0B"/>
    <w:rsid w:val="00E83DF1"/>
    <w:rsid w:val="00E83F8C"/>
    <w:rsid w:val="00E84125"/>
    <w:rsid w:val="00E84212"/>
    <w:rsid w:val="00E84413"/>
    <w:rsid w:val="00E8448D"/>
    <w:rsid w:val="00E844FB"/>
    <w:rsid w:val="00E84528"/>
    <w:rsid w:val="00E84570"/>
    <w:rsid w:val="00E845DA"/>
    <w:rsid w:val="00E84634"/>
    <w:rsid w:val="00E84714"/>
    <w:rsid w:val="00E8472A"/>
    <w:rsid w:val="00E84827"/>
    <w:rsid w:val="00E84C15"/>
    <w:rsid w:val="00E84E0C"/>
    <w:rsid w:val="00E84ED3"/>
    <w:rsid w:val="00E84F9C"/>
    <w:rsid w:val="00E853BB"/>
    <w:rsid w:val="00E8548E"/>
    <w:rsid w:val="00E8567F"/>
    <w:rsid w:val="00E85B13"/>
    <w:rsid w:val="00E85B90"/>
    <w:rsid w:val="00E85BAE"/>
    <w:rsid w:val="00E85BBA"/>
    <w:rsid w:val="00E85DE8"/>
    <w:rsid w:val="00E86109"/>
    <w:rsid w:val="00E86168"/>
    <w:rsid w:val="00E8630C"/>
    <w:rsid w:val="00E863B1"/>
    <w:rsid w:val="00E864FC"/>
    <w:rsid w:val="00E86594"/>
    <w:rsid w:val="00E8671E"/>
    <w:rsid w:val="00E86974"/>
    <w:rsid w:val="00E86B84"/>
    <w:rsid w:val="00E86BCA"/>
    <w:rsid w:val="00E86CC9"/>
    <w:rsid w:val="00E86D95"/>
    <w:rsid w:val="00E86EA1"/>
    <w:rsid w:val="00E8711F"/>
    <w:rsid w:val="00E87170"/>
    <w:rsid w:val="00E87563"/>
    <w:rsid w:val="00E87609"/>
    <w:rsid w:val="00E8762C"/>
    <w:rsid w:val="00E8768E"/>
    <w:rsid w:val="00E8778E"/>
    <w:rsid w:val="00E879A7"/>
    <w:rsid w:val="00E87A14"/>
    <w:rsid w:val="00E87B9B"/>
    <w:rsid w:val="00E87CCE"/>
    <w:rsid w:val="00E87E15"/>
    <w:rsid w:val="00E87F89"/>
    <w:rsid w:val="00E900EB"/>
    <w:rsid w:val="00E90904"/>
    <w:rsid w:val="00E90B86"/>
    <w:rsid w:val="00E90DBF"/>
    <w:rsid w:val="00E90F99"/>
    <w:rsid w:val="00E90FF0"/>
    <w:rsid w:val="00E91213"/>
    <w:rsid w:val="00E91389"/>
    <w:rsid w:val="00E9138F"/>
    <w:rsid w:val="00E91506"/>
    <w:rsid w:val="00E9165E"/>
    <w:rsid w:val="00E917E2"/>
    <w:rsid w:val="00E917FA"/>
    <w:rsid w:val="00E9183D"/>
    <w:rsid w:val="00E91AFB"/>
    <w:rsid w:val="00E91E24"/>
    <w:rsid w:val="00E91EA3"/>
    <w:rsid w:val="00E920D3"/>
    <w:rsid w:val="00E921B7"/>
    <w:rsid w:val="00E92272"/>
    <w:rsid w:val="00E92308"/>
    <w:rsid w:val="00E92377"/>
    <w:rsid w:val="00E925C5"/>
    <w:rsid w:val="00E92798"/>
    <w:rsid w:val="00E927D7"/>
    <w:rsid w:val="00E92839"/>
    <w:rsid w:val="00E92A09"/>
    <w:rsid w:val="00E92C10"/>
    <w:rsid w:val="00E92CBD"/>
    <w:rsid w:val="00E92D79"/>
    <w:rsid w:val="00E92E46"/>
    <w:rsid w:val="00E92EE0"/>
    <w:rsid w:val="00E92FB3"/>
    <w:rsid w:val="00E93085"/>
    <w:rsid w:val="00E9309A"/>
    <w:rsid w:val="00E930A4"/>
    <w:rsid w:val="00E930B9"/>
    <w:rsid w:val="00E9325D"/>
    <w:rsid w:val="00E932B4"/>
    <w:rsid w:val="00E934D6"/>
    <w:rsid w:val="00E9351E"/>
    <w:rsid w:val="00E93558"/>
    <w:rsid w:val="00E935DD"/>
    <w:rsid w:val="00E938B8"/>
    <w:rsid w:val="00E93B2A"/>
    <w:rsid w:val="00E93BBE"/>
    <w:rsid w:val="00E93D65"/>
    <w:rsid w:val="00E93E92"/>
    <w:rsid w:val="00E94095"/>
    <w:rsid w:val="00E940AA"/>
    <w:rsid w:val="00E9428F"/>
    <w:rsid w:val="00E94389"/>
    <w:rsid w:val="00E94441"/>
    <w:rsid w:val="00E944B3"/>
    <w:rsid w:val="00E944E5"/>
    <w:rsid w:val="00E94835"/>
    <w:rsid w:val="00E94A2A"/>
    <w:rsid w:val="00E94B39"/>
    <w:rsid w:val="00E94BB2"/>
    <w:rsid w:val="00E94C14"/>
    <w:rsid w:val="00E94E31"/>
    <w:rsid w:val="00E94F70"/>
    <w:rsid w:val="00E94F96"/>
    <w:rsid w:val="00E9516F"/>
    <w:rsid w:val="00E95379"/>
    <w:rsid w:val="00E953D4"/>
    <w:rsid w:val="00E95479"/>
    <w:rsid w:val="00E9550E"/>
    <w:rsid w:val="00E95824"/>
    <w:rsid w:val="00E9584D"/>
    <w:rsid w:val="00E95E79"/>
    <w:rsid w:val="00E960CB"/>
    <w:rsid w:val="00E962A4"/>
    <w:rsid w:val="00E96480"/>
    <w:rsid w:val="00E96757"/>
    <w:rsid w:val="00E9680C"/>
    <w:rsid w:val="00E96A19"/>
    <w:rsid w:val="00E96D08"/>
    <w:rsid w:val="00E96D0E"/>
    <w:rsid w:val="00E96D61"/>
    <w:rsid w:val="00E96E02"/>
    <w:rsid w:val="00E96EFE"/>
    <w:rsid w:val="00E96F22"/>
    <w:rsid w:val="00E96F2F"/>
    <w:rsid w:val="00E97069"/>
    <w:rsid w:val="00E9736D"/>
    <w:rsid w:val="00E97440"/>
    <w:rsid w:val="00E974A3"/>
    <w:rsid w:val="00E9756D"/>
    <w:rsid w:val="00E9766A"/>
    <w:rsid w:val="00E978DE"/>
    <w:rsid w:val="00E978FD"/>
    <w:rsid w:val="00E97C34"/>
    <w:rsid w:val="00E97CDA"/>
    <w:rsid w:val="00E97F28"/>
    <w:rsid w:val="00E97F53"/>
    <w:rsid w:val="00E97FA6"/>
    <w:rsid w:val="00E97FE9"/>
    <w:rsid w:val="00E9F233"/>
    <w:rsid w:val="00EA0101"/>
    <w:rsid w:val="00EA015B"/>
    <w:rsid w:val="00EA025B"/>
    <w:rsid w:val="00EA04E8"/>
    <w:rsid w:val="00EA05D3"/>
    <w:rsid w:val="00EA0722"/>
    <w:rsid w:val="00EA09FD"/>
    <w:rsid w:val="00EA0C07"/>
    <w:rsid w:val="00EA0D6B"/>
    <w:rsid w:val="00EA0D98"/>
    <w:rsid w:val="00EA11A5"/>
    <w:rsid w:val="00EA125F"/>
    <w:rsid w:val="00EA1293"/>
    <w:rsid w:val="00EA12DE"/>
    <w:rsid w:val="00EA13B5"/>
    <w:rsid w:val="00EA13D0"/>
    <w:rsid w:val="00EA13FE"/>
    <w:rsid w:val="00EA141D"/>
    <w:rsid w:val="00EA14D6"/>
    <w:rsid w:val="00EA176B"/>
    <w:rsid w:val="00EA1800"/>
    <w:rsid w:val="00EA189B"/>
    <w:rsid w:val="00EA1957"/>
    <w:rsid w:val="00EA1A07"/>
    <w:rsid w:val="00EA1DB4"/>
    <w:rsid w:val="00EA1F27"/>
    <w:rsid w:val="00EA2136"/>
    <w:rsid w:val="00EA2161"/>
    <w:rsid w:val="00EA227A"/>
    <w:rsid w:val="00EA23B0"/>
    <w:rsid w:val="00EA23F6"/>
    <w:rsid w:val="00EA2487"/>
    <w:rsid w:val="00EA2651"/>
    <w:rsid w:val="00EA28BA"/>
    <w:rsid w:val="00EA2A75"/>
    <w:rsid w:val="00EA354A"/>
    <w:rsid w:val="00EA3625"/>
    <w:rsid w:val="00EA36C0"/>
    <w:rsid w:val="00EA3700"/>
    <w:rsid w:val="00EA374D"/>
    <w:rsid w:val="00EA3756"/>
    <w:rsid w:val="00EA3811"/>
    <w:rsid w:val="00EA3835"/>
    <w:rsid w:val="00EA3B31"/>
    <w:rsid w:val="00EA3E0F"/>
    <w:rsid w:val="00EA3F24"/>
    <w:rsid w:val="00EA3F87"/>
    <w:rsid w:val="00EA4216"/>
    <w:rsid w:val="00EA43EE"/>
    <w:rsid w:val="00EA44EF"/>
    <w:rsid w:val="00EA4668"/>
    <w:rsid w:val="00EA4F62"/>
    <w:rsid w:val="00EA4F70"/>
    <w:rsid w:val="00EA4FC2"/>
    <w:rsid w:val="00EA50BD"/>
    <w:rsid w:val="00EA5490"/>
    <w:rsid w:val="00EA55FC"/>
    <w:rsid w:val="00EA581D"/>
    <w:rsid w:val="00EA5C40"/>
    <w:rsid w:val="00EA5D30"/>
    <w:rsid w:val="00EA5E79"/>
    <w:rsid w:val="00EA5EA7"/>
    <w:rsid w:val="00EA626F"/>
    <w:rsid w:val="00EA635E"/>
    <w:rsid w:val="00EA65B4"/>
    <w:rsid w:val="00EA6678"/>
    <w:rsid w:val="00EA66A7"/>
    <w:rsid w:val="00EA6842"/>
    <w:rsid w:val="00EA6913"/>
    <w:rsid w:val="00EA6917"/>
    <w:rsid w:val="00EA69A4"/>
    <w:rsid w:val="00EA6A12"/>
    <w:rsid w:val="00EA6A91"/>
    <w:rsid w:val="00EA6AE6"/>
    <w:rsid w:val="00EA6BD7"/>
    <w:rsid w:val="00EA6CCA"/>
    <w:rsid w:val="00EA6CDB"/>
    <w:rsid w:val="00EA6DC5"/>
    <w:rsid w:val="00EA6E06"/>
    <w:rsid w:val="00EA6EA2"/>
    <w:rsid w:val="00EA70CC"/>
    <w:rsid w:val="00EA78BA"/>
    <w:rsid w:val="00EA795E"/>
    <w:rsid w:val="00EA7986"/>
    <w:rsid w:val="00EA7AA0"/>
    <w:rsid w:val="00EA7AD2"/>
    <w:rsid w:val="00EA7D4F"/>
    <w:rsid w:val="00EA7E0A"/>
    <w:rsid w:val="00EA7E37"/>
    <w:rsid w:val="00EA7ED6"/>
    <w:rsid w:val="00EB004A"/>
    <w:rsid w:val="00EB005A"/>
    <w:rsid w:val="00EB0091"/>
    <w:rsid w:val="00EB00E6"/>
    <w:rsid w:val="00EB0364"/>
    <w:rsid w:val="00EB037C"/>
    <w:rsid w:val="00EB0383"/>
    <w:rsid w:val="00EB06C4"/>
    <w:rsid w:val="00EB0781"/>
    <w:rsid w:val="00EB0ABD"/>
    <w:rsid w:val="00EB0C0A"/>
    <w:rsid w:val="00EB0C9C"/>
    <w:rsid w:val="00EB0E0E"/>
    <w:rsid w:val="00EB1091"/>
    <w:rsid w:val="00EB1120"/>
    <w:rsid w:val="00EB138A"/>
    <w:rsid w:val="00EB1450"/>
    <w:rsid w:val="00EB16ED"/>
    <w:rsid w:val="00EB18A9"/>
    <w:rsid w:val="00EB1B85"/>
    <w:rsid w:val="00EB1B99"/>
    <w:rsid w:val="00EB1BE6"/>
    <w:rsid w:val="00EB1C3C"/>
    <w:rsid w:val="00EB1CD7"/>
    <w:rsid w:val="00EB2056"/>
    <w:rsid w:val="00EB23AF"/>
    <w:rsid w:val="00EB23C0"/>
    <w:rsid w:val="00EB258F"/>
    <w:rsid w:val="00EB2765"/>
    <w:rsid w:val="00EB27AC"/>
    <w:rsid w:val="00EB2850"/>
    <w:rsid w:val="00EB2B11"/>
    <w:rsid w:val="00EB2E1A"/>
    <w:rsid w:val="00EB309E"/>
    <w:rsid w:val="00EB32FA"/>
    <w:rsid w:val="00EB36BC"/>
    <w:rsid w:val="00EB375A"/>
    <w:rsid w:val="00EB383B"/>
    <w:rsid w:val="00EB393F"/>
    <w:rsid w:val="00EB3A46"/>
    <w:rsid w:val="00EB3BD3"/>
    <w:rsid w:val="00EB3E1A"/>
    <w:rsid w:val="00EB3F85"/>
    <w:rsid w:val="00EB408A"/>
    <w:rsid w:val="00EB4092"/>
    <w:rsid w:val="00EB4206"/>
    <w:rsid w:val="00EB4310"/>
    <w:rsid w:val="00EB45B5"/>
    <w:rsid w:val="00EB4687"/>
    <w:rsid w:val="00EB4725"/>
    <w:rsid w:val="00EB48B6"/>
    <w:rsid w:val="00EB4979"/>
    <w:rsid w:val="00EB49D6"/>
    <w:rsid w:val="00EB4AFE"/>
    <w:rsid w:val="00EB4CD8"/>
    <w:rsid w:val="00EB4CE8"/>
    <w:rsid w:val="00EB4D29"/>
    <w:rsid w:val="00EB4FB9"/>
    <w:rsid w:val="00EB50B3"/>
    <w:rsid w:val="00EB53A8"/>
    <w:rsid w:val="00EB54C3"/>
    <w:rsid w:val="00EB567E"/>
    <w:rsid w:val="00EB5A5D"/>
    <w:rsid w:val="00EB5BB0"/>
    <w:rsid w:val="00EB5C77"/>
    <w:rsid w:val="00EB5CB5"/>
    <w:rsid w:val="00EB5D28"/>
    <w:rsid w:val="00EB5E7B"/>
    <w:rsid w:val="00EB632C"/>
    <w:rsid w:val="00EB6357"/>
    <w:rsid w:val="00EB63CA"/>
    <w:rsid w:val="00EB64BE"/>
    <w:rsid w:val="00EB67A5"/>
    <w:rsid w:val="00EB68A5"/>
    <w:rsid w:val="00EB68B1"/>
    <w:rsid w:val="00EB6BA8"/>
    <w:rsid w:val="00EB6EDD"/>
    <w:rsid w:val="00EB70CE"/>
    <w:rsid w:val="00EB71F6"/>
    <w:rsid w:val="00EB724E"/>
    <w:rsid w:val="00EB7283"/>
    <w:rsid w:val="00EB7503"/>
    <w:rsid w:val="00EB75CB"/>
    <w:rsid w:val="00EB768E"/>
    <w:rsid w:val="00EB7767"/>
    <w:rsid w:val="00EB77C6"/>
    <w:rsid w:val="00EB77D8"/>
    <w:rsid w:val="00EB791F"/>
    <w:rsid w:val="00EB7AF0"/>
    <w:rsid w:val="00EB7C4F"/>
    <w:rsid w:val="00EB7C98"/>
    <w:rsid w:val="00EB7F86"/>
    <w:rsid w:val="00EC009B"/>
    <w:rsid w:val="00EC027C"/>
    <w:rsid w:val="00EC03BF"/>
    <w:rsid w:val="00EC05C3"/>
    <w:rsid w:val="00EC05F6"/>
    <w:rsid w:val="00EC0A4C"/>
    <w:rsid w:val="00EC0D0E"/>
    <w:rsid w:val="00EC0DA0"/>
    <w:rsid w:val="00EC0DD0"/>
    <w:rsid w:val="00EC0EBB"/>
    <w:rsid w:val="00EC0F85"/>
    <w:rsid w:val="00EC1009"/>
    <w:rsid w:val="00EC107B"/>
    <w:rsid w:val="00EC10A0"/>
    <w:rsid w:val="00EC1263"/>
    <w:rsid w:val="00EC139B"/>
    <w:rsid w:val="00EC13E0"/>
    <w:rsid w:val="00EC13FF"/>
    <w:rsid w:val="00EC158B"/>
    <w:rsid w:val="00EC1720"/>
    <w:rsid w:val="00EC172B"/>
    <w:rsid w:val="00EC1762"/>
    <w:rsid w:val="00EC190E"/>
    <w:rsid w:val="00EC1AE0"/>
    <w:rsid w:val="00EC1BAB"/>
    <w:rsid w:val="00EC1E03"/>
    <w:rsid w:val="00EC200A"/>
    <w:rsid w:val="00EC2132"/>
    <w:rsid w:val="00EC2289"/>
    <w:rsid w:val="00EC24E9"/>
    <w:rsid w:val="00EC2566"/>
    <w:rsid w:val="00EC266B"/>
    <w:rsid w:val="00EC267C"/>
    <w:rsid w:val="00EC26E5"/>
    <w:rsid w:val="00EC270B"/>
    <w:rsid w:val="00EC280B"/>
    <w:rsid w:val="00EC29BB"/>
    <w:rsid w:val="00EC2AEC"/>
    <w:rsid w:val="00EC2B9D"/>
    <w:rsid w:val="00EC2E16"/>
    <w:rsid w:val="00EC3130"/>
    <w:rsid w:val="00EC320C"/>
    <w:rsid w:val="00EC34AC"/>
    <w:rsid w:val="00EC3522"/>
    <w:rsid w:val="00EC3622"/>
    <w:rsid w:val="00EC364F"/>
    <w:rsid w:val="00EC37AD"/>
    <w:rsid w:val="00EC384D"/>
    <w:rsid w:val="00EC39E6"/>
    <w:rsid w:val="00EC39FA"/>
    <w:rsid w:val="00EC3D74"/>
    <w:rsid w:val="00EC40E3"/>
    <w:rsid w:val="00EC4382"/>
    <w:rsid w:val="00EC45A8"/>
    <w:rsid w:val="00EC46EB"/>
    <w:rsid w:val="00EC47B5"/>
    <w:rsid w:val="00EC485E"/>
    <w:rsid w:val="00EC48B1"/>
    <w:rsid w:val="00EC4E54"/>
    <w:rsid w:val="00EC4ED0"/>
    <w:rsid w:val="00EC4EDA"/>
    <w:rsid w:val="00EC50BA"/>
    <w:rsid w:val="00EC50BF"/>
    <w:rsid w:val="00EC51AE"/>
    <w:rsid w:val="00EC537B"/>
    <w:rsid w:val="00EC5398"/>
    <w:rsid w:val="00EC53F1"/>
    <w:rsid w:val="00EC54B2"/>
    <w:rsid w:val="00EC55AB"/>
    <w:rsid w:val="00EC5647"/>
    <w:rsid w:val="00EC5775"/>
    <w:rsid w:val="00EC5947"/>
    <w:rsid w:val="00EC5C24"/>
    <w:rsid w:val="00EC5CFE"/>
    <w:rsid w:val="00EC5EA0"/>
    <w:rsid w:val="00EC5F3F"/>
    <w:rsid w:val="00EC5F74"/>
    <w:rsid w:val="00EC5FE2"/>
    <w:rsid w:val="00EC60A5"/>
    <w:rsid w:val="00EC61CA"/>
    <w:rsid w:val="00EC648F"/>
    <w:rsid w:val="00EC6536"/>
    <w:rsid w:val="00EC66E1"/>
    <w:rsid w:val="00EC6AF7"/>
    <w:rsid w:val="00EC6DCC"/>
    <w:rsid w:val="00EC6DE5"/>
    <w:rsid w:val="00EC6E1F"/>
    <w:rsid w:val="00EC6EF5"/>
    <w:rsid w:val="00EC6F2A"/>
    <w:rsid w:val="00EC6F71"/>
    <w:rsid w:val="00EC7274"/>
    <w:rsid w:val="00EC73FB"/>
    <w:rsid w:val="00EC7602"/>
    <w:rsid w:val="00EC760B"/>
    <w:rsid w:val="00EC7744"/>
    <w:rsid w:val="00EC7A10"/>
    <w:rsid w:val="00EC7D62"/>
    <w:rsid w:val="00EC7DD5"/>
    <w:rsid w:val="00ED033A"/>
    <w:rsid w:val="00ED03DF"/>
    <w:rsid w:val="00ED03E5"/>
    <w:rsid w:val="00ED04E6"/>
    <w:rsid w:val="00ED0840"/>
    <w:rsid w:val="00ED087F"/>
    <w:rsid w:val="00ED0B53"/>
    <w:rsid w:val="00ED0BDB"/>
    <w:rsid w:val="00ED0D85"/>
    <w:rsid w:val="00ED0E58"/>
    <w:rsid w:val="00ED0E95"/>
    <w:rsid w:val="00ED0F9B"/>
    <w:rsid w:val="00ED11FD"/>
    <w:rsid w:val="00ED1412"/>
    <w:rsid w:val="00ED1863"/>
    <w:rsid w:val="00ED1897"/>
    <w:rsid w:val="00ED1967"/>
    <w:rsid w:val="00ED1ACF"/>
    <w:rsid w:val="00ED1B77"/>
    <w:rsid w:val="00ED1BAA"/>
    <w:rsid w:val="00ED1BAC"/>
    <w:rsid w:val="00ED1C7E"/>
    <w:rsid w:val="00ED1E39"/>
    <w:rsid w:val="00ED2092"/>
    <w:rsid w:val="00ED20EE"/>
    <w:rsid w:val="00ED2285"/>
    <w:rsid w:val="00ED26F0"/>
    <w:rsid w:val="00ED288A"/>
    <w:rsid w:val="00ED28EF"/>
    <w:rsid w:val="00ED2A8B"/>
    <w:rsid w:val="00ED2DC5"/>
    <w:rsid w:val="00ED302B"/>
    <w:rsid w:val="00ED3357"/>
    <w:rsid w:val="00ED336E"/>
    <w:rsid w:val="00ED358F"/>
    <w:rsid w:val="00ED359F"/>
    <w:rsid w:val="00ED35B0"/>
    <w:rsid w:val="00ED35DC"/>
    <w:rsid w:val="00ED36A5"/>
    <w:rsid w:val="00ED36DB"/>
    <w:rsid w:val="00ED3749"/>
    <w:rsid w:val="00ED3775"/>
    <w:rsid w:val="00ED395B"/>
    <w:rsid w:val="00ED3974"/>
    <w:rsid w:val="00ED3AE5"/>
    <w:rsid w:val="00ED3B33"/>
    <w:rsid w:val="00ED3BFE"/>
    <w:rsid w:val="00ED3E4E"/>
    <w:rsid w:val="00ED40A8"/>
    <w:rsid w:val="00ED428E"/>
    <w:rsid w:val="00ED4396"/>
    <w:rsid w:val="00ED44F5"/>
    <w:rsid w:val="00ED4612"/>
    <w:rsid w:val="00ED4888"/>
    <w:rsid w:val="00ED489A"/>
    <w:rsid w:val="00ED4A98"/>
    <w:rsid w:val="00ED4AD9"/>
    <w:rsid w:val="00ED4AE5"/>
    <w:rsid w:val="00ED4C05"/>
    <w:rsid w:val="00ED4D14"/>
    <w:rsid w:val="00ED4DAE"/>
    <w:rsid w:val="00ED4E5A"/>
    <w:rsid w:val="00ED4E9C"/>
    <w:rsid w:val="00ED4F97"/>
    <w:rsid w:val="00ED5140"/>
    <w:rsid w:val="00ED5500"/>
    <w:rsid w:val="00ED555C"/>
    <w:rsid w:val="00ED5846"/>
    <w:rsid w:val="00ED584D"/>
    <w:rsid w:val="00ED596F"/>
    <w:rsid w:val="00ED5A5E"/>
    <w:rsid w:val="00ED5A60"/>
    <w:rsid w:val="00ED5AB7"/>
    <w:rsid w:val="00ED5ADF"/>
    <w:rsid w:val="00ED5AE2"/>
    <w:rsid w:val="00ED5C42"/>
    <w:rsid w:val="00ED5C45"/>
    <w:rsid w:val="00ED5DE4"/>
    <w:rsid w:val="00ED5E03"/>
    <w:rsid w:val="00ED5E55"/>
    <w:rsid w:val="00ED5FAB"/>
    <w:rsid w:val="00ED5FC7"/>
    <w:rsid w:val="00ED6297"/>
    <w:rsid w:val="00ED63B8"/>
    <w:rsid w:val="00ED6668"/>
    <w:rsid w:val="00ED66E2"/>
    <w:rsid w:val="00ED678A"/>
    <w:rsid w:val="00ED695B"/>
    <w:rsid w:val="00ED6A16"/>
    <w:rsid w:val="00ED6BD2"/>
    <w:rsid w:val="00ED6DB8"/>
    <w:rsid w:val="00ED6FE7"/>
    <w:rsid w:val="00ED7079"/>
    <w:rsid w:val="00ED708E"/>
    <w:rsid w:val="00ED7321"/>
    <w:rsid w:val="00ED73B1"/>
    <w:rsid w:val="00ED7440"/>
    <w:rsid w:val="00ED7447"/>
    <w:rsid w:val="00ED7464"/>
    <w:rsid w:val="00ED77A6"/>
    <w:rsid w:val="00ED7825"/>
    <w:rsid w:val="00ED78E9"/>
    <w:rsid w:val="00ED7917"/>
    <w:rsid w:val="00ED7931"/>
    <w:rsid w:val="00ED7AB0"/>
    <w:rsid w:val="00ED7B3E"/>
    <w:rsid w:val="00ED7FF2"/>
    <w:rsid w:val="00EE00EC"/>
    <w:rsid w:val="00EE0178"/>
    <w:rsid w:val="00EE030B"/>
    <w:rsid w:val="00EE040B"/>
    <w:rsid w:val="00EE0469"/>
    <w:rsid w:val="00EE0495"/>
    <w:rsid w:val="00EE0742"/>
    <w:rsid w:val="00EE0996"/>
    <w:rsid w:val="00EE0B66"/>
    <w:rsid w:val="00EE0D2B"/>
    <w:rsid w:val="00EE0D72"/>
    <w:rsid w:val="00EE0F92"/>
    <w:rsid w:val="00EE1086"/>
    <w:rsid w:val="00EE11E4"/>
    <w:rsid w:val="00EE168D"/>
    <w:rsid w:val="00EE18C8"/>
    <w:rsid w:val="00EE18DF"/>
    <w:rsid w:val="00EE1AE6"/>
    <w:rsid w:val="00EE1DB4"/>
    <w:rsid w:val="00EE1E11"/>
    <w:rsid w:val="00EE1E15"/>
    <w:rsid w:val="00EE2022"/>
    <w:rsid w:val="00EE2144"/>
    <w:rsid w:val="00EE2174"/>
    <w:rsid w:val="00EE226F"/>
    <w:rsid w:val="00EE22DE"/>
    <w:rsid w:val="00EE23C5"/>
    <w:rsid w:val="00EE24EC"/>
    <w:rsid w:val="00EE259C"/>
    <w:rsid w:val="00EE275D"/>
    <w:rsid w:val="00EE284F"/>
    <w:rsid w:val="00EE28F0"/>
    <w:rsid w:val="00EE2A6F"/>
    <w:rsid w:val="00EE2C25"/>
    <w:rsid w:val="00EE2CE1"/>
    <w:rsid w:val="00EE2DC1"/>
    <w:rsid w:val="00EE2E9C"/>
    <w:rsid w:val="00EE2FC0"/>
    <w:rsid w:val="00EE3013"/>
    <w:rsid w:val="00EE33BD"/>
    <w:rsid w:val="00EE3496"/>
    <w:rsid w:val="00EE34E3"/>
    <w:rsid w:val="00EE36B8"/>
    <w:rsid w:val="00EE3B00"/>
    <w:rsid w:val="00EE3CDE"/>
    <w:rsid w:val="00EE3E4E"/>
    <w:rsid w:val="00EE3E7D"/>
    <w:rsid w:val="00EE3EC3"/>
    <w:rsid w:val="00EE4021"/>
    <w:rsid w:val="00EE44FF"/>
    <w:rsid w:val="00EE488B"/>
    <w:rsid w:val="00EE4939"/>
    <w:rsid w:val="00EE499D"/>
    <w:rsid w:val="00EE4B1B"/>
    <w:rsid w:val="00EE4BA0"/>
    <w:rsid w:val="00EE4CE2"/>
    <w:rsid w:val="00EE4D6F"/>
    <w:rsid w:val="00EE4DB9"/>
    <w:rsid w:val="00EE4E91"/>
    <w:rsid w:val="00EE4F82"/>
    <w:rsid w:val="00EE507A"/>
    <w:rsid w:val="00EE51BE"/>
    <w:rsid w:val="00EE51EF"/>
    <w:rsid w:val="00EE525A"/>
    <w:rsid w:val="00EE55B0"/>
    <w:rsid w:val="00EE5891"/>
    <w:rsid w:val="00EE5A0B"/>
    <w:rsid w:val="00EE5AC1"/>
    <w:rsid w:val="00EE5B3E"/>
    <w:rsid w:val="00EE5B5F"/>
    <w:rsid w:val="00EE5C57"/>
    <w:rsid w:val="00EE5F84"/>
    <w:rsid w:val="00EE60E3"/>
    <w:rsid w:val="00EE653C"/>
    <w:rsid w:val="00EE668D"/>
    <w:rsid w:val="00EE67F4"/>
    <w:rsid w:val="00EE6895"/>
    <w:rsid w:val="00EE6A19"/>
    <w:rsid w:val="00EE6AD1"/>
    <w:rsid w:val="00EE6B41"/>
    <w:rsid w:val="00EE6C86"/>
    <w:rsid w:val="00EE6D21"/>
    <w:rsid w:val="00EE6F12"/>
    <w:rsid w:val="00EE771A"/>
    <w:rsid w:val="00EE7792"/>
    <w:rsid w:val="00EE77DD"/>
    <w:rsid w:val="00EE77F4"/>
    <w:rsid w:val="00EE7823"/>
    <w:rsid w:val="00EE7827"/>
    <w:rsid w:val="00EE7925"/>
    <w:rsid w:val="00EE7AEB"/>
    <w:rsid w:val="00EE7B16"/>
    <w:rsid w:val="00EE7C13"/>
    <w:rsid w:val="00EE7C40"/>
    <w:rsid w:val="00EE7D74"/>
    <w:rsid w:val="00EF028B"/>
    <w:rsid w:val="00EF029A"/>
    <w:rsid w:val="00EF0389"/>
    <w:rsid w:val="00EF0426"/>
    <w:rsid w:val="00EF04B9"/>
    <w:rsid w:val="00EF0619"/>
    <w:rsid w:val="00EF062D"/>
    <w:rsid w:val="00EF065C"/>
    <w:rsid w:val="00EF07CD"/>
    <w:rsid w:val="00EF07FE"/>
    <w:rsid w:val="00EF08F7"/>
    <w:rsid w:val="00EF0ABA"/>
    <w:rsid w:val="00EF0B51"/>
    <w:rsid w:val="00EF0CC4"/>
    <w:rsid w:val="00EF0CEE"/>
    <w:rsid w:val="00EF0F7F"/>
    <w:rsid w:val="00EF10EF"/>
    <w:rsid w:val="00EF12E9"/>
    <w:rsid w:val="00EF1536"/>
    <w:rsid w:val="00EF1919"/>
    <w:rsid w:val="00EF195A"/>
    <w:rsid w:val="00EF1BA2"/>
    <w:rsid w:val="00EF1BCF"/>
    <w:rsid w:val="00EF1DC0"/>
    <w:rsid w:val="00EF1E39"/>
    <w:rsid w:val="00EF1E82"/>
    <w:rsid w:val="00EF204A"/>
    <w:rsid w:val="00EF20DA"/>
    <w:rsid w:val="00EF25AD"/>
    <w:rsid w:val="00EF283D"/>
    <w:rsid w:val="00EF28BD"/>
    <w:rsid w:val="00EF29E3"/>
    <w:rsid w:val="00EF2C45"/>
    <w:rsid w:val="00EF2D30"/>
    <w:rsid w:val="00EF2DBB"/>
    <w:rsid w:val="00EF2EB5"/>
    <w:rsid w:val="00EF30E4"/>
    <w:rsid w:val="00EF3197"/>
    <w:rsid w:val="00EF3209"/>
    <w:rsid w:val="00EF3342"/>
    <w:rsid w:val="00EF3536"/>
    <w:rsid w:val="00EF35A5"/>
    <w:rsid w:val="00EF365B"/>
    <w:rsid w:val="00EF3736"/>
    <w:rsid w:val="00EF3786"/>
    <w:rsid w:val="00EF37D3"/>
    <w:rsid w:val="00EF3820"/>
    <w:rsid w:val="00EF3835"/>
    <w:rsid w:val="00EF3D6E"/>
    <w:rsid w:val="00EF4067"/>
    <w:rsid w:val="00EF411E"/>
    <w:rsid w:val="00EF420F"/>
    <w:rsid w:val="00EF4308"/>
    <w:rsid w:val="00EF4363"/>
    <w:rsid w:val="00EF43C6"/>
    <w:rsid w:val="00EF47A3"/>
    <w:rsid w:val="00EF4CBC"/>
    <w:rsid w:val="00EF4D3D"/>
    <w:rsid w:val="00EF4DF9"/>
    <w:rsid w:val="00EF513A"/>
    <w:rsid w:val="00EF52C0"/>
    <w:rsid w:val="00EF53C3"/>
    <w:rsid w:val="00EF53F2"/>
    <w:rsid w:val="00EF53FF"/>
    <w:rsid w:val="00EF55E7"/>
    <w:rsid w:val="00EF5B60"/>
    <w:rsid w:val="00EF5BD5"/>
    <w:rsid w:val="00EF5C01"/>
    <w:rsid w:val="00EF5D22"/>
    <w:rsid w:val="00EF5F80"/>
    <w:rsid w:val="00EF611B"/>
    <w:rsid w:val="00EF6133"/>
    <w:rsid w:val="00EF6151"/>
    <w:rsid w:val="00EF6212"/>
    <w:rsid w:val="00EF6324"/>
    <w:rsid w:val="00EF6334"/>
    <w:rsid w:val="00EF63A7"/>
    <w:rsid w:val="00EF648B"/>
    <w:rsid w:val="00EF6510"/>
    <w:rsid w:val="00EF6672"/>
    <w:rsid w:val="00EF6770"/>
    <w:rsid w:val="00EF67A0"/>
    <w:rsid w:val="00EF6980"/>
    <w:rsid w:val="00EF6CEB"/>
    <w:rsid w:val="00EF70B6"/>
    <w:rsid w:val="00EF73F9"/>
    <w:rsid w:val="00EF75FA"/>
    <w:rsid w:val="00EF78F2"/>
    <w:rsid w:val="00EF7938"/>
    <w:rsid w:val="00EF79E8"/>
    <w:rsid w:val="00EF7AFC"/>
    <w:rsid w:val="00EF7C99"/>
    <w:rsid w:val="00EF7DCA"/>
    <w:rsid w:val="00EF7DD0"/>
    <w:rsid w:val="00EF7F2B"/>
    <w:rsid w:val="00F00025"/>
    <w:rsid w:val="00F001DA"/>
    <w:rsid w:val="00F0035E"/>
    <w:rsid w:val="00F003C3"/>
    <w:rsid w:val="00F0045C"/>
    <w:rsid w:val="00F004F5"/>
    <w:rsid w:val="00F006EF"/>
    <w:rsid w:val="00F00751"/>
    <w:rsid w:val="00F00955"/>
    <w:rsid w:val="00F00C79"/>
    <w:rsid w:val="00F00DEB"/>
    <w:rsid w:val="00F00F04"/>
    <w:rsid w:val="00F00F7D"/>
    <w:rsid w:val="00F01031"/>
    <w:rsid w:val="00F01092"/>
    <w:rsid w:val="00F010B8"/>
    <w:rsid w:val="00F01109"/>
    <w:rsid w:val="00F01398"/>
    <w:rsid w:val="00F0144A"/>
    <w:rsid w:val="00F01578"/>
    <w:rsid w:val="00F0163A"/>
    <w:rsid w:val="00F01830"/>
    <w:rsid w:val="00F018CF"/>
    <w:rsid w:val="00F01923"/>
    <w:rsid w:val="00F01956"/>
    <w:rsid w:val="00F01AD6"/>
    <w:rsid w:val="00F01AE3"/>
    <w:rsid w:val="00F01B35"/>
    <w:rsid w:val="00F01D38"/>
    <w:rsid w:val="00F020B1"/>
    <w:rsid w:val="00F02234"/>
    <w:rsid w:val="00F02249"/>
    <w:rsid w:val="00F022EB"/>
    <w:rsid w:val="00F02391"/>
    <w:rsid w:val="00F0261D"/>
    <w:rsid w:val="00F02635"/>
    <w:rsid w:val="00F026B7"/>
    <w:rsid w:val="00F02A21"/>
    <w:rsid w:val="00F02BC8"/>
    <w:rsid w:val="00F02C4E"/>
    <w:rsid w:val="00F02D91"/>
    <w:rsid w:val="00F02EAA"/>
    <w:rsid w:val="00F02ED1"/>
    <w:rsid w:val="00F02F1B"/>
    <w:rsid w:val="00F02FF9"/>
    <w:rsid w:val="00F03277"/>
    <w:rsid w:val="00F03324"/>
    <w:rsid w:val="00F03604"/>
    <w:rsid w:val="00F03647"/>
    <w:rsid w:val="00F0371E"/>
    <w:rsid w:val="00F03752"/>
    <w:rsid w:val="00F0389A"/>
    <w:rsid w:val="00F03DC4"/>
    <w:rsid w:val="00F03E6E"/>
    <w:rsid w:val="00F03EA9"/>
    <w:rsid w:val="00F03EDD"/>
    <w:rsid w:val="00F03F2E"/>
    <w:rsid w:val="00F04026"/>
    <w:rsid w:val="00F040AA"/>
    <w:rsid w:val="00F04115"/>
    <w:rsid w:val="00F04170"/>
    <w:rsid w:val="00F041DF"/>
    <w:rsid w:val="00F0426A"/>
    <w:rsid w:val="00F04476"/>
    <w:rsid w:val="00F044C7"/>
    <w:rsid w:val="00F045F9"/>
    <w:rsid w:val="00F048C7"/>
    <w:rsid w:val="00F04ADB"/>
    <w:rsid w:val="00F04BB7"/>
    <w:rsid w:val="00F04C07"/>
    <w:rsid w:val="00F04CD5"/>
    <w:rsid w:val="00F04F84"/>
    <w:rsid w:val="00F05475"/>
    <w:rsid w:val="00F0559E"/>
    <w:rsid w:val="00F056AD"/>
    <w:rsid w:val="00F0571B"/>
    <w:rsid w:val="00F057BB"/>
    <w:rsid w:val="00F05BAC"/>
    <w:rsid w:val="00F05E5E"/>
    <w:rsid w:val="00F06139"/>
    <w:rsid w:val="00F06189"/>
    <w:rsid w:val="00F061FA"/>
    <w:rsid w:val="00F0634C"/>
    <w:rsid w:val="00F063A5"/>
    <w:rsid w:val="00F06492"/>
    <w:rsid w:val="00F065BA"/>
    <w:rsid w:val="00F06655"/>
    <w:rsid w:val="00F067A7"/>
    <w:rsid w:val="00F0691C"/>
    <w:rsid w:val="00F06927"/>
    <w:rsid w:val="00F06A01"/>
    <w:rsid w:val="00F06A1B"/>
    <w:rsid w:val="00F06E8B"/>
    <w:rsid w:val="00F06F0F"/>
    <w:rsid w:val="00F06F64"/>
    <w:rsid w:val="00F07144"/>
    <w:rsid w:val="00F0754F"/>
    <w:rsid w:val="00F07559"/>
    <w:rsid w:val="00F076BF"/>
    <w:rsid w:val="00F07789"/>
    <w:rsid w:val="00F07837"/>
    <w:rsid w:val="00F07852"/>
    <w:rsid w:val="00F079B4"/>
    <w:rsid w:val="00F07C57"/>
    <w:rsid w:val="00F07C9B"/>
    <w:rsid w:val="00F07FF4"/>
    <w:rsid w:val="00F100AB"/>
    <w:rsid w:val="00F10229"/>
    <w:rsid w:val="00F10564"/>
    <w:rsid w:val="00F105C5"/>
    <w:rsid w:val="00F106C0"/>
    <w:rsid w:val="00F108EC"/>
    <w:rsid w:val="00F109B7"/>
    <w:rsid w:val="00F10B77"/>
    <w:rsid w:val="00F10B7D"/>
    <w:rsid w:val="00F10BF5"/>
    <w:rsid w:val="00F10D5D"/>
    <w:rsid w:val="00F10DE8"/>
    <w:rsid w:val="00F10ECC"/>
    <w:rsid w:val="00F10F7E"/>
    <w:rsid w:val="00F11162"/>
    <w:rsid w:val="00F11311"/>
    <w:rsid w:val="00F11442"/>
    <w:rsid w:val="00F11841"/>
    <w:rsid w:val="00F11953"/>
    <w:rsid w:val="00F11B51"/>
    <w:rsid w:val="00F11CD7"/>
    <w:rsid w:val="00F11DC9"/>
    <w:rsid w:val="00F11F95"/>
    <w:rsid w:val="00F11F9F"/>
    <w:rsid w:val="00F11FDA"/>
    <w:rsid w:val="00F1206E"/>
    <w:rsid w:val="00F12107"/>
    <w:rsid w:val="00F12218"/>
    <w:rsid w:val="00F1232F"/>
    <w:rsid w:val="00F12373"/>
    <w:rsid w:val="00F12482"/>
    <w:rsid w:val="00F125F3"/>
    <w:rsid w:val="00F1261C"/>
    <w:rsid w:val="00F12739"/>
    <w:rsid w:val="00F12861"/>
    <w:rsid w:val="00F12A9D"/>
    <w:rsid w:val="00F12B0E"/>
    <w:rsid w:val="00F12B84"/>
    <w:rsid w:val="00F12D51"/>
    <w:rsid w:val="00F12EF3"/>
    <w:rsid w:val="00F12F13"/>
    <w:rsid w:val="00F12F2B"/>
    <w:rsid w:val="00F13173"/>
    <w:rsid w:val="00F1328B"/>
    <w:rsid w:val="00F133A1"/>
    <w:rsid w:val="00F13428"/>
    <w:rsid w:val="00F13518"/>
    <w:rsid w:val="00F13696"/>
    <w:rsid w:val="00F1377D"/>
    <w:rsid w:val="00F13788"/>
    <w:rsid w:val="00F139DF"/>
    <w:rsid w:val="00F13AC8"/>
    <w:rsid w:val="00F13D64"/>
    <w:rsid w:val="00F13E1B"/>
    <w:rsid w:val="00F13F97"/>
    <w:rsid w:val="00F1400C"/>
    <w:rsid w:val="00F141E7"/>
    <w:rsid w:val="00F14318"/>
    <w:rsid w:val="00F1444D"/>
    <w:rsid w:val="00F14875"/>
    <w:rsid w:val="00F14890"/>
    <w:rsid w:val="00F14931"/>
    <w:rsid w:val="00F14A8D"/>
    <w:rsid w:val="00F14BFB"/>
    <w:rsid w:val="00F14D00"/>
    <w:rsid w:val="00F15086"/>
    <w:rsid w:val="00F15233"/>
    <w:rsid w:val="00F15567"/>
    <w:rsid w:val="00F1565D"/>
    <w:rsid w:val="00F15790"/>
    <w:rsid w:val="00F157A1"/>
    <w:rsid w:val="00F159BB"/>
    <w:rsid w:val="00F15AD9"/>
    <w:rsid w:val="00F15B95"/>
    <w:rsid w:val="00F160E7"/>
    <w:rsid w:val="00F16190"/>
    <w:rsid w:val="00F161C3"/>
    <w:rsid w:val="00F165A7"/>
    <w:rsid w:val="00F16673"/>
    <w:rsid w:val="00F1671E"/>
    <w:rsid w:val="00F16730"/>
    <w:rsid w:val="00F16846"/>
    <w:rsid w:val="00F168D9"/>
    <w:rsid w:val="00F168F8"/>
    <w:rsid w:val="00F16A13"/>
    <w:rsid w:val="00F16B97"/>
    <w:rsid w:val="00F16D72"/>
    <w:rsid w:val="00F16E11"/>
    <w:rsid w:val="00F17045"/>
    <w:rsid w:val="00F17103"/>
    <w:rsid w:val="00F17214"/>
    <w:rsid w:val="00F17575"/>
    <w:rsid w:val="00F17643"/>
    <w:rsid w:val="00F17808"/>
    <w:rsid w:val="00F1782C"/>
    <w:rsid w:val="00F17A16"/>
    <w:rsid w:val="00F17B27"/>
    <w:rsid w:val="00F17B8F"/>
    <w:rsid w:val="00F17BD7"/>
    <w:rsid w:val="00F17FCC"/>
    <w:rsid w:val="00F200B1"/>
    <w:rsid w:val="00F20156"/>
    <w:rsid w:val="00F20176"/>
    <w:rsid w:val="00F202B2"/>
    <w:rsid w:val="00F2041D"/>
    <w:rsid w:val="00F20441"/>
    <w:rsid w:val="00F20457"/>
    <w:rsid w:val="00F2052D"/>
    <w:rsid w:val="00F205EE"/>
    <w:rsid w:val="00F2060E"/>
    <w:rsid w:val="00F206B3"/>
    <w:rsid w:val="00F20702"/>
    <w:rsid w:val="00F20748"/>
    <w:rsid w:val="00F20753"/>
    <w:rsid w:val="00F20782"/>
    <w:rsid w:val="00F209A1"/>
    <w:rsid w:val="00F20C8C"/>
    <w:rsid w:val="00F20CEA"/>
    <w:rsid w:val="00F20D0E"/>
    <w:rsid w:val="00F20D72"/>
    <w:rsid w:val="00F2118F"/>
    <w:rsid w:val="00F21276"/>
    <w:rsid w:val="00F21449"/>
    <w:rsid w:val="00F215DE"/>
    <w:rsid w:val="00F21AF0"/>
    <w:rsid w:val="00F21B56"/>
    <w:rsid w:val="00F21CEA"/>
    <w:rsid w:val="00F21E38"/>
    <w:rsid w:val="00F22136"/>
    <w:rsid w:val="00F222D5"/>
    <w:rsid w:val="00F2242C"/>
    <w:rsid w:val="00F225E1"/>
    <w:rsid w:val="00F22936"/>
    <w:rsid w:val="00F22A42"/>
    <w:rsid w:val="00F22AA0"/>
    <w:rsid w:val="00F22C1C"/>
    <w:rsid w:val="00F233E0"/>
    <w:rsid w:val="00F235F8"/>
    <w:rsid w:val="00F23771"/>
    <w:rsid w:val="00F237B7"/>
    <w:rsid w:val="00F238F7"/>
    <w:rsid w:val="00F2399E"/>
    <w:rsid w:val="00F23B30"/>
    <w:rsid w:val="00F23BAB"/>
    <w:rsid w:val="00F23CAC"/>
    <w:rsid w:val="00F23E6E"/>
    <w:rsid w:val="00F23F0F"/>
    <w:rsid w:val="00F23FEC"/>
    <w:rsid w:val="00F24248"/>
    <w:rsid w:val="00F24354"/>
    <w:rsid w:val="00F2439A"/>
    <w:rsid w:val="00F24730"/>
    <w:rsid w:val="00F2477C"/>
    <w:rsid w:val="00F247B8"/>
    <w:rsid w:val="00F24826"/>
    <w:rsid w:val="00F24895"/>
    <w:rsid w:val="00F248BD"/>
    <w:rsid w:val="00F24910"/>
    <w:rsid w:val="00F249D1"/>
    <w:rsid w:val="00F24B72"/>
    <w:rsid w:val="00F24C66"/>
    <w:rsid w:val="00F24DEB"/>
    <w:rsid w:val="00F25057"/>
    <w:rsid w:val="00F25230"/>
    <w:rsid w:val="00F255E8"/>
    <w:rsid w:val="00F25626"/>
    <w:rsid w:val="00F25831"/>
    <w:rsid w:val="00F25B9A"/>
    <w:rsid w:val="00F25CF3"/>
    <w:rsid w:val="00F25D66"/>
    <w:rsid w:val="00F25DAE"/>
    <w:rsid w:val="00F25DBF"/>
    <w:rsid w:val="00F25EFE"/>
    <w:rsid w:val="00F25FD0"/>
    <w:rsid w:val="00F260BE"/>
    <w:rsid w:val="00F26382"/>
    <w:rsid w:val="00F264BB"/>
    <w:rsid w:val="00F2677C"/>
    <w:rsid w:val="00F269D8"/>
    <w:rsid w:val="00F26AD2"/>
    <w:rsid w:val="00F26CE5"/>
    <w:rsid w:val="00F26CEA"/>
    <w:rsid w:val="00F26D77"/>
    <w:rsid w:val="00F26DE7"/>
    <w:rsid w:val="00F26F24"/>
    <w:rsid w:val="00F27001"/>
    <w:rsid w:val="00F2719F"/>
    <w:rsid w:val="00F27209"/>
    <w:rsid w:val="00F27723"/>
    <w:rsid w:val="00F277F5"/>
    <w:rsid w:val="00F2785E"/>
    <w:rsid w:val="00F27981"/>
    <w:rsid w:val="00F279E5"/>
    <w:rsid w:val="00F27A98"/>
    <w:rsid w:val="00F27AA3"/>
    <w:rsid w:val="00F27BA3"/>
    <w:rsid w:val="00F27C5D"/>
    <w:rsid w:val="00F27D3C"/>
    <w:rsid w:val="00F27D72"/>
    <w:rsid w:val="00F27FE9"/>
    <w:rsid w:val="00F30507"/>
    <w:rsid w:val="00F30552"/>
    <w:rsid w:val="00F305D9"/>
    <w:rsid w:val="00F30631"/>
    <w:rsid w:val="00F30A5B"/>
    <w:rsid w:val="00F30BB2"/>
    <w:rsid w:val="00F30D31"/>
    <w:rsid w:val="00F30D66"/>
    <w:rsid w:val="00F30D9E"/>
    <w:rsid w:val="00F30E2B"/>
    <w:rsid w:val="00F30E62"/>
    <w:rsid w:val="00F30F12"/>
    <w:rsid w:val="00F31108"/>
    <w:rsid w:val="00F311F2"/>
    <w:rsid w:val="00F3136B"/>
    <w:rsid w:val="00F313B4"/>
    <w:rsid w:val="00F3174D"/>
    <w:rsid w:val="00F317E7"/>
    <w:rsid w:val="00F317FC"/>
    <w:rsid w:val="00F31814"/>
    <w:rsid w:val="00F31C93"/>
    <w:rsid w:val="00F31E62"/>
    <w:rsid w:val="00F31F1D"/>
    <w:rsid w:val="00F32080"/>
    <w:rsid w:val="00F3245C"/>
    <w:rsid w:val="00F3246F"/>
    <w:rsid w:val="00F32505"/>
    <w:rsid w:val="00F32718"/>
    <w:rsid w:val="00F327B1"/>
    <w:rsid w:val="00F32844"/>
    <w:rsid w:val="00F328DC"/>
    <w:rsid w:val="00F32921"/>
    <w:rsid w:val="00F32A9E"/>
    <w:rsid w:val="00F32B2B"/>
    <w:rsid w:val="00F32E06"/>
    <w:rsid w:val="00F33535"/>
    <w:rsid w:val="00F336B3"/>
    <w:rsid w:val="00F3379C"/>
    <w:rsid w:val="00F33AE2"/>
    <w:rsid w:val="00F33C97"/>
    <w:rsid w:val="00F33F02"/>
    <w:rsid w:val="00F3404D"/>
    <w:rsid w:val="00F34228"/>
    <w:rsid w:val="00F34237"/>
    <w:rsid w:val="00F34264"/>
    <w:rsid w:val="00F3427F"/>
    <w:rsid w:val="00F34419"/>
    <w:rsid w:val="00F34586"/>
    <w:rsid w:val="00F345D9"/>
    <w:rsid w:val="00F34B20"/>
    <w:rsid w:val="00F34B74"/>
    <w:rsid w:val="00F34BAF"/>
    <w:rsid w:val="00F34F88"/>
    <w:rsid w:val="00F35068"/>
    <w:rsid w:val="00F35123"/>
    <w:rsid w:val="00F354B6"/>
    <w:rsid w:val="00F354D2"/>
    <w:rsid w:val="00F3576A"/>
    <w:rsid w:val="00F35A9F"/>
    <w:rsid w:val="00F35BA0"/>
    <w:rsid w:val="00F35DF8"/>
    <w:rsid w:val="00F35E38"/>
    <w:rsid w:val="00F35F89"/>
    <w:rsid w:val="00F36014"/>
    <w:rsid w:val="00F36083"/>
    <w:rsid w:val="00F36130"/>
    <w:rsid w:val="00F36298"/>
    <w:rsid w:val="00F36353"/>
    <w:rsid w:val="00F36449"/>
    <w:rsid w:val="00F3648B"/>
    <w:rsid w:val="00F36532"/>
    <w:rsid w:val="00F3656E"/>
    <w:rsid w:val="00F3659A"/>
    <w:rsid w:val="00F36781"/>
    <w:rsid w:val="00F3681B"/>
    <w:rsid w:val="00F368EC"/>
    <w:rsid w:val="00F36984"/>
    <w:rsid w:val="00F36ACB"/>
    <w:rsid w:val="00F36AE1"/>
    <w:rsid w:val="00F36BDC"/>
    <w:rsid w:val="00F36BF8"/>
    <w:rsid w:val="00F36E6E"/>
    <w:rsid w:val="00F36F54"/>
    <w:rsid w:val="00F37167"/>
    <w:rsid w:val="00F3725B"/>
    <w:rsid w:val="00F373C0"/>
    <w:rsid w:val="00F37412"/>
    <w:rsid w:val="00F374C1"/>
    <w:rsid w:val="00F37686"/>
    <w:rsid w:val="00F37704"/>
    <w:rsid w:val="00F377D4"/>
    <w:rsid w:val="00F3781A"/>
    <w:rsid w:val="00F3796F"/>
    <w:rsid w:val="00F37AA3"/>
    <w:rsid w:val="00F37AE8"/>
    <w:rsid w:val="00F37B8D"/>
    <w:rsid w:val="00F37D12"/>
    <w:rsid w:val="00F37E65"/>
    <w:rsid w:val="00F37F87"/>
    <w:rsid w:val="00F37FF2"/>
    <w:rsid w:val="00F404D1"/>
    <w:rsid w:val="00F4065D"/>
    <w:rsid w:val="00F40758"/>
    <w:rsid w:val="00F40780"/>
    <w:rsid w:val="00F40A1B"/>
    <w:rsid w:val="00F40C73"/>
    <w:rsid w:val="00F40F44"/>
    <w:rsid w:val="00F41005"/>
    <w:rsid w:val="00F41469"/>
    <w:rsid w:val="00F4164C"/>
    <w:rsid w:val="00F41997"/>
    <w:rsid w:val="00F41AB4"/>
    <w:rsid w:val="00F41B27"/>
    <w:rsid w:val="00F41B90"/>
    <w:rsid w:val="00F41CDE"/>
    <w:rsid w:val="00F41DBA"/>
    <w:rsid w:val="00F41F1C"/>
    <w:rsid w:val="00F4212F"/>
    <w:rsid w:val="00F42452"/>
    <w:rsid w:val="00F4259F"/>
    <w:rsid w:val="00F426A5"/>
    <w:rsid w:val="00F426BF"/>
    <w:rsid w:val="00F427D5"/>
    <w:rsid w:val="00F42815"/>
    <w:rsid w:val="00F42CE2"/>
    <w:rsid w:val="00F42DA1"/>
    <w:rsid w:val="00F42E93"/>
    <w:rsid w:val="00F42F01"/>
    <w:rsid w:val="00F4304A"/>
    <w:rsid w:val="00F430E9"/>
    <w:rsid w:val="00F43237"/>
    <w:rsid w:val="00F43282"/>
    <w:rsid w:val="00F43469"/>
    <w:rsid w:val="00F4357C"/>
    <w:rsid w:val="00F4359C"/>
    <w:rsid w:val="00F4369D"/>
    <w:rsid w:val="00F437A6"/>
    <w:rsid w:val="00F438DE"/>
    <w:rsid w:val="00F43A9D"/>
    <w:rsid w:val="00F43AAC"/>
    <w:rsid w:val="00F43B45"/>
    <w:rsid w:val="00F43D38"/>
    <w:rsid w:val="00F43D3B"/>
    <w:rsid w:val="00F440D1"/>
    <w:rsid w:val="00F44371"/>
    <w:rsid w:val="00F443D3"/>
    <w:rsid w:val="00F44A03"/>
    <w:rsid w:val="00F44E00"/>
    <w:rsid w:val="00F44EA4"/>
    <w:rsid w:val="00F44EBE"/>
    <w:rsid w:val="00F44FC7"/>
    <w:rsid w:val="00F45007"/>
    <w:rsid w:val="00F4501A"/>
    <w:rsid w:val="00F452B1"/>
    <w:rsid w:val="00F45371"/>
    <w:rsid w:val="00F454F2"/>
    <w:rsid w:val="00F45526"/>
    <w:rsid w:val="00F45568"/>
    <w:rsid w:val="00F457B1"/>
    <w:rsid w:val="00F45A7A"/>
    <w:rsid w:val="00F45BD2"/>
    <w:rsid w:val="00F45CA6"/>
    <w:rsid w:val="00F45FE6"/>
    <w:rsid w:val="00F46016"/>
    <w:rsid w:val="00F46285"/>
    <w:rsid w:val="00F462DA"/>
    <w:rsid w:val="00F4635D"/>
    <w:rsid w:val="00F463AE"/>
    <w:rsid w:val="00F46465"/>
    <w:rsid w:val="00F4646A"/>
    <w:rsid w:val="00F46553"/>
    <w:rsid w:val="00F4658B"/>
    <w:rsid w:val="00F46766"/>
    <w:rsid w:val="00F46797"/>
    <w:rsid w:val="00F467C2"/>
    <w:rsid w:val="00F46861"/>
    <w:rsid w:val="00F46AE2"/>
    <w:rsid w:val="00F46AE8"/>
    <w:rsid w:val="00F46DD7"/>
    <w:rsid w:val="00F46E34"/>
    <w:rsid w:val="00F46E50"/>
    <w:rsid w:val="00F46EBB"/>
    <w:rsid w:val="00F472C8"/>
    <w:rsid w:val="00F472D4"/>
    <w:rsid w:val="00F4742B"/>
    <w:rsid w:val="00F4762C"/>
    <w:rsid w:val="00F47658"/>
    <w:rsid w:val="00F476FA"/>
    <w:rsid w:val="00F477D4"/>
    <w:rsid w:val="00F479CE"/>
    <w:rsid w:val="00F479DA"/>
    <w:rsid w:val="00F47A05"/>
    <w:rsid w:val="00F47C5A"/>
    <w:rsid w:val="00F47CF4"/>
    <w:rsid w:val="00F501BF"/>
    <w:rsid w:val="00F502F3"/>
    <w:rsid w:val="00F50352"/>
    <w:rsid w:val="00F50573"/>
    <w:rsid w:val="00F505C8"/>
    <w:rsid w:val="00F505ED"/>
    <w:rsid w:val="00F5070E"/>
    <w:rsid w:val="00F50793"/>
    <w:rsid w:val="00F50B8D"/>
    <w:rsid w:val="00F50CEE"/>
    <w:rsid w:val="00F50D3F"/>
    <w:rsid w:val="00F50F6F"/>
    <w:rsid w:val="00F51321"/>
    <w:rsid w:val="00F51375"/>
    <w:rsid w:val="00F5140B"/>
    <w:rsid w:val="00F51555"/>
    <w:rsid w:val="00F516BE"/>
    <w:rsid w:val="00F516D3"/>
    <w:rsid w:val="00F516DB"/>
    <w:rsid w:val="00F516E9"/>
    <w:rsid w:val="00F5177E"/>
    <w:rsid w:val="00F517A7"/>
    <w:rsid w:val="00F517EE"/>
    <w:rsid w:val="00F51A37"/>
    <w:rsid w:val="00F51A40"/>
    <w:rsid w:val="00F51BAB"/>
    <w:rsid w:val="00F51CCB"/>
    <w:rsid w:val="00F51DC6"/>
    <w:rsid w:val="00F51DEC"/>
    <w:rsid w:val="00F51EE6"/>
    <w:rsid w:val="00F52101"/>
    <w:rsid w:val="00F52347"/>
    <w:rsid w:val="00F5235E"/>
    <w:rsid w:val="00F523A7"/>
    <w:rsid w:val="00F525FF"/>
    <w:rsid w:val="00F52621"/>
    <w:rsid w:val="00F526C4"/>
    <w:rsid w:val="00F529B2"/>
    <w:rsid w:val="00F52BAE"/>
    <w:rsid w:val="00F53031"/>
    <w:rsid w:val="00F5312B"/>
    <w:rsid w:val="00F534EE"/>
    <w:rsid w:val="00F535F1"/>
    <w:rsid w:val="00F537A9"/>
    <w:rsid w:val="00F53841"/>
    <w:rsid w:val="00F53846"/>
    <w:rsid w:val="00F53B1A"/>
    <w:rsid w:val="00F53C51"/>
    <w:rsid w:val="00F53CA8"/>
    <w:rsid w:val="00F53CEC"/>
    <w:rsid w:val="00F53DBA"/>
    <w:rsid w:val="00F54125"/>
    <w:rsid w:val="00F541B5"/>
    <w:rsid w:val="00F542F8"/>
    <w:rsid w:val="00F54653"/>
    <w:rsid w:val="00F546F0"/>
    <w:rsid w:val="00F548C4"/>
    <w:rsid w:val="00F54906"/>
    <w:rsid w:val="00F5490F"/>
    <w:rsid w:val="00F5492F"/>
    <w:rsid w:val="00F54A40"/>
    <w:rsid w:val="00F54B0D"/>
    <w:rsid w:val="00F54B1E"/>
    <w:rsid w:val="00F54FB6"/>
    <w:rsid w:val="00F5505B"/>
    <w:rsid w:val="00F5509C"/>
    <w:rsid w:val="00F5521B"/>
    <w:rsid w:val="00F55354"/>
    <w:rsid w:val="00F553A1"/>
    <w:rsid w:val="00F55577"/>
    <w:rsid w:val="00F55A50"/>
    <w:rsid w:val="00F55BD1"/>
    <w:rsid w:val="00F55DDC"/>
    <w:rsid w:val="00F55E1E"/>
    <w:rsid w:val="00F55E24"/>
    <w:rsid w:val="00F55ED8"/>
    <w:rsid w:val="00F55F5D"/>
    <w:rsid w:val="00F561D7"/>
    <w:rsid w:val="00F561F2"/>
    <w:rsid w:val="00F563B6"/>
    <w:rsid w:val="00F5646F"/>
    <w:rsid w:val="00F5649F"/>
    <w:rsid w:val="00F568BB"/>
    <w:rsid w:val="00F568C9"/>
    <w:rsid w:val="00F569C6"/>
    <w:rsid w:val="00F56A2E"/>
    <w:rsid w:val="00F56AAB"/>
    <w:rsid w:val="00F56AB0"/>
    <w:rsid w:val="00F56AE8"/>
    <w:rsid w:val="00F56B1C"/>
    <w:rsid w:val="00F56B24"/>
    <w:rsid w:val="00F56C57"/>
    <w:rsid w:val="00F56D8C"/>
    <w:rsid w:val="00F56E63"/>
    <w:rsid w:val="00F57001"/>
    <w:rsid w:val="00F570D8"/>
    <w:rsid w:val="00F5717E"/>
    <w:rsid w:val="00F5719E"/>
    <w:rsid w:val="00F57280"/>
    <w:rsid w:val="00F57447"/>
    <w:rsid w:val="00F57589"/>
    <w:rsid w:val="00F57602"/>
    <w:rsid w:val="00F57864"/>
    <w:rsid w:val="00F57B05"/>
    <w:rsid w:val="00F57C25"/>
    <w:rsid w:val="00F57E4E"/>
    <w:rsid w:val="00F60074"/>
    <w:rsid w:val="00F60121"/>
    <w:rsid w:val="00F6020C"/>
    <w:rsid w:val="00F60215"/>
    <w:rsid w:val="00F603E5"/>
    <w:rsid w:val="00F6049B"/>
    <w:rsid w:val="00F60644"/>
    <w:rsid w:val="00F606B6"/>
    <w:rsid w:val="00F609A7"/>
    <w:rsid w:val="00F60DF6"/>
    <w:rsid w:val="00F60E26"/>
    <w:rsid w:val="00F61058"/>
    <w:rsid w:val="00F61195"/>
    <w:rsid w:val="00F611E0"/>
    <w:rsid w:val="00F6128F"/>
    <w:rsid w:val="00F613B6"/>
    <w:rsid w:val="00F6168B"/>
    <w:rsid w:val="00F616B3"/>
    <w:rsid w:val="00F616DF"/>
    <w:rsid w:val="00F617E5"/>
    <w:rsid w:val="00F61B50"/>
    <w:rsid w:val="00F61C44"/>
    <w:rsid w:val="00F61C86"/>
    <w:rsid w:val="00F61E0A"/>
    <w:rsid w:val="00F61E85"/>
    <w:rsid w:val="00F62017"/>
    <w:rsid w:val="00F62155"/>
    <w:rsid w:val="00F6248B"/>
    <w:rsid w:val="00F6267A"/>
    <w:rsid w:val="00F628D7"/>
    <w:rsid w:val="00F628F3"/>
    <w:rsid w:val="00F62A6C"/>
    <w:rsid w:val="00F62D23"/>
    <w:rsid w:val="00F62E9B"/>
    <w:rsid w:val="00F62F30"/>
    <w:rsid w:val="00F63021"/>
    <w:rsid w:val="00F63044"/>
    <w:rsid w:val="00F631BD"/>
    <w:rsid w:val="00F631C0"/>
    <w:rsid w:val="00F636E0"/>
    <w:rsid w:val="00F63C81"/>
    <w:rsid w:val="00F63E9E"/>
    <w:rsid w:val="00F64044"/>
    <w:rsid w:val="00F640BD"/>
    <w:rsid w:val="00F6412B"/>
    <w:rsid w:val="00F642B1"/>
    <w:rsid w:val="00F6432B"/>
    <w:rsid w:val="00F6432D"/>
    <w:rsid w:val="00F6434A"/>
    <w:rsid w:val="00F645F5"/>
    <w:rsid w:val="00F6475B"/>
    <w:rsid w:val="00F64BD3"/>
    <w:rsid w:val="00F64DB2"/>
    <w:rsid w:val="00F64E92"/>
    <w:rsid w:val="00F6512A"/>
    <w:rsid w:val="00F65534"/>
    <w:rsid w:val="00F65713"/>
    <w:rsid w:val="00F659AE"/>
    <w:rsid w:val="00F65C4F"/>
    <w:rsid w:val="00F65C50"/>
    <w:rsid w:val="00F65E3A"/>
    <w:rsid w:val="00F65EB7"/>
    <w:rsid w:val="00F6606F"/>
    <w:rsid w:val="00F660CF"/>
    <w:rsid w:val="00F66155"/>
    <w:rsid w:val="00F66158"/>
    <w:rsid w:val="00F662A0"/>
    <w:rsid w:val="00F663BE"/>
    <w:rsid w:val="00F6646B"/>
    <w:rsid w:val="00F665C1"/>
    <w:rsid w:val="00F667AD"/>
    <w:rsid w:val="00F667D7"/>
    <w:rsid w:val="00F667FE"/>
    <w:rsid w:val="00F669A2"/>
    <w:rsid w:val="00F66C61"/>
    <w:rsid w:val="00F66EA0"/>
    <w:rsid w:val="00F67013"/>
    <w:rsid w:val="00F6718F"/>
    <w:rsid w:val="00F67218"/>
    <w:rsid w:val="00F67227"/>
    <w:rsid w:val="00F6733D"/>
    <w:rsid w:val="00F67475"/>
    <w:rsid w:val="00F6758B"/>
    <w:rsid w:val="00F67612"/>
    <w:rsid w:val="00F6766E"/>
    <w:rsid w:val="00F67792"/>
    <w:rsid w:val="00F67860"/>
    <w:rsid w:val="00F67961"/>
    <w:rsid w:val="00F6797E"/>
    <w:rsid w:val="00F679EF"/>
    <w:rsid w:val="00F67C42"/>
    <w:rsid w:val="00F67C69"/>
    <w:rsid w:val="00F67DCE"/>
    <w:rsid w:val="00F67E4E"/>
    <w:rsid w:val="00F67E5C"/>
    <w:rsid w:val="00F70008"/>
    <w:rsid w:val="00F70018"/>
    <w:rsid w:val="00F7016A"/>
    <w:rsid w:val="00F701E5"/>
    <w:rsid w:val="00F702AF"/>
    <w:rsid w:val="00F702F6"/>
    <w:rsid w:val="00F70316"/>
    <w:rsid w:val="00F70331"/>
    <w:rsid w:val="00F705D3"/>
    <w:rsid w:val="00F708B2"/>
    <w:rsid w:val="00F70A7C"/>
    <w:rsid w:val="00F70DD2"/>
    <w:rsid w:val="00F70E12"/>
    <w:rsid w:val="00F71439"/>
    <w:rsid w:val="00F714CA"/>
    <w:rsid w:val="00F715D6"/>
    <w:rsid w:val="00F71615"/>
    <w:rsid w:val="00F71672"/>
    <w:rsid w:val="00F71993"/>
    <w:rsid w:val="00F719E0"/>
    <w:rsid w:val="00F71AD0"/>
    <w:rsid w:val="00F71B8E"/>
    <w:rsid w:val="00F71EF2"/>
    <w:rsid w:val="00F71F0F"/>
    <w:rsid w:val="00F7205F"/>
    <w:rsid w:val="00F720CF"/>
    <w:rsid w:val="00F721BC"/>
    <w:rsid w:val="00F72205"/>
    <w:rsid w:val="00F7245E"/>
    <w:rsid w:val="00F725A2"/>
    <w:rsid w:val="00F7270B"/>
    <w:rsid w:val="00F727C6"/>
    <w:rsid w:val="00F72941"/>
    <w:rsid w:val="00F72C9F"/>
    <w:rsid w:val="00F72D7A"/>
    <w:rsid w:val="00F72E3A"/>
    <w:rsid w:val="00F72FB3"/>
    <w:rsid w:val="00F730A6"/>
    <w:rsid w:val="00F73104"/>
    <w:rsid w:val="00F733BE"/>
    <w:rsid w:val="00F7348A"/>
    <w:rsid w:val="00F734CB"/>
    <w:rsid w:val="00F73597"/>
    <w:rsid w:val="00F73697"/>
    <w:rsid w:val="00F736D7"/>
    <w:rsid w:val="00F737B9"/>
    <w:rsid w:val="00F73861"/>
    <w:rsid w:val="00F739D7"/>
    <w:rsid w:val="00F73B5E"/>
    <w:rsid w:val="00F73C3A"/>
    <w:rsid w:val="00F73C49"/>
    <w:rsid w:val="00F73CE0"/>
    <w:rsid w:val="00F73D05"/>
    <w:rsid w:val="00F73D29"/>
    <w:rsid w:val="00F73E01"/>
    <w:rsid w:val="00F73E0C"/>
    <w:rsid w:val="00F741A5"/>
    <w:rsid w:val="00F74322"/>
    <w:rsid w:val="00F7432E"/>
    <w:rsid w:val="00F7452E"/>
    <w:rsid w:val="00F7492E"/>
    <w:rsid w:val="00F74A28"/>
    <w:rsid w:val="00F74DD7"/>
    <w:rsid w:val="00F74F2C"/>
    <w:rsid w:val="00F754A5"/>
    <w:rsid w:val="00F755DA"/>
    <w:rsid w:val="00F757F4"/>
    <w:rsid w:val="00F758CF"/>
    <w:rsid w:val="00F758F4"/>
    <w:rsid w:val="00F759C5"/>
    <w:rsid w:val="00F759FE"/>
    <w:rsid w:val="00F760BF"/>
    <w:rsid w:val="00F760DF"/>
    <w:rsid w:val="00F7615D"/>
    <w:rsid w:val="00F76162"/>
    <w:rsid w:val="00F761B7"/>
    <w:rsid w:val="00F761E0"/>
    <w:rsid w:val="00F763A2"/>
    <w:rsid w:val="00F765CA"/>
    <w:rsid w:val="00F766AE"/>
    <w:rsid w:val="00F76716"/>
    <w:rsid w:val="00F7678B"/>
    <w:rsid w:val="00F76AE9"/>
    <w:rsid w:val="00F76AF7"/>
    <w:rsid w:val="00F76DE1"/>
    <w:rsid w:val="00F76E2C"/>
    <w:rsid w:val="00F7704B"/>
    <w:rsid w:val="00F771ED"/>
    <w:rsid w:val="00F77200"/>
    <w:rsid w:val="00F772C9"/>
    <w:rsid w:val="00F7740A"/>
    <w:rsid w:val="00F77418"/>
    <w:rsid w:val="00F775FF"/>
    <w:rsid w:val="00F77661"/>
    <w:rsid w:val="00F77764"/>
    <w:rsid w:val="00F77BE5"/>
    <w:rsid w:val="00F77D4A"/>
    <w:rsid w:val="00F77DBC"/>
    <w:rsid w:val="00F77DE1"/>
    <w:rsid w:val="00F80119"/>
    <w:rsid w:val="00F80178"/>
    <w:rsid w:val="00F80312"/>
    <w:rsid w:val="00F80626"/>
    <w:rsid w:val="00F8062C"/>
    <w:rsid w:val="00F807F3"/>
    <w:rsid w:val="00F80859"/>
    <w:rsid w:val="00F8096D"/>
    <w:rsid w:val="00F80A1B"/>
    <w:rsid w:val="00F80AE8"/>
    <w:rsid w:val="00F80C4C"/>
    <w:rsid w:val="00F80F11"/>
    <w:rsid w:val="00F81229"/>
    <w:rsid w:val="00F812D2"/>
    <w:rsid w:val="00F812E4"/>
    <w:rsid w:val="00F81A65"/>
    <w:rsid w:val="00F81F49"/>
    <w:rsid w:val="00F820F5"/>
    <w:rsid w:val="00F82440"/>
    <w:rsid w:val="00F826B3"/>
    <w:rsid w:val="00F8271B"/>
    <w:rsid w:val="00F82AE5"/>
    <w:rsid w:val="00F82AFF"/>
    <w:rsid w:val="00F82BA0"/>
    <w:rsid w:val="00F82C32"/>
    <w:rsid w:val="00F82F73"/>
    <w:rsid w:val="00F82FF9"/>
    <w:rsid w:val="00F8315C"/>
    <w:rsid w:val="00F83191"/>
    <w:rsid w:val="00F831EF"/>
    <w:rsid w:val="00F832FF"/>
    <w:rsid w:val="00F8333F"/>
    <w:rsid w:val="00F833AC"/>
    <w:rsid w:val="00F83498"/>
    <w:rsid w:val="00F834DE"/>
    <w:rsid w:val="00F8351A"/>
    <w:rsid w:val="00F8388C"/>
    <w:rsid w:val="00F8407A"/>
    <w:rsid w:val="00F8438A"/>
    <w:rsid w:val="00F844A4"/>
    <w:rsid w:val="00F84859"/>
    <w:rsid w:val="00F8488C"/>
    <w:rsid w:val="00F84946"/>
    <w:rsid w:val="00F84B46"/>
    <w:rsid w:val="00F84CA6"/>
    <w:rsid w:val="00F84CC5"/>
    <w:rsid w:val="00F84DF1"/>
    <w:rsid w:val="00F850C8"/>
    <w:rsid w:val="00F850F5"/>
    <w:rsid w:val="00F851F6"/>
    <w:rsid w:val="00F85362"/>
    <w:rsid w:val="00F853C9"/>
    <w:rsid w:val="00F853DF"/>
    <w:rsid w:val="00F853F2"/>
    <w:rsid w:val="00F8579B"/>
    <w:rsid w:val="00F85874"/>
    <w:rsid w:val="00F85968"/>
    <w:rsid w:val="00F85BA6"/>
    <w:rsid w:val="00F85BAF"/>
    <w:rsid w:val="00F85DF1"/>
    <w:rsid w:val="00F85ECD"/>
    <w:rsid w:val="00F85F69"/>
    <w:rsid w:val="00F860AD"/>
    <w:rsid w:val="00F86151"/>
    <w:rsid w:val="00F863F4"/>
    <w:rsid w:val="00F8661C"/>
    <w:rsid w:val="00F86791"/>
    <w:rsid w:val="00F868A8"/>
    <w:rsid w:val="00F8699B"/>
    <w:rsid w:val="00F86A2C"/>
    <w:rsid w:val="00F86A4D"/>
    <w:rsid w:val="00F87191"/>
    <w:rsid w:val="00F8728E"/>
    <w:rsid w:val="00F87299"/>
    <w:rsid w:val="00F8752B"/>
    <w:rsid w:val="00F87778"/>
    <w:rsid w:val="00F877D4"/>
    <w:rsid w:val="00F87889"/>
    <w:rsid w:val="00F8788D"/>
    <w:rsid w:val="00F879F7"/>
    <w:rsid w:val="00F87BCE"/>
    <w:rsid w:val="00F87F95"/>
    <w:rsid w:val="00F87FAF"/>
    <w:rsid w:val="00F9030B"/>
    <w:rsid w:val="00F9051E"/>
    <w:rsid w:val="00F90572"/>
    <w:rsid w:val="00F9059A"/>
    <w:rsid w:val="00F90A89"/>
    <w:rsid w:val="00F90B50"/>
    <w:rsid w:val="00F90B88"/>
    <w:rsid w:val="00F90F37"/>
    <w:rsid w:val="00F9105B"/>
    <w:rsid w:val="00F910A5"/>
    <w:rsid w:val="00F912A0"/>
    <w:rsid w:val="00F91347"/>
    <w:rsid w:val="00F9139D"/>
    <w:rsid w:val="00F9146F"/>
    <w:rsid w:val="00F9156E"/>
    <w:rsid w:val="00F916B0"/>
    <w:rsid w:val="00F916E2"/>
    <w:rsid w:val="00F917EA"/>
    <w:rsid w:val="00F918EB"/>
    <w:rsid w:val="00F91A34"/>
    <w:rsid w:val="00F91B3A"/>
    <w:rsid w:val="00F91BC6"/>
    <w:rsid w:val="00F91DF1"/>
    <w:rsid w:val="00F91E17"/>
    <w:rsid w:val="00F92107"/>
    <w:rsid w:val="00F9215E"/>
    <w:rsid w:val="00F92199"/>
    <w:rsid w:val="00F92446"/>
    <w:rsid w:val="00F9248E"/>
    <w:rsid w:val="00F92726"/>
    <w:rsid w:val="00F92BBD"/>
    <w:rsid w:val="00F92BEC"/>
    <w:rsid w:val="00F92D61"/>
    <w:rsid w:val="00F92EB9"/>
    <w:rsid w:val="00F92F0C"/>
    <w:rsid w:val="00F930BC"/>
    <w:rsid w:val="00F93163"/>
    <w:rsid w:val="00F93480"/>
    <w:rsid w:val="00F934F0"/>
    <w:rsid w:val="00F935B7"/>
    <w:rsid w:val="00F93874"/>
    <w:rsid w:val="00F9393E"/>
    <w:rsid w:val="00F93A39"/>
    <w:rsid w:val="00F93AFC"/>
    <w:rsid w:val="00F93C09"/>
    <w:rsid w:val="00F93DD0"/>
    <w:rsid w:val="00F93EF9"/>
    <w:rsid w:val="00F93F49"/>
    <w:rsid w:val="00F9406A"/>
    <w:rsid w:val="00F94146"/>
    <w:rsid w:val="00F94497"/>
    <w:rsid w:val="00F945CA"/>
    <w:rsid w:val="00F94634"/>
    <w:rsid w:val="00F946B8"/>
    <w:rsid w:val="00F94735"/>
    <w:rsid w:val="00F9473B"/>
    <w:rsid w:val="00F948C7"/>
    <w:rsid w:val="00F94AD5"/>
    <w:rsid w:val="00F94D5B"/>
    <w:rsid w:val="00F94DB2"/>
    <w:rsid w:val="00F94E1C"/>
    <w:rsid w:val="00F94EC0"/>
    <w:rsid w:val="00F950B9"/>
    <w:rsid w:val="00F95137"/>
    <w:rsid w:val="00F952CC"/>
    <w:rsid w:val="00F95432"/>
    <w:rsid w:val="00F955CE"/>
    <w:rsid w:val="00F95608"/>
    <w:rsid w:val="00F95724"/>
    <w:rsid w:val="00F9580D"/>
    <w:rsid w:val="00F959DF"/>
    <w:rsid w:val="00F95A5C"/>
    <w:rsid w:val="00F95B60"/>
    <w:rsid w:val="00F95BFA"/>
    <w:rsid w:val="00F95C6F"/>
    <w:rsid w:val="00F95FC4"/>
    <w:rsid w:val="00F96083"/>
    <w:rsid w:val="00F960A7"/>
    <w:rsid w:val="00F96278"/>
    <w:rsid w:val="00F96328"/>
    <w:rsid w:val="00F96331"/>
    <w:rsid w:val="00F9633F"/>
    <w:rsid w:val="00F963B9"/>
    <w:rsid w:val="00F96495"/>
    <w:rsid w:val="00F96668"/>
    <w:rsid w:val="00F966AB"/>
    <w:rsid w:val="00F966F5"/>
    <w:rsid w:val="00F96782"/>
    <w:rsid w:val="00F9699E"/>
    <w:rsid w:val="00F96A42"/>
    <w:rsid w:val="00F970E6"/>
    <w:rsid w:val="00F970F8"/>
    <w:rsid w:val="00F971B3"/>
    <w:rsid w:val="00F971D4"/>
    <w:rsid w:val="00F972B8"/>
    <w:rsid w:val="00F973A5"/>
    <w:rsid w:val="00F9750A"/>
    <w:rsid w:val="00F97583"/>
    <w:rsid w:val="00F97739"/>
    <w:rsid w:val="00F977F3"/>
    <w:rsid w:val="00F97880"/>
    <w:rsid w:val="00F979C1"/>
    <w:rsid w:val="00F97AA4"/>
    <w:rsid w:val="00F97AFC"/>
    <w:rsid w:val="00F97C23"/>
    <w:rsid w:val="00F97D38"/>
    <w:rsid w:val="00F97ED8"/>
    <w:rsid w:val="00FA00C4"/>
    <w:rsid w:val="00FA02EE"/>
    <w:rsid w:val="00FA07A2"/>
    <w:rsid w:val="00FA07B9"/>
    <w:rsid w:val="00FA0879"/>
    <w:rsid w:val="00FA0A6B"/>
    <w:rsid w:val="00FA0B3E"/>
    <w:rsid w:val="00FA0BEC"/>
    <w:rsid w:val="00FA0C5E"/>
    <w:rsid w:val="00FA0C8F"/>
    <w:rsid w:val="00FA0E00"/>
    <w:rsid w:val="00FA0ED0"/>
    <w:rsid w:val="00FA105A"/>
    <w:rsid w:val="00FA1076"/>
    <w:rsid w:val="00FA1143"/>
    <w:rsid w:val="00FA11E9"/>
    <w:rsid w:val="00FA12F8"/>
    <w:rsid w:val="00FA13A7"/>
    <w:rsid w:val="00FA1595"/>
    <w:rsid w:val="00FA177A"/>
    <w:rsid w:val="00FA1838"/>
    <w:rsid w:val="00FA190E"/>
    <w:rsid w:val="00FA1AFB"/>
    <w:rsid w:val="00FA1C01"/>
    <w:rsid w:val="00FA1C27"/>
    <w:rsid w:val="00FA1D18"/>
    <w:rsid w:val="00FA1E19"/>
    <w:rsid w:val="00FA203A"/>
    <w:rsid w:val="00FA20AA"/>
    <w:rsid w:val="00FA20D6"/>
    <w:rsid w:val="00FA2633"/>
    <w:rsid w:val="00FA282D"/>
    <w:rsid w:val="00FA28E2"/>
    <w:rsid w:val="00FA297A"/>
    <w:rsid w:val="00FA2A3C"/>
    <w:rsid w:val="00FA2A5C"/>
    <w:rsid w:val="00FA2BA6"/>
    <w:rsid w:val="00FA2E49"/>
    <w:rsid w:val="00FA2FC8"/>
    <w:rsid w:val="00FA307C"/>
    <w:rsid w:val="00FA3347"/>
    <w:rsid w:val="00FA33F8"/>
    <w:rsid w:val="00FA33F9"/>
    <w:rsid w:val="00FA34AD"/>
    <w:rsid w:val="00FA3764"/>
    <w:rsid w:val="00FA3E5D"/>
    <w:rsid w:val="00FA3F46"/>
    <w:rsid w:val="00FA3F83"/>
    <w:rsid w:val="00FA403F"/>
    <w:rsid w:val="00FA4133"/>
    <w:rsid w:val="00FA4193"/>
    <w:rsid w:val="00FA447A"/>
    <w:rsid w:val="00FA46EF"/>
    <w:rsid w:val="00FA4987"/>
    <w:rsid w:val="00FA4ACC"/>
    <w:rsid w:val="00FA4BCD"/>
    <w:rsid w:val="00FA4C5E"/>
    <w:rsid w:val="00FA4DD7"/>
    <w:rsid w:val="00FA50D9"/>
    <w:rsid w:val="00FA515E"/>
    <w:rsid w:val="00FA51F2"/>
    <w:rsid w:val="00FA52D2"/>
    <w:rsid w:val="00FA5378"/>
    <w:rsid w:val="00FA5515"/>
    <w:rsid w:val="00FA564D"/>
    <w:rsid w:val="00FA5788"/>
    <w:rsid w:val="00FA5871"/>
    <w:rsid w:val="00FA59CB"/>
    <w:rsid w:val="00FA5BD9"/>
    <w:rsid w:val="00FA5C3A"/>
    <w:rsid w:val="00FA5EB5"/>
    <w:rsid w:val="00FA5F01"/>
    <w:rsid w:val="00FA6199"/>
    <w:rsid w:val="00FA621D"/>
    <w:rsid w:val="00FA6757"/>
    <w:rsid w:val="00FA6886"/>
    <w:rsid w:val="00FA6956"/>
    <w:rsid w:val="00FA69D2"/>
    <w:rsid w:val="00FA6B48"/>
    <w:rsid w:val="00FA6C60"/>
    <w:rsid w:val="00FA6C97"/>
    <w:rsid w:val="00FA70FE"/>
    <w:rsid w:val="00FA7255"/>
    <w:rsid w:val="00FA73F9"/>
    <w:rsid w:val="00FA749E"/>
    <w:rsid w:val="00FA74B4"/>
    <w:rsid w:val="00FA7867"/>
    <w:rsid w:val="00FA7916"/>
    <w:rsid w:val="00FA79BB"/>
    <w:rsid w:val="00FA7AD2"/>
    <w:rsid w:val="00FA7E68"/>
    <w:rsid w:val="00FB01A9"/>
    <w:rsid w:val="00FB0328"/>
    <w:rsid w:val="00FB0367"/>
    <w:rsid w:val="00FB0404"/>
    <w:rsid w:val="00FB06D6"/>
    <w:rsid w:val="00FB07B0"/>
    <w:rsid w:val="00FB0860"/>
    <w:rsid w:val="00FB0867"/>
    <w:rsid w:val="00FB08D4"/>
    <w:rsid w:val="00FB0933"/>
    <w:rsid w:val="00FB0C12"/>
    <w:rsid w:val="00FB0FCB"/>
    <w:rsid w:val="00FB13B6"/>
    <w:rsid w:val="00FB1450"/>
    <w:rsid w:val="00FB148A"/>
    <w:rsid w:val="00FB15D5"/>
    <w:rsid w:val="00FB1757"/>
    <w:rsid w:val="00FB17E5"/>
    <w:rsid w:val="00FB1A53"/>
    <w:rsid w:val="00FB1B1C"/>
    <w:rsid w:val="00FB1BF2"/>
    <w:rsid w:val="00FB1CE3"/>
    <w:rsid w:val="00FB1CE6"/>
    <w:rsid w:val="00FB1D56"/>
    <w:rsid w:val="00FB1D93"/>
    <w:rsid w:val="00FB1FFD"/>
    <w:rsid w:val="00FB20CC"/>
    <w:rsid w:val="00FB20DE"/>
    <w:rsid w:val="00FB2116"/>
    <w:rsid w:val="00FB227C"/>
    <w:rsid w:val="00FB22CD"/>
    <w:rsid w:val="00FB2318"/>
    <w:rsid w:val="00FB24A0"/>
    <w:rsid w:val="00FB25FC"/>
    <w:rsid w:val="00FB2807"/>
    <w:rsid w:val="00FB30D1"/>
    <w:rsid w:val="00FB319B"/>
    <w:rsid w:val="00FB3339"/>
    <w:rsid w:val="00FB339B"/>
    <w:rsid w:val="00FB3750"/>
    <w:rsid w:val="00FB3918"/>
    <w:rsid w:val="00FB3A14"/>
    <w:rsid w:val="00FB3A74"/>
    <w:rsid w:val="00FB3A96"/>
    <w:rsid w:val="00FB3C97"/>
    <w:rsid w:val="00FB3DA8"/>
    <w:rsid w:val="00FB3E31"/>
    <w:rsid w:val="00FB405C"/>
    <w:rsid w:val="00FB42F2"/>
    <w:rsid w:val="00FB436D"/>
    <w:rsid w:val="00FB446B"/>
    <w:rsid w:val="00FB452E"/>
    <w:rsid w:val="00FB459B"/>
    <w:rsid w:val="00FB494C"/>
    <w:rsid w:val="00FB4B7C"/>
    <w:rsid w:val="00FB4C88"/>
    <w:rsid w:val="00FB4E7B"/>
    <w:rsid w:val="00FB4E93"/>
    <w:rsid w:val="00FB4FB0"/>
    <w:rsid w:val="00FB50DD"/>
    <w:rsid w:val="00FB560E"/>
    <w:rsid w:val="00FB568C"/>
    <w:rsid w:val="00FB582B"/>
    <w:rsid w:val="00FB5862"/>
    <w:rsid w:val="00FB587A"/>
    <w:rsid w:val="00FB58D7"/>
    <w:rsid w:val="00FB5BA3"/>
    <w:rsid w:val="00FB5C9E"/>
    <w:rsid w:val="00FB60AC"/>
    <w:rsid w:val="00FB6132"/>
    <w:rsid w:val="00FB62E3"/>
    <w:rsid w:val="00FB635F"/>
    <w:rsid w:val="00FB6362"/>
    <w:rsid w:val="00FB64E4"/>
    <w:rsid w:val="00FB65E1"/>
    <w:rsid w:val="00FB680A"/>
    <w:rsid w:val="00FB68CA"/>
    <w:rsid w:val="00FB6A13"/>
    <w:rsid w:val="00FB6AD9"/>
    <w:rsid w:val="00FB6C7D"/>
    <w:rsid w:val="00FB6C9D"/>
    <w:rsid w:val="00FB6CDC"/>
    <w:rsid w:val="00FB6DB5"/>
    <w:rsid w:val="00FB6DD7"/>
    <w:rsid w:val="00FB6EC1"/>
    <w:rsid w:val="00FB6F8A"/>
    <w:rsid w:val="00FB7065"/>
    <w:rsid w:val="00FB7082"/>
    <w:rsid w:val="00FB721A"/>
    <w:rsid w:val="00FB736A"/>
    <w:rsid w:val="00FB755D"/>
    <w:rsid w:val="00FB7604"/>
    <w:rsid w:val="00FB767E"/>
    <w:rsid w:val="00FB76E0"/>
    <w:rsid w:val="00FB77D7"/>
    <w:rsid w:val="00FB786A"/>
    <w:rsid w:val="00FB7AC0"/>
    <w:rsid w:val="00FB7AC8"/>
    <w:rsid w:val="00FB7AC9"/>
    <w:rsid w:val="00FB7B20"/>
    <w:rsid w:val="00FB7B85"/>
    <w:rsid w:val="00FB7C15"/>
    <w:rsid w:val="00FB7C95"/>
    <w:rsid w:val="00FB7CD0"/>
    <w:rsid w:val="00FB7DA5"/>
    <w:rsid w:val="00FB7E52"/>
    <w:rsid w:val="00FB7E93"/>
    <w:rsid w:val="00FC006E"/>
    <w:rsid w:val="00FC0441"/>
    <w:rsid w:val="00FC045C"/>
    <w:rsid w:val="00FC051A"/>
    <w:rsid w:val="00FC069B"/>
    <w:rsid w:val="00FC078F"/>
    <w:rsid w:val="00FC0BFB"/>
    <w:rsid w:val="00FC0C9B"/>
    <w:rsid w:val="00FC0D4F"/>
    <w:rsid w:val="00FC0DD7"/>
    <w:rsid w:val="00FC0E44"/>
    <w:rsid w:val="00FC0F2C"/>
    <w:rsid w:val="00FC0F9A"/>
    <w:rsid w:val="00FC107F"/>
    <w:rsid w:val="00FC119C"/>
    <w:rsid w:val="00FC11D2"/>
    <w:rsid w:val="00FC136D"/>
    <w:rsid w:val="00FC139F"/>
    <w:rsid w:val="00FC1460"/>
    <w:rsid w:val="00FC16C6"/>
    <w:rsid w:val="00FC16D1"/>
    <w:rsid w:val="00FC1811"/>
    <w:rsid w:val="00FC193F"/>
    <w:rsid w:val="00FC1971"/>
    <w:rsid w:val="00FC1B07"/>
    <w:rsid w:val="00FC1B79"/>
    <w:rsid w:val="00FC1D38"/>
    <w:rsid w:val="00FC2534"/>
    <w:rsid w:val="00FC25F0"/>
    <w:rsid w:val="00FC2A08"/>
    <w:rsid w:val="00FC2BC9"/>
    <w:rsid w:val="00FC2C25"/>
    <w:rsid w:val="00FC2E2E"/>
    <w:rsid w:val="00FC301E"/>
    <w:rsid w:val="00FC325D"/>
    <w:rsid w:val="00FC336E"/>
    <w:rsid w:val="00FC3386"/>
    <w:rsid w:val="00FC33CB"/>
    <w:rsid w:val="00FC3503"/>
    <w:rsid w:val="00FC384B"/>
    <w:rsid w:val="00FC3C39"/>
    <w:rsid w:val="00FC3CEB"/>
    <w:rsid w:val="00FC3F3C"/>
    <w:rsid w:val="00FC4233"/>
    <w:rsid w:val="00FC4426"/>
    <w:rsid w:val="00FC4615"/>
    <w:rsid w:val="00FC472B"/>
    <w:rsid w:val="00FC4845"/>
    <w:rsid w:val="00FC4AEE"/>
    <w:rsid w:val="00FC4B9C"/>
    <w:rsid w:val="00FC4CA4"/>
    <w:rsid w:val="00FC4D02"/>
    <w:rsid w:val="00FC4E26"/>
    <w:rsid w:val="00FC51A1"/>
    <w:rsid w:val="00FC51F5"/>
    <w:rsid w:val="00FC53A9"/>
    <w:rsid w:val="00FC5406"/>
    <w:rsid w:val="00FC549B"/>
    <w:rsid w:val="00FC5571"/>
    <w:rsid w:val="00FC558B"/>
    <w:rsid w:val="00FC55F7"/>
    <w:rsid w:val="00FC5635"/>
    <w:rsid w:val="00FC566E"/>
    <w:rsid w:val="00FC567A"/>
    <w:rsid w:val="00FC59A3"/>
    <w:rsid w:val="00FC5E98"/>
    <w:rsid w:val="00FC6197"/>
    <w:rsid w:val="00FC64FA"/>
    <w:rsid w:val="00FC675E"/>
    <w:rsid w:val="00FC69C9"/>
    <w:rsid w:val="00FC6A37"/>
    <w:rsid w:val="00FC6A9B"/>
    <w:rsid w:val="00FC6D7E"/>
    <w:rsid w:val="00FC6DA1"/>
    <w:rsid w:val="00FC6F47"/>
    <w:rsid w:val="00FC7070"/>
    <w:rsid w:val="00FC7379"/>
    <w:rsid w:val="00FC7412"/>
    <w:rsid w:val="00FC7B1A"/>
    <w:rsid w:val="00FC7B5F"/>
    <w:rsid w:val="00FC7BF4"/>
    <w:rsid w:val="00FC7CA3"/>
    <w:rsid w:val="00FC7F3C"/>
    <w:rsid w:val="00FC7FB3"/>
    <w:rsid w:val="00FD019E"/>
    <w:rsid w:val="00FD02BD"/>
    <w:rsid w:val="00FD0408"/>
    <w:rsid w:val="00FD0429"/>
    <w:rsid w:val="00FD04A5"/>
    <w:rsid w:val="00FD0551"/>
    <w:rsid w:val="00FD0773"/>
    <w:rsid w:val="00FD0789"/>
    <w:rsid w:val="00FD08CC"/>
    <w:rsid w:val="00FD09FD"/>
    <w:rsid w:val="00FD0A2A"/>
    <w:rsid w:val="00FD0ABF"/>
    <w:rsid w:val="00FD0BF9"/>
    <w:rsid w:val="00FD0C70"/>
    <w:rsid w:val="00FD0C71"/>
    <w:rsid w:val="00FD0CEA"/>
    <w:rsid w:val="00FD0DE7"/>
    <w:rsid w:val="00FD0FE5"/>
    <w:rsid w:val="00FD10E9"/>
    <w:rsid w:val="00FD135E"/>
    <w:rsid w:val="00FD1802"/>
    <w:rsid w:val="00FD1831"/>
    <w:rsid w:val="00FD18AC"/>
    <w:rsid w:val="00FD1B1B"/>
    <w:rsid w:val="00FD1B36"/>
    <w:rsid w:val="00FD1C18"/>
    <w:rsid w:val="00FD1CF6"/>
    <w:rsid w:val="00FD20FC"/>
    <w:rsid w:val="00FD2203"/>
    <w:rsid w:val="00FD2368"/>
    <w:rsid w:val="00FD244A"/>
    <w:rsid w:val="00FD2494"/>
    <w:rsid w:val="00FD24D2"/>
    <w:rsid w:val="00FD2752"/>
    <w:rsid w:val="00FD2887"/>
    <w:rsid w:val="00FD2BF6"/>
    <w:rsid w:val="00FD2D43"/>
    <w:rsid w:val="00FD3058"/>
    <w:rsid w:val="00FD3076"/>
    <w:rsid w:val="00FD31C3"/>
    <w:rsid w:val="00FD32D9"/>
    <w:rsid w:val="00FD32DA"/>
    <w:rsid w:val="00FD32F6"/>
    <w:rsid w:val="00FD332E"/>
    <w:rsid w:val="00FD33E5"/>
    <w:rsid w:val="00FD3498"/>
    <w:rsid w:val="00FD35BB"/>
    <w:rsid w:val="00FD3B08"/>
    <w:rsid w:val="00FD3B81"/>
    <w:rsid w:val="00FD3E11"/>
    <w:rsid w:val="00FD3EFC"/>
    <w:rsid w:val="00FD3FC6"/>
    <w:rsid w:val="00FD40C4"/>
    <w:rsid w:val="00FD4290"/>
    <w:rsid w:val="00FD42E7"/>
    <w:rsid w:val="00FD4A5E"/>
    <w:rsid w:val="00FD4A9A"/>
    <w:rsid w:val="00FD4DE2"/>
    <w:rsid w:val="00FD4F0B"/>
    <w:rsid w:val="00FD4FB6"/>
    <w:rsid w:val="00FD4FEA"/>
    <w:rsid w:val="00FD5072"/>
    <w:rsid w:val="00FD5142"/>
    <w:rsid w:val="00FD52AB"/>
    <w:rsid w:val="00FD53E6"/>
    <w:rsid w:val="00FD557B"/>
    <w:rsid w:val="00FD558B"/>
    <w:rsid w:val="00FD55DC"/>
    <w:rsid w:val="00FD578E"/>
    <w:rsid w:val="00FD57DB"/>
    <w:rsid w:val="00FD581A"/>
    <w:rsid w:val="00FD5A4C"/>
    <w:rsid w:val="00FD5A52"/>
    <w:rsid w:val="00FD5BDC"/>
    <w:rsid w:val="00FD5CC5"/>
    <w:rsid w:val="00FD5F22"/>
    <w:rsid w:val="00FD621A"/>
    <w:rsid w:val="00FD652C"/>
    <w:rsid w:val="00FD68C8"/>
    <w:rsid w:val="00FD68F6"/>
    <w:rsid w:val="00FD697E"/>
    <w:rsid w:val="00FD6A45"/>
    <w:rsid w:val="00FD6AC8"/>
    <w:rsid w:val="00FD6CAE"/>
    <w:rsid w:val="00FD6F5E"/>
    <w:rsid w:val="00FD703B"/>
    <w:rsid w:val="00FD7509"/>
    <w:rsid w:val="00FD7629"/>
    <w:rsid w:val="00FD764C"/>
    <w:rsid w:val="00FD7A4D"/>
    <w:rsid w:val="00FD7C37"/>
    <w:rsid w:val="00FD7DAA"/>
    <w:rsid w:val="00FD7F8B"/>
    <w:rsid w:val="00FD7FBF"/>
    <w:rsid w:val="00FE008A"/>
    <w:rsid w:val="00FE0150"/>
    <w:rsid w:val="00FE03AB"/>
    <w:rsid w:val="00FE0427"/>
    <w:rsid w:val="00FE04C4"/>
    <w:rsid w:val="00FE04E9"/>
    <w:rsid w:val="00FE0744"/>
    <w:rsid w:val="00FE0A11"/>
    <w:rsid w:val="00FE0A4D"/>
    <w:rsid w:val="00FE0C09"/>
    <w:rsid w:val="00FE0F24"/>
    <w:rsid w:val="00FE0F5C"/>
    <w:rsid w:val="00FE0F83"/>
    <w:rsid w:val="00FE10CF"/>
    <w:rsid w:val="00FE115B"/>
    <w:rsid w:val="00FE1170"/>
    <w:rsid w:val="00FE1245"/>
    <w:rsid w:val="00FE12B9"/>
    <w:rsid w:val="00FE12E3"/>
    <w:rsid w:val="00FE152A"/>
    <w:rsid w:val="00FE1550"/>
    <w:rsid w:val="00FE1684"/>
    <w:rsid w:val="00FE16DC"/>
    <w:rsid w:val="00FE1956"/>
    <w:rsid w:val="00FE19CF"/>
    <w:rsid w:val="00FE1A33"/>
    <w:rsid w:val="00FE1A44"/>
    <w:rsid w:val="00FE1ADE"/>
    <w:rsid w:val="00FE1EDF"/>
    <w:rsid w:val="00FE234F"/>
    <w:rsid w:val="00FE2481"/>
    <w:rsid w:val="00FE2495"/>
    <w:rsid w:val="00FE24A4"/>
    <w:rsid w:val="00FE24C4"/>
    <w:rsid w:val="00FE2639"/>
    <w:rsid w:val="00FE267D"/>
    <w:rsid w:val="00FE2ADD"/>
    <w:rsid w:val="00FE2C50"/>
    <w:rsid w:val="00FE2DD6"/>
    <w:rsid w:val="00FE2ED6"/>
    <w:rsid w:val="00FE2EEC"/>
    <w:rsid w:val="00FE2F95"/>
    <w:rsid w:val="00FE3102"/>
    <w:rsid w:val="00FE3295"/>
    <w:rsid w:val="00FE363B"/>
    <w:rsid w:val="00FE369D"/>
    <w:rsid w:val="00FE39EA"/>
    <w:rsid w:val="00FE3B54"/>
    <w:rsid w:val="00FE3E6D"/>
    <w:rsid w:val="00FE3FF3"/>
    <w:rsid w:val="00FE40BE"/>
    <w:rsid w:val="00FE40D9"/>
    <w:rsid w:val="00FE4336"/>
    <w:rsid w:val="00FE439E"/>
    <w:rsid w:val="00FE45EF"/>
    <w:rsid w:val="00FE4627"/>
    <w:rsid w:val="00FE4717"/>
    <w:rsid w:val="00FE4725"/>
    <w:rsid w:val="00FE48E2"/>
    <w:rsid w:val="00FE4962"/>
    <w:rsid w:val="00FE4A2C"/>
    <w:rsid w:val="00FE4BD9"/>
    <w:rsid w:val="00FE4CD0"/>
    <w:rsid w:val="00FE4CEA"/>
    <w:rsid w:val="00FE4CF4"/>
    <w:rsid w:val="00FE4D65"/>
    <w:rsid w:val="00FE4DF2"/>
    <w:rsid w:val="00FE4E24"/>
    <w:rsid w:val="00FE4E83"/>
    <w:rsid w:val="00FE4F2E"/>
    <w:rsid w:val="00FE5098"/>
    <w:rsid w:val="00FE5699"/>
    <w:rsid w:val="00FE57DF"/>
    <w:rsid w:val="00FE5812"/>
    <w:rsid w:val="00FE5AF3"/>
    <w:rsid w:val="00FE5E26"/>
    <w:rsid w:val="00FE5F10"/>
    <w:rsid w:val="00FE5FBE"/>
    <w:rsid w:val="00FE62F1"/>
    <w:rsid w:val="00FE638F"/>
    <w:rsid w:val="00FE6514"/>
    <w:rsid w:val="00FE6577"/>
    <w:rsid w:val="00FE6638"/>
    <w:rsid w:val="00FE66CA"/>
    <w:rsid w:val="00FE6833"/>
    <w:rsid w:val="00FE6A82"/>
    <w:rsid w:val="00FE6A8E"/>
    <w:rsid w:val="00FE6AE4"/>
    <w:rsid w:val="00FE6C2B"/>
    <w:rsid w:val="00FE6CC4"/>
    <w:rsid w:val="00FE6E46"/>
    <w:rsid w:val="00FE6F68"/>
    <w:rsid w:val="00FE7127"/>
    <w:rsid w:val="00FE728A"/>
    <w:rsid w:val="00FE731F"/>
    <w:rsid w:val="00FE7329"/>
    <w:rsid w:val="00FE733B"/>
    <w:rsid w:val="00FE7886"/>
    <w:rsid w:val="00FE78DE"/>
    <w:rsid w:val="00FE791B"/>
    <w:rsid w:val="00FE791F"/>
    <w:rsid w:val="00FE79B6"/>
    <w:rsid w:val="00FE79C5"/>
    <w:rsid w:val="00FE7A43"/>
    <w:rsid w:val="00FE7A59"/>
    <w:rsid w:val="00FE7BF8"/>
    <w:rsid w:val="00FE7C45"/>
    <w:rsid w:val="00FE7CCA"/>
    <w:rsid w:val="00FE7D10"/>
    <w:rsid w:val="00FE7EE1"/>
    <w:rsid w:val="00FF0163"/>
    <w:rsid w:val="00FF0175"/>
    <w:rsid w:val="00FF01F1"/>
    <w:rsid w:val="00FF03D3"/>
    <w:rsid w:val="00FF0853"/>
    <w:rsid w:val="00FF09AA"/>
    <w:rsid w:val="00FF0A17"/>
    <w:rsid w:val="00FF0B7A"/>
    <w:rsid w:val="00FF0F75"/>
    <w:rsid w:val="00FF1113"/>
    <w:rsid w:val="00FF1192"/>
    <w:rsid w:val="00FF1249"/>
    <w:rsid w:val="00FF12AA"/>
    <w:rsid w:val="00FF12BE"/>
    <w:rsid w:val="00FF15B6"/>
    <w:rsid w:val="00FF18BE"/>
    <w:rsid w:val="00FF1B22"/>
    <w:rsid w:val="00FF1B8A"/>
    <w:rsid w:val="00FF1BDE"/>
    <w:rsid w:val="00FF1EE1"/>
    <w:rsid w:val="00FF1FCB"/>
    <w:rsid w:val="00FF21C7"/>
    <w:rsid w:val="00FF2208"/>
    <w:rsid w:val="00FF22EB"/>
    <w:rsid w:val="00FF2307"/>
    <w:rsid w:val="00FF237E"/>
    <w:rsid w:val="00FF2425"/>
    <w:rsid w:val="00FF24B4"/>
    <w:rsid w:val="00FF26D0"/>
    <w:rsid w:val="00FF2A02"/>
    <w:rsid w:val="00FF2BDD"/>
    <w:rsid w:val="00FF2C09"/>
    <w:rsid w:val="00FF2C18"/>
    <w:rsid w:val="00FF2D30"/>
    <w:rsid w:val="00FF2D3E"/>
    <w:rsid w:val="00FF3289"/>
    <w:rsid w:val="00FF33B3"/>
    <w:rsid w:val="00FF3663"/>
    <w:rsid w:val="00FF3BC8"/>
    <w:rsid w:val="00FF3DCE"/>
    <w:rsid w:val="00FF3E32"/>
    <w:rsid w:val="00FF4054"/>
    <w:rsid w:val="00FF424B"/>
    <w:rsid w:val="00FF42FF"/>
    <w:rsid w:val="00FF43F1"/>
    <w:rsid w:val="00FF473F"/>
    <w:rsid w:val="00FF4A37"/>
    <w:rsid w:val="00FF4A9D"/>
    <w:rsid w:val="00FF4BAA"/>
    <w:rsid w:val="00FF4C38"/>
    <w:rsid w:val="00FF4E61"/>
    <w:rsid w:val="00FF4F34"/>
    <w:rsid w:val="00FF548B"/>
    <w:rsid w:val="00FF55D4"/>
    <w:rsid w:val="00FF5629"/>
    <w:rsid w:val="00FF5674"/>
    <w:rsid w:val="00FF5695"/>
    <w:rsid w:val="00FF5762"/>
    <w:rsid w:val="00FF577A"/>
    <w:rsid w:val="00FF57A3"/>
    <w:rsid w:val="00FF58CD"/>
    <w:rsid w:val="00FF58E3"/>
    <w:rsid w:val="00FF5969"/>
    <w:rsid w:val="00FF5A3B"/>
    <w:rsid w:val="00FF5ADA"/>
    <w:rsid w:val="00FF5BF8"/>
    <w:rsid w:val="00FF5DF1"/>
    <w:rsid w:val="00FF5E27"/>
    <w:rsid w:val="00FF60F7"/>
    <w:rsid w:val="00FF6229"/>
    <w:rsid w:val="00FF64C3"/>
    <w:rsid w:val="00FF64FB"/>
    <w:rsid w:val="00FF651B"/>
    <w:rsid w:val="00FF6753"/>
    <w:rsid w:val="00FF67C8"/>
    <w:rsid w:val="00FF67CD"/>
    <w:rsid w:val="00FF681E"/>
    <w:rsid w:val="00FF692E"/>
    <w:rsid w:val="00FF69D8"/>
    <w:rsid w:val="00FF6A79"/>
    <w:rsid w:val="00FF6A81"/>
    <w:rsid w:val="00FF6B27"/>
    <w:rsid w:val="00FF6B39"/>
    <w:rsid w:val="00FF6B3E"/>
    <w:rsid w:val="00FF6D1F"/>
    <w:rsid w:val="00FF70A5"/>
    <w:rsid w:val="00FF7264"/>
    <w:rsid w:val="00FF7271"/>
    <w:rsid w:val="00FF79F1"/>
    <w:rsid w:val="00FF7A7F"/>
    <w:rsid w:val="00FF7B14"/>
    <w:rsid w:val="00FF7B82"/>
    <w:rsid w:val="00FF7C42"/>
    <w:rsid w:val="00FF7C72"/>
    <w:rsid w:val="00FF7CF8"/>
    <w:rsid w:val="00FF7D8F"/>
    <w:rsid w:val="00FF7DC8"/>
    <w:rsid w:val="00FF7E0F"/>
    <w:rsid w:val="00FF7E4B"/>
    <w:rsid w:val="00FF7F65"/>
    <w:rsid w:val="00FF7F79"/>
    <w:rsid w:val="01446048"/>
    <w:rsid w:val="014CC742"/>
    <w:rsid w:val="0150AB5C"/>
    <w:rsid w:val="018F1E52"/>
    <w:rsid w:val="019A988D"/>
    <w:rsid w:val="01CC7FA9"/>
    <w:rsid w:val="021690AA"/>
    <w:rsid w:val="02AECC10"/>
    <w:rsid w:val="02C15B9D"/>
    <w:rsid w:val="033AC416"/>
    <w:rsid w:val="0371EB87"/>
    <w:rsid w:val="037FCEE1"/>
    <w:rsid w:val="041B02F5"/>
    <w:rsid w:val="042F05B2"/>
    <w:rsid w:val="046F40B8"/>
    <w:rsid w:val="047C9121"/>
    <w:rsid w:val="0482AEBB"/>
    <w:rsid w:val="0490E601"/>
    <w:rsid w:val="04D7665F"/>
    <w:rsid w:val="04EE9B4C"/>
    <w:rsid w:val="050A696D"/>
    <w:rsid w:val="052C8624"/>
    <w:rsid w:val="056D0215"/>
    <w:rsid w:val="057903DF"/>
    <w:rsid w:val="05804AD4"/>
    <w:rsid w:val="05C60FC9"/>
    <w:rsid w:val="060256C8"/>
    <w:rsid w:val="06168BC4"/>
    <w:rsid w:val="061CB468"/>
    <w:rsid w:val="062E38D2"/>
    <w:rsid w:val="0644F742"/>
    <w:rsid w:val="0647FD91"/>
    <w:rsid w:val="065CAE54"/>
    <w:rsid w:val="06B1392C"/>
    <w:rsid w:val="06FFD409"/>
    <w:rsid w:val="071165D7"/>
    <w:rsid w:val="071B50FF"/>
    <w:rsid w:val="074CD72E"/>
    <w:rsid w:val="07B19254"/>
    <w:rsid w:val="07E84C30"/>
    <w:rsid w:val="0825F00C"/>
    <w:rsid w:val="082752CF"/>
    <w:rsid w:val="0864ED69"/>
    <w:rsid w:val="08E23A4A"/>
    <w:rsid w:val="094EE58D"/>
    <w:rsid w:val="097528C3"/>
    <w:rsid w:val="099E724C"/>
    <w:rsid w:val="09ADC5F7"/>
    <w:rsid w:val="09BAA108"/>
    <w:rsid w:val="0A089BB9"/>
    <w:rsid w:val="0A10EA95"/>
    <w:rsid w:val="0A5A9137"/>
    <w:rsid w:val="0A6ECE81"/>
    <w:rsid w:val="0ADB2C7F"/>
    <w:rsid w:val="0ADF5334"/>
    <w:rsid w:val="0AE18E54"/>
    <w:rsid w:val="0B366793"/>
    <w:rsid w:val="0BAA33E0"/>
    <w:rsid w:val="0BEE6C7B"/>
    <w:rsid w:val="0C2D9076"/>
    <w:rsid w:val="0C455CFD"/>
    <w:rsid w:val="0CC066B1"/>
    <w:rsid w:val="0CE2021A"/>
    <w:rsid w:val="0D17A729"/>
    <w:rsid w:val="0D2B37E5"/>
    <w:rsid w:val="0DF015E8"/>
    <w:rsid w:val="0E5A17BD"/>
    <w:rsid w:val="0E5A1EA8"/>
    <w:rsid w:val="0EC612D0"/>
    <w:rsid w:val="0ECACF65"/>
    <w:rsid w:val="0F1C086E"/>
    <w:rsid w:val="0F22F880"/>
    <w:rsid w:val="0F8797F3"/>
    <w:rsid w:val="0FF3C8C2"/>
    <w:rsid w:val="0FF4DF5C"/>
    <w:rsid w:val="1033D4A2"/>
    <w:rsid w:val="103CF579"/>
    <w:rsid w:val="1043654A"/>
    <w:rsid w:val="107DF9FE"/>
    <w:rsid w:val="109E0766"/>
    <w:rsid w:val="10E8881F"/>
    <w:rsid w:val="112ABE0A"/>
    <w:rsid w:val="114ECD2F"/>
    <w:rsid w:val="11D44B11"/>
    <w:rsid w:val="11F0ED4D"/>
    <w:rsid w:val="12C65740"/>
    <w:rsid w:val="12F5C445"/>
    <w:rsid w:val="12FF26AC"/>
    <w:rsid w:val="131D3C63"/>
    <w:rsid w:val="132A8485"/>
    <w:rsid w:val="13504EDB"/>
    <w:rsid w:val="13815D58"/>
    <w:rsid w:val="1385E29B"/>
    <w:rsid w:val="1406B498"/>
    <w:rsid w:val="147763EC"/>
    <w:rsid w:val="14FC21EB"/>
    <w:rsid w:val="150F4095"/>
    <w:rsid w:val="155A8903"/>
    <w:rsid w:val="1628C0AA"/>
    <w:rsid w:val="16306C4B"/>
    <w:rsid w:val="1633DB68"/>
    <w:rsid w:val="1653AC5A"/>
    <w:rsid w:val="16918821"/>
    <w:rsid w:val="169292F2"/>
    <w:rsid w:val="16AC5554"/>
    <w:rsid w:val="16AD1AFF"/>
    <w:rsid w:val="16B80D8A"/>
    <w:rsid w:val="16C3A52D"/>
    <w:rsid w:val="16D3B92F"/>
    <w:rsid w:val="1731F82D"/>
    <w:rsid w:val="17C00B56"/>
    <w:rsid w:val="17D26C00"/>
    <w:rsid w:val="17DCFF99"/>
    <w:rsid w:val="182A3D90"/>
    <w:rsid w:val="182AA3A4"/>
    <w:rsid w:val="183F8FEB"/>
    <w:rsid w:val="187417FD"/>
    <w:rsid w:val="18A2A8A0"/>
    <w:rsid w:val="1947FD8E"/>
    <w:rsid w:val="196E4327"/>
    <w:rsid w:val="197CA6EA"/>
    <w:rsid w:val="19E101D3"/>
    <w:rsid w:val="19E61238"/>
    <w:rsid w:val="19F07FE9"/>
    <w:rsid w:val="19FBFCA3"/>
    <w:rsid w:val="1A38C34F"/>
    <w:rsid w:val="1A686BDE"/>
    <w:rsid w:val="1A86E02E"/>
    <w:rsid w:val="1A8CEF60"/>
    <w:rsid w:val="1A8E3396"/>
    <w:rsid w:val="1AA8A1FB"/>
    <w:rsid w:val="1AC6A2C5"/>
    <w:rsid w:val="1ACA9EF0"/>
    <w:rsid w:val="1AD0912E"/>
    <w:rsid w:val="1B067DDF"/>
    <w:rsid w:val="1BB3227F"/>
    <w:rsid w:val="1C33A9BF"/>
    <w:rsid w:val="1C40EBB1"/>
    <w:rsid w:val="1CDB4E80"/>
    <w:rsid w:val="1CED221A"/>
    <w:rsid w:val="1D1276BF"/>
    <w:rsid w:val="1DE455FD"/>
    <w:rsid w:val="1E1CEA70"/>
    <w:rsid w:val="1E6FF188"/>
    <w:rsid w:val="1E887504"/>
    <w:rsid w:val="1E8C0927"/>
    <w:rsid w:val="1EB33BB9"/>
    <w:rsid w:val="1EC890ED"/>
    <w:rsid w:val="1F03B193"/>
    <w:rsid w:val="1F0AFFA9"/>
    <w:rsid w:val="1F692E8F"/>
    <w:rsid w:val="1F6F4152"/>
    <w:rsid w:val="1F9CD834"/>
    <w:rsid w:val="1FC67E7E"/>
    <w:rsid w:val="1FDAA2E8"/>
    <w:rsid w:val="2067F5F4"/>
    <w:rsid w:val="2087B223"/>
    <w:rsid w:val="208A4B42"/>
    <w:rsid w:val="20C50BD3"/>
    <w:rsid w:val="20F8302F"/>
    <w:rsid w:val="2124B217"/>
    <w:rsid w:val="21755995"/>
    <w:rsid w:val="218183E4"/>
    <w:rsid w:val="21949576"/>
    <w:rsid w:val="21A589A3"/>
    <w:rsid w:val="21BB84AE"/>
    <w:rsid w:val="21D4AD0B"/>
    <w:rsid w:val="21DA606F"/>
    <w:rsid w:val="21F25150"/>
    <w:rsid w:val="21FE8C28"/>
    <w:rsid w:val="22238733"/>
    <w:rsid w:val="223DC709"/>
    <w:rsid w:val="228E5EBC"/>
    <w:rsid w:val="22CC86C8"/>
    <w:rsid w:val="22E85214"/>
    <w:rsid w:val="22F237CA"/>
    <w:rsid w:val="22F8CF0C"/>
    <w:rsid w:val="23BDC808"/>
    <w:rsid w:val="23C0B5E3"/>
    <w:rsid w:val="24576FDF"/>
    <w:rsid w:val="246E2306"/>
    <w:rsid w:val="24D3548D"/>
    <w:rsid w:val="24DB6C0F"/>
    <w:rsid w:val="251E6DFD"/>
    <w:rsid w:val="257F4C59"/>
    <w:rsid w:val="25DD51B5"/>
    <w:rsid w:val="25FD854E"/>
    <w:rsid w:val="2613B52B"/>
    <w:rsid w:val="26269BD8"/>
    <w:rsid w:val="267C92BA"/>
    <w:rsid w:val="26A21DD0"/>
    <w:rsid w:val="26C1D7DB"/>
    <w:rsid w:val="26C9A60E"/>
    <w:rsid w:val="26DF17ED"/>
    <w:rsid w:val="26E8F6D2"/>
    <w:rsid w:val="2702E830"/>
    <w:rsid w:val="2703DAEF"/>
    <w:rsid w:val="27256EFC"/>
    <w:rsid w:val="274F4A85"/>
    <w:rsid w:val="277EECF9"/>
    <w:rsid w:val="27B351F6"/>
    <w:rsid w:val="285A49D6"/>
    <w:rsid w:val="285F0F2A"/>
    <w:rsid w:val="2879E6E6"/>
    <w:rsid w:val="28927A21"/>
    <w:rsid w:val="28ABAEFB"/>
    <w:rsid w:val="28EE8B5B"/>
    <w:rsid w:val="290CE8E9"/>
    <w:rsid w:val="295EE2F6"/>
    <w:rsid w:val="299D4003"/>
    <w:rsid w:val="29F0D936"/>
    <w:rsid w:val="2A050971"/>
    <w:rsid w:val="2A41BF76"/>
    <w:rsid w:val="2A5977D2"/>
    <w:rsid w:val="2ACB945D"/>
    <w:rsid w:val="2AD381E3"/>
    <w:rsid w:val="2AE207A0"/>
    <w:rsid w:val="2AE225F7"/>
    <w:rsid w:val="2B00FEE3"/>
    <w:rsid w:val="2B8F1CF7"/>
    <w:rsid w:val="2B9570D9"/>
    <w:rsid w:val="2B9B1458"/>
    <w:rsid w:val="2C2A11D0"/>
    <w:rsid w:val="2CE97B42"/>
    <w:rsid w:val="2D427604"/>
    <w:rsid w:val="2D485B33"/>
    <w:rsid w:val="2DC634DF"/>
    <w:rsid w:val="2DD48FCB"/>
    <w:rsid w:val="2DFA8DF0"/>
    <w:rsid w:val="2E76A05B"/>
    <w:rsid w:val="2E8605D9"/>
    <w:rsid w:val="2F72363C"/>
    <w:rsid w:val="2FB3DF7E"/>
    <w:rsid w:val="300A7547"/>
    <w:rsid w:val="3058A829"/>
    <w:rsid w:val="30630F58"/>
    <w:rsid w:val="309003EA"/>
    <w:rsid w:val="30BCDE37"/>
    <w:rsid w:val="30C6EE18"/>
    <w:rsid w:val="30FB77A7"/>
    <w:rsid w:val="315312D5"/>
    <w:rsid w:val="315A551B"/>
    <w:rsid w:val="317036EB"/>
    <w:rsid w:val="317A0FE9"/>
    <w:rsid w:val="319E7F34"/>
    <w:rsid w:val="31C3BC56"/>
    <w:rsid w:val="31C4D034"/>
    <w:rsid w:val="31C5D6D7"/>
    <w:rsid w:val="323D5CC6"/>
    <w:rsid w:val="32A68D53"/>
    <w:rsid w:val="32CCB418"/>
    <w:rsid w:val="32D0EFA8"/>
    <w:rsid w:val="332F2884"/>
    <w:rsid w:val="33425D9C"/>
    <w:rsid w:val="33A0B87D"/>
    <w:rsid w:val="33B53A2A"/>
    <w:rsid w:val="33F18DE8"/>
    <w:rsid w:val="34135C33"/>
    <w:rsid w:val="3419EB93"/>
    <w:rsid w:val="3450CAB5"/>
    <w:rsid w:val="34665936"/>
    <w:rsid w:val="349FAF30"/>
    <w:rsid w:val="34B404F4"/>
    <w:rsid w:val="34C3242E"/>
    <w:rsid w:val="34F35451"/>
    <w:rsid w:val="34F7A9BC"/>
    <w:rsid w:val="35257BCB"/>
    <w:rsid w:val="35976CBE"/>
    <w:rsid w:val="35F0F7DF"/>
    <w:rsid w:val="35FD75D1"/>
    <w:rsid w:val="360C5150"/>
    <w:rsid w:val="3632D1D6"/>
    <w:rsid w:val="3656EE1A"/>
    <w:rsid w:val="366B6FC7"/>
    <w:rsid w:val="3728B0A8"/>
    <w:rsid w:val="37344643"/>
    <w:rsid w:val="373E6F19"/>
    <w:rsid w:val="375001CA"/>
    <w:rsid w:val="375485A6"/>
    <w:rsid w:val="37796EB4"/>
    <w:rsid w:val="37A97AC2"/>
    <w:rsid w:val="37D45C8D"/>
    <w:rsid w:val="3812F88D"/>
    <w:rsid w:val="38972AAF"/>
    <w:rsid w:val="38C1F111"/>
    <w:rsid w:val="392C6517"/>
    <w:rsid w:val="3934D42D"/>
    <w:rsid w:val="394F3C51"/>
    <w:rsid w:val="3967DC01"/>
    <w:rsid w:val="398A5E3A"/>
    <w:rsid w:val="399C4AED"/>
    <w:rsid w:val="39CD5EEB"/>
    <w:rsid w:val="39E2F0FE"/>
    <w:rsid w:val="3A279C0C"/>
    <w:rsid w:val="3AC99C4A"/>
    <w:rsid w:val="3ACDD76F"/>
    <w:rsid w:val="3AECB870"/>
    <w:rsid w:val="3B07947C"/>
    <w:rsid w:val="3B525A35"/>
    <w:rsid w:val="3BBB3C0A"/>
    <w:rsid w:val="3BD650B9"/>
    <w:rsid w:val="3BE941A0"/>
    <w:rsid w:val="3C1F9791"/>
    <w:rsid w:val="3CA1348E"/>
    <w:rsid w:val="3CAB4D18"/>
    <w:rsid w:val="3CCDD8CC"/>
    <w:rsid w:val="3CD2062B"/>
    <w:rsid w:val="3CE07150"/>
    <w:rsid w:val="3CE134D2"/>
    <w:rsid w:val="3CE6683C"/>
    <w:rsid w:val="3CF264CB"/>
    <w:rsid w:val="3D443402"/>
    <w:rsid w:val="3D60F7DB"/>
    <w:rsid w:val="3D63D8CC"/>
    <w:rsid w:val="3D662828"/>
    <w:rsid w:val="3D7A1A19"/>
    <w:rsid w:val="3D9DD9BE"/>
    <w:rsid w:val="3DA685F6"/>
    <w:rsid w:val="3DCC79F9"/>
    <w:rsid w:val="3DE520EA"/>
    <w:rsid w:val="3DEB9811"/>
    <w:rsid w:val="3DED3C73"/>
    <w:rsid w:val="3E17CB11"/>
    <w:rsid w:val="3E3FFBBA"/>
    <w:rsid w:val="3E4FCE99"/>
    <w:rsid w:val="3E798EF1"/>
    <w:rsid w:val="3E79A758"/>
    <w:rsid w:val="3E998834"/>
    <w:rsid w:val="3EE8A0C2"/>
    <w:rsid w:val="3EF5F76E"/>
    <w:rsid w:val="3F018587"/>
    <w:rsid w:val="3F30B534"/>
    <w:rsid w:val="3F35F8F9"/>
    <w:rsid w:val="3F485E8F"/>
    <w:rsid w:val="3F6007A5"/>
    <w:rsid w:val="3F9DCBAF"/>
    <w:rsid w:val="3FA5E6B1"/>
    <w:rsid w:val="3FBBD418"/>
    <w:rsid w:val="3FBF0F0E"/>
    <w:rsid w:val="3FCA8CAE"/>
    <w:rsid w:val="3FE1C9CD"/>
    <w:rsid w:val="40156FA3"/>
    <w:rsid w:val="40713248"/>
    <w:rsid w:val="4097B166"/>
    <w:rsid w:val="40BDBE7C"/>
    <w:rsid w:val="40BF7FF4"/>
    <w:rsid w:val="40E26A9F"/>
    <w:rsid w:val="40E4B6BD"/>
    <w:rsid w:val="40FE0D7B"/>
    <w:rsid w:val="411D9E33"/>
    <w:rsid w:val="416FD03A"/>
    <w:rsid w:val="41909C93"/>
    <w:rsid w:val="421BD59E"/>
    <w:rsid w:val="423901D3"/>
    <w:rsid w:val="426E336A"/>
    <w:rsid w:val="4298E004"/>
    <w:rsid w:val="42D66710"/>
    <w:rsid w:val="42DB8F35"/>
    <w:rsid w:val="42DD8773"/>
    <w:rsid w:val="42F0B34D"/>
    <w:rsid w:val="432592EC"/>
    <w:rsid w:val="432A6375"/>
    <w:rsid w:val="4343F6B8"/>
    <w:rsid w:val="440EF7CA"/>
    <w:rsid w:val="443FEB11"/>
    <w:rsid w:val="445A6DE2"/>
    <w:rsid w:val="445B7CF8"/>
    <w:rsid w:val="445D2EF2"/>
    <w:rsid w:val="44632391"/>
    <w:rsid w:val="44750857"/>
    <w:rsid w:val="44C7EBD6"/>
    <w:rsid w:val="44F9701E"/>
    <w:rsid w:val="451B6458"/>
    <w:rsid w:val="454F15A1"/>
    <w:rsid w:val="454FD7BC"/>
    <w:rsid w:val="462C5854"/>
    <w:rsid w:val="4654756F"/>
    <w:rsid w:val="4668C101"/>
    <w:rsid w:val="466D2CED"/>
    <w:rsid w:val="46A22265"/>
    <w:rsid w:val="46C57E86"/>
    <w:rsid w:val="47167DAF"/>
    <w:rsid w:val="477423CF"/>
    <w:rsid w:val="4781517A"/>
    <w:rsid w:val="47AFD162"/>
    <w:rsid w:val="47B0F896"/>
    <w:rsid w:val="484F80EB"/>
    <w:rsid w:val="48880F1D"/>
    <w:rsid w:val="48B65700"/>
    <w:rsid w:val="48D18D14"/>
    <w:rsid w:val="48EA2902"/>
    <w:rsid w:val="49040BC1"/>
    <w:rsid w:val="492EF414"/>
    <w:rsid w:val="493A7862"/>
    <w:rsid w:val="495C0B10"/>
    <w:rsid w:val="4974446F"/>
    <w:rsid w:val="49A48243"/>
    <w:rsid w:val="49D4F9F3"/>
    <w:rsid w:val="4A7C8B41"/>
    <w:rsid w:val="4A8AF39E"/>
    <w:rsid w:val="4B075740"/>
    <w:rsid w:val="4B30F2E8"/>
    <w:rsid w:val="4BBF355B"/>
    <w:rsid w:val="4BEFFB50"/>
    <w:rsid w:val="4C9B99D8"/>
    <w:rsid w:val="4CEC5D1B"/>
    <w:rsid w:val="4D5C89D2"/>
    <w:rsid w:val="4D889EBD"/>
    <w:rsid w:val="4DD127AE"/>
    <w:rsid w:val="4DD87478"/>
    <w:rsid w:val="4E18FABB"/>
    <w:rsid w:val="4E203A1A"/>
    <w:rsid w:val="4E46B4A4"/>
    <w:rsid w:val="4E54ED2F"/>
    <w:rsid w:val="4EF65C57"/>
    <w:rsid w:val="4EFB7F96"/>
    <w:rsid w:val="4F0D353D"/>
    <w:rsid w:val="4F504423"/>
    <w:rsid w:val="4F641442"/>
    <w:rsid w:val="4F81E3F5"/>
    <w:rsid w:val="4F91FE64"/>
    <w:rsid w:val="4F96E651"/>
    <w:rsid w:val="4FC22701"/>
    <w:rsid w:val="4FC4ACA2"/>
    <w:rsid w:val="501E695C"/>
    <w:rsid w:val="503530D0"/>
    <w:rsid w:val="505803E2"/>
    <w:rsid w:val="5092C281"/>
    <w:rsid w:val="50B266CA"/>
    <w:rsid w:val="50BA0C1B"/>
    <w:rsid w:val="51925A1D"/>
    <w:rsid w:val="51A10751"/>
    <w:rsid w:val="51D6FE9D"/>
    <w:rsid w:val="51DEB1DB"/>
    <w:rsid w:val="525E104B"/>
    <w:rsid w:val="5263BB8C"/>
    <w:rsid w:val="5278DCC9"/>
    <w:rsid w:val="52A2E659"/>
    <w:rsid w:val="52C52AC5"/>
    <w:rsid w:val="53177E63"/>
    <w:rsid w:val="5355DDFF"/>
    <w:rsid w:val="53978BD5"/>
    <w:rsid w:val="53E575F2"/>
    <w:rsid w:val="541A17B6"/>
    <w:rsid w:val="5484101D"/>
    <w:rsid w:val="5490EF73"/>
    <w:rsid w:val="54CA340F"/>
    <w:rsid w:val="54CEB685"/>
    <w:rsid w:val="5506D483"/>
    <w:rsid w:val="5542AAEE"/>
    <w:rsid w:val="55612A1A"/>
    <w:rsid w:val="55A83551"/>
    <w:rsid w:val="55C82EC3"/>
    <w:rsid w:val="55E8BAB7"/>
    <w:rsid w:val="56158A74"/>
    <w:rsid w:val="5632D299"/>
    <w:rsid w:val="56B24539"/>
    <w:rsid w:val="56E0825A"/>
    <w:rsid w:val="5709A1E9"/>
    <w:rsid w:val="571F0EF2"/>
    <w:rsid w:val="57822C2E"/>
    <w:rsid w:val="5788ADA3"/>
    <w:rsid w:val="57EA41D8"/>
    <w:rsid w:val="58936275"/>
    <w:rsid w:val="58CC9EDE"/>
    <w:rsid w:val="58EE0295"/>
    <w:rsid w:val="59155A8D"/>
    <w:rsid w:val="59383545"/>
    <w:rsid w:val="5A2979C8"/>
    <w:rsid w:val="5A4A23AB"/>
    <w:rsid w:val="5A4A81EB"/>
    <w:rsid w:val="5A54B776"/>
    <w:rsid w:val="5A715CBB"/>
    <w:rsid w:val="5A88E472"/>
    <w:rsid w:val="5B54DEEB"/>
    <w:rsid w:val="5B65D74A"/>
    <w:rsid w:val="5BB1076F"/>
    <w:rsid w:val="5C01BAF9"/>
    <w:rsid w:val="5C07A62B"/>
    <w:rsid w:val="5C481AEC"/>
    <w:rsid w:val="5C592746"/>
    <w:rsid w:val="5C7E5326"/>
    <w:rsid w:val="5CF3EB4E"/>
    <w:rsid w:val="5D8C5838"/>
    <w:rsid w:val="5DA3AB4D"/>
    <w:rsid w:val="5DBF4623"/>
    <w:rsid w:val="5DD67868"/>
    <w:rsid w:val="5E2B88D9"/>
    <w:rsid w:val="5ED4C241"/>
    <w:rsid w:val="5F3CFAD8"/>
    <w:rsid w:val="5FAD3A71"/>
    <w:rsid w:val="5FC65DAD"/>
    <w:rsid w:val="5FF8475A"/>
    <w:rsid w:val="6012697A"/>
    <w:rsid w:val="60AAD09D"/>
    <w:rsid w:val="60B5BB59"/>
    <w:rsid w:val="60D9B58D"/>
    <w:rsid w:val="60E80314"/>
    <w:rsid w:val="60F9E821"/>
    <w:rsid w:val="61077569"/>
    <w:rsid w:val="614A635F"/>
    <w:rsid w:val="61ADF947"/>
    <w:rsid w:val="62356530"/>
    <w:rsid w:val="625FC95B"/>
    <w:rsid w:val="62749B9A"/>
    <w:rsid w:val="629847FB"/>
    <w:rsid w:val="629FAF42"/>
    <w:rsid w:val="62C7ACD7"/>
    <w:rsid w:val="62FDBED4"/>
    <w:rsid w:val="63236F53"/>
    <w:rsid w:val="633A63F1"/>
    <w:rsid w:val="63589B92"/>
    <w:rsid w:val="6380448E"/>
    <w:rsid w:val="63AC2635"/>
    <w:rsid w:val="63C226C0"/>
    <w:rsid w:val="63C28358"/>
    <w:rsid w:val="640E495F"/>
    <w:rsid w:val="6475C500"/>
    <w:rsid w:val="649E460C"/>
    <w:rsid w:val="64FE0CDC"/>
    <w:rsid w:val="6515DBA2"/>
    <w:rsid w:val="651D8F6F"/>
    <w:rsid w:val="6539AD3C"/>
    <w:rsid w:val="654DBEEF"/>
    <w:rsid w:val="65862F46"/>
    <w:rsid w:val="65A9686E"/>
    <w:rsid w:val="65BBC4C1"/>
    <w:rsid w:val="65E593E9"/>
    <w:rsid w:val="660B8AB0"/>
    <w:rsid w:val="66A53736"/>
    <w:rsid w:val="66DB57E6"/>
    <w:rsid w:val="6709CA4B"/>
    <w:rsid w:val="6723F7E5"/>
    <w:rsid w:val="672818E3"/>
    <w:rsid w:val="672DCEF5"/>
    <w:rsid w:val="67788F0D"/>
    <w:rsid w:val="67D4ED02"/>
    <w:rsid w:val="682A4071"/>
    <w:rsid w:val="6840B6F6"/>
    <w:rsid w:val="68A78E48"/>
    <w:rsid w:val="68B3A8E5"/>
    <w:rsid w:val="68BCCD07"/>
    <w:rsid w:val="68CAA0A2"/>
    <w:rsid w:val="68FB74F7"/>
    <w:rsid w:val="6931D10A"/>
    <w:rsid w:val="6953521F"/>
    <w:rsid w:val="6955850D"/>
    <w:rsid w:val="69B74F21"/>
    <w:rsid w:val="69BA551E"/>
    <w:rsid w:val="69C8BFED"/>
    <w:rsid w:val="69CDAD98"/>
    <w:rsid w:val="69D30E2A"/>
    <w:rsid w:val="69D434B3"/>
    <w:rsid w:val="69DE84EA"/>
    <w:rsid w:val="6A34FDFE"/>
    <w:rsid w:val="6A49EEFD"/>
    <w:rsid w:val="6A5B98A7"/>
    <w:rsid w:val="6AB50E09"/>
    <w:rsid w:val="6AD25668"/>
    <w:rsid w:val="6B098992"/>
    <w:rsid w:val="6B25C2AF"/>
    <w:rsid w:val="6BB270F8"/>
    <w:rsid w:val="6BDDE359"/>
    <w:rsid w:val="6BE5A481"/>
    <w:rsid w:val="6BED8344"/>
    <w:rsid w:val="6BF76908"/>
    <w:rsid w:val="6C044E22"/>
    <w:rsid w:val="6C28D161"/>
    <w:rsid w:val="6C2E9E1D"/>
    <w:rsid w:val="6C3C34EC"/>
    <w:rsid w:val="6C43DC56"/>
    <w:rsid w:val="6C4B151B"/>
    <w:rsid w:val="6C7D8DA8"/>
    <w:rsid w:val="6CB5BC59"/>
    <w:rsid w:val="6CDC4054"/>
    <w:rsid w:val="6CE061DB"/>
    <w:rsid w:val="6CE09F23"/>
    <w:rsid w:val="6CE933BD"/>
    <w:rsid w:val="6D0A5005"/>
    <w:rsid w:val="6D30BBCF"/>
    <w:rsid w:val="6D4D9D8B"/>
    <w:rsid w:val="6D5726E4"/>
    <w:rsid w:val="6D67709E"/>
    <w:rsid w:val="6D9C7701"/>
    <w:rsid w:val="6E0750BB"/>
    <w:rsid w:val="6E775C90"/>
    <w:rsid w:val="6ECB88E9"/>
    <w:rsid w:val="6ED960E4"/>
    <w:rsid w:val="6EF92B75"/>
    <w:rsid w:val="6F286937"/>
    <w:rsid w:val="6F2938A1"/>
    <w:rsid w:val="6F2F09CA"/>
    <w:rsid w:val="6F499120"/>
    <w:rsid w:val="6F63071F"/>
    <w:rsid w:val="6F8CD594"/>
    <w:rsid w:val="6FD205DB"/>
    <w:rsid w:val="70139A33"/>
    <w:rsid w:val="7029B14A"/>
    <w:rsid w:val="70887746"/>
    <w:rsid w:val="70B41F48"/>
    <w:rsid w:val="70BD64D7"/>
    <w:rsid w:val="70D5797C"/>
    <w:rsid w:val="71035924"/>
    <w:rsid w:val="714E449E"/>
    <w:rsid w:val="7181923E"/>
    <w:rsid w:val="7239792E"/>
    <w:rsid w:val="72459DAE"/>
    <w:rsid w:val="725CC4C8"/>
    <w:rsid w:val="7264B24E"/>
    <w:rsid w:val="7266AA8C"/>
    <w:rsid w:val="7291B5B9"/>
    <w:rsid w:val="72C9CFD0"/>
    <w:rsid w:val="72D3356F"/>
    <w:rsid w:val="732E429E"/>
    <w:rsid w:val="7333C511"/>
    <w:rsid w:val="739DA33C"/>
    <w:rsid w:val="73C5698E"/>
    <w:rsid w:val="73D9BE62"/>
    <w:rsid w:val="73F62891"/>
    <w:rsid w:val="740A1885"/>
    <w:rsid w:val="7495E4E6"/>
    <w:rsid w:val="74B37C98"/>
    <w:rsid w:val="74E1ED55"/>
    <w:rsid w:val="751054F8"/>
    <w:rsid w:val="754EF2B0"/>
    <w:rsid w:val="7564ECAD"/>
    <w:rsid w:val="75B48DC6"/>
    <w:rsid w:val="75B4FF89"/>
    <w:rsid w:val="75B99771"/>
    <w:rsid w:val="75C7CFF2"/>
    <w:rsid w:val="7627DA3B"/>
    <w:rsid w:val="765F7572"/>
    <w:rsid w:val="76863EB4"/>
    <w:rsid w:val="76F0D66B"/>
    <w:rsid w:val="77658C68"/>
    <w:rsid w:val="77AF7167"/>
    <w:rsid w:val="781FBCDA"/>
    <w:rsid w:val="783A4806"/>
    <w:rsid w:val="78495D00"/>
    <w:rsid w:val="7858383C"/>
    <w:rsid w:val="78B9683C"/>
    <w:rsid w:val="79601776"/>
    <w:rsid w:val="79696FBD"/>
    <w:rsid w:val="79B65D30"/>
    <w:rsid w:val="79C7B6C5"/>
    <w:rsid w:val="79CDEEBB"/>
    <w:rsid w:val="7ACEACCD"/>
    <w:rsid w:val="7B2FCA09"/>
    <w:rsid w:val="7B4A5EC9"/>
    <w:rsid w:val="7B59F49C"/>
    <w:rsid w:val="7B6269AF"/>
    <w:rsid w:val="7B76EB5C"/>
    <w:rsid w:val="7BA71E7E"/>
    <w:rsid w:val="7BBEC699"/>
    <w:rsid w:val="7BD8D5B0"/>
    <w:rsid w:val="7BE15583"/>
    <w:rsid w:val="7C0B9494"/>
    <w:rsid w:val="7C1DB88F"/>
    <w:rsid w:val="7C250D36"/>
    <w:rsid w:val="7C2FC0AB"/>
    <w:rsid w:val="7C54FE29"/>
    <w:rsid w:val="7C55A8A3"/>
    <w:rsid w:val="7C66896B"/>
    <w:rsid w:val="7C8DAB65"/>
    <w:rsid w:val="7CC19769"/>
    <w:rsid w:val="7D02E365"/>
    <w:rsid w:val="7D03915F"/>
    <w:rsid w:val="7D6A23B3"/>
    <w:rsid w:val="7DA95D33"/>
    <w:rsid w:val="7DDE9201"/>
    <w:rsid w:val="7DF7648B"/>
    <w:rsid w:val="7E07CB54"/>
    <w:rsid w:val="7E2F7929"/>
    <w:rsid w:val="7E5124AE"/>
    <w:rsid w:val="7E83F7C9"/>
    <w:rsid w:val="7EA4B28C"/>
    <w:rsid w:val="7F269F89"/>
    <w:rsid w:val="7F7C2C4E"/>
    <w:rsid w:val="7FB6B1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00529"/>
  <w15:docId w15:val="{334D4A14-49A3-4836-8F38-0D17C1B7DE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MS Mincho"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78F9"/>
    <w:rPr>
      <w:rFonts w:eastAsia="Times New Roman"/>
      <w:sz w:val="24"/>
      <w:szCs w:val="24"/>
    </w:rPr>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5D5FB1"/>
    <w:pPr>
      <w:keepNext/>
      <w:numPr>
        <w:numId w:val="69"/>
      </w:numPr>
      <w:spacing w:before="240"/>
      <w:outlineLvl w:val="0"/>
    </w:pPr>
    <w:rPr>
      <w:b/>
      <w:smallCaps/>
      <w:kern w:val="28"/>
      <w:sz w:val="28"/>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qFormat/>
    <w:rsid w:val="004246C2"/>
    <w:pPr>
      <w:keepNext/>
      <w:numPr>
        <w:ilvl w:val="1"/>
        <w:numId w:val="84"/>
      </w:numPr>
      <w:spacing w:before="240"/>
      <w:outlineLvl w:val="1"/>
    </w:pPr>
    <w:rPr>
      <w:b/>
      <w:i/>
      <w:smallCaps/>
      <w:sz w:val="28"/>
    </w:rPr>
  </w:style>
  <w:style w:type="paragraph" w:styleId="Heading3">
    <w:name w:val="heading 3"/>
    <w:aliases w:val="Titolo c,Titolo c1,Titolo c2,H3,h3,H31,Table Attribute Heading,3 bullet,b,3 Heading,3rdOrd (1.),Unnumbered Head,uh,UH,Third-Order Heading,§,§§,Org Heading 1,h1,summit,§1,§§1,Tit3,h31,h32,h33,h34,h35,h36,h37,h38,h39,h310,h311,h312,h313,h314,3,y"/>
    <w:basedOn w:val="Normal"/>
    <w:next w:val="Normal"/>
    <w:link w:val="Heading3Char"/>
    <w:autoRedefine/>
    <w:qFormat/>
    <w:rsid w:val="002B4AC0"/>
    <w:pPr>
      <w:keepNext/>
      <w:numPr>
        <w:ilvl w:val="2"/>
        <w:numId w:val="24"/>
      </w:numPr>
      <w:tabs>
        <w:tab w:val="clear" w:pos="7098"/>
      </w:tabs>
      <w:spacing w:before="240" w:after="60"/>
      <w:ind w:left="1814" w:hanging="680"/>
      <w:outlineLvl w:val="2"/>
    </w:pPr>
    <w:rPr>
      <w:rFonts w:asciiTheme="minorHAnsi" w:hAnsiTheme="minorHAnsi" w:cstheme="minorHAnsi"/>
      <w:i/>
      <w:sz w:val="28"/>
    </w:rPr>
  </w:style>
  <w:style w:type="paragraph" w:styleId="Heading4">
    <w:name w:val="heading 4"/>
    <w:aliases w:val="Heading sql4 Carattere,Heading sql4,4 Carattere,4 Car Carattere,Titolo 4 Carattere,h4 Carattere,First Subheading Carattere,Ref Heading 1 Carattere,rh1 Carattere,H4 Carattere,Block Carattere,H41 Carattere,Block1 Carattere,H42 Carattere,d,4,4 da"/>
    <w:basedOn w:val="Normal"/>
    <w:next w:val="Normal"/>
    <w:link w:val="Heading4Char"/>
    <w:autoRedefine/>
    <w:qFormat/>
    <w:rsid w:val="0055399E"/>
    <w:pPr>
      <w:keepNext/>
      <w:numPr>
        <w:ilvl w:val="3"/>
        <w:numId w:val="24"/>
      </w:numPr>
      <w:shd w:val="clear" w:color="auto" w:fill="FFFFFF" w:themeFill="background1"/>
      <w:tabs>
        <w:tab w:val="left" w:pos="1701"/>
      </w:tabs>
      <w:spacing w:before="240" w:after="60"/>
      <w:outlineLvl w:val="3"/>
    </w:pPr>
    <w:rPr>
      <w:rFonts w:asciiTheme="minorHAnsi" w:hAnsiTheme="minorHAnsi" w:cstheme="minorHAnsi"/>
      <w:b/>
      <w:bCs/>
      <w:szCs w:val="28"/>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qFormat/>
    <w:rsid w:val="00854186"/>
    <w:pPr>
      <w:widowControl w:val="0"/>
      <w:numPr>
        <w:ilvl w:val="4"/>
        <w:numId w:val="84"/>
      </w:numPr>
      <w:tabs>
        <w:tab w:val="clear" w:pos="2610"/>
      </w:tabs>
      <w:ind w:left="3600" w:hanging="360"/>
      <w:outlineLvl w:val="4"/>
    </w:pPr>
    <w:rPr>
      <w:b/>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qFormat/>
    <w:rsid w:val="00854186"/>
    <w:pPr>
      <w:widowControl w:val="0"/>
      <w:numPr>
        <w:ilvl w:val="5"/>
        <w:numId w:val="84"/>
      </w:numPr>
      <w:tabs>
        <w:tab w:val="clear" w:pos="1512"/>
      </w:tabs>
      <w:ind w:left="4320" w:hanging="360"/>
      <w:outlineLvl w:val="5"/>
    </w:pPr>
    <w:rPr>
      <w:sz w:val="20"/>
      <w:u w:val="single"/>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qFormat/>
    <w:rsid w:val="00854186"/>
    <w:pPr>
      <w:widowControl w:val="0"/>
      <w:numPr>
        <w:ilvl w:val="6"/>
        <w:numId w:val="84"/>
      </w:numPr>
      <w:tabs>
        <w:tab w:val="clear" w:pos="1656"/>
      </w:tabs>
      <w:ind w:left="5040" w:hanging="360"/>
      <w:outlineLvl w:val="6"/>
    </w:pPr>
    <w:rPr>
      <w:i/>
      <w:sz w:val="20"/>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qFormat/>
    <w:rsid w:val="00854186"/>
    <w:pPr>
      <w:widowControl w:val="0"/>
      <w:numPr>
        <w:ilvl w:val="7"/>
        <w:numId w:val="84"/>
      </w:numPr>
      <w:tabs>
        <w:tab w:val="clear" w:pos="1800"/>
      </w:tabs>
      <w:ind w:left="5760" w:hanging="360"/>
      <w:outlineLvl w:val="7"/>
    </w:pPr>
    <w:rPr>
      <w:i/>
      <w:sz w:val="20"/>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qFormat/>
    <w:rsid w:val="00854186"/>
    <w:pPr>
      <w:widowControl w:val="0"/>
      <w:numPr>
        <w:ilvl w:val="8"/>
        <w:numId w:val="84"/>
      </w:numPr>
      <w:tabs>
        <w:tab w:val="clear" w:pos="1944"/>
      </w:tabs>
      <w:ind w:left="6480" w:hanging="360"/>
      <w:outlineLvl w:val="8"/>
    </w:pPr>
    <w:rPr>
      <w:i/>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semiHidden/>
    <w:rsid w:val="00854186"/>
    <w:rPr>
      <w:rFonts w:ascii="Tahoma" w:hAnsi="Tahoma" w:eastAsia="MS Mincho" w:cs="Tahoma"/>
      <w:sz w:val="16"/>
      <w:szCs w:val="16"/>
      <w:lang w:eastAsia="ja-JP"/>
    </w:rPr>
  </w:style>
  <w:style w:type="character" w:styleId="Heading1Char" w:customStyle="1">
    <w:name w:val="Heading 1 Char"/>
    <w:aliases w:val="1 ghost Char,g Char,Capitolo Char,H1 Char,Capitolo1 Char,Capitolo2 Char,Capitolo3 Char,Capitolo4 Char,Capitolo5 Char,Capito... Char,Chapter Char,h11 Char,h12 Char,h13 Char,h14 Char,h15 Char,h16 Char,T1 Char,t1 Char,Arial 14 Fett Char"/>
    <w:link w:val="Heading1"/>
    <w:locked/>
    <w:rsid w:val="005D5FB1"/>
    <w:rPr>
      <w:rFonts w:eastAsia="Times New Roman"/>
      <w:b/>
      <w:smallCaps/>
      <w:kern w:val="28"/>
      <w:sz w:val="28"/>
      <w:szCs w:val="24"/>
    </w:rPr>
  </w:style>
  <w:style w:type="character" w:styleId="Heading2Char" w:customStyle="1">
    <w:name w:val="Heading 2 Char"/>
    <w:aliases w:val="h2 Char,l2 Char,Article Char,list 2 Char,list 2 Char,heading 2TOC Char,Head 2 Char,List level 2 Char,2 Char,Header 2 Char,1st level heading Char,level 2 no toc Char,A Char,2nd level Char,Titre2 Char,A.B.C. Char,main Char,I2 Char,H2 Char"/>
    <w:link w:val="Heading2"/>
    <w:locked/>
    <w:rsid w:val="004246C2"/>
    <w:rPr>
      <w:rFonts w:eastAsia="Times New Roman"/>
      <w:b/>
      <w:i/>
      <w:smallCaps/>
      <w:sz w:val="28"/>
      <w:szCs w:val="24"/>
    </w:rPr>
  </w:style>
  <w:style w:type="character" w:styleId="Heading3Char" w:customStyle="1">
    <w:name w:val="Heading 3 Char"/>
    <w:aliases w:val="Titolo c Char,Titolo c1 Char,Titolo c2 Char,H3 Char,h3 Char,H31 Char,Table Attribute Heading Char,3 bullet Char,b Char,3 Heading Char,3rdOrd (1.) Char,Unnumbered Head Char,uh Char,UH Char,Third-Order Heading Char,§ Char,§§ Char,h1 Char"/>
    <w:link w:val="Heading3"/>
    <w:locked/>
    <w:rsid w:val="002B4AC0"/>
    <w:rPr>
      <w:rFonts w:eastAsia="Times New Roman" w:asciiTheme="minorHAnsi" w:hAnsiTheme="minorHAnsi" w:cstheme="minorHAnsi"/>
      <w:i/>
      <w:sz w:val="28"/>
      <w:szCs w:val="24"/>
    </w:rPr>
  </w:style>
  <w:style w:type="character" w:styleId="Heading4Char" w:customStyle="1">
    <w:name w:val="Heading 4 Char"/>
    <w:aliases w:val="Heading sql4 Carattere Char,Heading sql4 Char,4 Carattere Char,4 Car Carattere Char,Titolo 4 Carattere Char,h4 Carattere Char,First Subheading Carattere Char,Ref Heading 1 Carattere Char,rh1 Carattere Char,H4 Carattere Char,d Char,4 Char"/>
    <w:link w:val="Heading4"/>
    <w:locked/>
    <w:rsid w:val="0055399E"/>
    <w:rPr>
      <w:rFonts w:eastAsia="Times New Roman" w:asciiTheme="minorHAnsi" w:hAnsiTheme="minorHAnsi" w:cstheme="minorHAnsi"/>
      <w:b/>
      <w:bCs/>
      <w:sz w:val="24"/>
      <w:szCs w:val="28"/>
      <w:shd w:val="clear" w:color="auto" w:fill="FFFFFF" w:themeFill="background1"/>
    </w:rPr>
  </w:style>
  <w:style w:type="character" w:styleId="Heading5Char" w:customStyle="1">
    <w:name w:val="Heading 5 Char"/>
    <w:aliases w:val="Ref Heading 2 Char,rh2 Char,H5 Char,h5 Char,Second Subheading Char,Ref Heading 21 Char,rh21 Char,H51 Char,h51 Char,Second Subheading1 Char,Ref Heading 22 Char,rh22 Char,H52 Char,Ref Heading 23 Char,rh23 Char,H53 Char,h52 Char,rh24 Char"/>
    <w:link w:val="Heading5"/>
    <w:locked/>
    <w:rsid w:val="00854186"/>
    <w:rPr>
      <w:rFonts w:eastAsia="Times New Roman"/>
      <w:b/>
      <w:sz w:val="24"/>
      <w:szCs w:val="24"/>
    </w:rPr>
  </w:style>
  <w:style w:type="character" w:styleId="Heading6Char" w:customStyle="1">
    <w:name w:val="Heading 6 Char"/>
    <w:aliases w:val="Ref Heading 3 Char,rh3 Char,h6 Char,Third Subheading Char,Ref Heading 31 Char,rh31 Char,Ref Heading 32 Char,rh32 Char,h61 Char,Third Subheading1 Char,Ref Heading 33 Char,rh33 Char,Ref Heading 34 Char,rh34 Char,h62 Char,Ref Heading 35 Char"/>
    <w:link w:val="Heading6"/>
    <w:locked/>
    <w:rsid w:val="00854186"/>
    <w:rPr>
      <w:rFonts w:eastAsia="Times New Roman"/>
      <w:szCs w:val="24"/>
      <w:u w:val="single"/>
    </w:rPr>
  </w:style>
  <w:style w:type="character" w:styleId="Heading7Char" w:customStyle="1">
    <w:name w:val="Heading 7 Char"/>
    <w:aliases w:val="h7 Char,Legal Level 1.1. Char,h71 Char,h72 Char,h73 Char,ASAPHeading 7 Char,L7 Char,sottopar11111 Char,L71 Char,ASAPHeading 71 Char,sottopar111111 Char,App Heading11 Char,L72 Char,ASAPHeading 72 Char,sottopar111112 Char,App Heading12 Char"/>
    <w:link w:val="Heading7"/>
    <w:locked/>
    <w:rsid w:val="00854186"/>
    <w:rPr>
      <w:rFonts w:eastAsia="Times New Roman"/>
      <w:i/>
      <w:szCs w:val="24"/>
    </w:rPr>
  </w:style>
  <w:style w:type="character" w:styleId="Heading8Char" w:customStyle="1">
    <w:name w:val="Heading 8 Char"/>
    <w:aliases w:val="Legal Level 1.1.1. Char,Center Bold Char,Appendix1 Char,Heading 8 (do not use) Char,Enzo Char,h8 Char,Enzo1 Char,Tabella1 Char,h81 Char,Enzo2 Char,Tabella2 Char,h82 Char,Enzo3 Char,Tabella3 Char,h83 Char,ASAPHeading 8 Char,8 Char"/>
    <w:link w:val="Heading8"/>
    <w:locked/>
    <w:rsid w:val="00854186"/>
    <w:rPr>
      <w:rFonts w:eastAsia="Times New Roman"/>
      <w:i/>
      <w:szCs w:val="24"/>
    </w:rPr>
  </w:style>
  <w:style w:type="character" w:styleId="Heading9Char" w:customStyle="1">
    <w:name w:val="Heading 9 Char"/>
    <w:aliases w:val="h9 Char,Legal Level 1.1.1.1. Char,Titre 10 Char,9 Char,App1 Char,Figure Heading Char,FH Char,Appendix2 Char,Heading 9 (do not use) Char,h91 Char,h92 Char,h93 Char,ASAPHeading 9 Char,App Heading Char,App Heading1 Char,Appendix Char"/>
    <w:link w:val="Heading9"/>
    <w:locked/>
    <w:rsid w:val="00854186"/>
    <w:rPr>
      <w:rFonts w:eastAsia="Times New Roman"/>
      <w:i/>
      <w:szCs w:val="24"/>
    </w:rPr>
  </w:style>
  <w:style w:type="table" w:styleId="TableGrid">
    <w:name w:val="Table Grid"/>
    <w:aliases w:val="Table Grid PI,FNM Grid,Deloitte,Table Definitions Grid,Bordure,Equifax table"/>
    <w:basedOn w:val="TableNormal"/>
    <w:uiPriority w:val="39"/>
    <w:rsid w:val="00854186"/>
    <w:rPr>
      <w:rFonts w:eastAsia="Calibri"/>
    </w:rPr>
    <w:tblPr/>
  </w:style>
  <w:style w:type="paragraph" w:styleId="ListParagraph">
    <w:name w:val="List Paragraph"/>
    <w:aliases w:val="Paragrafo elenco 2,Bullet List,FooterText,numbered,Paragraphe de liste1,Bulletr List Paragraph,列出段落,列出段落1,List Paragraph21,Listeafsnit1,Parágrafo da Lista1,Párrafo de lista1,リスト段落1,List Paragraph11,Foot,List Paragraph2,Bullet edison,lp1"/>
    <w:basedOn w:val="Normal"/>
    <w:link w:val="ListParagraphChar"/>
    <w:uiPriority w:val="34"/>
    <w:qFormat/>
    <w:rsid w:val="00854186"/>
    <w:pPr>
      <w:numPr>
        <w:numId w:val="4"/>
      </w:numPr>
      <w:contextualSpacing/>
    </w:pPr>
  </w:style>
  <w:style w:type="paragraph" w:styleId="DocumentMap">
    <w:name w:val="Document Map"/>
    <w:basedOn w:val="Normal"/>
    <w:link w:val="DocumentMapChar"/>
    <w:semiHidden/>
    <w:rsid w:val="00854186"/>
    <w:pPr>
      <w:shd w:val="clear" w:color="auto" w:fill="000080"/>
    </w:pPr>
    <w:rPr>
      <w:rFonts w:ascii="Tahoma" w:hAnsi="Tahoma" w:cs="Tahoma"/>
      <w:sz w:val="20"/>
    </w:rPr>
  </w:style>
  <w:style w:type="character" w:styleId="DocumentMapChar" w:customStyle="1">
    <w:name w:val="Document Map Char"/>
    <w:link w:val="DocumentMap"/>
    <w:semiHidden/>
    <w:locked/>
    <w:rsid w:val="00854186"/>
    <w:rPr>
      <w:rFonts w:ascii="Tahoma" w:hAnsi="Tahoma" w:eastAsia="Calibri" w:cs="Tahoma"/>
      <w:noProof/>
      <w:lang w:val="it-IT" w:eastAsia="en-US" w:bidi="ar-SA"/>
    </w:rPr>
  </w:style>
  <w:style w:type="character" w:styleId="NormalTabellaChar" w:customStyle="1">
    <w:name w:val="NormalTabella Char"/>
    <w:link w:val="NormalTabella"/>
    <w:locked/>
    <w:rsid w:val="00854186"/>
    <w:rPr>
      <w:rFonts w:ascii="Calibri" w:hAnsi="Calibri"/>
      <w:lang w:bidi="ar-SA"/>
    </w:rPr>
  </w:style>
  <w:style w:type="paragraph" w:styleId="Header">
    <w:name w:val="header"/>
    <w:aliases w:val="form,form1,Even,L1 Header"/>
    <w:basedOn w:val="Normal"/>
    <w:link w:val="HeaderChar"/>
    <w:rsid w:val="00854186"/>
    <w:pPr>
      <w:tabs>
        <w:tab w:val="center" w:pos="4819"/>
        <w:tab w:val="right" w:pos="9638"/>
      </w:tabs>
    </w:pPr>
  </w:style>
  <w:style w:type="character" w:styleId="HeaderChar" w:customStyle="1">
    <w:name w:val="Header Char"/>
    <w:aliases w:val="form Char,form1 Char,Even Char,L1 Header Char"/>
    <w:link w:val="Header"/>
    <w:locked/>
    <w:rsid w:val="00854186"/>
    <w:rPr>
      <w:rFonts w:ascii="Calibri" w:hAnsi="Calibri" w:eastAsia="Calibri"/>
      <w:noProof/>
      <w:sz w:val="24"/>
      <w:lang w:val="it-IT" w:eastAsia="en-US" w:bidi="ar-SA"/>
    </w:rPr>
  </w:style>
  <w:style w:type="paragraph" w:styleId="TOC1">
    <w:name w:val="toc 1"/>
    <w:basedOn w:val="Normal"/>
    <w:next w:val="Normal"/>
    <w:autoRedefine/>
    <w:uiPriority w:val="39"/>
    <w:rsid w:val="006C7CD0"/>
    <w:pPr>
      <w:tabs>
        <w:tab w:val="left" w:pos="482"/>
        <w:tab w:val="right" w:leader="dot" w:pos="9571"/>
      </w:tabs>
      <w:spacing w:before="240"/>
    </w:pPr>
    <w:rPr>
      <w:rFonts w:cs="Arial"/>
      <w:b/>
      <w:bCs/>
      <w:caps/>
    </w:rPr>
  </w:style>
  <w:style w:type="paragraph" w:styleId="TOC2">
    <w:name w:val="toc 2"/>
    <w:basedOn w:val="Normal"/>
    <w:next w:val="Normal"/>
    <w:autoRedefine/>
    <w:uiPriority w:val="39"/>
    <w:rsid w:val="00CB793E"/>
    <w:pPr>
      <w:tabs>
        <w:tab w:val="left" w:pos="720"/>
        <w:tab w:val="right" w:leader="dot" w:pos="9571"/>
      </w:tabs>
      <w:spacing w:before="100" w:beforeAutospacing="1"/>
      <w:ind w:left="57"/>
    </w:pPr>
    <w:rPr>
      <w:b/>
      <w:bCs/>
      <w:sz w:val="22"/>
    </w:rPr>
  </w:style>
  <w:style w:type="paragraph" w:styleId="TOC3">
    <w:name w:val="toc 3"/>
    <w:basedOn w:val="Normal"/>
    <w:next w:val="Normal"/>
    <w:autoRedefine/>
    <w:uiPriority w:val="39"/>
    <w:rsid w:val="00CB793E"/>
    <w:pPr>
      <w:tabs>
        <w:tab w:val="left" w:pos="960"/>
        <w:tab w:val="right" w:leader="dot" w:pos="9571"/>
      </w:tabs>
      <w:spacing w:before="100" w:beforeAutospacing="1"/>
      <w:ind w:left="238"/>
    </w:pPr>
    <w:rPr>
      <w:sz w:val="22"/>
    </w:rPr>
  </w:style>
  <w:style w:type="paragraph" w:styleId="TOC4">
    <w:name w:val="toc 4"/>
    <w:basedOn w:val="Normal"/>
    <w:next w:val="Normal"/>
    <w:autoRedefine/>
    <w:uiPriority w:val="39"/>
    <w:rsid w:val="00CB793E"/>
    <w:pPr>
      <w:tabs>
        <w:tab w:val="left" w:pos="1440"/>
        <w:tab w:val="right" w:leader="dot" w:pos="9571"/>
      </w:tabs>
      <w:spacing w:before="100" w:beforeAutospacing="1"/>
      <w:ind w:left="482"/>
    </w:pPr>
    <w:rPr>
      <w:i/>
      <w:sz w:val="20"/>
    </w:rPr>
  </w:style>
  <w:style w:type="paragraph" w:styleId="NormalBOLD" w:customStyle="1">
    <w:name w:val="Normal BOLD"/>
    <w:basedOn w:val="Normal"/>
    <w:next w:val="Normal"/>
    <w:link w:val="NormalBOLDChar"/>
    <w:rsid w:val="00854186"/>
    <w:pPr>
      <w:spacing w:before="120"/>
    </w:pPr>
    <w:rPr>
      <w:b/>
      <w:kern w:val="20"/>
    </w:rPr>
  </w:style>
  <w:style w:type="character" w:styleId="Hyperlink">
    <w:name w:val="Hyperlink"/>
    <w:uiPriority w:val="99"/>
    <w:rsid w:val="00854186"/>
    <w:rPr>
      <w:rFonts w:cs="Times New Roman"/>
      <w:color w:val="0000FF"/>
      <w:u w:val="single"/>
    </w:rPr>
  </w:style>
  <w:style w:type="paragraph" w:styleId="Macrotext2" w:customStyle="1">
    <w:name w:val="Macro text 2"/>
    <w:basedOn w:val="MacroText"/>
    <w:next w:val="Normal"/>
    <w:rsid w:val="00854186"/>
    <w:pPr>
      <w:keepNext/>
      <w:tabs>
        <w:tab w:val="clear" w:pos="480"/>
        <w:tab w:val="clear" w:pos="960"/>
        <w:tab w:val="clear" w:pos="1440"/>
        <w:tab w:val="clear" w:pos="1920"/>
        <w:tab w:val="clear" w:pos="2400"/>
        <w:tab w:val="clear" w:pos="2880"/>
        <w:tab w:val="clear" w:pos="3360"/>
        <w:tab w:val="clear" w:pos="3840"/>
        <w:tab w:val="clear" w:pos="4320"/>
      </w:tabs>
      <w:spacing w:before="240" w:after="0" w:afterAutospacing="0"/>
    </w:pPr>
    <w:rPr>
      <w:rFonts w:ascii="Trebuchet MS" w:hAnsi="Trebuchet MS" w:cs="Times New Roman"/>
      <w:b/>
      <w:bCs/>
      <w:noProof w:val="0"/>
      <w:sz w:val="24"/>
    </w:rPr>
  </w:style>
  <w:style w:type="paragraph" w:styleId="MacroText">
    <w:name w:val="macro"/>
    <w:link w:val="MacroTextChar"/>
    <w:semiHidden/>
    <w:rsid w:val="00854186"/>
    <w:pPr>
      <w:tabs>
        <w:tab w:val="left" w:pos="480"/>
        <w:tab w:val="left" w:pos="960"/>
        <w:tab w:val="left" w:pos="1440"/>
        <w:tab w:val="left" w:pos="1920"/>
        <w:tab w:val="left" w:pos="2400"/>
        <w:tab w:val="left" w:pos="2880"/>
        <w:tab w:val="left" w:pos="3360"/>
        <w:tab w:val="left" w:pos="3840"/>
        <w:tab w:val="left" w:pos="4320"/>
      </w:tabs>
      <w:spacing w:after="100" w:afterAutospacing="1"/>
    </w:pPr>
    <w:rPr>
      <w:rFonts w:ascii="Courier New" w:hAnsi="Courier New" w:eastAsia="Calibri" w:cs="Courier New"/>
      <w:noProof/>
      <w:lang w:eastAsia="en-US"/>
    </w:rPr>
  </w:style>
  <w:style w:type="character" w:styleId="MacroTextChar" w:customStyle="1">
    <w:name w:val="Macro Text Char"/>
    <w:link w:val="MacroText"/>
    <w:semiHidden/>
    <w:locked/>
    <w:rsid w:val="00854186"/>
    <w:rPr>
      <w:rFonts w:ascii="Courier New" w:hAnsi="Courier New" w:eastAsia="Calibri" w:cs="Courier New"/>
      <w:noProof/>
      <w:lang w:val="it-IT" w:eastAsia="en-US" w:bidi="ar-SA"/>
    </w:rPr>
  </w:style>
  <w:style w:type="paragraph" w:styleId="NormalTabella" w:customStyle="1">
    <w:name w:val="NormalTabella"/>
    <w:aliases w:val="PuntoElenco1 + Centered,Left:  0 cm"/>
    <w:basedOn w:val="Normal"/>
    <w:link w:val="NormalTabellaChar"/>
    <w:rsid w:val="00854186"/>
    <w:pPr>
      <w:spacing w:before="60" w:after="60"/>
    </w:pPr>
    <w:rPr>
      <w:rFonts w:eastAsia="MS Mincho"/>
      <w:sz w:val="20"/>
    </w:rPr>
  </w:style>
  <w:style w:type="paragraph" w:styleId="Index1">
    <w:name w:val="index 1"/>
    <w:basedOn w:val="Normal"/>
    <w:next w:val="Normal"/>
    <w:semiHidden/>
    <w:rsid w:val="00854186"/>
    <w:pPr>
      <w:ind w:left="240" w:hanging="240"/>
    </w:pPr>
    <w:rPr>
      <w:rFonts w:asciiTheme="minorHAnsi" w:hAnsiTheme="minorHAnsi"/>
      <w:sz w:val="18"/>
      <w:szCs w:val="18"/>
    </w:rPr>
  </w:style>
  <w:style w:type="paragraph" w:styleId="IndexHeading">
    <w:name w:val="index heading"/>
    <w:basedOn w:val="Normal"/>
    <w:next w:val="Index1"/>
    <w:semiHidden/>
    <w:rsid w:val="00854186"/>
    <w:pPr>
      <w:pBdr>
        <w:top w:val="single" w:color="auto" w:sz="12" w:space="0"/>
      </w:pBdr>
      <w:spacing w:before="360" w:after="240"/>
    </w:pPr>
    <w:rPr>
      <w:rFonts w:asciiTheme="minorHAnsi" w:hAnsiTheme="minorHAnsi"/>
      <w:b/>
      <w:bCs/>
      <w:i/>
      <w:iCs/>
      <w:sz w:val="26"/>
      <w:szCs w:val="26"/>
    </w:rPr>
  </w:style>
  <w:style w:type="table" w:styleId="Tabella" w:customStyle="1">
    <w:name w:val="Tabella"/>
    <w:rsid w:val="00854186"/>
    <w:rPr>
      <w:rFonts w:ascii="Book Antiqua" w:hAnsi="Book Antiqua" w:eastAsia="Calibri"/>
      <w:sz w:val="18"/>
    </w:rPr>
    <w:tblPr>
      <w:tblInd w:w="0" w:type="dxa"/>
      <w:tblBorders>
        <w:top w:val="double" w:color="C0C0C0" w:sz="4" w:space="0"/>
        <w:left w:val="double" w:color="C0C0C0" w:sz="4" w:space="0"/>
        <w:bottom w:val="double" w:color="C0C0C0" w:sz="4" w:space="0"/>
        <w:right w:val="double" w:color="C0C0C0" w:sz="4" w:space="0"/>
        <w:insideH w:val="double" w:color="C0C0C0" w:sz="4" w:space="0"/>
        <w:insideV w:val="double" w:color="C0C0C0" w:sz="4" w:space="0"/>
      </w:tblBorders>
      <w:tblCellMar>
        <w:top w:w="0" w:type="dxa"/>
        <w:left w:w="108" w:type="dxa"/>
        <w:bottom w:w="0" w:type="dxa"/>
        <w:right w:w="108" w:type="dxa"/>
      </w:tblCellMar>
    </w:tblPr>
  </w:style>
  <w:style w:type="paragraph" w:styleId="FootnoteText">
    <w:name w:val="footnote text"/>
    <w:basedOn w:val="Normal"/>
    <w:link w:val="FootnoteTextChar"/>
    <w:semiHidden/>
    <w:rsid w:val="00854186"/>
    <w:rPr>
      <w:rFonts w:ascii="Book Antiqua" w:hAnsi="Book Antiqua"/>
      <w:sz w:val="20"/>
    </w:rPr>
  </w:style>
  <w:style w:type="character" w:styleId="FootnoteTextChar" w:customStyle="1">
    <w:name w:val="Footnote Text Char"/>
    <w:link w:val="FootnoteText"/>
    <w:semiHidden/>
    <w:locked/>
    <w:rsid w:val="00854186"/>
    <w:rPr>
      <w:rFonts w:ascii="Book Antiqua" w:hAnsi="Book Antiqua" w:eastAsia="Calibri"/>
      <w:lang w:val="it-IT" w:eastAsia="en-US" w:bidi="ar-SA"/>
    </w:rPr>
  </w:style>
  <w:style w:type="character" w:styleId="FootnoteReference">
    <w:name w:val="footnote reference"/>
    <w:semiHidden/>
    <w:rsid w:val="00854186"/>
    <w:rPr>
      <w:rFonts w:cs="Times New Roman"/>
      <w:vertAlign w:val="superscript"/>
    </w:rPr>
  </w:style>
  <w:style w:type="table" w:styleId="TableGrid1" w:customStyle="1">
    <w:name w:val="Table Grid1"/>
    <w:rsid w:val="00854186"/>
    <w:pPr>
      <w:jc w:val="both"/>
    </w:pPr>
    <w:rPr>
      <w:rFonts w:eastAsia="Calibri"/>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Index2">
    <w:name w:val="index 2"/>
    <w:basedOn w:val="Normal"/>
    <w:next w:val="Normal"/>
    <w:autoRedefine/>
    <w:semiHidden/>
    <w:rsid w:val="00854186"/>
    <w:pPr>
      <w:ind w:left="480" w:hanging="240"/>
    </w:pPr>
    <w:rPr>
      <w:rFonts w:asciiTheme="minorHAnsi" w:hAnsiTheme="minorHAnsi"/>
      <w:sz w:val="18"/>
      <w:szCs w:val="18"/>
    </w:rPr>
  </w:style>
  <w:style w:type="paragraph" w:styleId="Index4">
    <w:name w:val="index 4"/>
    <w:basedOn w:val="Normal"/>
    <w:next w:val="Normal"/>
    <w:autoRedefine/>
    <w:semiHidden/>
    <w:rsid w:val="00854186"/>
    <w:pPr>
      <w:ind w:left="960" w:hanging="240"/>
    </w:pPr>
    <w:rPr>
      <w:rFonts w:asciiTheme="minorHAnsi" w:hAnsiTheme="minorHAnsi"/>
      <w:sz w:val="18"/>
      <w:szCs w:val="18"/>
    </w:rPr>
  </w:style>
  <w:style w:type="paragraph" w:styleId="Index3">
    <w:name w:val="index 3"/>
    <w:basedOn w:val="Normal"/>
    <w:next w:val="Normal"/>
    <w:autoRedefine/>
    <w:semiHidden/>
    <w:rsid w:val="00854186"/>
    <w:pPr>
      <w:ind w:left="720" w:hanging="240"/>
    </w:pPr>
    <w:rPr>
      <w:rFonts w:asciiTheme="minorHAnsi" w:hAnsiTheme="minorHAnsi"/>
      <w:sz w:val="18"/>
      <w:szCs w:val="18"/>
    </w:rPr>
  </w:style>
  <w:style w:type="paragraph" w:styleId="Index5">
    <w:name w:val="index 5"/>
    <w:basedOn w:val="Normal"/>
    <w:next w:val="Normal"/>
    <w:autoRedefine/>
    <w:semiHidden/>
    <w:rsid w:val="00854186"/>
    <w:pPr>
      <w:ind w:left="1200" w:hanging="240"/>
    </w:pPr>
    <w:rPr>
      <w:rFonts w:asciiTheme="minorHAnsi" w:hAnsiTheme="minorHAnsi"/>
      <w:sz w:val="18"/>
      <w:szCs w:val="18"/>
    </w:rPr>
  </w:style>
  <w:style w:type="paragraph" w:styleId="Index6">
    <w:name w:val="index 6"/>
    <w:basedOn w:val="Normal"/>
    <w:next w:val="Normal"/>
    <w:autoRedefine/>
    <w:semiHidden/>
    <w:rsid w:val="00854186"/>
    <w:pPr>
      <w:ind w:left="1440" w:hanging="240"/>
    </w:pPr>
    <w:rPr>
      <w:rFonts w:asciiTheme="minorHAnsi" w:hAnsiTheme="minorHAnsi"/>
      <w:sz w:val="18"/>
      <w:szCs w:val="18"/>
    </w:rPr>
  </w:style>
  <w:style w:type="paragraph" w:styleId="Index7">
    <w:name w:val="index 7"/>
    <w:basedOn w:val="Normal"/>
    <w:next w:val="Normal"/>
    <w:autoRedefine/>
    <w:semiHidden/>
    <w:rsid w:val="00854186"/>
    <w:pPr>
      <w:ind w:left="1680" w:hanging="240"/>
    </w:pPr>
    <w:rPr>
      <w:rFonts w:asciiTheme="minorHAnsi" w:hAnsiTheme="minorHAnsi"/>
      <w:sz w:val="18"/>
      <w:szCs w:val="18"/>
    </w:rPr>
  </w:style>
  <w:style w:type="paragraph" w:styleId="Index8">
    <w:name w:val="index 8"/>
    <w:basedOn w:val="Normal"/>
    <w:next w:val="Normal"/>
    <w:autoRedefine/>
    <w:semiHidden/>
    <w:rsid w:val="00854186"/>
    <w:pPr>
      <w:ind w:left="1920" w:hanging="240"/>
    </w:pPr>
    <w:rPr>
      <w:rFonts w:asciiTheme="minorHAnsi" w:hAnsiTheme="minorHAnsi"/>
      <w:sz w:val="18"/>
      <w:szCs w:val="18"/>
    </w:rPr>
  </w:style>
  <w:style w:type="paragraph" w:styleId="Index9">
    <w:name w:val="index 9"/>
    <w:basedOn w:val="Normal"/>
    <w:next w:val="Normal"/>
    <w:autoRedefine/>
    <w:semiHidden/>
    <w:rsid w:val="00854186"/>
    <w:pPr>
      <w:ind w:left="2160" w:hanging="240"/>
    </w:pPr>
    <w:rPr>
      <w:rFonts w:asciiTheme="minorHAnsi" w:hAnsiTheme="minorHAnsi"/>
      <w:sz w:val="18"/>
      <w:szCs w:val="18"/>
    </w:rPr>
  </w:style>
  <w:style w:type="paragraph" w:styleId="TOC5">
    <w:name w:val="toc 5"/>
    <w:basedOn w:val="Normal"/>
    <w:next w:val="Normal"/>
    <w:autoRedefine/>
    <w:uiPriority w:val="39"/>
    <w:rsid w:val="00854186"/>
    <w:pPr>
      <w:ind w:left="720"/>
    </w:pPr>
    <w:rPr>
      <w:sz w:val="20"/>
    </w:rPr>
  </w:style>
  <w:style w:type="paragraph" w:styleId="TOC6">
    <w:name w:val="toc 6"/>
    <w:basedOn w:val="Normal"/>
    <w:next w:val="Normal"/>
    <w:autoRedefine/>
    <w:uiPriority w:val="39"/>
    <w:rsid w:val="00854186"/>
    <w:pPr>
      <w:ind w:left="960"/>
    </w:pPr>
    <w:rPr>
      <w:sz w:val="20"/>
    </w:rPr>
  </w:style>
  <w:style w:type="paragraph" w:styleId="TOC7">
    <w:name w:val="toc 7"/>
    <w:basedOn w:val="Normal"/>
    <w:next w:val="Normal"/>
    <w:autoRedefine/>
    <w:uiPriority w:val="39"/>
    <w:rsid w:val="00854186"/>
    <w:pPr>
      <w:ind w:left="1200"/>
    </w:pPr>
    <w:rPr>
      <w:sz w:val="20"/>
    </w:rPr>
  </w:style>
  <w:style w:type="paragraph" w:styleId="TOC8">
    <w:name w:val="toc 8"/>
    <w:basedOn w:val="Normal"/>
    <w:next w:val="Normal"/>
    <w:autoRedefine/>
    <w:uiPriority w:val="39"/>
    <w:rsid w:val="00854186"/>
    <w:pPr>
      <w:ind w:left="1440"/>
    </w:pPr>
    <w:rPr>
      <w:sz w:val="20"/>
    </w:rPr>
  </w:style>
  <w:style w:type="paragraph" w:styleId="TOC9">
    <w:name w:val="toc 9"/>
    <w:basedOn w:val="Normal"/>
    <w:next w:val="Normal"/>
    <w:autoRedefine/>
    <w:uiPriority w:val="39"/>
    <w:rsid w:val="00854186"/>
    <w:pPr>
      <w:ind w:left="1680"/>
    </w:pPr>
    <w:rPr>
      <w:sz w:val="20"/>
    </w:rPr>
  </w:style>
  <w:style w:type="paragraph" w:styleId="titolo" w:customStyle="1">
    <w:name w:val="titolo"/>
    <w:basedOn w:val="Normal"/>
    <w:rsid w:val="00854186"/>
    <w:pPr>
      <w:widowControl w:val="0"/>
      <w:tabs>
        <w:tab w:val="left" w:pos="3119"/>
        <w:tab w:val="left" w:pos="4678"/>
        <w:tab w:val="left" w:pos="4962"/>
      </w:tabs>
      <w:spacing w:after="1200"/>
      <w:ind w:left="357" w:hanging="357"/>
      <w:jc w:val="center"/>
    </w:pPr>
    <w:rPr>
      <w:b/>
      <w:i/>
      <w:sz w:val="22"/>
    </w:rPr>
  </w:style>
  <w:style w:type="paragraph" w:styleId="Bullet2level" w:customStyle="1">
    <w:name w:val="Bullet 2 level"/>
    <w:basedOn w:val="Normal"/>
    <w:rsid w:val="00854186"/>
    <w:pPr>
      <w:numPr>
        <w:numId w:val="3"/>
      </w:numPr>
      <w:spacing w:before="120"/>
    </w:pPr>
    <w:rPr>
      <w:rFonts w:ascii="Book Antiqua" w:hAnsi="Book Antiqua"/>
      <w:sz w:val="22"/>
      <w:szCs w:val="22"/>
      <w:lang w:val="en-US"/>
    </w:rPr>
  </w:style>
  <w:style w:type="character" w:styleId="CommentReference">
    <w:name w:val="Comment Reference"/>
    <w:semiHidden/>
    <w:rsid w:val="00854186"/>
    <w:rPr>
      <w:rFonts w:cs="Times New Roman"/>
      <w:sz w:val="16"/>
      <w:szCs w:val="16"/>
    </w:rPr>
  </w:style>
  <w:style w:type="paragraph" w:styleId="CommentText">
    <w:name w:val="Comment Text"/>
    <w:basedOn w:val="Normal"/>
    <w:link w:val="CommentTextChar"/>
    <w:semiHidden/>
    <w:rsid w:val="00854186"/>
    <w:rPr>
      <w:sz w:val="20"/>
    </w:rPr>
  </w:style>
  <w:style w:type="character" w:styleId="CommentTextChar" w:customStyle="1">
    <w:name w:val="Comment Text Char"/>
    <w:link w:val="CommentText"/>
    <w:semiHidden/>
    <w:locked/>
    <w:rsid w:val="00854186"/>
    <w:rPr>
      <w:rFonts w:ascii="Calibri" w:hAnsi="Calibri" w:eastAsia="Calibri"/>
      <w:noProof/>
      <w:lang w:val="it-IT" w:eastAsia="en-US" w:bidi="ar-SA"/>
    </w:rPr>
  </w:style>
  <w:style w:type="paragraph" w:styleId="CommentSubject">
    <w:name w:val="Comment Subject"/>
    <w:basedOn w:val="CommentText"/>
    <w:next w:val="CommentText"/>
    <w:link w:val="CommentSubjectChar"/>
    <w:semiHidden/>
    <w:rsid w:val="00854186"/>
    <w:rPr>
      <w:b/>
      <w:bCs/>
    </w:rPr>
  </w:style>
  <w:style w:type="character" w:styleId="CommentSubjectChar" w:customStyle="1">
    <w:name w:val="Comment Subject Char"/>
    <w:link w:val="CommentSubject"/>
    <w:semiHidden/>
    <w:locked/>
    <w:rsid w:val="00854186"/>
    <w:rPr>
      <w:rFonts w:ascii="Calibri" w:hAnsi="Calibri" w:eastAsia="Calibri"/>
      <w:b/>
      <w:bCs/>
      <w:noProof/>
      <w:lang w:val="it-IT" w:eastAsia="en-US" w:bidi="ar-SA"/>
    </w:rPr>
  </w:style>
  <w:style w:type="character" w:styleId="BalloonTextChar" w:customStyle="1">
    <w:name w:val="Balloon Text Char"/>
    <w:link w:val="BalloonText"/>
    <w:semiHidden/>
    <w:locked/>
    <w:rsid w:val="00854186"/>
    <w:rPr>
      <w:rFonts w:ascii="Tahoma" w:hAnsi="Tahoma" w:eastAsia="MS Mincho" w:cs="Tahoma"/>
      <w:sz w:val="16"/>
      <w:szCs w:val="16"/>
      <w:lang w:val="it-IT" w:eastAsia="ja-JP" w:bidi="ar-SA"/>
    </w:rPr>
  </w:style>
  <w:style w:type="paragraph" w:styleId="EndnoteText">
    <w:name w:val="endnote text"/>
    <w:basedOn w:val="Normal"/>
    <w:link w:val="EndnoteTextChar"/>
    <w:semiHidden/>
    <w:rsid w:val="00854186"/>
    <w:rPr>
      <w:sz w:val="20"/>
    </w:rPr>
  </w:style>
  <w:style w:type="character" w:styleId="EndnoteTextChar" w:customStyle="1">
    <w:name w:val="Endnote Text Char"/>
    <w:link w:val="EndnoteText"/>
    <w:semiHidden/>
    <w:locked/>
    <w:rsid w:val="00854186"/>
    <w:rPr>
      <w:rFonts w:ascii="Calibri" w:hAnsi="Calibri" w:eastAsia="Calibri"/>
      <w:noProof/>
      <w:lang w:val="it-IT" w:eastAsia="en-US" w:bidi="ar-SA"/>
    </w:rPr>
  </w:style>
  <w:style w:type="character" w:styleId="EndnoteReference">
    <w:name w:val="endnote reference"/>
    <w:semiHidden/>
    <w:rsid w:val="00854186"/>
    <w:rPr>
      <w:rFonts w:cs="Times New Roman"/>
      <w:vertAlign w:val="superscript"/>
    </w:rPr>
  </w:style>
  <w:style w:type="table" w:styleId="LightList-Accent11" w:customStyle="1">
    <w:name w:val="Light List - Accent 11"/>
    <w:rsid w:val="00854186"/>
    <w:rPr>
      <w:rFonts w:ascii="Calibri" w:hAnsi="Calibri" w:eastAsia="Times New Roman"/>
    </w:rPr>
    <w:tblPr>
      <w:tblStyleRowBandSize w:val="1"/>
      <w:tblStyleColBandSize w:val="1"/>
      <w:tblInd w:w="0" w:type="dxa"/>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style>
  <w:style w:type="character" w:styleId="NormalTabellaCharChar" w:customStyle="1">
    <w:name w:val="NormalTabella Char Char"/>
    <w:rsid w:val="00854186"/>
    <w:rPr>
      <w:rFonts w:ascii="Calibri" w:hAnsi="Calibri" w:cs="Times New Roman"/>
    </w:rPr>
  </w:style>
  <w:style w:type="paragraph" w:styleId="ParagrafoCarattere1" w:customStyle="1">
    <w:name w:val="Paragrafo Carattere1"/>
    <w:basedOn w:val="Normal"/>
    <w:rsid w:val="00854186"/>
    <w:pPr>
      <w:spacing w:after="60"/>
    </w:pPr>
    <w:rPr>
      <w:rFonts w:ascii="Verdana" w:hAnsi="Verdana"/>
      <w:sz w:val="20"/>
    </w:rPr>
  </w:style>
  <w:style w:type="paragraph" w:styleId="List">
    <w:name w:val="List"/>
    <w:basedOn w:val="Normal"/>
    <w:rsid w:val="00854186"/>
    <w:pPr>
      <w:spacing w:before="120"/>
      <w:ind w:left="283" w:hanging="283"/>
    </w:pPr>
    <w:rPr>
      <w:rFonts w:ascii="Book Antiqua" w:hAnsi="Book Antiqua"/>
      <w:kern w:val="20"/>
      <w:sz w:val="20"/>
    </w:r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83526A"/>
    <w:pPr>
      <w:keepNext/>
      <w:spacing w:before="120" w:after="240"/>
      <w:jc w:val="center"/>
    </w:pPr>
    <w:rPr>
      <w:bCs/>
      <w:i/>
      <w:iCs/>
      <w:kern w:val="20"/>
      <w:sz w:val="20"/>
    </w:rPr>
  </w:style>
  <w:style w:type="paragraph" w:styleId="Bullet1livello" w:customStyle="1">
    <w:name w:val="Bullet (1° livello)"/>
    <w:basedOn w:val="Normal"/>
    <w:link w:val="Bullet1livelloChar"/>
    <w:rsid w:val="00854186"/>
    <w:pPr>
      <w:autoSpaceDE w:val="0"/>
      <w:autoSpaceDN w:val="0"/>
      <w:adjustRightInd w:val="0"/>
    </w:pPr>
    <w:rPr>
      <w:rFonts w:ascii="Arial Narrow" w:hAnsi="Arial Narrow"/>
      <w:sz w:val="22"/>
    </w:rPr>
  </w:style>
  <w:style w:type="character" w:styleId="Bullet1livelloChar" w:customStyle="1">
    <w:name w:val="Bullet (1° livello) Char"/>
    <w:link w:val="Bullet1livello"/>
    <w:locked/>
    <w:rsid w:val="00854186"/>
    <w:rPr>
      <w:rFonts w:ascii="Arial Narrow" w:hAnsi="Arial Narrow" w:eastAsia="Calibri"/>
      <w:sz w:val="22"/>
      <w:lang w:val="it-IT" w:eastAsia="it-IT" w:bidi="ar-SA"/>
    </w:rPr>
  </w:style>
  <w:style w:type="character" w:styleId="CaptionChar" w:customStyle="1">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83526A"/>
    <w:rPr>
      <w:rFonts w:eastAsia="Times New Roman"/>
      <w:bCs/>
      <w:i/>
      <w:iCs/>
      <w:kern w:val="20"/>
      <w:szCs w:val="24"/>
    </w:rPr>
  </w:style>
  <w:style w:type="paragraph" w:styleId="StyleHeading2Left0cmHanging127cmBefore6ptAf" w:customStyle="1">
    <w:name w:val="Style Heading 2 + Left:  0 cm Hanging:  127 cm Before:  6 pt Af..."/>
    <w:basedOn w:val="Heading2"/>
    <w:rsid w:val="00854186"/>
    <w:pPr>
      <w:tabs>
        <w:tab w:val="clear" w:pos="1003"/>
        <w:tab w:val="num" w:pos="1080"/>
        <w:tab w:val="num" w:pos="1800"/>
      </w:tabs>
      <w:spacing w:before="120" w:after="360" w:afterAutospacing="1"/>
      <w:ind w:left="792" w:hanging="432"/>
    </w:pPr>
    <w:rPr>
      <w:bCs/>
      <w:iCs/>
    </w:rPr>
  </w:style>
  <w:style w:type="paragraph" w:styleId="StyleHeading3Left0cmHanging127cmBefore6ptAf" w:customStyle="1">
    <w:name w:val="Style Heading 3 + Left:  0 cm Hanging:  127 cm Before:  6 pt Af..."/>
    <w:basedOn w:val="Heading3"/>
    <w:rsid w:val="00854186"/>
    <w:pPr>
      <w:tabs>
        <w:tab w:val="num" w:pos="1800"/>
        <w:tab w:val="num" w:pos="2520"/>
      </w:tabs>
      <w:spacing w:before="120" w:after="240" w:afterAutospacing="1"/>
      <w:ind w:left="1224" w:hanging="504"/>
    </w:pPr>
  </w:style>
  <w:style w:type="paragraph" w:styleId="StyleHeading4Left0cmHanging127cmBefore6ptAf" w:customStyle="1">
    <w:name w:val="Style Heading 4 + Left:  0 cm Hanging:  127 cm Before:  6 pt Af..."/>
    <w:basedOn w:val="Heading4"/>
    <w:rsid w:val="00854186"/>
    <w:pPr>
      <w:tabs>
        <w:tab w:val="num" w:pos="2520"/>
        <w:tab w:val="num" w:pos="3600"/>
      </w:tabs>
      <w:spacing w:before="120" w:after="240" w:afterAutospacing="1"/>
      <w:ind w:left="1728" w:hanging="648"/>
    </w:pPr>
    <w:rPr>
      <w:b w:val="0"/>
      <w:szCs w:val="20"/>
    </w:rPr>
  </w:style>
  <w:style w:type="paragraph" w:styleId="TitoloTabella" w:customStyle="1">
    <w:name w:val="Titolo Tabella"/>
    <w:basedOn w:val="Normal"/>
    <w:rsid w:val="00854186"/>
    <w:pPr>
      <w:spacing w:before="120"/>
      <w:jc w:val="center"/>
    </w:pPr>
    <w:rPr>
      <w:b/>
      <w:bCs/>
      <w:kern w:val="20"/>
      <w:szCs w:val="22"/>
    </w:rPr>
  </w:style>
  <w:style w:type="paragraph" w:styleId="Descrizionecolonnetabella" w:customStyle="1">
    <w:name w:val="Descrizione colonne tabella"/>
    <w:basedOn w:val="TitoloTabella"/>
    <w:rsid w:val="00854186"/>
    <w:rPr>
      <w:szCs w:val="20"/>
    </w:rPr>
  </w:style>
  <w:style w:type="paragraph" w:styleId="Corpo" w:customStyle="1">
    <w:name w:val="Corpo"/>
    <w:basedOn w:val="Normal"/>
    <w:link w:val="CorpoCarattere"/>
    <w:rsid w:val="00854186"/>
    <w:pPr>
      <w:spacing w:before="60" w:after="60"/>
    </w:pPr>
    <w:rPr>
      <w:rFonts w:ascii="Book Antiqua" w:hAnsi="Book Antiqua"/>
      <w:sz w:val="20"/>
    </w:rPr>
  </w:style>
  <w:style w:type="character" w:styleId="CorpoCarattere" w:customStyle="1">
    <w:name w:val="Corpo Carattere"/>
    <w:link w:val="Corpo"/>
    <w:locked/>
    <w:rsid w:val="00854186"/>
    <w:rPr>
      <w:rFonts w:ascii="Book Antiqua" w:hAnsi="Book Antiqua" w:eastAsia="Calibri"/>
      <w:lang w:val="it-IT" w:eastAsia="en-US" w:bidi="ar-SA"/>
    </w:rPr>
  </w:style>
  <w:style w:type="paragraph" w:styleId="CorpoCarattereCarattere1" w:customStyle="1">
    <w:name w:val="Corpo Carattere Carattere1"/>
    <w:basedOn w:val="Normal"/>
    <w:link w:val="CorpoCarattereCarattere1Carattere"/>
    <w:rsid w:val="00854186"/>
    <w:pPr>
      <w:spacing w:before="60" w:after="60"/>
    </w:pPr>
    <w:rPr>
      <w:rFonts w:ascii="Book Antiqua" w:hAnsi="Book Antiqua"/>
      <w:sz w:val="20"/>
    </w:rPr>
  </w:style>
  <w:style w:type="character" w:styleId="CorpoCarattereCarattere1Carattere" w:customStyle="1">
    <w:name w:val="Corpo Carattere Carattere1 Carattere"/>
    <w:link w:val="CorpoCarattereCarattere1"/>
    <w:locked/>
    <w:rsid w:val="00854186"/>
    <w:rPr>
      <w:rFonts w:ascii="Book Antiqua" w:hAnsi="Book Antiqua" w:eastAsia="Calibri"/>
      <w:lang w:val="it-IT" w:eastAsia="en-US" w:bidi="ar-SA"/>
    </w:rPr>
  </w:style>
  <w:style w:type="paragraph" w:styleId="MACROTEXT0" w:customStyle="1">
    <w:name w:val="MACROTEXT"/>
    <w:basedOn w:val="Normal"/>
    <w:link w:val="MACROTEXTChar0"/>
    <w:rsid w:val="00854186"/>
    <w:pPr>
      <w:spacing w:before="120" w:after="100" w:afterAutospacing="1"/>
    </w:pPr>
    <w:rPr>
      <w:b/>
      <w:smallCaps/>
      <w:kern w:val="20"/>
      <w:szCs w:val="22"/>
      <w:u w:val="single"/>
    </w:rPr>
  </w:style>
  <w:style w:type="character" w:styleId="StyleNormal" w:customStyle="1">
    <w:name w:val="Style Normal +"/>
    <w:rsid w:val="00854186"/>
    <w:rPr>
      <w:rFonts w:cs="Times New Roman"/>
    </w:rPr>
  </w:style>
  <w:style w:type="paragraph" w:styleId="PuntoElencoBullet" w:customStyle="1">
    <w:name w:val="Punto Elenco Bullet"/>
    <w:basedOn w:val="Normal"/>
    <w:link w:val="PuntoElencoBulletChar"/>
    <w:rsid w:val="00854186"/>
    <w:pPr>
      <w:numPr>
        <w:numId w:val="5"/>
      </w:numPr>
      <w:spacing w:before="120"/>
    </w:pPr>
    <w:rPr>
      <w:rFonts w:ascii="Book Antiqua" w:hAnsi="Book Antiqua"/>
      <w:kern w:val="20"/>
      <w:sz w:val="20"/>
    </w:rPr>
  </w:style>
  <w:style w:type="character" w:styleId="PuntoElencoBulletChar" w:customStyle="1">
    <w:name w:val="Punto Elenco Bullet Char"/>
    <w:link w:val="PuntoElencoBullet"/>
    <w:locked/>
    <w:rsid w:val="00854186"/>
    <w:rPr>
      <w:rFonts w:ascii="Book Antiqua" w:hAnsi="Book Antiqua" w:eastAsia="Times New Roman"/>
      <w:kern w:val="20"/>
      <w:szCs w:val="24"/>
    </w:rPr>
  </w:style>
  <w:style w:type="paragraph" w:styleId="StyleHeading1Left0cmHanging127cmBefore6ptAf" w:customStyle="1">
    <w:name w:val="Style Heading 1 + Left:  0 cm Hanging:  127 cm Before:  6 pt Af..."/>
    <w:basedOn w:val="Heading1"/>
    <w:rsid w:val="00854186"/>
    <w:pPr>
      <w:numPr>
        <w:numId w:val="6"/>
      </w:numPr>
      <w:spacing w:before="480" w:after="360"/>
      <w:ind w:left="862" w:hanging="720"/>
    </w:pPr>
    <w:rPr>
      <w:bCs/>
      <w:smallCaps w:val="0"/>
    </w:rPr>
  </w:style>
  <w:style w:type="character" w:styleId="NormalBOLDChar" w:customStyle="1">
    <w:name w:val="Normal BOLD Char"/>
    <w:link w:val="NormalBOLD"/>
    <w:locked/>
    <w:rsid w:val="00854186"/>
    <w:rPr>
      <w:rFonts w:ascii="Calibri" w:hAnsi="Calibri" w:eastAsia="Calibri"/>
      <w:b/>
      <w:kern w:val="20"/>
      <w:sz w:val="24"/>
      <w:lang w:val="it-IT" w:eastAsia="en-US" w:bidi="ar-SA"/>
    </w:rPr>
  </w:style>
  <w:style w:type="paragraph" w:styleId="CharChar2" w:customStyle="1">
    <w:name w:val="Char Char2"/>
    <w:basedOn w:val="Normal"/>
    <w:rsid w:val="00854186"/>
    <w:pPr>
      <w:suppressAutoHyphens/>
      <w:spacing w:line="360" w:lineRule="auto"/>
    </w:pPr>
    <w:rPr>
      <w:rFonts w:ascii="Verdana" w:hAnsi="Verdana"/>
      <w:sz w:val="20"/>
      <w:lang w:val="pl-PL" w:eastAsia="ar-SA"/>
    </w:rPr>
  </w:style>
  <w:style w:type="paragraph" w:styleId="text" w:customStyle="1">
    <w:name w:val="text"/>
    <w:basedOn w:val="Normal"/>
    <w:rsid w:val="00854186"/>
    <w:pPr>
      <w:ind w:left="360" w:hanging="360"/>
    </w:pPr>
    <w:rPr>
      <w:lang w:val="en-US"/>
    </w:rPr>
  </w:style>
  <w:style w:type="paragraph" w:styleId="ElenconumeratoTabella" w:customStyle="1">
    <w:name w:val="Elenco numerato Tabella"/>
    <w:basedOn w:val="Normal"/>
    <w:autoRedefine/>
    <w:rsid w:val="00854186"/>
    <w:pPr>
      <w:numPr>
        <w:numId w:val="7"/>
      </w:numPr>
    </w:pPr>
    <w:rPr>
      <w:rFonts w:ascii="Book Antiqua" w:hAnsi="Book Antiqua"/>
      <w:kern w:val="20"/>
      <w:sz w:val="18"/>
      <w:szCs w:val="18"/>
    </w:rPr>
  </w:style>
  <w:style w:type="paragraph" w:styleId="Descrizionecampitabella" w:customStyle="1">
    <w:name w:val="Descrizione campi tabella"/>
    <w:basedOn w:val="Normal"/>
    <w:autoRedefine/>
    <w:rsid w:val="00854186"/>
    <w:pPr>
      <w:spacing w:before="60" w:after="60"/>
      <w:ind w:left="-39" w:firstLine="11"/>
      <w:jc w:val="center"/>
    </w:pPr>
    <w:rPr>
      <w:rFonts w:ascii="Book Antiqua" w:hAnsi="Book Antiqua"/>
      <w:b/>
      <w:bCs/>
      <w:kern w:val="20"/>
      <w:sz w:val="16"/>
      <w:szCs w:val="16"/>
    </w:rPr>
  </w:style>
  <w:style w:type="character" w:styleId="A0" w:customStyle="1">
    <w:name w:val="A0"/>
    <w:rsid w:val="00854186"/>
    <w:rPr>
      <w:color w:val="000000"/>
      <w:sz w:val="18"/>
    </w:rPr>
  </w:style>
  <w:style w:type="character" w:styleId="PlaceholderText">
    <w:name w:val="Placeholder Text"/>
    <w:semiHidden/>
    <w:rsid w:val="00854186"/>
    <w:rPr>
      <w:rFonts w:cs="Times New Roman"/>
      <w:color w:val="808080"/>
    </w:rPr>
  </w:style>
  <w:style w:type="paragraph" w:styleId="Paragrafo" w:customStyle="1">
    <w:name w:val="Paragrafo"/>
    <w:basedOn w:val="Normal"/>
    <w:link w:val="ParagrafoCarattere3"/>
    <w:qFormat/>
    <w:rsid w:val="00854186"/>
    <w:pPr>
      <w:spacing w:after="60"/>
    </w:pPr>
    <w:rPr>
      <w:rFonts w:ascii="Verdana" w:hAnsi="Verdana"/>
      <w:sz w:val="20"/>
    </w:rPr>
  </w:style>
  <w:style w:type="character" w:styleId="StyleItalic" w:customStyle="1">
    <w:name w:val="Style Italic"/>
    <w:rsid w:val="00854186"/>
    <w:rPr>
      <w:rFonts w:cs="Times New Roman"/>
    </w:rPr>
  </w:style>
  <w:style w:type="paragraph" w:styleId="Elencopuntatoprimolivello" w:customStyle="1">
    <w:name w:val="Elenco puntato primo livello"/>
    <w:basedOn w:val="Normal"/>
    <w:rsid w:val="00854186"/>
    <w:pPr>
      <w:spacing w:before="60" w:after="100" w:afterAutospacing="1"/>
    </w:pPr>
    <w:rPr>
      <w:rFonts w:ascii="Arial Narrow" w:hAnsi="Arial Narrow" w:cs="Arial Narrow"/>
      <w:kern w:val="20"/>
      <w:sz w:val="22"/>
      <w:szCs w:val="22"/>
    </w:rPr>
  </w:style>
  <w:style w:type="paragraph" w:styleId="BodyText2">
    <w:name w:val="Body Text 2"/>
    <w:basedOn w:val="Normal"/>
    <w:link w:val="BodyText2Char"/>
    <w:rsid w:val="00854186"/>
    <w:pPr>
      <w:spacing w:before="240"/>
    </w:pPr>
  </w:style>
  <w:style w:type="character" w:styleId="BodyText2Char" w:customStyle="1">
    <w:name w:val="Body Text 2 Char"/>
    <w:link w:val="BodyText2"/>
    <w:locked/>
    <w:rsid w:val="00854186"/>
    <w:rPr>
      <w:rFonts w:eastAsia="Calibri"/>
      <w:sz w:val="24"/>
      <w:lang w:val="it-IT" w:eastAsia="it-IT" w:bidi="ar-SA"/>
    </w:rPr>
  </w:style>
  <w:style w:type="paragraph" w:styleId="ListBullet3">
    <w:name w:val="List Bullet 3"/>
    <w:basedOn w:val="Normal"/>
    <w:rsid w:val="00854186"/>
    <w:pPr>
      <w:tabs>
        <w:tab w:val="num" w:pos="360"/>
        <w:tab w:val="num" w:pos="926"/>
      </w:tabs>
      <w:spacing w:before="240"/>
      <w:ind w:left="926" w:hanging="360"/>
    </w:pPr>
    <w:rPr>
      <w:rFonts w:ascii="Tahoma" w:hAnsi="Tahoma"/>
      <w:sz w:val="22"/>
    </w:rPr>
  </w:style>
  <w:style w:type="paragraph" w:styleId="Puntoelencobullet0" w:customStyle="1">
    <w:name w:val="Punto elenco bullet"/>
    <w:basedOn w:val="Normal"/>
    <w:rsid w:val="00854186"/>
    <w:pPr>
      <w:numPr>
        <w:numId w:val="8"/>
      </w:numPr>
      <w:spacing w:before="120"/>
    </w:pPr>
    <w:rPr>
      <w:rFonts w:ascii="Book Antiqua" w:hAnsi="Book Antiqua"/>
      <w:sz w:val="20"/>
    </w:rPr>
  </w:style>
  <w:style w:type="character" w:styleId="MACROTEXTChar0" w:customStyle="1">
    <w:name w:val="MACROTEXT Char"/>
    <w:link w:val="MACROTEXT0"/>
    <w:locked/>
    <w:rsid w:val="00854186"/>
    <w:rPr>
      <w:rFonts w:ascii="Calibri" w:hAnsi="Calibri" w:eastAsia="Calibri"/>
      <w:b/>
      <w:smallCaps/>
      <w:kern w:val="20"/>
      <w:sz w:val="24"/>
      <w:szCs w:val="22"/>
      <w:u w:val="single"/>
      <w:lang w:val="it-IT" w:eastAsia="en-US" w:bidi="ar-SA"/>
    </w:rPr>
  </w:style>
  <w:style w:type="paragraph" w:styleId="Elenconumerato" w:customStyle="1">
    <w:name w:val="Elenco numerato"/>
    <w:basedOn w:val="Normal"/>
    <w:link w:val="ElenconumeratoChar"/>
    <w:rsid w:val="00854186"/>
    <w:pPr>
      <w:numPr>
        <w:numId w:val="9"/>
      </w:numPr>
      <w:spacing w:before="120"/>
    </w:pPr>
    <w:rPr>
      <w:rFonts w:ascii="Book Antiqua" w:hAnsi="Book Antiqua"/>
      <w:kern w:val="20"/>
      <w:sz w:val="20"/>
    </w:rPr>
  </w:style>
  <w:style w:type="character" w:styleId="ElenconumeratoChar" w:customStyle="1">
    <w:name w:val="Elenco numerato Char"/>
    <w:link w:val="Elenconumerato"/>
    <w:locked/>
    <w:rsid w:val="00854186"/>
    <w:rPr>
      <w:rFonts w:ascii="Book Antiqua" w:hAnsi="Book Antiqua" w:eastAsia="Times New Roman"/>
      <w:kern w:val="20"/>
      <w:szCs w:val="24"/>
    </w:rPr>
  </w:style>
  <w:style w:type="paragraph" w:styleId="StyleElenconumeratoBoldCharCharChar" w:customStyle="1">
    <w:name w:val="Style Elenco numerato + Bold Char Char Char"/>
    <w:basedOn w:val="Elenconumerato"/>
    <w:link w:val="StyleElenconumeratoBoldCharCharCharChar"/>
    <w:rsid w:val="00854186"/>
    <w:pPr>
      <w:numPr>
        <w:numId w:val="0"/>
      </w:numPr>
      <w:tabs>
        <w:tab w:val="num" w:pos="357"/>
      </w:tabs>
      <w:spacing w:after="120"/>
      <w:ind w:left="360" w:hanging="360"/>
      <w:jc w:val="both"/>
    </w:pPr>
    <w:rPr>
      <w:b/>
      <w:bCs/>
      <w:sz w:val="22"/>
    </w:rPr>
  </w:style>
  <w:style w:type="character" w:styleId="StyleElenconumeratoBoldCharCharCharChar" w:customStyle="1">
    <w:name w:val="Style Elenco numerato + Bold Char Char Char Char"/>
    <w:link w:val="StyleElenconumeratoBoldCharCharChar"/>
    <w:locked/>
    <w:rsid w:val="00854186"/>
    <w:rPr>
      <w:rFonts w:ascii="Book Antiqua" w:hAnsi="Book Antiqua" w:eastAsia="Calibri"/>
      <w:b/>
      <w:bCs/>
      <w:kern w:val="20"/>
      <w:sz w:val="22"/>
      <w:szCs w:val="24"/>
      <w:lang w:val="it-IT" w:eastAsia="en-US" w:bidi="ar-SA"/>
    </w:rPr>
  </w:style>
  <w:style w:type="paragraph" w:styleId="StyleCentered" w:customStyle="1">
    <w:name w:val="Style Centered"/>
    <w:basedOn w:val="Normal"/>
    <w:rsid w:val="00854186"/>
    <w:pPr>
      <w:keepNext/>
      <w:spacing w:before="120"/>
      <w:jc w:val="center"/>
    </w:pPr>
    <w:rPr>
      <w:rFonts w:ascii="Book Antiqua" w:hAnsi="Book Antiqua"/>
      <w:kern w:val="20"/>
      <w:sz w:val="20"/>
      <w:lang w:val="en-US"/>
    </w:rPr>
  </w:style>
  <w:style w:type="paragraph" w:styleId="BULLETSIDAT" w:customStyle="1">
    <w:name w:val="BULLET SIDAT"/>
    <w:basedOn w:val="Normal"/>
    <w:link w:val="BULLETSIDATChar"/>
    <w:autoRedefine/>
    <w:rsid w:val="00854186"/>
    <w:pPr>
      <w:numPr>
        <w:numId w:val="10"/>
      </w:numPr>
      <w:spacing w:after="60"/>
    </w:pPr>
    <w:rPr>
      <w:rFonts w:ascii="Verdana" w:hAnsi="Verdana"/>
      <w:sz w:val="20"/>
    </w:rPr>
  </w:style>
  <w:style w:type="character" w:styleId="BULLETSIDATChar" w:customStyle="1">
    <w:name w:val="BULLET SIDAT Char"/>
    <w:link w:val="BULLETSIDAT"/>
    <w:locked/>
    <w:rsid w:val="00854186"/>
    <w:rPr>
      <w:rFonts w:ascii="Verdana" w:hAnsi="Verdana" w:eastAsia="Times New Roman"/>
      <w:szCs w:val="24"/>
    </w:rPr>
  </w:style>
  <w:style w:type="paragraph" w:styleId="PuntoElencoLivello2" w:customStyle="1">
    <w:name w:val="Punto Elenco Livello 2"/>
    <w:basedOn w:val="Normal"/>
    <w:link w:val="PuntoElencoLivello2CharChar"/>
    <w:rsid w:val="00854186"/>
    <w:pPr>
      <w:tabs>
        <w:tab w:val="num" w:pos="720"/>
      </w:tabs>
      <w:ind w:left="720" w:hanging="360"/>
    </w:pPr>
    <w:rPr>
      <w:rFonts w:ascii="Book Antiqua" w:hAnsi="Book Antiqua"/>
      <w:kern w:val="20"/>
      <w:sz w:val="20"/>
      <w:lang w:val="en-US"/>
    </w:rPr>
  </w:style>
  <w:style w:type="character" w:styleId="PuntoElencoLivello2CharChar" w:customStyle="1">
    <w:name w:val="Punto Elenco Livello 2 Char Char"/>
    <w:link w:val="PuntoElencoLivello2"/>
    <w:locked/>
    <w:rsid w:val="00854186"/>
    <w:rPr>
      <w:rFonts w:ascii="Book Antiqua" w:hAnsi="Book Antiqua" w:eastAsia="Calibri"/>
      <w:kern w:val="20"/>
      <w:lang w:val="en-US" w:eastAsia="en-US" w:bidi="ar-SA"/>
    </w:rPr>
  </w:style>
  <w:style w:type="paragraph" w:styleId="PuntoElenco1CarattereCarattereCharCharCharChar" w:customStyle="1">
    <w:name w:val="PuntoElenco1 Carattere Carattere Char Char Char Char"/>
    <w:basedOn w:val="Normal"/>
    <w:link w:val="PuntoElenco1CarattereCarattereCharCharCharCharChar"/>
    <w:rsid w:val="00854186"/>
    <w:pPr>
      <w:tabs>
        <w:tab w:val="num" w:pos="360"/>
      </w:tabs>
      <w:spacing w:before="120"/>
      <w:ind w:left="360" w:hanging="360"/>
    </w:pPr>
    <w:rPr>
      <w:rFonts w:ascii="Book Antiqua" w:hAnsi="Book Antiqua"/>
      <w:kern w:val="20"/>
      <w:sz w:val="22"/>
    </w:rPr>
  </w:style>
  <w:style w:type="character" w:styleId="PuntoElenco1CarattereCarattereCharCharCharCharChar" w:customStyle="1">
    <w:name w:val="PuntoElenco1 Carattere Carattere Char Char Char Char Char"/>
    <w:link w:val="PuntoElenco1CarattereCarattereCharCharCharChar"/>
    <w:locked/>
    <w:rsid w:val="00854186"/>
    <w:rPr>
      <w:rFonts w:ascii="Book Antiqua" w:hAnsi="Book Antiqua" w:eastAsia="Calibri"/>
      <w:kern w:val="20"/>
      <w:sz w:val="22"/>
      <w:szCs w:val="24"/>
      <w:lang w:val="it-IT" w:eastAsia="en-US" w:bidi="ar-SA"/>
    </w:rPr>
  </w:style>
  <w:style w:type="paragraph" w:styleId="PuntoElenco1Char3CharCharChar" w:customStyle="1">
    <w:name w:val="PuntoElenco1 Char3 Char Char Char"/>
    <w:basedOn w:val="Normal"/>
    <w:link w:val="PuntoElenco1Char3CharCharCharChar"/>
    <w:rsid w:val="00854186"/>
    <w:pPr>
      <w:tabs>
        <w:tab w:val="num" w:pos="360"/>
      </w:tabs>
      <w:spacing w:before="120"/>
      <w:ind w:left="360" w:hanging="360"/>
    </w:pPr>
    <w:rPr>
      <w:rFonts w:ascii="Book Antiqua" w:hAnsi="Book Antiqua"/>
      <w:kern w:val="20"/>
      <w:sz w:val="20"/>
    </w:rPr>
  </w:style>
  <w:style w:type="character" w:styleId="PuntoElenco1Char3CharCharCharChar" w:customStyle="1">
    <w:name w:val="PuntoElenco1 Char3 Char Char Char Char"/>
    <w:link w:val="PuntoElenco1Char3CharCharChar"/>
    <w:locked/>
    <w:rsid w:val="00854186"/>
    <w:rPr>
      <w:rFonts w:ascii="Book Antiqua" w:hAnsi="Book Antiqua" w:eastAsia="Calibri"/>
      <w:kern w:val="20"/>
      <w:szCs w:val="24"/>
      <w:lang w:val="it-IT" w:eastAsia="en-US" w:bidi="ar-SA"/>
    </w:rPr>
  </w:style>
  <w:style w:type="paragraph" w:styleId="PuntoElenco1Char3CharChar" w:customStyle="1">
    <w:name w:val="PuntoElenco1 Char3 Char Char"/>
    <w:basedOn w:val="Normal"/>
    <w:rsid w:val="00854186"/>
    <w:pPr>
      <w:tabs>
        <w:tab w:val="num" w:pos="360"/>
      </w:tabs>
      <w:spacing w:before="120"/>
      <w:ind w:left="360" w:hanging="360"/>
    </w:pPr>
    <w:rPr>
      <w:rFonts w:ascii="Book Antiqua" w:hAnsi="Book Antiqua"/>
      <w:sz w:val="20"/>
    </w:rPr>
  </w:style>
  <w:style w:type="paragraph" w:styleId="PuntoElenco1CarattereCarattereCharCharChar" w:customStyle="1">
    <w:name w:val="PuntoElenco1 Carattere Carattere Char Char Char"/>
    <w:basedOn w:val="Normal"/>
    <w:rsid w:val="00854186"/>
    <w:pPr>
      <w:tabs>
        <w:tab w:val="num" w:pos="360"/>
      </w:tabs>
      <w:spacing w:before="120"/>
      <w:ind w:left="360" w:hanging="360"/>
    </w:pPr>
    <w:rPr>
      <w:rFonts w:ascii="Book Antiqua" w:hAnsi="Book Antiqua"/>
      <w:sz w:val="20"/>
    </w:rPr>
  </w:style>
  <w:style w:type="paragraph" w:styleId="PuntoElenco1" w:customStyle="1">
    <w:name w:val="PuntoElenco1"/>
    <w:basedOn w:val="Normal"/>
    <w:rsid w:val="00854186"/>
    <w:pPr>
      <w:spacing w:before="120"/>
    </w:pPr>
    <w:rPr>
      <w:rFonts w:ascii="Book Antiqua" w:hAnsi="Book Antiqua"/>
      <w:sz w:val="20"/>
    </w:rPr>
  </w:style>
  <w:style w:type="paragraph" w:styleId="StyleBULLETSIDATBoldItalic" w:customStyle="1">
    <w:name w:val="Style BULLET SIDAT + Bold Italic"/>
    <w:basedOn w:val="BULLETSIDAT"/>
    <w:link w:val="StyleBULLETSIDATBoldItalicChar"/>
    <w:rsid w:val="00854186"/>
    <w:pPr>
      <w:numPr>
        <w:numId w:val="0"/>
      </w:numPr>
      <w:tabs>
        <w:tab w:val="num" w:pos="432"/>
      </w:tabs>
      <w:ind w:left="432" w:hanging="432"/>
    </w:pPr>
    <w:rPr>
      <w:bCs/>
      <w:iCs/>
    </w:rPr>
  </w:style>
  <w:style w:type="character" w:styleId="StyleBULLETSIDATBoldItalicChar" w:customStyle="1">
    <w:name w:val="Style BULLET SIDAT + Bold Italic Char"/>
    <w:link w:val="StyleBULLETSIDATBoldItalic"/>
    <w:locked/>
    <w:rsid w:val="00854186"/>
    <w:rPr>
      <w:rFonts w:ascii="Verdana" w:hAnsi="Verdana" w:eastAsia="Calibri"/>
      <w:bCs/>
      <w:iCs/>
      <w:lang w:val="it-IT" w:eastAsia="it-IT" w:bidi="ar-SA"/>
    </w:rPr>
  </w:style>
  <w:style w:type="character" w:styleId="FollowedHyperlink">
    <w:name w:val="FollowedHyperlink"/>
    <w:uiPriority w:val="99"/>
    <w:semiHidden/>
    <w:rsid w:val="00854186"/>
    <w:rPr>
      <w:rFonts w:cs="Times New Roman"/>
      <w:color w:val="800080"/>
      <w:u w:val="single"/>
    </w:rPr>
  </w:style>
  <w:style w:type="paragraph" w:styleId="Revision">
    <w:name w:val="Revision"/>
    <w:hidden/>
    <w:uiPriority w:val="99"/>
    <w:semiHidden/>
    <w:rsid w:val="00854186"/>
    <w:rPr>
      <w:rFonts w:ascii="Calibri" w:hAnsi="Calibri" w:eastAsia="Calibri"/>
      <w:noProof/>
      <w:sz w:val="24"/>
      <w:lang w:eastAsia="en-US"/>
    </w:rPr>
  </w:style>
  <w:style w:type="paragraph" w:styleId="BulletPrimolivello" w:customStyle="1">
    <w:name w:val="Bullet Primo livello"/>
    <w:basedOn w:val="Normal"/>
    <w:link w:val="BulletPrimolivelloChar"/>
    <w:rsid w:val="00854186"/>
    <w:rPr>
      <w:rFonts w:ascii="Arial" w:hAnsi="Arial" w:cs="Arial"/>
      <w:sz w:val="20"/>
    </w:rPr>
  </w:style>
  <w:style w:type="character" w:styleId="BulletPrimolivelloChar" w:customStyle="1">
    <w:name w:val="Bullet Primo livello Char"/>
    <w:link w:val="BulletPrimolivello"/>
    <w:locked/>
    <w:rsid w:val="00854186"/>
    <w:rPr>
      <w:rFonts w:ascii="Arial" w:hAnsi="Arial" w:eastAsia="Calibri" w:cs="Arial"/>
      <w:lang w:val="it-IT" w:eastAsia="it-IT" w:bidi="ar-SA"/>
    </w:rPr>
  </w:style>
  <w:style w:type="paragraph" w:styleId="Bullet1" w:customStyle="1">
    <w:name w:val="Bullet 1"/>
    <w:basedOn w:val="Normal"/>
    <w:rsid w:val="00854186"/>
    <w:pPr>
      <w:numPr>
        <w:numId w:val="11"/>
      </w:numPr>
      <w:spacing w:before="60"/>
    </w:pPr>
    <w:rPr>
      <w:rFonts w:ascii="Arial" w:hAnsi="Arial"/>
      <w:sz w:val="20"/>
      <w:lang w:val="en-US"/>
    </w:rPr>
  </w:style>
  <w:style w:type="character" w:styleId="CarattereGrassetto" w:customStyle="1">
    <w:name w:val="Carattere Grassetto"/>
    <w:qFormat/>
    <w:rsid w:val="00854186"/>
    <w:rPr>
      <w:rFonts w:cs="Times New Roman"/>
      <w:b/>
      <w:color w:val="auto"/>
    </w:rPr>
  </w:style>
  <w:style w:type="character" w:styleId="PageNumber">
    <w:name w:val="page number"/>
    <w:rsid w:val="00854186"/>
    <w:rPr>
      <w:rFonts w:ascii="Arial" w:hAnsi="Arial" w:cs="Times New Roman"/>
      <w:color w:val="3C3C3C"/>
      <w:sz w:val="18"/>
    </w:rPr>
  </w:style>
  <w:style w:type="paragraph" w:styleId="Titolononnumerato" w:customStyle="1">
    <w:name w:val="Titolo non numerato"/>
    <w:basedOn w:val="Normal"/>
    <w:next w:val="Normal"/>
    <w:uiPriority w:val="99"/>
    <w:qFormat/>
    <w:rsid w:val="00854186"/>
    <w:pPr>
      <w:keepNext/>
      <w:spacing w:before="120" w:line="260" w:lineRule="exact"/>
    </w:pPr>
    <w:rPr>
      <w:rFonts w:ascii="Arial Narrow" w:hAnsi="Arial Narrow"/>
      <w:b/>
      <w:smallCaps/>
      <w:color w:val="2F539D"/>
      <w:kern w:val="20"/>
      <w:sz w:val="20"/>
      <w:u w:color="787878"/>
    </w:rPr>
  </w:style>
  <w:style w:type="paragraph" w:styleId="ElencoPuntliv1" w:customStyle="1">
    <w:name w:val="Elenco Punt.liv1"/>
    <w:basedOn w:val="Normal"/>
    <w:link w:val="ElencoPuntliv1Char"/>
    <w:qFormat/>
    <w:rsid w:val="00854186"/>
    <w:pPr>
      <w:numPr>
        <w:numId w:val="12"/>
      </w:numPr>
      <w:spacing w:line="260" w:lineRule="exact"/>
    </w:pPr>
    <w:rPr>
      <w:rFonts w:ascii="Arial Narrow" w:hAnsi="Arial Narrow"/>
      <w:sz w:val="20"/>
    </w:rPr>
  </w:style>
  <w:style w:type="character" w:styleId="EvidenziatoVerde" w:customStyle="1">
    <w:name w:val="Evidenziato Verde"/>
    <w:rsid w:val="00854186"/>
    <w:rPr>
      <w:rFonts w:cs="Times New Roman"/>
      <w:shd w:val="clear" w:color="auto" w:fill="00FF00"/>
    </w:rPr>
  </w:style>
  <w:style w:type="character" w:styleId="CarattereNormal" w:customStyle="1">
    <w:name w:val="Carattere Normal"/>
    <w:uiPriority w:val="99"/>
    <w:qFormat/>
    <w:rsid w:val="00854186"/>
    <w:rPr>
      <w:rFonts w:cs="Times New Roman"/>
    </w:rPr>
  </w:style>
  <w:style w:type="paragraph" w:styleId="FiguraSenzaBordo" w:customStyle="1">
    <w:name w:val="Figura Senza Bordo"/>
    <w:basedOn w:val="Normal"/>
    <w:link w:val="FiguraSenzaBordoCarattere"/>
    <w:qFormat/>
    <w:rsid w:val="00854186"/>
    <w:pPr>
      <w:jc w:val="center"/>
    </w:pPr>
    <w:rPr>
      <w:rFonts w:ascii="Arial Narrow" w:hAnsi="Arial Narrow"/>
      <w:color w:val="000000"/>
      <w:sz w:val="20"/>
    </w:rPr>
  </w:style>
  <w:style w:type="character" w:styleId="FiguraSenzaBordoCarattere" w:customStyle="1">
    <w:name w:val="Figura Senza Bordo Carattere"/>
    <w:link w:val="FiguraSenzaBordo"/>
    <w:locked/>
    <w:rsid w:val="00854186"/>
    <w:rPr>
      <w:rFonts w:ascii="Arial Narrow" w:hAnsi="Arial Narrow" w:eastAsia="Calibri"/>
      <w:color w:val="000000"/>
      <w:lang w:val="it-IT" w:eastAsia="en-US" w:bidi="ar-SA"/>
    </w:rPr>
  </w:style>
  <w:style w:type="character" w:styleId="CarattereCorsivo" w:customStyle="1">
    <w:name w:val="Carattere Corsivo"/>
    <w:qFormat/>
    <w:rsid w:val="00854186"/>
    <w:rPr>
      <w:rFonts w:cs="Times New Roman"/>
      <w:i/>
      <w:color w:val="3C3C3C"/>
    </w:rPr>
  </w:style>
  <w:style w:type="paragraph" w:styleId="SottoTitoloCopertina" w:customStyle="1">
    <w:name w:val="Sotto Titolo Copertina"/>
    <w:basedOn w:val="Normal"/>
    <w:rsid w:val="00854186"/>
    <w:pPr>
      <w:numPr>
        <w:numId w:val="13"/>
      </w:numPr>
      <w:spacing w:before="120"/>
      <w:jc w:val="center"/>
    </w:pPr>
    <w:rPr>
      <w:rFonts w:ascii="Arial" w:hAnsi="Arial"/>
      <w:b/>
      <w:bCs/>
      <w:i/>
      <w:iCs/>
      <w:kern w:val="20"/>
      <w:sz w:val="28"/>
    </w:rPr>
  </w:style>
  <w:style w:type="paragraph" w:styleId="NormaleGara" w:customStyle="1">
    <w:name w:val="Normale Gara"/>
    <w:basedOn w:val="NormalIndent"/>
    <w:link w:val="NormaleGaraChar"/>
    <w:rsid w:val="00854186"/>
    <w:pPr>
      <w:spacing w:before="120"/>
      <w:ind w:left="0"/>
    </w:pPr>
    <w:rPr>
      <w:rFonts w:ascii="Book Antiqua" w:hAnsi="Book Antiqua" w:eastAsia="MS Mincho"/>
      <w:sz w:val="20"/>
    </w:rPr>
  </w:style>
  <w:style w:type="character" w:styleId="NormaleGaraChar" w:customStyle="1">
    <w:name w:val="Normale Gara Char"/>
    <w:link w:val="NormaleGara"/>
    <w:locked/>
    <w:rsid w:val="00854186"/>
    <w:rPr>
      <w:rFonts w:ascii="Book Antiqua" w:hAnsi="Book Antiqua"/>
      <w:lang w:val="it-IT" w:eastAsia="it-IT" w:bidi="ar-SA"/>
    </w:rPr>
  </w:style>
  <w:style w:type="character" w:styleId="PuntoElencoLivello2Char" w:customStyle="1">
    <w:name w:val="Punto Elenco Livello 2 Char"/>
    <w:locked/>
    <w:rsid w:val="00854186"/>
    <w:rPr>
      <w:rFonts w:ascii="Book Antiqua" w:hAnsi="Book Antiqua" w:cs="Times New Roman"/>
      <w:kern w:val="20"/>
      <w:lang w:eastAsia="en-US"/>
    </w:rPr>
  </w:style>
  <w:style w:type="paragraph" w:styleId="NormalIndent">
    <w:name w:val="Normal Indent"/>
    <w:basedOn w:val="Normal"/>
    <w:semiHidden/>
    <w:rsid w:val="00854186"/>
    <w:pPr>
      <w:ind w:left="708"/>
    </w:pPr>
  </w:style>
  <w:style w:type="paragraph" w:styleId="Default" w:customStyle="1">
    <w:name w:val="Default"/>
    <w:rsid w:val="00854186"/>
    <w:pPr>
      <w:autoSpaceDE w:val="0"/>
      <w:autoSpaceDN w:val="0"/>
      <w:adjustRightInd w:val="0"/>
    </w:pPr>
    <w:rPr>
      <w:rFonts w:ascii="Calibri" w:hAnsi="Calibri" w:eastAsia="Times New Roman" w:cs="Calibri"/>
      <w:color w:val="000000"/>
      <w:sz w:val="24"/>
      <w:szCs w:val="24"/>
      <w:lang w:eastAsia="en-US"/>
    </w:rPr>
  </w:style>
  <w:style w:type="paragraph" w:styleId="TableofFigures">
    <w:name w:val="table of figures"/>
    <w:basedOn w:val="Normal"/>
    <w:next w:val="Normal"/>
    <w:uiPriority w:val="99"/>
    <w:rsid w:val="00854186"/>
  </w:style>
  <w:style w:type="paragraph" w:styleId="NormalWeb">
    <w:name w:val="Normal (Web)"/>
    <w:basedOn w:val="Normal"/>
    <w:uiPriority w:val="99"/>
    <w:rsid w:val="00854186"/>
    <w:pPr>
      <w:spacing w:before="100" w:beforeAutospacing="1" w:after="100" w:afterAutospacing="1"/>
    </w:pPr>
  </w:style>
  <w:style w:type="numbering" w:styleId="StyleBulleted1" w:customStyle="1">
    <w:name w:val="Style Bulleted1"/>
    <w:rsid w:val="00854186"/>
    <w:pPr>
      <w:numPr>
        <w:numId w:val="1"/>
      </w:numPr>
    </w:pPr>
  </w:style>
  <w:style w:type="numbering" w:styleId="111111">
    <w:name w:val="Outline List 2"/>
    <w:basedOn w:val="NoList"/>
    <w:rsid w:val="00854186"/>
    <w:pPr>
      <w:numPr>
        <w:numId w:val="2"/>
      </w:numPr>
    </w:pPr>
  </w:style>
  <w:style w:type="paragraph" w:styleId="Elencopuntatopunto" w:customStyle="1">
    <w:name w:val="Elenco puntato (punto)"/>
    <w:basedOn w:val="Normal"/>
    <w:rsid w:val="00BE19EA"/>
    <w:pPr>
      <w:widowControl w:val="0"/>
      <w:tabs>
        <w:tab w:val="num" w:pos="720"/>
      </w:tabs>
      <w:spacing w:before="120"/>
      <w:ind w:left="360" w:hanging="360"/>
    </w:pPr>
  </w:style>
  <w:style w:type="paragraph" w:styleId="firstheader" w:customStyle="1">
    <w:name w:val="firstheader"/>
    <w:basedOn w:val="Normal"/>
    <w:rsid w:val="00BE19EA"/>
    <w:pPr>
      <w:spacing w:before="120"/>
      <w:jc w:val="center"/>
    </w:pPr>
    <w:rPr>
      <w:b/>
    </w:rPr>
  </w:style>
  <w:style w:type="character" w:styleId="ElencoPuntliv1Char" w:customStyle="1">
    <w:name w:val="Elenco Punt.liv1 Char"/>
    <w:link w:val="ElencoPuntliv1"/>
    <w:rsid w:val="005C4DDA"/>
    <w:rPr>
      <w:rFonts w:ascii="Arial Narrow" w:hAnsi="Arial Narrow" w:eastAsia="Times New Roman"/>
      <w:szCs w:val="24"/>
    </w:rPr>
  </w:style>
  <w:style w:type="paragraph" w:styleId="Cod" w:customStyle="1">
    <w:name w:val="Cod"/>
    <w:aliases w:val="class e data"/>
    <w:basedOn w:val="Normal"/>
    <w:rsid w:val="001664EE"/>
    <w:pPr>
      <w:spacing w:line="300" w:lineRule="exact"/>
    </w:pPr>
    <w:rPr>
      <w:rFonts w:ascii="Trebuchet MS" w:hAnsi="Trebuchet MS"/>
      <w:b/>
    </w:rPr>
  </w:style>
  <w:style w:type="paragraph" w:styleId="tabellanormalliv1" w:customStyle="1">
    <w:name w:val="tabella normal liv 1"/>
    <w:basedOn w:val="Normal"/>
    <w:qFormat/>
    <w:rsid w:val="00564A86"/>
    <w:pPr>
      <w:ind w:left="357"/>
    </w:pPr>
    <w:rPr>
      <w:sz w:val="18"/>
    </w:rPr>
  </w:style>
  <w:style w:type="paragraph" w:styleId="Tabellanormal" w:customStyle="1">
    <w:name w:val="Tabella normal"/>
    <w:basedOn w:val="Normal"/>
    <w:uiPriority w:val="99"/>
    <w:qFormat/>
    <w:rsid w:val="00650473"/>
    <w:rPr>
      <w:sz w:val="18"/>
    </w:rPr>
  </w:style>
  <w:style w:type="table" w:styleId="GridTable4-Accent11" w:customStyle="1">
    <w:name w:val="Grid Table 4 - Accent 11"/>
    <w:basedOn w:val="TableNormal"/>
    <w:uiPriority w:val="49"/>
    <w:rsid w:val="00650473"/>
    <w:rPr>
      <w:rFonts w:ascii="Calibri" w:hAnsi="Calibri" w:eastAsia="Calibri"/>
      <w:sz w:val="22"/>
      <w:szCs w:val="22"/>
      <w:lang w:eastAsia="en-US"/>
    </w:rPr>
    <w:tblPr/>
    <w:tblStylePr w:type="firstRow">
      <w:rPr>
        <w:b/>
        <w:bCs/>
        <w:color w:val="FFFFFF"/>
      </w:rPr>
    </w:tblStylePr>
    <w:tblStylePr w:type="lastRow">
      <w:rPr>
        <w:b/>
        <w:bCs/>
      </w:rPr>
    </w:tblStylePr>
    <w:tblStylePr w:type="firstCol">
      <w:rPr>
        <w:b/>
        <w:bCs/>
      </w:rPr>
    </w:tblStylePr>
    <w:tblStylePr w:type="lastCol">
      <w:rPr>
        <w:b/>
        <w:bCs/>
      </w:rPr>
    </w:tblStylePr>
  </w:style>
  <w:style w:type="paragraph" w:styleId="ElencoPuntliv2" w:customStyle="1">
    <w:name w:val="Elenco Punt.liv2"/>
    <w:basedOn w:val="Normal"/>
    <w:qFormat/>
    <w:rsid w:val="003A11AC"/>
    <w:pPr>
      <w:numPr>
        <w:numId w:val="14"/>
      </w:numPr>
    </w:pPr>
    <w:rPr>
      <w:sz w:val="18"/>
    </w:rPr>
  </w:style>
  <w:style w:type="character" w:styleId="IntenseReference">
    <w:name w:val="Intense Reference"/>
    <w:uiPriority w:val="32"/>
    <w:qFormat/>
    <w:rsid w:val="00927B4E"/>
    <w:rPr>
      <w:rFonts w:ascii="Calibri" w:hAnsi="Calibri"/>
      <w:b/>
      <w:caps w:val="0"/>
      <w:smallCaps/>
      <w:strike w:val="0"/>
      <w:dstrike w:val="0"/>
      <w:vanish w:val="0"/>
      <w:color w:val="auto"/>
      <w:sz w:val="20"/>
      <w:vertAlign w:val="baseline"/>
    </w:rPr>
  </w:style>
  <w:style w:type="table" w:styleId="TableGridLight1" w:customStyle="1">
    <w:name w:val="Table Grid Light1"/>
    <w:basedOn w:val="TableNormal"/>
    <w:uiPriority w:val="40"/>
    <w:rsid w:val="00C57B23"/>
    <w:pPr>
      <w:jc w:val="both"/>
    </w:pPr>
    <w:rPr>
      <w:rFonts w:eastAsia="Times New Roman"/>
      <w:lang w:val="en-US" w:eastAsia="en-US"/>
    </w:rPr>
    <w:tblPr/>
  </w:style>
  <w:style w:type="character" w:styleId="EvidenziatoGiallo" w:customStyle="1">
    <w:name w:val="Evidenziato Giallo"/>
    <w:qFormat/>
    <w:rsid w:val="00E63452"/>
    <w:rPr>
      <w:bdr w:val="none" w:color="auto" w:sz="0" w:space="0"/>
      <w:shd w:val="clear" w:color="auto" w:fill="FFFF00"/>
    </w:rPr>
  </w:style>
  <w:style w:type="character" w:styleId="ParagrafoCarattere3" w:customStyle="1">
    <w:name w:val="Paragrafo Carattere3"/>
    <w:link w:val="Paragrafo"/>
    <w:rsid w:val="00D00219"/>
    <w:rPr>
      <w:rFonts w:ascii="Verdana" w:hAnsi="Verdana" w:eastAsia="Calibri"/>
      <w:szCs w:val="24"/>
    </w:rPr>
  </w:style>
  <w:style w:type="paragraph" w:styleId="ElencoPuntatolivello1" w:customStyle="1">
    <w:name w:val="Elenco Puntato livello 1"/>
    <w:basedOn w:val="Normal"/>
    <w:rsid w:val="008213AC"/>
    <w:pPr>
      <w:widowControl w:val="0"/>
      <w:ind w:left="360" w:hanging="360"/>
    </w:pPr>
    <w:rPr>
      <w:rFonts w:ascii="Arial Narrow" w:hAnsi="Arial Narrow"/>
      <w:sz w:val="18"/>
    </w:rPr>
  </w:style>
  <w:style w:type="character" w:styleId="ListParagraphChar" w:customStyle="1">
    <w:name w:val="List Paragraph Char"/>
    <w:aliases w:val="Paragrafo elenco 2 Char,Bullet List Char,FooterText Char,numbered Char,Paragraphe de liste1 Char,Bulletr List Paragraph Char,列出段落 Char,列出段落1 Char,List Paragraph21 Char,Listeafsnit1 Char,Parágrafo da Lista1 Char,Párrafo de lista1 Char"/>
    <w:link w:val="ListParagraph"/>
    <w:uiPriority w:val="34"/>
    <w:qFormat/>
    <w:locked/>
    <w:rsid w:val="008213AC"/>
    <w:rPr>
      <w:rFonts w:eastAsia="Times New Roman"/>
      <w:sz w:val="24"/>
      <w:szCs w:val="24"/>
    </w:rPr>
  </w:style>
  <w:style w:type="paragraph" w:styleId="Titoletto" w:customStyle="1">
    <w:name w:val="Titoletto"/>
    <w:basedOn w:val="Normal"/>
    <w:link w:val="TitolettoCarattereCarattere"/>
    <w:qFormat/>
    <w:rsid w:val="008213AC"/>
    <w:pPr>
      <w:widowControl w:val="0"/>
      <w:shd w:val="clear" w:color="auto" w:fill="F2F2F2"/>
    </w:pPr>
    <w:rPr>
      <w:b/>
      <w:i/>
      <w:sz w:val="22"/>
      <w:szCs w:val="22"/>
    </w:rPr>
  </w:style>
  <w:style w:type="paragraph" w:styleId="NormaleCorsivo" w:customStyle="1">
    <w:name w:val="Normale Corsivo"/>
    <w:basedOn w:val="Normal"/>
    <w:link w:val="NormaleCorsivoCarattere"/>
    <w:qFormat/>
    <w:rsid w:val="008213AC"/>
    <w:pPr>
      <w:widowControl w:val="0"/>
    </w:pPr>
    <w:rPr>
      <w:i/>
      <w:sz w:val="20"/>
    </w:rPr>
  </w:style>
  <w:style w:type="character" w:styleId="NormaleCorsivoCarattere" w:customStyle="1">
    <w:name w:val="Normale Corsivo Carattere"/>
    <w:link w:val="NormaleCorsivo"/>
    <w:rsid w:val="008213AC"/>
    <w:rPr>
      <w:rFonts w:ascii="Calibri" w:hAnsi="Calibri" w:eastAsia="Times New Roman"/>
      <w:i/>
      <w:szCs w:val="24"/>
      <w:lang w:eastAsia="en-US"/>
    </w:rPr>
  </w:style>
  <w:style w:type="character" w:styleId="Bold" w:customStyle="1">
    <w:name w:val="Bold"/>
    <w:rsid w:val="008213AC"/>
    <w:rPr>
      <w:rFonts w:ascii="Calibri" w:hAnsi="Calibri"/>
      <w:b/>
      <w:bCs/>
      <w:sz w:val="22"/>
    </w:rPr>
  </w:style>
  <w:style w:type="paragraph" w:styleId="TabellaPuntoElenco" w:customStyle="1">
    <w:name w:val="Tabella Punto Elenco"/>
    <w:basedOn w:val="Normal"/>
    <w:rsid w:val="008213AC"/>
    <w:pPr>
      <w:widowControl w:val="0"/>
      <w:numPr>
        <w:numId w:val="15"/>
      </w:numPr>
      <w:tabs>
        <w:tab w:val="left" w:pos="170"/>
        <w:tab w:val="left" w:pos="284"/>
      </w:tabs>
      <w:ind w:left="0" w:firstLine="0"/>
    </w:pPr>
    <w:rPr>
      <w:sz w:val="20"/>
    </w:rPr>
  </w:style>
  <w:style w:type="character" w:styleId="Paragrafo1Carattere" w:customStyle="1">
    <w:name w:val="Paragrafo1 Carattere"/>
    <w:link w:val="Paragrafo1"/>
    <w:locked/>
    <w:rsid w:val="008213AC"/>
    <w:rPr>
      <w:rFonts w:ascii="Calibri" w:hAnsi="Calibri"/>
      <w:szCs w:val="24"/>
      <w:lang w:val="en-US"/>
    </w:rPr>
  </w:style>
  <w:style w:type="paragraph" w:styleId="Paragrafo1" w:customStyle="1">
    <w:name w:val="Paragrafo1"/>
    <w:basedOn w:val="Normal"/>
    <w:link w:val="Paragrafo1Carattere"/>
    <w:qFormat/>
    <w:rsid w:val="008213AC"/>
    <w:pPr>
      <w:widowControl w:val="0"/>
    </w:pPr>
    <w:rPr>
      <w:rFonts w:eastAsia="MS Mincho"/>
      <w:sz w:val="20"/>
      <w:lang w:val="en-US"/>
    </w:rPr>
  </w:style>
  <w:style w:type="table" w:styleId="Tabellasemplice41" w:customStyle="1">
    <w:name w:val="Tabella semplice 41"/>
    <w:basedOn w:val="TableNormal"/>
    <w:uiPriority w:val="44"/>
    <w:rsid w:val="008213AC"/>
    <w:rPr>
      <w:rFonts w:eastAsia="Times New Roman"/>
    </w:rPr>
    <w:tblPr/>
    <w:tblStylePr w:type="firstRow">
      <w:rPr>
        <w:b/>
        <w:bCs/>
      </w:rPr>
    </w:tblStylePr>
    <w:tblStylePr w:type="lastRow">
      <w:rPr>
        <w:b/>
        <w:bCs/>
      </w:rPr>
    </w:tblStylePr>
    <w:tblStylePr w:type="firstCol">
      <w:rPr>
        <w:b/>
        <w:bCs/>
      </w:rPr>
    </w:tblStylePr>
    <w:tblStylePr w:type="lastCol">
      <w:rPr>
        <w:b/>
        <w:bCs/>
      </w:rPr>
    </w:tblStylePr>
  </w:style>
  <w:style w:type="character" w:styleId="TitolettoCarattereCarattere" w:customStyle="1">
    <w:name w:val="Titoletto Carattere Carattere"/>
    <w:link w:val="Titoletto"/>
    <w:rsid w:val="008213AC"/>
    <w:rPr>
      <w:rFonts w:ascii="Calibri" w:hAnsi="Calibri" w:eastAsia="Times New Roman"/>
      <w:b/>
      <w:i/>
      <w:sz w:val="22"/>
      <w:szCs w:val="22"/>
      <w:shd w:val="clear" w:color="auto" w:fill="F2F2F2"/>
      <w:lang w:eastAsia="en-US"/>
    </w:rPr>
  </w:style>
  <w:style w:type="character" w:styleId="UnresolvedMention1" w:customStyle="1">
    <w:name w:val="Unresolved Mention1"/>
    <w:uiPriority w:val="99"/>
    <w:semiHidden/>
    <w:unhideWhenUsed/>
    <w:rsid w:val="002024B7"/>
    <w:rPr>
      <w:color w:val="808080"/>
      <w:shd w:val="clear" w:color="auto" w:fill="E6E6E6"/>
    </w:rPr>
  </w:style>
  <w:style w:type="paragraph" w:styleId="Footer">
    <w:name w:val="footer"/>
    <w:basedOn w:val="Normal"/>
    <w:link w:val="FooterChar"/>
    <w:unhideWhenUsed/>
    <w:rsid w:val="00A118FA"/>
    <w:pPr>
      <w:tabs>
        <w:tab w:val="center" w:pos="4819"/>
        <w:tab w:val="right" w:pos="9638"/>
      </w:tabs>
    </w:pPr>
  </w:style>
  <w:style w:type="character" w:styleId="FooterChar" w:customStyle="1">
    <w:name w:val="Footer Char"/>
    <w:basedOn w:val="DefaultParagraphFont"/>
    <w:link w:val="Footer"/>
    <w:rsid w:val="00A118FA"/>
    <w:rPr>
      <w:rFonts w:ascii="Calibri" w:hAnsi="Calibri" w:eastAsia="Calibri"/>
      <w:noProof/>
      <w:sz w:val="24"/>
      <w:lang w:eastAsia="en-US"/>
    </w:rPr>
  </w:style>
  <w:style w:type="paragraph" w:styleId="HTMLPreformatted">
    <w:name w:val="HTML Preformatted"/>
    <w:basedOn w:val="Normal"/>
    <w:link w:val="HTMLPreformattedChar"/>
    <w:uiPriority w:val="99"/>
    <w:unhideWhenUsed/>
    <w:rsid w:val="00890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HTMLPreformattedChar" w:customStyle="1">
    <w:name w:val="HTML Preformatted Char"/>
    <w:basedOn w:val="DefaultParagraphFont"/>
    <w:link w:val="HTMLPreformatted"/>
    <w:uiPriority w:val="99"/>
    <w:rsid w:val="0089049F"/>
    <w:rPr>
      <w:rFonts w:ascii="Courier New" w:hAnsi="Courier New" w:eastAsia="Times New Roman" w:cs="Courier New"/>
    </w:rPr>
  </w:style>
  <w:style w:type="character" w:styleId="LineNumber">
    <w:name w:val="line number"/>
    <w:basedOn w:val="DefaultParagraphFont"/>
    <w:semiHidden/>
    <w:unhideWhenUsed/>
    <w:rsid w:val="004566FD"/>
  </w:style>
  <w:style w:type="character" w:styleId="UnresolvedMention2" w:customStyle="1">
    <w:name w:val="Unresolved Mention2"/>
    <w:basedOn w:val="DefaultParagraphFont"/>
    <w:uiPriority w:val="99"/>
    <w:semiHidden/>
    <w:unhideWhenUsed/>
    <w:rsid w:val="00AA0151"/>
    <w:rPr>
      <w:color w:val="605E5C"/>
      <w:shd w:val="clear" w:color="auto" w:fill="E1DFDD"/>
    </w:rPr>
  </w:style>
  <w:style w:type="paragraph" w:styleId="TOCHeading">
    <w:name w:val="TOC Heading"/>
    <w:basedOn w:val="Heading1"/>
    <w:next w:val="Normal"/>
    <w:uiPriority w:val="39"/>
    <w:unhideWhenUsed/>
    <w:qFormat/>
    <w:rsid w:val="00AC26E2"/>
    <w:pPr>
      <w:keepLines/>
      <w:spacing w:line="259" w:lineRule="auto"/>
      <w:ind w:left="0" w:firstLine="0"/>
      <w:outlineLvl w:val="9"/>
    </w:pPr>
    <w:rPr>
      <w:rFonts w:asciiTheme="majorHAnsi" w:hAnsiTheme="majorHAnsi" w:eastAsiaTheme="majorEastAsia" w:cstheme="majorBidi"/>
      <w:b w:val="0"/>
      <w:smallCaps w:val="0"/>
      <w:color w:val="2F5496" w:themeColor="accent1" w:themeShade="BF"/>
      <w:kern w:val="0"/>
      <w:sz w:val="32"/>
      <w:szCs w:val="32"/>
      <w:lang w:val="en-US"/>
    </w:rPr>
  </w:style>
  <w:style w:type="paragraph" w:styleId="TestoCarattere" w:customStyle="1">
    <w:name w:val="Testo Carattere"/>
    <w:basedOn w:val="Normal"/>
    <w:rsid w:val="00514C69"/>
    <w:pPr>
      <w:spacing w:after="60"/>
      <w:ind w:firstLine="426"/>
    </w:pPr>
    <w:rPr>
      <w:rFonts w:ascii="Tahoma" w:hAnsi="Tahoma"/>
      <w:szCs w:val="18"/>
    </w:rPr>
  </w:style>
  <w:style w:type="paragraph" w:styleId="Corpotesto1" w:customStyle="1">
    <w:name w:val="Corpo testo1"/>
    <w:basedOn w:val="Normal"/>
    <w:rsid w:val="00E67BD0"/>
    <w:pPr>
      <w:spacing w:before="240"/>
      <w:ind w:left="907"/>
    </w:pPr>
    <w:rPr>
      <w:rFonts w:ascii="Trebuchet MS" w:hAnsi="Trebuchet MS"/>
      <w:szCs w:val="18"/>
    </w:rPr>
  </w:style>
  <w:style w:type="paragraph" w:styleId="Elencopuntato" w:customStyle="1">
    <w:name w:val="Elenco puntato"/>
    <w:basedOn w:val="Normal"/>
    <w:rsid w:val="00E67BD0"/>
    <w:pPr>
      <w:numPr>
        <w:numId w:val="16"/>
      </w:numPr>
      <w:spacing w:after="60"/>
    </w:pPr>
    <w:rPr>
      <w:rFonts w:ascii="Tahoma" w:hAnsi="Tahoma"/>
      <w:sz w:val="22"/>
    </w:rPr>
  </w:style>
  <w:style w:type="paragraph" w:styleId="NumPagIndice" w:customStyle="1">
    <w:name w:val="Num. Pag. Indice"/>
    <w:basedOn w:val="Normal"/>
    <w:rsid w:val="00E67BD0"/>
    <w:pPr>
      <w:spacing w:after="240"/>
      <w:jc w:val="right"/>
    </w:pPr>
    <w:rPr>
      <w:rFonts w:ascii="Trebuchet MS" w:hAnsi="Trebuchet MS"/>
      <w:sz w:val="26"/>
      <w:szCs w:val="18"/>
    </w:rPr>
  </w:style>
  <w:style w:type="paragraph" w:styleId="Titolospecifica" w:customStyle="1">
    <w:name w:val="Titolo specifica"/>
    <w:basedOn w:val="Normal"/>
    <w:rsid w:val="00E67BD0"/>
    <w:pPr>
      <w:spacing w:before="3360" w:after="1200"/>
      <w:jc w:val="center"/>
    </w:pPr>
    <w:rPr>
      <w:rFonts w:ascii="Trebuchet MS" w:hAnsi="Trebuchet MS"/>
      <w:b/>
      <w:i/>
      <w:caps/>
      <w:szCs w:val="18"/>
    </w:rPr>
  </w:style>
  <w:style w:type="paragraph" w:styleId="Indice" w:customStyle="1">
    <w:name w:val="Indice"/>
    <w:basedOn w:val="Normal"/>
    <w:next w:val="Normal"/>
    <w:rsid w:val="00E67BD0"/>
    <w:pPr>
      <w:spacing w:after="480"/>
      <w:ind w:left="1134" w:hanging="1134"/>
      <w:jc w:val="center"/>
    </w:pPr>
    <w:rPr>
      <w:rFonts w:ascii="Trebuchet MS" w:hAnsi="Trebuchet MS"/>
      <w:b/>
      <w:caps/>
      <w:szCs w:val="18"/>
    </w:rPr>
  </w:style>
  <w:style w:type="paragraph" w:styleId="Testoindice" w:customStyle="1">
    <w:name w:val="Testo indice"/>
    <w:basedOn w:val="TOC1"/>
    <w:rsid w:val="00E67BD0"/>
    <w:pPr>
      <w:tabs>
        <w:tab w:val="clear" w:pos="482"/>
        <w:tab w:val="clear" w:pos="9571"/>
      </w:tabs>
      <w:spacing w:before="0" w:after="240" w:line="360" w:lineRule="auto"/>
    </w:pPr>
    <w:rPr>
      <w:rFonts w:ascii="Trebuchet MS" w:hAnsi="Trebuchet MS" w:cs="Times New Roman"/>
    </w:rPr>
  </w:style>
  <w:style w:type="paragraph" w:styleId="Trattino" w:customStyle="1">
    <w:name w:val="Trattino"/>
    <w:basedOn w:val="Normal"/>
    <w:rsid w:val="00E67BD0"/>
    <w:pPr>
      <w:spacing w:before="120"/>
      <w:ind w:left="1190" w:hanging="283"/>
    </w:pPr>
    <w:rPr>
      <w:rFonts w:ascii="Trebuchet MS" w:hAnsi="Trebuchet MS"/>
      <w:szCs w:val="18"/>
    </w:rPr>
  </w:style>
  <w:style w:type="paragraph" w:styleId="Puntino" w:customStyle="1">
    <w:name w:val="Puntino"/>
    <w:basedOn w:val="Normal"/>
    <w:rsid w:val="00E67BD0"/>
    <w:pPr>
      <w:spacing w:before="120"/>
      <w:ind w:left="1474" w:hanging="283"/>
    </w:pPr>
    <w:rPr>
      <w:rFonts w:ascii="Trebuchet MS" w:hAnsi="Trebuchet MS"/>
      <w:szCs w:val="18"/>
    </w:rPr>
  </w:style>
  <w:style w:type="paragraph" w:styleId="Rombo" w:customStyle="1">
    <w:name w:val="Rombo"/>
    <w:basedOn w:val="Normal"/>
    <w:rsid w:val="00E67BD0"/>
    <w:pPr>
      <w:spacing w:before="120"/>
      <w:ind w:left="1757" w:hanging="283"/>
    </w:pPr>
    <w:rPr>
      <w:rFonts w:ascii="Trebuchet MS" w:hAnsi="Trebuchet MS"/>
      <w:szCs w:val="18"/>
    </w:rPr>
  </w:style>
  <w:style w:type="paragraph" w:styleId="BodyText">
    <w:name w:val="Body Text"/>
    <w:aliases w:val="bt"/>
    <w:basedOn w:val="Normal"/>
    <w:link w:val="BodyTextChar"/>
    <w:rsid w:val="00E67BD0"/>
    <w:rPr>
      <w:rFonts w:ascii="Trebuchet MS" w:hAnsi="Trebuchet MS"/>
      <w:szCs w:val="18"/>
    </w:rPr>
  </w:style>
  <w:style w:type="character" w:styleId="BodyTextChar" w:customStyle="1">
    <w:name w:val="Body Text Char"/>
    <w:aliases w:val="bt Char"/>
    <w:basedOn w:val="DefaultParagraphFont"/>
    <w:link w:val="BodyText"/>
    <w:rsid w:val="00E67BD0"/>
    <w:rPr>
      <w:rFonts w:ascii="Trebuchet MS" w:hAnsi="Trebuchet MS" w:eastAsia="Times New Roman"/>
      <w:sz w:val="24"/>
      <w:szCs w:val="18"/>
    </w:rPr>
  </w:style>
  <w:style w:type="paragraph" w:styleId="Paragrafonumeratoabc" w:customStyle="1">
    <w:name w:val="Paragrafo numerato a) b) c) ...."/>
    <w:basedOn w:val="Corpotesto1"/>
    <w:rsid w:val="00E67BD0"/>
    <w:pPr>
      <w:ind w:left="1304" w:hanging="397"/>
    </w:pPr>
  </w:style>
  <w:style w:type="paragraph" w:styleId="Trattinorientrato" w:customStyle="1">
    <w:name w:val="Trattino rientrato"/>
    <w:basedOn w:val="Trattino"/>
    <w:rsid w:val="00E67BD0"/>
    <w:pPr>
      <w:ind w:left="1475"/>
    </w:pPr>
  </w:style>
  <w:style w:type="paragraph" w:styleId="Corpotestotrattinoabc" w:customStyle="1">
    <w:name w:val="Corpo testo trattino + a)b)c)"/>
    <w:basedOn w:val="Trattino"/>
    <w:rsid w:val="00E67BD0"/>
    <w:pPr>
      <w:ind w:firstLine="0"/>
    </w:pPr>
  </w:style>
  <w:style w:type="paragraph" w:styleId="Corpotestopuntino" w:customStyle="1">
    <w:name w:val="Corpo testo puntino"/>
    <w:basedOn w:val="Puntino"/>
    <w:rsid w:val="00E67BD0"/>
    <w:pPr>
      <w:ind w:firstLine="0"/>
    </w:pPr>
  </w:style>
  <w:style w:type="paragraph" w:styleId="Corpotestorombo" w:customStyle="1">
    <w:name w:val="Corpo testo rombo"/>
    <w:basedOn w:val="Rombo"/>
    <w:rsid w:val="00E67BD0"/>
    <w:pPr>
      <w:ind w:firstLine="0"/>
    </w:pPr>
  </w:style>
  <w:style w:type="paragraph" w:styleId="Premessa-Introduzione" w:customStyle="1">
    <w:name w:val="Premessa-Introduzione"/>
    <w:basedOn w:val="Normal"/>
    <w:next w:val="Corpotestoamargine"/>
    <w:rsid w:val="00E67BD0"/>
    <w:pPr>
      <w:keepNext/>
      <w:pageBreakBefore/>
    </w:pPr>
    <w:rPr>
      <w:rFonts w:ascii="Trebuchet MS" w:hAnsi="Trebuchet MS"/>
      <w:b/>
      <w:caps/>
      <w:szCs w:val="18"/>
    </w:rPr>
  </w:style>
  <w:style w:type="paragraph" w:styleId="Corpotestoamargine" w:customStyle="1">
    <w:name w:val="Corpo testo a margine"/>
    <w:basedOn w:val="Normal"/>
    <w:rsid w:val="00E67BD0"/>
    <w:pPr>
      <w:spacing w:before="240"/>
    </w:pPr>
    <w:rPr>
      <w:rFonts w:ascii="Trebuchet MS" w:hAnsi="Trebuchet MS"/>
      <w:szCs w:val="18"/>
    </w:rPr>
  </w:style>
  <w:style w:type="paragraph" w:styleId="Stile1" w:customStyle="1">
    <w:name w:val="Stile1"/>
    <w:basedOn w:val="Corpotesto1"/>
    <w:next w:val="Corpotesto1"/>
    <w:rsid w:val="00E67BD0"/>
  </w:style>
  <w:style w:type="paragraph" w:styleId="Allegato-dicitura" w:customStyle="1">
    <w:name w:val="Allegato - dicitura"/>
    <w:basedOn w:val="Corpotesto1"/>
    <w:rsid w:val="00E67BD0"/>
    <w:pPr>
      <w:keepNext/>
      <w:spacing w:before="3240" w:after="720"/>
      <w:ind w:left="0"/>
      <w:jc w:val="center"/>
    </w:pPr>
    <w:rPr>
      <w:b/>
      <w:caps/>
    </w:rPr>
  </w:style>
  <w:style w:type="paragraph" w:styleId="Allegato-titolo" w:customStyle="1">
    <w:name w:val="Allegato - titolo"/>
    <w:basedOn w:val="Allegato-dicitura"/>
    <w:rsid w:val="00E67BD0"/>
    <w:pPr>
      <w:keepNext w:val="0"/>
      <w:spacing w:before="0" w:after="0"/>
    </w:pPr>
    <w:rPr>
      <w:caps w:val="0"/>
    </w:rPr>
  </w:style>
  <w:style w:type="paragraph" w:styleId="Corpotestotrattino" w:customStyle="1">
    <w:name w:val="Corpo testo trattino"/>
    <w:basedOn w:val="Trattino"/>
    <w:rsid w:val="00E67BD0"/>
    <w:pPr>
      <w:ind w:firstLine="0"/>
    </w:pPr>
  </w:style>
  <w:style w:type="paragraph" w:styleId="Paragrafonumerato123" w:customStyle="1">
    <w:name w:val="Paragrafo numerato 1. 2. 3...."/>
    <w:basedOn w:val="Paragrafonumeratoabc"/>
    <w:rsid w:val="00E67BD0"/>
  </w:style>
  <w:style w:type="paragraph" w:styleId="Corpotestoparagrafonumerato" w:customStyle="1">
    <w:name w:val="Corpo testo paragrafo numerato"/>
    <w:basedOn w:val="Normal"/>
    <w:rsid w:val="00E67BD0"/>
    <w:pPr>
      <w:spacing w:before="120"/>
      <w:ind w:left="1304"/>
    </w:pPr>
    <w:rPr>
      <w:rFonts w:ascii="Trebuchet MS" w:hAnsi="Trebuchet MS"/>
      <w:szCs w:val="18"/>
    </w:rPr>
  </w:style>
  <w:style w:type="paragraph" w:styleId="Puntinorientrato" w:customStyle="1">
    <w:name w:val="Puntino rientrato"/>
    <w:basedOn w:val="Trattinorientrato"/>
    <w:rsid w:val="00E67BD0"/>
    <w:pPr>
      <w:ind w:left="1872" w:hanging="284"/>
    </w:pPr>
  </w:style>
  <w:style w:type="paragraph" w:styleId="Titolo4" w:customStyle="1">
    <w:name w:val="Titolo4"/>
    <w:basedOn w:val="Normal"/>
    <w:rsid w:val="00E67BD0"/>
    <w:pPr>
      <w:tabs>
        <w:tab w:val="left" w:pos="720"/>
        <w:tab w:val="left" w:pos="960"/>
        <w:tab w:val="left" w:pos="1200"/>
        <w:tab w:val="left" w:pos="1440"/>
        <w:tab w:val="right" w:pos="8880"/>
      </w:tabs>
    </w:pPr>
    <w:rPr>
      <w:rFonts w:ascii="Trebuchet MS" w:hAnsi="Trebuchet MS"/>
      <w:position w:val="-8"/>
      <w:szCs w:val="18"/>
    </w:rPr>
  </w:style>
  <w:style w:type="paragraph" w:styleId="PlainText">
    <w:name w:val="Plain Text"/>
    <w:basedOn w:val="Normal"/>
    <w:link w:val="PlainTextChar"/>
    <w:rsid w:val="00E67BD0"/>
    <w:rPr>
      <w:rFonts w:ascii="Courier New" w:hAnsi="Courier New"/>
      <w:sz w:val="20"/>
      <w:szCs w:val="18"/>
    </w:rPr>
  </w:style>
  <w:style w:type="character" w:styleId="PlainTextChar" w:customStyle="1">
    <w:name w:val="Plain Text Char"/>
    <w:basedOn w:val="DefaultParagraphFont"/>
    <w:link w:val="PlainText"/>
    <w:rsid w:val="00E67BD0"/>
    <w:rPr>
      <w:rFonts w:ascii="Courier New" w:hAnsi="Courier New" w:eastAsia="Times New Roman"/>
      <w:szCs w:val="18"/>
    </w:rPr>
  </w:style>
  <w:style w:type="paragraph" w:styleId="descr3" w:customStyle="1">
    <w:name w:val="descr3"/>
    <w:basedOn w:val="Normal"/>
    <w:rsid w:val="00E67BD0"/>
    <w:pPr>
      <w:numPr>
        <w:numId w:val="17"/>
      </w:numPr>
      <w:spacing w:before="40" w:after="40" w:line="40" w:lineRule="atLeast"/>
    </w:pPr>
    <w:rPr>
      <w:rFonts w:ascii="Trebuchet MS" w:hAnsi="Trebuchet MS"/>
      <w:szCs w:val="18"/>
    </w:rPr>
  </w:style>
  <w:style w:type="paragraph" w:styleId="titoloparagrafo" w:customStyle="1">
    <w:name w:val="titolo paragrafo"/>
    <w:basedOn w:val="Normal"/>
    <w:rsid w:val="00E67BD0"/>
    <w:pPr>
      <w:spacing w:before="240"/>
      <w:ind w:left="851" w:hanging="851"/>
    </w:pPr>
    <w:rPr>
      <w:rFonts w:ascii="Arial" w:hAnsi="Arial"/>
      <w:b/>
      <w:sz w:val="20"/>
      <w:szCs w:val="18"/>
    </w:rPr>
  </w:style>
  <w:style w:type="paragraph" w:styleId="BodyTextIndent">
    <w:name w:val="Body Text Indent"/>
    <w:basedOn w:val="Normal"/>
    <w:link w:val="BodyTextIndentChar"/>
    <w:rsid w:val="00E67BD0"/>
    <w:pPr>
      <w:numPr>
        <w:ilvl w:val="12"/>
      </w:numPr>
      <w:spacing w:before="240"/>
      <w:ind w:firstLine="709"/>
    </w:pPr>
    <w:rPr>
      <w:rFonts w:ascii="Trebuchet MS" w:hAnsi="Trebuchet MS"/>
      <w:sz w:val="20"/>
      <w:szCs w:val="18"/>
    </w:rPr>
  </w:style>
  <w:style w:type="character" w:styleId="BodyTextIndentChar" w:customStyle="1">
    <w:name w:val="Body Text Indent Char"/>
    <w:basedOn w:val="DefaultParagraphFont"/>
    <w:link w:val="BodyTextIndent"/>
    <w:rsid w:val="00E67BD0"/>
    <w:rPr>
      <w:rFonts w:ascii="Trebuchet MS" w:hAnsi="Trebuchet MS" w:eastAsia="Times New Roman"/>
      <w:szCs w:val="18"/>
    </w:rPr>
  </w:style>
  <w:style w:type="paragraph" w:styleId="BodyTextIndent2">
    <w:name w:val="Body Text Indent 2"/>
    <w:basedOn w:val="Normal"/>
    <w:link w:val="BodyTextIndent2Char"/>
    <w:rsid w:val="00E67BD0"/>
    <w:pPr>
      <w:numPr>
        <w:ilvl w:val="12"/>
      </w:numPr>
      <w:spacing w:before="360"/>
      <w:ind w:firstLine="708"/>
    </w:pPr>
    <w:rPr>
      <w:rFonts w:ascii="Trebuchet MS" w:hAnsi="Trebuchet MS"/>
      <w:sz w:val="20"/>
      <w:szCs w:val="18"/>
    </w:rPr>
  </w:style>
  <w:style w:type="character" w:styleId="BodyTextIndent2Char" w:customStyle="1">
    <w:name w:val="Body Text Indent 2 Char"/>
    <w:basedOn w:val="DefaultParagraphFont"/>
    <w:link w:val="BodyTextIndent2"/>
    <w:rsid w:val="00E67BD0"/>
    <w:rPr>
      <w:rFonts w:ascii="Trebuchet MS" w:hAnsi="Trebuchet MS" w:eastAsia="Times New Roman"/>
      <w:szCs w:val="18"/>
    </w:rPr>
  </w:style>
  <w:style w:type="paragraph" w:styleId="inea" w:customStyle="1">
    <w:name w:val="inea."/>
    <w:basedOn w:val="Normal"/>
    <w:rsid w:val="00E67BD0"/>
    <w:pPr>
      <w:widowControl w:val="0"/>
      <w:spacing w:before="120"/>
      <w:ind w:left="851" w:firstLine="709"/>
    </w:pPr>
    <w:rPr>
      <w:rFonts w:ascii="Arial" w:hAnsi="Arial"/>
      <w:sz w:val="20"/>
      <w:szCs w:val="18"/>
    </w:rPr>
  </w:style>
  <w:style w:type="paragraph" w:styleId="BodyTextIndent3">
    <w:name w:val="Body Text Indent 3"/>
    <w:basedOn w:val="Normal"/>
    <w:link w:val="BodyTextIndent3Char"/>
    <w:rsid w:val="00E67BD0"/>
    <w:pPr>
      <w:ind w:left="576"/>
    </w:pPr>
    <w:rPr>
      <w:rFonts w:ascii="Arial" w:hAnsi="Arial"/>
      <w:szCs w:val="18"/>
    </w:rPr>
  </w:style>
  <w:style w:type="character" w:styleId="BodyTextIndent3Char" w:customStyle="1">
    <w:name w:val="Body Text Indent 3 Char"/>
    <w:basedOn w:val="DefaultParagraphFont"/>
    <w:link w:val="BodyTextIndent3"/>
    <w:rsid w:val="00E67BD0"/>
    <w:rPr>
      <w:rFonts w:ascii="Arial" w:hAnsi="Arial" w:eastAsia="Times New Roman"/>
      <w:sz w:val="24"/>
      <w:szCs w:val="18"/>
    </w:rPr>
  </w:style>
  <w:style w:type="paragraph" w:styleId="Celletesto" w:customStyle="1">
    <w:name w:val="Celle testo"/>
    <w:basedOn w:val="Normal"/>
    <w:rsid w:val="00E67BD0"/>
    <w:pPr>
      <w:tabs>
        <w:tab w:val="left" w:pos="709"/>
      </w:tabs>
      <w:spacing w:before="120"/>
    </w:pPr>
    <w:rPr>
      <w:rFonts w:ascii="Trebuchet MS" w:hAnsi="Trebuchet MS"/>
      <w:szCs w:val="18"/>
    </w:rPr>
  </w:style>
  <w:style w:type="paragraph" w:styleId="BodyText3">
    <w:name w:val="Body Text 3"/>
    <w:basedOn w:val="Normal"/>
    <w:link w:val="BodyText3Char"/>
    <w:rsid w:val="00E67BD0"/>
    <w:rPr>
      <w:rFonts w:ascii="Arial" w:hAnsi="Arial"/>
      <w:szCs w:val="18"/>
    </w:rPr>
  </w:style>
  <w:style w:type="character" w:styleId="BodyText3Char" w:customStyle="1">
    <w:name w:val="Body Text 3 Char"/>
    <w:basedOn w:val="DefaultParagraphFont"/>
    <w:link w:val="BodyText3"/>
    <w:rsid w:val="00E67BD0"/>
    <w:rPr>
      <w:rFonts w:ascii="Arial" w:hAnsi="Arial" w:eastAsia="Times New Roman"/>
      <w:sz w:val="24"/>
      <w:szCs w:val="18"/>
    </w:rPr>
  </w:style>
  <w:style w:type="paragraph" w:styleId="testo2" w:customStyle="1">
    <w:name w:val="testo2"/>
    <w:basedOn w:val="Heading2"/>
    <w:rsid w:val="00E67BD0"/>
    <w:pPr>
      <w:keepNext w:val="0"/>
      <w:spacing w:before="0"/>
      <w:ind w:left="709" w:firstLine="0"/>
      <w:outlineLvl w:val="9"/>
    </w:pPr>
    <w:rPr>
      <w:rFonts w:ascii="Trebuchet MS" w:hAnsi="Trebuchet MS"/>
      <w:b w:val="0"/>
      <w:i w:val="0"/>
      <w:smallCaps w:val="0"/>
      <w:sz w:val="22"/>
      <w:szCs w:val="18"/>
    </w:rPr>
  </w:style>
  <w:style w:type="paragraph" w:styleId="normale1" w:customStyle="1">
    <w:name w:val="normale1"/>
    <w:basedOn w:val="Normal"/>
    <w:rsid w:val="00E67BD0"/>
    <w:pPr>
      <w:overflowPunct w:val="0"/>
      <w:autoSpaceDE w:val="0"/>
      <w:autoSpaceDN w:val="0"/>
      <w:adjustRightInd w:val="0"/>
      <w:textAlignment w:val="baseline"/>
    </w:pPr>
    <w:rPr>
      <w:rFonts w:ascii="Trebuchet MS" w:hAnsi="Trebuchet MS"/>
      <w:sz w:val="20"/>
      <w:szCs w:val="18"/>
    </w:rPr>
  </w:style>
  <w:style w:type="paragraph" w:styleId="Title">
    <w:name w:val="Title"/>
    <w:basedOn w:val="Normal"/>
    <w:link w:val="TitleChar"/>
    <w:qFormat/>
    <w:rsid w:val="00E67BD0"/>
    <w:pPr>
      <w:jc w:val="center"/>
    </w:pPr>
    <w:rPr>
      <w:rFonts w:ascii="Trebuchet MS" w:hAnsi="Trebuchet MS"/>
      <w:b/>
      <w:sz w:val="20"/>
      <w:szCs w:val="18"/>
    </w:rPr>
  </w:style>
  <w:style w:type="character" w:styleId="TitleChar" w:customStyle="1">
    <w:name w:val="Title Char"/>
    <w:basedOn w:val="DefaultParagraphFont"/>
    <w:link w:val="Title"/>
    <w:rsid w:val="00E67BD0"/>
    <w:rPr>
      <w:rFonts w:ascii="Trebuchet MS" w:hAnsi="Trebuchet MS" w:eastAsia="Times New Roman"/>
      <w:b/>
      <w:szCs w:val="18"/>
    </w:rPr>
  </w:style>
  <w:style w:type="paragraph" w:styleId="Testo" w:customStyle="1">
    <w:name w:val="Testo"/>
    <w:basedOn w:val="Normal"/>
    <w:link w:val="TestoCarattere1"/>
    <w:rsid w:val="00E67BD0"/>
    <w:pPr>
      <w:spacing w:after="60"/>
      <w:ind w:firstLine="426"/>
    </w:pPr>
    <w:rPr>
      <w:rFonts w:ascii="Tahoma" w:hAnsi="Tahoma"/>
      <w:sz w:val="20"/>
      <w:szCs w:val="18"/>
    </w:rPr>
  </w:style>
  <w:style w:type="paragraph" w:styleId="TableHeading" w:customStyle="1">
    <w:name w:val="Table Heading"/>
    <w:basedOn w:val="TableNormal4"/>
    <w:rsid w:val="00E67BD0"/>
    <w:rPr>
      <w:b/>
      <w:bCs/>
    </w:rPr>
  </w:style>
  <w:style w:type="paragraph" w:styleId="TableNormal4" w:customStyle="1">
    <w:name w:val="Table Normal4"/>
    <w:basedOn w:val="Normal"/>
    <w:rsid w:val="00E67BD0"/>
    <w:rPr>
      <w:rFonts w:ascii="Tahoma" w:hAnsi="Tahoma" w:cs="Tahoma"/>
      <w:sz w:val="22"/>
      <w:szCs w:val="22"/>
    </w:rPr>
  </w:style>
  <w:style w:type="paragraph" w:styleId="testosecondaindentatur" w:customStyle="1">
    <w:name w:val="testo seconda indentatur"/>
    <w:autoRedefine/>
    <w:rsid w:val="00E67BD0"/>
    <w:pPr>
      <w:widowControl w:val="0"/>
      <w:spacing w:line="360" w:lineRule="auto"/>
      <w:jc w:val="both"/>
    </w:pPr>
    <w:rPr>
      <w:rFonts w:ascii="Trebuchet MS" w:hAnsi="Trebuchet MS" w:eastAsia="Times New Roman"/>
      <w:snapToGrid w:val="0"/>
      <w:sz w:val="24"/>
      <w:szCs w:val="18"/>
      <w:lang w:eastAsia="en-US"/>
    </w:rPr>
  </w:style>
  <w:style w:type="paragraph" w:styleId="Noindice" w:customStyle="1">
    <w:name w:val="No indice"/>
    <w:rsid w:val="00E67BD0"/>
    <w:pPr>
      <w:pageBreakBefore/>
      <w:numPr>
        <w:numId w:val="18"/>
      </w:numPr>
      <w:shd w:val="clear" w:color="auto" w:fill="FFFFFF"/>
      <w:spacing w:before="120" w:after="120"/>
    </w:pPr>
    <w:rPr>
      <w:rFonts w:ascii="Trebuchet MS" w:hAnsi="Trebuchet MS" w:eastAsia="Times New Roman"/>
      <w:b/>
      <w:caps/>
      <w:sz w:val="28"/>
      <w:szCs w:val="18"/>
    </w:rPr>
  </w:style>
  <w:style w:type="character" w:styleId="TestoCarattereCarattere" w:customStyle="1">
    <w:name w:val="Testo Carattere Carattere"/>
    <w:basedOn w:val="DefaultParagraphFont"/>
    <w:rsid w:val="00E67BD0"/>
    <w:rPr>
      <w:rFonts w:ascii="Tahoma" w:hAnsi="Tahoma"/>
      <w:sz w:val="24"/>
      <w:lang w:val="it-IT" w:eastAsia="it-IT" w:bidi="ar-SA"/>
    </w:rPr>
  </w:style>
  <w:style w:type="paragraph" w:styleId="Testotabella" w:customStyle="1">
    <w:name w:val="Testo tabella"/>
    <w:basedOn w:val="TestoCarattere"/>
    <w:rsid w:val="00E67BD0"/>
    <w:pPr>
      <w:spacing w:before="20" w:after="20"/>
      <w:ind w:left="23" w:right="23" w:firstLine="0"/>
    </w:pPr>
    <w:rPr>
      <w:szCs w:val="24"/>
    </w:rPr>
  </w:style>
  <w:style w:type="paragraph" w:styleId="Intestazionetabella" w:customStyle="1">
    <w:name w:val="Intestazione tabella"/>
    <w:basedOn w:val="TestoCarattere"/>
    <w:rsid w:val="00E67BD0"/>
    <w:pPr>
      <w:keepNext/>
      <w:spacing w:before="20" w:after="20"/>
      <w:ind w:left="23" w:right="23" w:firstLine="0"/>
      <w:jc w:val="center"/>
    </w:pPr>
    <w:rPr>
      <w:b/>
      <w:bCs/>
      <w:szCs w:val="24"/>
    </w:rPr>
  </w:style>
  <w:style w:type="paragraph" w:styleId="Immagine" w:customStyle="1">
    <w:name w:val="Immagine"/>
    <w:basedOn w:val="TestoCarattere"/>
    <w:rsid w:val="00E67BD0"/>
    <w:pPr>
      <w:ind w:firstLine="0"/>
      <w:jc w:val="center"/>
    </w:pPr>
  </w:style>
  <w:style w:type="paragraph" w:styleId="Testopredefi" w:customStyle="1">
    <w:name w:val="Testo predefi"/>
    <w:basedOn w:val="Normal"/>
    <w:rsid w:val="00E67BD0"/>
    <w:rPr>
      <w:rFonts w:ascii="Trebuchet MS" w:hAnsi="Trebuchet MS"/>
      <w:szCs w:val="18"/>
    </w:rPr>
  </w:style>
  <w:style w:type="character" w:styleId="Titolo31" w:customStyle="1">
    <w:name w:val="Titolo 31"/>
    <w:aliases w:val="Table Attribute Heading Carattere"/>
    <w:basedOn w:val="DefaultParagraphFont"/>
    <w:rsid w:val="00E67BD0"/>
    <w:rPr>
      <w:b/>
      <w:i/>
      <w:smallCaps/>
      <w:sz w:val="24"/>
      <w:lang w:val="it-IT" w:eastAsia="it-IT" w:bidi="ar-SA"/>
    </w:rPr>
  </w:style>
  <w:style w:type="character" w:styleId="Carattere" w:customStyle="1">
    <w:name w:val="Carattere"/>
    <w:basedOn w:val="DefaultParagraphFont"/>
    <w:rsid w:val="00E67BD0"/>
    <w:rPr>
      <w:b/>
      <w:sz w:val="24"/>
      <w:lang w:val="it-IT" w:eastAsia="it-IT" w:bidi="ar-SA"/>
    </w:rPr>
  </w:style>
  <w:style w:type="paragraph" w:styleId="Titolodicopertina" w:customStyle="1">
    <w:name w:val="Titolo di copertina"/>
    <w:basedOn w:val="Header"/>
    <w:rsid w:val="00E67BD0"/>
    <w:pPr>
      <w:pBdr>
        <w:top w:val="double" w:color="auto" w:sz="6" w:space="12"/>
        <w:left w:val="double" w:color="auto" w:sz="6" w:space="0"/>
        <w:bottom w:val="double" w:color="auto" w:sz="6" w:space="12"/>
        <w:right w:val="double" w:color="auto" w:sz="6" w:space="0"/>
      </w:pBdr>
      <w:shd w:val="pct25" w:color="808080" w:fill="FFFFFF"/>
      <w:tabs>
        <w:tab w:val="clear" w:pos="4819"/>
        <w:tab w:val="clear" w:pos="9638"/>
      </w:tabs>
      <w:spacing w:line="360" w:lineRule="auto"/>
      <w:jc w:val="center"/>
    </w:pPr>
    <w:rPr>
      <w:rFonts w:ascii="Trebuchet MS" w:hAnsi="Trebuchet MS"/>
      <w:sz w:val="36"/>
      <w:szCs w:val="18"/>
    </w:rPr>
  </w:style>
  <w:style w:type="paragraph" w:styleId="StileTrebuchetMS10ptGiustificato" w:customStyle="1">
    <w:name w:val="Stile Trebuchet MS 10 pt Giustificato"/>
    <w:basedOn w:val="Normal"/>
    <w:rsid w:val="00E67BD0"/>
    <w:rPr>
      <w:rFonts w:ascii="Trebuchet MS" w:hAnsi="Trebuchet MS"/>
      <w:sz w:val="20"/>
      <w:szCs w:val="18"/>
    </w:rPr>
  </w:style>
  <w:style w:type="paragraph" w:styleId="Allegato1" w:customStyle="1">
    <w:name w:val="Allegato 1"/>
    <w:basedOn w:val="Heading1"/>
    <w:rsid w:val="00E67BD0"/>
    <w:pPr>
      <w:pageBreakBefore/>
      <w:numPr>
        <w:numId w:val="19"/>
      </w:numPr>
      <w:tabs>
        <w:tab w:val="left" w:pos="0"/>
      </w:tabs>
      <w:spacing w:before="360" w:line="360" w:lineRule="auto"/>
    </w:pPr>
    <w:rPr>
      <w:rFonts w:ascii="Trebuchet MS" w:hAnsi="Trebuchet MS"/>
      <w:caps/>
      <w:smallCaps w:val="0"/>
      <w:sz w:val="24"/>
      <w:szCs w:val="18"/>
    </w:rPr>
  </w:style>
  <w:style w:type="paragraph" w:styleId="Allegato2" w:customStyle="1">
    <w:name w:val="Allegato 2"/>
    <w:basedOn w:val="Heading2"/>
    <w:rsid w:val="00E67BD0"/>
    <w:pPr>
      <w:numPr>
        <w:numId w:val="19"/>
      </w:numPr>
    </w:pPr>
    <w:rPr>
      <w:rFonts w:ascii="Trebuchet MS" w:hAnsi="Trebuchet MS"/>
      <w:i w:val="0"/>
      <w:sz w:val="24"/>
      <w:szCs w:val="18"/>
    </w:rPr>
  </w:style>
  <w:style w:type="paragraph" w:styleId="Allegato3" w:customStyle="1">
    <w:name w:val="Allegato 3"/>
    <w:basedOn w:val="Heading3"/>
    <w:rsid w:val="00E67BD0"/>
    <w:pPr>
      <w:numPr>
        <w:numId w:val="19"/>
      </w:numPr>
      <w:spacing w:after="120"/>
    </w:pPr>
    <w:rPr>
      <w:rFonts w:ascii="Trebuchet MS" w:hAnsi="Trebuchet MS"/>
      <w:b/>
      <w:smallCaps/>
      <w:sz w:val="24"/>
      <w:szCs w:val="18"/>
    </w:rPr>
  </w:style>
  <w:style w:type="paragraph" w:styleId="TitoloDocumento" w:customStyle="1">
    <w:name w:val="Titolo Documento"/>
    <w:basedOn w:val="Normal"/>
    <w:rsid w:val="00E67BD0"/>
    <w:rPr>
      <w:rFonts w:ascii="Arial" w:hAnsi="Arial" w:cs="Arial"/>
      <w:b/>
      <w:bCs/>
      <w:sz w:val="40"/>
    </w:rPr>
  </w:style>
  <w:style w:type="paragraph" w:styleId="TitoloDocumento2" w:customStyle="1">
    <w:name w:val="Titolo Documento 2"/>
    <w:basedOn w:val="Normal"/>
    <w:rsid w:val="00E67BD0"/>
    <w:rPr>
      <w:rFonts w:ascii="Trebuchet MS" w:hAnsi="Trebuchet MS"/>
      <w:sz w:val="28"/>
    </w:rPr>
  </w:style>
  <w:style w:type="paragraph" w:styleId="NoindiceTitolodocumento" w:customStyle="1">
    <w:name w:val="No indice Titolo documento"/>
    <w:basedOn w:val="TitoloDocumento"/>
    <w:rsid w:val="00E67BD0"/>
    <w:rPr>
      <w:rFonts w:ascii="Trebuchet MS" w:hAnsi="Trebuchet MS"/>
      <w:sz w:val="36"/>
    </w:rPr>
  </w:style>
  <w:style w:type="paragraph" w:styleId="Normale10" w:customStyle="1">
    <w:name w:val="Normale1"/>
    <w:basedOn w:val="Normal"/>
    <w:rsid w:val="00E67BD0"/>
    <w:pPr>
      <w:spacing w:after="60"/>
      <w:ind w:firstLine="425"/>
    </w:pPr>
    <w:rPr>
      <w:rFonts w:ascii="Tahoma" w:hAnsi="Tahoma"/>
      <w:sz w:val="22"/>
    </w:rPr>
  </w:style>
  <w:style w:type="paragraph" w:styleId="TableNormal2" w:customStyle="1">
    <w:name w:val="Table Normal2"/>
    <w:basedOn w:val="Normal"/>
    <w:rsid w:val="00E67BD0"/>
    <w:rPr>
      <w:rFonts w:ascii="Tahoma" w:hAnsi="Tahoma" w:cs="Tahoma"/>
      <w:sz w:val="22"/>
      <w:szCs w:val="22"/>
    </w:rPr>
  </w:style>
  <w:style w:type="paragraph" w:styleId="TableNormal1" w:customStyle="1">
    <w:name w:val="Table Normal1"/>
    <w:basedOn w:val="Normal"/>
    <w:rsid w:val="00E67BD0"/>
    <w:rPr>
      <w:rFonts w:ascii="Tahoma" w:hAnsi="Tahoma" w:cs="Tahoma"/>
      <w:sz w:val="22"/>
      <w:szCs w:val="22"/>
    </w:rPr>
  </w:style>
  <w:style w:type="paragraph" w:styleId="ListBullet">
    <w:name w:val="List Bullet"/>
    <w:basedOn w:val="Normal"/>
    <w:uiPriority w:val="99"/>
    <w:unhideWhenUsed/>
    <w:rsid w:val="00E67BD0"/>
    <w:pPr>
      <w:numPr>
        <w:numId w:val="20"/>
      </w:numPr>
      <w:contextualSpacing/>
    </w:pPr>
    <w:rPr>
      <w:rFonts w:ascii="Trebuchet MS" w:hAnsi="Trebuchet MS"/>
      <w:szCs w:val="18"/>
    </w:rPr>
  </w:style>
  <w:style w:type="paragraph" w:styleId="TableNormal3" w:customStyle="1">
    <w:name w:val="Table Normal3"/>
    <w:basedOn w:val="Normal"/>
    <w:rsid w:val="00E67BD0"/>
    <w:rPr>
      <w:rFonts w:ascii="Tahoma" w:hAnsi="Tahoma" w:cs="Tahoma"/>
      <w:sz w:val="22"/>
      <w:szCs w:val="22"/>
    </w:rPr>
  </w:style>
  <w:style w:type="character" w:styleId="Carattere1" w:customStyle="1">
    <w:name w:val="Carattere1"/>
    <w:basedOn w:val="DefaultParagraphFont"/>
    <w:rsid w:val="00E67BD0"/>
    <w:rPr>
      <w:b/>
      <w:sz w:val="24"/>
      <w:lang w:val="it-IT" w:eastAsia="it-IT" w:bidi="ar-SA"/>
    </w:rPr>
  </w:style>
  <w:style w:type="paragraph" w:styleId="msonormal0" w:customStyle="1">
    <w:name w:val="msonormal"/>
    <w:basedOn w:val="Normal"/>
    <w:rsid w:val="00DC1A07"/>
    <w:pPr>
      <w:spacing w:before="100" w:beforeAutospacing="1" w:after="100" w:afterAutospacing="1"/>
    </w:pPr>
  </w:style>
  <w:style w:type="paragraph" w:styleId="font5" w:customStyle="1">
    <w:name w:val="font5"/>
    <w:basedOn w:val="Normal"/>
    <w:rsid w:val="00DC1A07"/>
    <w:pPr>
      <w:spacing w:before="100" w:beforeAutospacing="1" w:after="100" w:afterAutospacing="1"/>
    </w:pPr>
    <w:rPr>
      <w:rFonts w:ascii="Arial" w:hAnsi="Arial" w:cs="Arial"/>
      <w:b/>
      <w:bCs/>
      <w:sz w:val="18"/>
      <w:szCs w:val="18"/>
    </w:rPr>
  </w:style>
  <w:style w:type="paragraph" w:styleId="xl76" w:customStyle="1">
    <w:name w:val="xl76"/>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textAlignment w:val="center"/>
    </w:pPr>
    <w:rPr>
      <w:rFonts w:ascii="Arial" w:hAnsi="Arial" w:cs="Arial"/>
      <w:b/>
      <w:bCs/>
    </w:rPr>
  </w:style>
  <w:style w:type="paragraph" w:styleId="xl77" w:customStyle="1">
    <w:name w:val="xl77"/>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style>
  <w:style w:type="paragraph" w:styleId="xl78" w:customStyle="1">
    <w:name w:val="xl78"/>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pPr>
    <w:rPr>
      <w:rFonts w:ascii="Arial" w:hAnsi="Arial" w:cs="Arial"/>
      <w:b/>
      <w:bCs/>
    </w:rPr>
  </w:style>
  <w:style w:type="paragraph" w:styleId="xl79" w:customStyle="1">
    <w:name w:val="xl79"/>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Arial" w:hAnsi="Arial" w:cs="Arial"/>
      <w:sz w:val="18"/>
      <w:szCs w:val="18"/>
    </w:rPr>
  </w:style>
  <w:style w:type="paragraph" w:styleId="xl80" w:customStyle="1">
    <w:name w:val="xl80"/>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81" w:customStyle="1">
    <w:name w:val="xl81"/>
    <w:basedOn w:val="Normal"/>
    <w:rsid w:val="00DC1A07"/>
    <w:pPr>
      <w:pBdr>
        <w:top w:val="single" w:color="000000" w:sz="4" w:space="0"/>
        <w:bottom w:val="single" w:color="000000" w:sz="4" w:space="0"/>
        <w:right w:val="single" w:color="000000" w:sz="4" w:space="0"/>
      </w:pBdr>
      <w:spacing w:before="100" w:beforeAutospacing="1" w:after="100" w:afterAutospacing="1"/>
      <w:textAlignment w:val="center"/>
    </w:pPr>
    <w:rPr>
      <w:rFonts w:ascii="Arial" w:hAnsi="Arial" w:cs="Arial"/>
      <w:b/>
      <w:bCs/>
    </w:rPr>
  </w:style>
  <w:style w:type="paragraph" w:styleId="xl82" w:customStyle="1">
    <w:name w:val="xl82"/>
    <w:basedOn w:val="Normal"/>
    <w:rsid w:val="00DC1A07"/>
    <w:pPr>
      <w:pBdr>
        <w:top w:val="single" w:color="000000" w:sz="4" w:space="0"/>
        <w:left w:val="single" w:color="000000" w:sz="4" w:space="0"/>
        <w:bottom w:val="single" w:color="000000" w:sz="4" w:space="0"/>
      </w:pBdr>
      <w:spacing w:before="100" w:beforeAutospacing="1" w:after="100" w:afterAutospacing="1"/>
      <w:jc w:val="center"/>
      <w:textAlignment w:val="center"/>
    </w:pPr>
    <w:rPr>
      <w:rFonts w:ascii="Arial" w:hAnsi="Arial" w:cs="Arial"/>
      <w:b/>
      <w:bCs/>
    </w:rPr>
  </w:style>
  <w:style w:type="paragraph" w:styleId="xl83" w:customStyle="1">
    <w:name w:val="xl83"/>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84" w:customStyle="1">
    <w:name w:val="xl84"/>
    <w:basedOn w:val="Normal"/>
    <w:rsid w:val="00DC1A07"/>
    <w:pPr>
      <w:pBdr>
        <w:top w:val="single" w:color="000000" w:sz="4" w:space="0"/>
        <w:left w:val="single" w:color="000000" w:sz="4" w:space="0"/>
        <w:bottom w:val="single" w:color="000000" w:sz="4" w:space="0"/>
      </w:pBdr>
      <w:spacing w:before="100" w:beforeAutospacing="1" w:after="100" w:afterAutospacing="1"/>
      <w:jc w:val="center"/>
      <w:textAlignment w:val="center"/>
    </w:pPr>
  </w:style>
  <w:style w:type="paragraph" w:styleId="xl85" w:customStyle="1">
    <w:name w:val="xl85"/>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styleId="xl86" w:customStyle="1">
    <w:name w:val="xl86"/>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Arial" w:hAnsi="Arial" w:cs="Arial"/>
    </w:rPr>
  </w:style>
  <w:style w:type="paragraph" w:styleId="xl87" w:customStyle="1">
    <w:name w:val="xl87"/>
    <w:basedOn w:val="Normal"/>
    <w:rsid w:val="00DC1A07"/>
    <w:pPr>
      <w:pBdr>
        <w:top w:val="single" w:color="000000" w:sz="4" w:space="0"/>
        <w:left w:val="single" w:color="000000" w:sz="4" w:space="0"/>
        <w:bottom w:val="single" w:color="000000" w:sz="4" w:space="0"/>
      </w:pBdr>
      <w:spacing w:before="100" w:beforeAutospacing="1" w:after="100" w:afterAutospacing="1"/>
      <w:jc w:val="center"/>
      <w:textAlignment w:val="center"/>
    </w:pPr>
    <w:rPr>
      <w:rFonts w:ascii="Arial" w:hAnsi="Arial" w:cs="Arial"/>
    </w:rPr>
  </w:style>
  <w:style w:type="paragraph" w:styleId="xl88" w:customStyle="1">
    <w:name w:val="xl88"/>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rPr>
  </w:style>
  <w:style w:type="paragraph" w:styleId="xl89" w:customStyle="1">
    <w:name w:val="xl89"/>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styleId="xl90" w:customStyle="1">
    <w:name w:val="xl90"/>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u w:val="single"/>
    </w:rPr>
  </w:style>
  <w:style w:type="paragraph" w:styleId="xl91" w:customStyle="1">
    <w:name w:val="xl91"/>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b/>
      <w:bCs/>
    </w:rPr>
  </w:style>
  <w:style w:type="paragraph" w:styleId="xl92" w:customStyle="1">
    <w:name w:val="xl92"/>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styleId="xl93" w:customStyle="1">
    <w:name w:val="xl93"/>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styleId="xl94" w:customStyle="1">
    <w:name w:val="xl94"/>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styleId="xl95" w:customStyle="1">
    <w:name w:val="xl95"/>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style>
  <w:style w:type="paragraph" w:styleId="xl96" w:customStyle="1">
    <w:name w:val="xl96"/>
    <w:basedOn w:val="Normal"/>
    <w:rsid w:val="00DC1A07"/>
    <w:pPr>
      <w:pBdr>
        <w:top w:val="single" w:color="000000" w:sz="4" w:space="0"/>
        <w:right w:val="single" w:color="000000" w:sz="4" w:space="0"/>
      </w:pBdr>
      <w:spacing w:before="100" w:beforeAutospacing="1" w:after="100" w:afterAutospacing="1"/>
      <w:textAlignment w:val="center"/>
    </w:pPr>
    <w:rPr>
      <w:rFonts w:ascii="Arial" w:hAnsi="Arial" w:cs="Arial"/>
      <w:b/>
      <w:bCs/>
    </w:rPr>
  </w:style>
  <w:style w:type="paragraph" w:styleId="xl97" w:customStyle="1">
    <w:name w:val="xl97"/>
    <w:basedOn w:val="Normal"/>
    <w:rsid w:val="00DC1A07"/>
    <w:pPr>
      <w:pBdr>
        <w:top w:val="single" w:color="000000" w:sz="4" w:space="0"/>
        <w:left w:val="single" w:color="000000" w:sz="4" w:space="0"/>
        <w:right w:val="single" w:color="000000" w:sz="4" w:space="0"/>
      </w:pBdr>
      <w:spacing w:before="100" w:beforeAutospacing="1" w:after="100" w:afterAutospacing="1"/>
      <w:jc w:val="center"/>
      <w:textAlignment w:val="center"/>
    </w:pPr>
  </w:style>
  <w:style w:type="paragraph" w:styleId="xl98" w:customStyle="1">
    <w:name w:val="xl98"/>
    <w:basedOn w:val="Normal"/>
    <w:rsid w:val="00DC1A07"/>
    <w:pPr>
      <w:pBdr>
        <w:top w:val="single" w:color="000000" w:sz="4" w:space="0"/>
        <w:left w:val="single" w:color="000000" w:sz="4" w:space="0"/>
      </w:pBdr>
      <w:spacing w:before="100" w:beforeAutospacing="1" w:after="100" w:afterAutospacing="1"/>
      <w:jc w:val="center"/>
      <w:textAlignment w:val="center"/>
    </w:pPr>
  </w:style>
  <w:style w:type="paragraph" w:styleId="xl99" w:customStyle="1">
    <w:name w:val="xl99"/>
    <w:basedOn w:val="Normal"/>
    <w:rsid w:val="00DC1A07"/>
    <w:pPr>
      <w:pBdr>
        <w:bottom w:val="single" w:color="000000" w:sz="4" w:space="0"/>
        <w:right w:val="single" w:color="000000" w:sz="4" w:space="0"/>
      </w:pBdr>
      <w:spacing w:before="100" w:beforeAutospacing="1" w:after="100" w:afterAutospacing="1"/>
      <w:textAlignment w:val="center"/>
    </w:pPr>
    <w:rPr>
      <w:rFonts w:ascii="Arial" w:hAnsi="Arial" w:cs="Arial"/>
      <w:b/>
      <w:bCs/>
    </w:rPr>
  </w:style>
  <w:style w:type="paragraph" w:styleId="xl100" w:customStyle="1">
    <w:name w:val="xl100"/>
    <w:basedOn w:val="Normal"/>
    <w:rsid w:val="00DC1A07"/>
    <w:pPr>
      <w:pBdr>
        <w:left w:val="single" w:color="000000" w:sz="4" w:space="0"/>
        <w:bottom w:val="single" w:color="000000" w:sz="4" w:space="0"/>
        <w:right w:val="single" w:color="000000" w:sz="4" w:space="0"/>
      </w:pBdr>
      <w:spacing w:before="100" w:beforeAutospacing="1" w:after="100" w:afterAutospacing="1"/>
      <w:jc w:val="center"/>
      <w:textAlignment w:val="center"/>
    </w:pPr>
  </w:style>
  <w:style w:type="paragraph" w:styleId="xl101" w:customStyle="1">
    <w:name w:val="xl101"/>
    <w:basedOn w:val="Normal"/>
    <w:rsid w:val="00DC1A07"/>
    <w:pPr>
      <w:pBdr>
        <w:left w:val="single" w:color="000000" w:sz="4" w:space="0"/>
        <w:bottom w:val="single" w:color="000000" w:sz="4" w:space="0"/>
      </w:pBdr>
      <w:spacing w:before="100" w:beforeAutospacing="1" w:after="100" w:afterAutospacing="1"/>
      <w:jc w:val="center"/>
      <w:textAlignment w:val="center"/>
    </w:pPr>
  </w:style>
  <w:style w:type="paragraph" w:styleId="xl102" w:customStyle="1">
    <w:name w:val="xl102"/>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styleId="xl103" w:customStyle="1">
    <w:name w:val="xl103"/>
    <w:basedOn w:val="Normal"/>
    <w:rsid w:val="00DC1A07"/>
    <w:pPr>
      <w:pBdr>
        <w:top w:val="single" w:color="auto" w:sz="4" w:space="0"/>
        <w:left w:val="single" w:color="auto" w:sz="4" w:space="0"/>
        <w:right w:val="single" w:color="auto" w:sz="4" w:space="0"/>
      </w:pBdr>
      <w:spacing w:before="100" w:beforeAutospacing="1" w:after="100" w:afterAutospacing="1"/>
    </w:pPr>
  </w:style>
  <w:style w:type="paragraph" w:styleId="xl104" w:customStyle="1">
    <w:name w:val="xl104"/>
    <w:basedOn w:val="Normal"/>
    <w:rsid w:val="00DC1A07"/>
    <w:pPr>
      <w:pBdr>
        <w:left w:val="single" w:color="auto" w:sz="4" w:space="0"/>
        <w:bottom w:val="single" w:color="auto" w:sz="4" w:space="0"/>
        <w:right w:val="single" w:color="auto" w:sz="4" w:space="0"/>
      </w:pBdr>
      <w:spacing w:before="100" w:beforeAutospacing="1" w:after="100" w:afterAutospacing="1"/>
    </w:pPr>
  </w:style>
  <w:style w:type="paragraph" w:styleId="xl105" w:customStyle="1">
    <w:name w:val="xl105"/>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styleId="xl106" w:customStyle="1">
    <w:name w:val="xl106"/>
    <w:basedOn w:val="Normal"/>
    <w:rsid w:val="00DC1A07"/>
    <w:pPr>
      <w:spacing w:before="100" w:beforeAutospacing="1" w:after="100" w:afterAutospacing="1"/>
      <w:textAlignment w:val="center"/>
    </w:pPr>
  </w:style>
  <w:style w:type="paragraph" w:styleId="xl107" w:customStyle="1">
    <w:name w:val="xl107"/>
    <w:basedOn w:val="Normal"/>
    <w:rsid w:val="00DC1A07"/>
    <w:pPr>
      <w:spacing w:before="100" w:beforeAutospacing="1" w:after="100" w:afterAutospacing="1"/>
    </w:pPr>
  </w:style>
  <w:style w:type="paragraph" w:styleId="xl108" w:customStyle="1">
    <w:name w:val="xl108"/>
    <w:basedOn w:val="Normal"/>
    <w:rsid w:val="00DC1A07"/>
    <w:pPr>
      <w:pBdr>
        <w:top w:val="single" w:color="000000" w:sz="4" w:space="0"/>
        <w:bottom w:val="single" w:color="000000" w:sz="4" w:space="0"/>
        <w:right w:val="single" w:color="000000" w:sz="4" w:space="0"/>
      </w:pBdr>
      <w:spacing w:before="100" w:beforeAutospacing="1" w:after="100" w:afterAutospacing="1"/>
    </w:pPr>
    <w:rPr>
      <w:rFonts w:ascii="Arial" w:hAnsi="Arial" w:cs="Arial"/>
      <w:b/>
      <w:bCs/>
    </w:rPr>
  </w:style>
  <w:style w:type="paragraph" w:styleId="xl109" w:customStyle="1">
    <w:name w:val="xl109"/>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b/>
      <w:bCs/>
    </w:rPr>
  </w:style>
  <w:style w:type="paragraph" w:styleId="xl110" w:customStyle="1">
    <w:name w:val="xl110"/>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rPr>
  </w:style>
  <w:style w:type="paragraph" w:styleId="xl111" w:customStyle="1">
    <w:name w:val="xl111"/>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rPr>
  </w:style>
  <w:style w:type="paragraph" w:styleId="xl112" w:customStyle="1">
    <w:name w:val="xl112"/>
    <w:basedOn w:val="Normal"/>
    <w:rsid w:val="00DC1A07"/>
    <w:pPr>
      <w:pBdr>
        <w:top w:val="single" w:color="000000" w:sz="4" w:space="0"/>
        <w:bottom w:val="single" w:color="000000" w:sz="4" w:space="0"/>
        <w:right w:val="single" w:color="000000" w:sz="4" w:space="0"/>
      </w:pBdr>
      <w:spacing w:before="100" w:beforeAutospacing="1" w:after="100" w:afterAutospacing="1"/>
      <w:textAlignment w:val="center"/>
    </w:pPr>
    <w:rPr>
      <w:rFonts w:ascii="Arial" w:hAnsi="Arial" w:cs="Arial"/>
      <w:b/>
      <w:bCs/>
    </w:rPr>
  </w:style>
  <w:style w:type="paragraph" w:styleId="xl113" w:customStyle="1">
    <w:name w:val="xl113"/>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rPr>
  </w:style>
  <w:style w:type="paragraph" w:styleId="xl114" w:customStyle="1">
    <w:name w:val="xl114"/>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textAlignment w:val="center"/>
    </w:pPr>
    <w:rPr>
      <w:rFonts w:ascii="Arial" w:hAnsi="Arial" w:cs="Arial"/>
      <w:b/>
      <w:bCs/>
    </w:rPr>
  </w:style>
  <w:style w:type="paragraph" w:styleId="xl115" w:customStyle="1">
    <w:name w:val="xl115"/>
    <w:basedOn w:val="Normal"/>
    <w:rsid w:val="00DC1A07"/>
    <w:pPr>
      <w:pBdr>
        <w:top w:val="single" w:color="000000" w:sz="4" w:space="0"/>
        <w:left w:val="single" w:color="000000" w:sz="4" w:space="0"/>
        <w:right w:val="single" w:color="000000" w:sz="4" w:space="0"/>
      </w:pBdr>
      <w:spacing w:before="100" w:beforeAutospacing="1" w:after="100" w:afterAutospacing="1"/>
      <w:textAlignment w:val="center"/>
    </w:pPr>
    <w:rPr>
      <w:rFonts w:ascii="Arial" w:hAnsi="Arial" w:cs="Arial"/>
      <w:b/>
      <w:bCs/>
    </w:rPr>
  </w:style>
  <w:style w:type="paragraph" w:styleId="xl116" w:customStyle="1">
    <w:name w:val="xl116"/>
    <w:basedOn w:val="Normal"/>
    <w:rsid w:val="00DC1A07"/>
    <w:pPr>
      <w:pBdr>
        <w:top w:val="single" w:color="000000" w:sz="4" w:space="0"/>
        <w:left w:val="single" w:color="000000" w:sz="4" w:space="0"/>
        <w:right w:val="single" w:color="000000" w:sz="4" w:space="0"/>
      </w:pBdr>
      <w:spacing w:before="100" w:beforeAutospacing="1" w:after="100" w:afterAutospacing="1"/>
      <w:jc w:val="center"/>
      <w:textAlignment w:val="center"/>
    </w:pPr>
    <w:rPr>
      <w:rFonts w:ascii="Arial" w:hAnsi="Arial" w:cs="Arial"/>
    </w:rPr>
  </w:style>
  <w:style w:type="paragraph" w:styleId="xl117" w:customStyle="1">
    <w:name w:val="xl117"/>
    <w:basedOn w:val="Normal"/>
    <w:rsid w:val="00DC1A07"/>
    <w:pPr>
      <w:pBdr>
        <w:top w:val="single" w:color="auto" w:sz="4" w:space="0"/>
        <w:left w:val="single" w:color="auto" w:sz="4" w:space="0"/>
        <w:right w:val="single" w:color="auto" w:sz="4" w:space="0"/>
      </w:pBdr>
      <w:spacing w:before="100" w:beforeAutospacing="1" w:after="100" w:afterAutospacing="1"/>
    </w:pPr>
  </w:style>
  <w:style w:type="paragraph" w:styleId="xl118" w:customStyle="1">
    <w:name w:val="xl118"/>
    <w:basedOn w:val="Normal"/>
    <w:rsid w:val="00DC1A07"/>
    <w:pPr>
      <w:pBdr>
        <w:left w:val="single" w:color="000000" w:sz="4" w:space="0"/>
        <w:bottom w:val="single" w:color="000000" w:sz="4" w:space="0"/>
        <w:right w:val="single" w:color="000000" w:sz="4" w:space="0"/>
      </w:pBdr>
      <w:spacing w:before="100" w:beforeAutospacing="1" w:after="100" w:afterAutospacing="1"/>
      <w:textAlignment w:val="center"/>
    </w:pPr>
    <w:rPr>
      <w:rFonts w:ascii="Arial" w:hAnsi="Arial" w:cs="Arial"/>
      <w:b/>
      <w:bCs/>
    </w:rPr>
  </w:style>
  <w:style w:type="paragraph" w:styleId="xl119" w:customStyle="1">
    <w:name w:val="xl119"/>
    <w:basedOn w:val="Normal"/>
    <w:rsid w:val="00DC1A07"/>
    <w:pPr>
      <w:pBdr>
        <w:left w:val="single" w:color="auto" w:sz="4" w:space="0"/>
        <w:bottom w:val="single" w:color="auto" w:sz="4" w:space="0"/>
        <w:right w:val="single" w:color="auto" w:sz="4" w:space="0"/>
      </w:pBdr>
      <w:spacing w:before="100" w:beforeAutospacing="1" w:after="100" w:afterAutospacing="1"/>
      <w:textAlignment w:val="center"/>
    </w:pPr>
  </w:style>
  <w:style w:type="paragraph" w:styleId="xl120" w:customStyle="1">
    <w:name w:val="xl120"/>
    <w:basedOn w:val="Normal"/>
    <w:rsid w:val="00DC1A07"/>
    <w:pPr>
      <w:pBdr>
        <w:top w:val="single" w:color="000000" w:sz="4" w:space="0"/>
        <w:left w:val="single" w:color="000000" w:sz="4" w:space="0"/>
        <w:right w:val="single" w:color="000000" w:sz="4" w:space="0"/>
      </w:pBdr>
      <w:spacing w:before="100" w:beforeAutospacing="1" w:after="100" w:afterAutospacing="1"/>
      <w:textAlignment w:val="center"/>
    </w:pPr>
    <w:rPr>
      <w:rFonts w:ascii="Arial" w:hAnsi="Arial" w:cs="Arial"/>
    </w:rPr>
  </w:style>
  <w:style w:type="paragraph" w:styleId="xl121" w:customStyle="1">
    <w:name w:val="xl121"/>
    <w:basedOn w:val="Normal"/>
    <w:rsid w:val="00DC1A07"/>
    <w:pPr>
      <w:pBdr>
        <w:left w:val="single" w:color="000000" w:sz="4" w:space="0"/>
        <w:right w:val="single" w:color="000000" w:sz="4" w:space="0"/>
      </w:pBdr>
      <w:spacing w:before="100" w:beforeAutospacing="1" w:after="100" w:afterAutospacing="1"/>
      <w:jc w:val="center"/>
      <w:textAlignment w:val="center"/>
    </w:pPr>
    <w:rPr>
      <w:rFonts w:ascii="Arial" w:hAnsi="Arial" w:cs="Arial"/>
    </w:rPr>
  </w:style>
  <w:style w:type="paragraph" w:styleId="xl122" w:customStyle="1">
    <w:name w:val="xl122"/>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rPr>
  </w:style>
  <w:style w:type="paragraph" w:styleId="xl123" w:customStyle="1">
    <w:name w:val="xl123"/>
    <w:basedOn w:val="Normal"/>
    <w:rsid w:val="00DC1A07"/>
    <w:pPr>
      <w:pBdr>
        <w:top w:val="single" w:color="000000" w:sz="4" w:space="0"/>
        <w:bottom w:val="single" w:color="000000" w:sz="4" w:space="0"/>
        <w:right w:val="single" w:color="000000" w:sz="4" w:space="0"/>
      </w:pBdr>
      <w:spacing w:before="100" w:beforeAutospacing="1" w:after="100" w:afterAutospacing="1"/>
      <w:jc w:val="center"/>
    </w:pPr>
    <w:rPr>
      <w:rFonts w:ascii="Arial" w:hAnsi="Arial" w:cs="Arial"/>
    </w:rPr>
  </w:style>
  <w:style w:type="paragraph" w:styleId="xl124" w:customStyle="1">
    <w:name w:val="xl124"/>
    <w:basedOn w:val="Normal"/>
    <w:rsid w:val="00DC1A07"/>
    <w:pPr>
      <w:pBdr>
        <w:top w:val="single" w:color="auto" w:sz="4" w:space="0"/>
        <w:left w:val="single" w:color="000000" w:sz="4" w:space="0"/>
        <w:bottom w:val="single" w:color="000000" w:sz="4" w:space="0"/>
      </w:pBdr>
      <w:spacing w:before="100" w:beforeAutospacing="1" w:after="100" w:afterAutospacing="1"/>
      <w:jc w:val="center"/>
      <w:textAlignment w:val="center"/>
    </w:pPr>
    <w:rPr>
      <w:rFonts w:ascii="Arial" w:hAnsi="Arial" w:cs="Arial"/>
      <w:b/>
      <w:bCs/>
    </w:rPr>
  </w:style>
  <w:style w:type="paragraph" w:styleId="xl125" w:customStyle="1">
    <w:name w:val="xl125"/>
    <w:basedOn w:val="Normal"/>
    <w:rsid w:val="00DC1A07"/>
    <w:pPr>
      <w:pBdr>
        <w:top w:val="single" w:color="auto" w:sz="4" w:space="0"/>
        <w:bottom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26" w:customStyle="1">
    <w:name w:val="xl126"/>
    <w:basedOn w:val="Normal"/>
    <w:rsid w:val="00DC1A07"/>
    <w:pPr>
      <w:pBdr>
        <w:top w:val="single" w:color="auto" w:sz="4" w:space="0"/>
        <w:left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27" w:customStyle="1">
    <w:name w:val="xl127"/>
    <w:basedOn w:val="Normal"/>
    <w:rsid w:val="00DC1A07"/>
    <w:pPr>
      <w:pBdr>
        <w:left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28" w:customStyle="1">
    <w:name w:val="xl128"/>
    <w:basedOn w:val="Normal"/>
    <w:rsid w:val="00DC1A07"/>
    <w:pPr>
      <w:pBdr>
        <w:left w:val="single" w:color="000000" w:sz="4" w:space="0"/>
        <w:bottom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29" w:customStyle="1">
    <w:name w:val="xl129"/>
    <w:basedOn w:val="Normal"/>
    <w:rsid w:val="00DC1A07"/>
    <w:pPr>
      <w:pBdr>
        <w:top w:val="single" w:color="auto" w:sz="4" w:space="0"/>
        <w:left w:val="single" w:color="auto" w:sz="4" w:space="0"/>
      </w:pBdr>
      <w:spacing w:before="100" w:beforeAutospacing="1" w:after="100" w:afterAutospacing="1"/>
      <w:jc w:val="center"/>
      <w:textAlignment w:val="center"/>
    </w:pPr>
    <w:rPr>
      <w:rFonts w:ascii="Arial" w:hAnsi="Arial" w:cs="Arial"/>
      <w:b/>
      <w:bCs/>
    </w:rPr>
  </w:style>
  <w:style w:type="paragraph" w:styleId="xl130" w:customStyle="1">
    <w:name w:val="xl130"/>
    <w:basedOn w:val="Normal"/>
    <w:rsid w:val="00DC1A07"/>
    <w:pPr>
      <w:pBdr>
        <w:top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31" w:customStyle="1">
    <w:name w:val="xl131"/>
    <w:basedOn w:val="Normal"/>
    <w:rsid w:val="00DC1A07"/>
    <w:pPr>
      <w:pBdr>
        <w:left w:val="single" w:color="auto" w:sz="4" w:space="0"/>
      </w:pBdr>
      <w:spacing w:before="100" w:beforeAutospacing="1" w:after="100" w:afterAutospacing="1"/>
      <w:jc w:val="center"/>
      <w:textAlignment w:val="center"/>
    </w:pPr>
    <w:rPr>
      <w:rFonts w:ascii="Arial" w:hAnsi="Arial" w:cs="Arial"/>
      <w:b/>
      <w:bCs/>
    </w:rPr>
  </w:style>
  <w:style w:type="paragraph" w:styleId="xl132" w:customStyle="1">
    <w:name w:val="xl132"/>
    <w:basedOn w:val="Normal"/>
    <w:rsid w:val="00DC1A07"/>
    <w:pPr>
      <w:pBdr>
        <w:right w:val="single" w:color="auto" w:sz="4" w:space="0"/>
      </w:pBdr>
      <w:spacing w:before="100" w:beforeAutospacing="1" w:after="100" w:afterAutospacing="1"/>
      <w:jc w:val="center"/>
      <w:textAlignment w:val="center"/>
    </w:pPr>
    <w:rPr>
      <w:rFonts w:ascii="Arial" w:hAnsi="Arial" w:cs="Arial"/>
      <w:b/>
      <w:bCs/>
    </w:rPr>
  </w:style>
  <w:style w:type="paragraph" w:styleId="xl133" w:customStyle="1">
    <w:name w:val="xl133"/>
    <w:basedOn w:val="Normal"/>
    <w:rsid w:val="00DC1A07"/>
    <w:pPr>
      <w:pBdr>
        <w:left w:val="single" w:color="auto" w:sz="4" w:space="0"/>
        <w:bottom w:val="single" w:color="auto" w:sz="4" w:space="0"/>
      </w:pBdr>
      <w:spacing w:before="100" w:beforeAutospacing="1" w:after="100" w:afterAutospacing="1"/>
      <w:jc w:val="center"/>
      <w:textAlignment w:val="center"/>
    </w:pPr>
    <w:rPr>
      <w:rFonts w:ascii="Arial" w:hAnsi="Arial" w:cs="Arial"/>
      <w:b/>
      <w:bCs/>
    </w:rPr>
  </w:style>
  <w:style w:type="paragraph" w:styleId="xl134" w:customStyle="1">
    <w:name w:val="xl134"/>
    <w:basedOn w:val="Normal"/>
    <w:rsid w:val="00DC1A07"/>
    <w:pPr>
      <w:pBdr>
        <w:bottom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35" w:customStyle="1">
    <w:name w:val="xl135"/>
    <w:basedOn w:val="Normal"/>
    <w:rsid w:val="00DC1A07"/>
    <w:pPr>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36" w:customStyle="1">
    <w:name w:val="xl136"/>
    <w:basedOn w:val="Normal"/>
    <w:rsid w:val="00DC1A07"/>
    <w:pPr>
      <w:pBdr>
        <w:left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37" w:customStyle="1">
    <w:name w:val="xl137"/>
    <w:basedOn w:val="Normal"/>
    <w:rsid w:val="00DC1A07"/>
    <w:pPr>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38" w:customStyle="1">
    <w:name w:val="xl138"/>
    <w:basedOn w:val="Normal"/>
    <w:rsid w:val="00DC1A07"/>
    <w:pPr>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39" w:customStyle="1">
    <w:name w:val="xl139"/>
    <w:basedOn w:val="Normal"/>
    <w:rsid w:val="00DC1A07"/>
    <w:pPr>
      <w:pBdr>
        <w:left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40" w:customStyle="1">
    <w:name w:val="xl140"/>
    <w:basedOn w:val="Normal"/>
    <w:rsid w:val="00DC1A07"/>
    <w:pPr>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41" w:customStyle="1">
    <w:name w:val="xl141"/>
    <w:basedOn w:val="Normal"/>
    <w:rsid w:val="00DC1A07"/>
    <w:pPr>
      <w:pBdr>
        <w:top w:val="single" w:color="000000" w:sz="4" w:space="0"/>
        <w:left w:val="single" w:color="000000" w:sz="4" w:space="0"/>
      </w:pBdr>
      <w:spacing w:before="100" w:beforeAutospacing="1" w:after="100" w:afterAutospacing="1"/>
      <w:jc w:val="center"/>
      <w:textAlignment w:val="center"/>
    </w:pPr>
    <w:rPr>
      <w:rFonts w:ascii="Arial" w:hAnsi="Arial" w:cs="Arial"/>
      <w:b/>
      <w:bCs/>
    </w:rPr>
  </w:style>
  <w:style w:type="paragraph" w:styleId="xl142" w:customStyle="1">
    <w:name w:val="xl142"/>
    <w:basedOn w:val="Normal"/>
    <w:rsid w:val="00DC1A07"/>
    <w:pPr>
      <w:spacing w:before="100" w:beforeAutospacing="1" w:after="100" w:afterAutospacing="1"/>
      <w:jc w:val="center"/>
      <w:textAlignment w:val="center"/>
    </w:pPr>
    <w:rPr>
      <w:rFonts w:ascii="Arial" w:hAnsi="Arial" w:cs="Arial"/>
      <w:b/>
      <w:bCs/>
    </w:rPr>
  </w:style>
  <w:style w:type="paragraph" w:styleId="xl143" w:customStyle="1">
    <w:name w:val="xl143"/>
    <w:basedOn w:val="Normal"/>
    <w:rsid w:val="00DC1A07"/>
    <w:pPr>
      <w:pBdr>
        <w:right w:val="single" w:color="000000" w:sz="4" w:space="0"/>
      </w:pBdr>
      <w:spacing w:before="100" w:beforeAutospacing="1" w:after="100" w:afterAutospacing="1"/>
      <w:jc w:val="center"/>
      <w:textAlignment w:val="center"/>
    </w:pPr>
    <w:rPr>
      <w:rFonts w:ascii="Arial" w:hAnsi="Arial" w:cs="Arial"/>
      <w:b/>
      <w:bCs/>
    </w:rPr>
  </w:style>
  <w:style w:type="paragraph" w:styleId="xl144" w:customStyle="1">
    <w:name w:val="xl144"/>
    <w:basedOn w:val="Normal"/>
    <w:rsid w:val="00DC1A07"/>
    <w:pPr>
      <w:pBdr>
        <w:left w:val="single" w:color="000000" w:sz="4" w:space="0"/>
      </w:pBdr>
      <w:spacing w:before="100" w:beforeAutospacing="1" w:after="100" w:afterAutospacing="1"/>
      <w:jc w:val="center"/>
      <w:textAlignment w:val="center"/>
    </w:pPr>
    <w:rPr>
      <w:rFonts w:ascii="Arial" w:hAnsi="Arial" w:cs="Arial"/>
      <w:b/>
      <w:bCs/>
    </w:rPr>
  </w:style>
  <w:style w:type="paragraph" w:styleId="xl145" w:customStyle="1">
    <w:name w:val="xl145"/>
    <w:basedOn w:val="Normal"/>
    <w:rsid w:val="00DC1A07"/>
    <w:pPr>
      <w:pBdr>
        <w:left w:val="single" w:color="000000" w:sz="4" w:space="0"/>
        <w:bottom w:val="single" w:color="000000" w:sz="4" w:space="0"/>
      </w:pBdr>
      <w:spacing w:before="100" w:beforeAutospacing="1" w:after="100" w:afterAutospacing="1"/>
      <w:jc w:val="center"/>
      <w:textAlignment w:val="center"/>
    </w:pPr>
    <w:rPr>
      <w:rFonts w:ascii="Arial" w:hAnsi="Arial" w:cs="Arial"/>
      <w:b/>
      <w:bCs/>
    </w:rPr>
  </w:style>
  <w:style w:type="paragraph" w:styleId="xl146" w:customStyle="1">
    <w:name w:val="xl146"/>
    <w:basedOn w:val="Normal"/>
    <w:rsid w:val="00DC1A07"/>
    <w:pPr>
      <w:pBdr>
        <w:bottom w:val="single" w:color="000000" w:sz="4" w:space="0"/>
      </w:pBdr>
      <w:spacing w:before="100" w:beforeAutospacing="1" w:after="100" w:afterAutospacing="1"/>
      <w:jc w:val="center"/>
      <w:textAlignment w:val="center"/>
    </w:pPr>
    <w:rPr>
      <w:rFonts w:ascii="Arial" w:hAnsi="Arial" w:cs="Arial"/>
      <w:b/>
      <w:bCs/>
    </w:rPr>
  </w:style>
  <w:style w:type="paragraph" w:styleId="xl147" w:customStyle="1">
    <w:name w:val="xl147"/>
    <w:basedOn w:val="Normal"/>
    <w:rsid w:val="00DC1A07"/>
    <w:pPr>
      <w:pBdr>
        <w:bottom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48" w:customStyle="1">
    <w:name w:val="xl148"/>
    <w:basedOn w:val="Normal"/>
    <w:rsid w:val="00DC1A07"/>
    <w:pPr>
      <w:pBdr>
        <w:top w:val="single" w:color="000000" w:sz="4" w:space="0"/>
        <w:left w:val="single" w:color="000000" w:sz="4" w:space="0"/>
      </w:pBdr>
      <w:spacing w:before="100" w:beforeAutospacing="1" w:after="100" w:afterAutospacing="1"/>
      <w:jc w:val="center"/>
      <w:textAlignment w:val="center"/>
    </w:pPr>
    <w:rPr>
      <w:rFonts w:ascii="Arial" w:hAnsi="Arial" w:cs="Arial"/>
      <w:b/>
      <w:bCs/>
    </w:rPr>
  </w:style>
  <w:style w:type="paragraph" w:styleId="xl149" w:customStyle="1">
    <w:name w:val="xl149"/>
    <w:basedOn w:val="Normal"/>
    <w:rsid w:val="00DC1A07"/>
    <w:pPr>
      <w:pBdr>
        <w:top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50" w:customStyle="1">
    <w:name w:val="xl150"/>
    <w:basedOn w:val="Normal"/>
    <w:rsid w:val="00DC1A07"/>
    <w:pPr>
      <w:pBdr>
        <w:left w:val="single" w:color="000000" w:sz="4" w:space="0"/>
        <w:bottom w:val="single" w:color="000000" w:sz="4" w:space="0"/>
      </w:pBdr>
      <w:spacing w:before="100" w:beforeAutospacing="1" w:after="100" w:afterAutospacing="1"/>
      <w:jc w:val="center"/>
      <w:textAlignment w:val="center"/>
    </w:pPr>
    <w:rPr>
      <w:rFonts w:ascii="Arial" w:hAnsi="Arial" w:cs="Arial"/>
      <w:b/>
      <w:bCs/>
    </w:rPr>
  </w:style>
  <w:style w:type="paragraph" w:styleId="xl151" w:customStyle="1">
    <w:name w:val="xl151"/>
    <w:basedOn w:val="Normal"/>
    <w:rsid w:val="00DC1A07"/>
    <w:pPr>
      <w:pBdr>
        <w:bottom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52" w:customStyle="1">
    <w:name w:val="xl152"/>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53" w:customStyle="1">
    <w:name w:val="xl153"/>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textAlignment w:val="top"/>
    </w:pPr>
    <w:rPr>
      <w:rFonts w:ascii="Arial" w:hAnsi="Arial" w:cs="Arial"/>
      <w:sz w:val="18"/>
      <w:szCs w:val="18"/>
    </w:rPr>
  </w:style>
  <w:style w:type="paragraph" w:styleId="xl154" w:customStyle="1">
    <w:name w:val="xl154"/>
    <w:basedOn w:val="Normal"/>
    <w:rsid w:val="00DC1A07"/>
    <w:pPr>
      <w:pBdr>
        <w:top w:val="single" w:color="000000" w:sz="4" w:space="0"/>
        <w:left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55" w:customStyle="1">
    <w:name w:val="xl155"/>
    <w:basedOn w:val="Normal"/>
    <w:rsid w:val="00DC1A07"/>
    <w:pPr>
      <w:pBdr>
        <w:top w:val="single" w:color="000000" w:sz="4" w:space="0"/>
        <w:right w:val="single" w:color="000000" w:sz="4" w:space="0"/>
      </w:pBdr>
      <w:spacing w:before="100" w:beforeAutospacing="1" w:after="100" w:afterAutospacing="1"/>
      <w:jc w:val="center"/>
      <w:textAlignment w:val="center"/>
    </w:pPr>
    <w:rPr>
      <w:rFonts w:ascii="Arial" w:hAnsi="Arial" w:cs="Arial"/>
      <w:b/>
      <w:bCs/>
    </w:rPr>
  </w:style>
  <w:style w:type="paragraph" w:styleId="xl156" w:customStyle="1">
    <w:name w:val="xl156"/>
    <w:basedOn w:val="Normal"/>
    <w:rsid w:val="00DC1A07"/>
    <w:pPr>
      <w:pBdr>
        <w:left w:val="single" w:color="000000" w:sz="4" w:space="0"/>
        <w:bottom w:val="single" w:color="auto" w:sz="4" w:space="0"/>
      </w:pBdr>
      <w:spacing w:before="100" w:beforeAutospacing="1" w:after="100" w:afterAutospacing="1"/>
      <w:jc w:val="center"/>
      <w:textAlignment w:val="center"/>
    </w:pPr>
    <w:rPr>
      <w:rFonts w:ascii="Arial" w:hAnsi="Arial" w:cs="Arial"/>
      <w:b/>
      <w:bCs/>
    </w:rPr>
  </w:style>
  <w:style w:type="paragraph" w:styleId="xl157" w:customStyle="1">
    <w:name w:val="xl157"/>
    <w:basedOn w:val="Normal"/>
    <w:rsid w:val="00DC1A07"/>
    <w:pPr>
      <w:pBdr>
        <w:bottom w:val="single" w:color="auto" w:sz="4" w:space="0"/>
        <w:right w:val="single" w:color="000000" w:sz="4" w:space="0"/>
      </w:pBdr>
      <w:spacing w:before="100" w:beforeAutospacing="1" w:after="100" w:afterAutospacing="1"/>
      <w:jc w:val="center"/>
      <w:textAlignment w:val="center"/>
    </w:pPr>
    <w:rPr>
      <w:rFonts w:ascii="Arial" w:hAnsi="Arial" w:cs="Arial"/>
      <w:b/>
      <w:bCs/>
    </w:rPr>
  </w:style>
  <w:style w:type="paragraph" w:styleId="xl158" w:customStyle="1">
    <w:name w:val="xl158"/>
    <w:basedOn w:val="Normal"/>
    <w:rsid w:val="00DC1A07"/>
    <w:pPr>
      <w:pBdr>
        <w:top w:val="single" w:color="000000" w:sz="4" w:space="0"/>
        <w:left w:val="single" w:color="000000" w:sz="4" w:space="0"/>
        <w:right w:val="single" w:color="000000" w:sz="4" w:space="0"/>
      </w:pBdr>
      <w:spacing w:before="100" w:beforeAutospacing="1" w:after="100" w:afterAutospacing="1"/>
      <w:jc w:val="center"/>
      <w:textAlignment w:val="center"/>
    </w:pPr>
    <w:rPr>
      <w:rFonts w:ascii="Arial" w:hAnsi="Arial" w:cs="Arial"/>
      <w:b/>
      <w:bCs/>
      <w:sz w:val="18"/>
      <w:szCs w:val="18"/>
    </w:rPr>
  </w:style>
  <w:style w:type="paragraph" w:styleId="xl159" w:customStyle="1">
    <w:name w:val="xl159"/>
    <w:basedOn w:val="Normal"/>
    <w:rsid w:val="00DC1A07"/>
    <w:pPr>
      <w:pBdr>
        <w:top w:val="single" w:color="000000" w:sz="4" w:space="0"/>
        <w:left w:val="single" w:color="000000" w:sz="4" w:space="0"/>
        <w:bottom w:val="single" w:color="000000" w:sz="4" w:space="0"/>
        <w:right w:val="single" w:color="000000" w:sz="4" w:space="0"/>
      </w:pBdr>
      <w:spacing w:before="100" w:beforeAutospacing="1" w:after="100" w:afterAutospacing="1"/>
      <w:jc w:val="center"/>
    </w:pPr>
  </w:style>
  <w:style w:type="paragraph" w:styleId="xl160" w:customStyle="1">
    <w:name w:val="xl160"/>
    <w:basedOn w:val="Normal"/>
    <w:rsid w:val="00DC1A07"/>
    <w:pPr>
      <w:pBdr>
        <w:bottom w:val="single" w:color="000000" w:sz="4" w:space="0"/>
        <w:right w:val="single" w:color="000000" w:sz="4" w:space="0"/>
      </w:pBdr>
      <w:spacing w:before="100" w:beforeAutospacing="1" w:after="100" w:afterAutospacing="1"/>
    </w:pPr>
    <w:rPr>
      <w:rFonts w:ascii="Arial" w:hAnsi="Arial" w:cs="Arial"/>
      <w:b/>
      <w:bCs/>
    </w:rPr>
  </w:style>
  <w:style w:type="paragraph" w:styleId="xl161" w:customStyle="1">
    <w:name w:val="xl161"/>
    <w:basedOn w:val="Normal"/>
    <w:rsid w:val="00DC1A07"/>
    <w:pPr>
      <w:pBdr>
        <w:left w:val="single" w:color="000000" w:sz="4" w:space="0"/>
        <w:bottom w:val="single" w:color="000000" w:sz="4" w:space="0"/>
        <w:right w:val="single" w:color="000000" w:sz="4" w:space="0"/>
      </w:pBdr>
      <w:spacing w:before="100" w:beforeAutospacing="1" w:after="100" w:afterAutospacing="1"/>
      <w:jc w:val="center"/>
    </w:pPr>
  </w:style>
  <w:style w:type="paragraph" w:styleId="xl162" w:customStyle="1">
    <w:name w:val="xl162"/>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styleId="xl163" w:customStyle="1">
    <w:name w:val="xl163"/>
    <w:basedOn w:val="Normal"/>
    <w:rsid w:val="00DC1A07"/>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w:hAnsi="Arial" w:cs="Arial"/>
      <w:b/>
      <w:bCs/>
    </w:rPr>
  </w:style>
  <w:style w:type="paragraph" w:styleId="xl164" w:customStyle="1">
    <w:name w:val="xl164"/>
    <w:basedOn w:val="Normal"/>
    <w:rsid w:val="00DC1A07"/>
    <w:pPr>
      <w:spacing w:before="100" w:beforeAutospacing="1" w:after="100" w:afterAutospacing="1"/>
    </w:pPr>
    <w:rPr>
      <w:rFonts w:ascii="Arial" w:hAnsi="Arial" w:cs="Arial"/>
      <w:color w:val="DD0806"/>
    </w:rPr>
  </w:style>
  <w:style w:type="paragraph" w:styleId="xl165" w:customStyle="1">
    <w:name w:val="xl165"/>
    <w:basedOn w:val="Normal"/>
    <w:rsid w:val="00DC1A07"/>
    <w:pPr>
      <w:pBdr>
        <w:top w:val="single" w:color="000000" w:sz="4" w:space="0"/>
        <w:left w:val="single" w:color="000000" w:sz="4" w:space="0"/>
        <w:bottom w:val="single" w:color="000000" w:sz="4" w:space="0"/>
      </w:pBdr>
      <w:spacing w:before="100" w:beforeAutospacing="1" w:after="100" w:afterAutospacing="1"/>
      <w:jc w:val="center"/>
      <w:textAlignment w:val="center"/>
    </w:pPr>
  </w:style>
  <w:style w:type="paragraph" w:styleId="xl166" w:customStyle="1">
    <w:name w:val="xl166"/>
    <w:basedOn w:val="Normal"/>
    <w:rsid w:val="002132C1"/>
    <w:pPr>
      <w:pBdr>
        <w:top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67" w:customStyle="1">
    <w:name w:val="xl167"/>
    <w:basedOn w:val="Normal"/>
    <w:rsid w:val="002132C1"/>
    <w:pPr>
      <w:pBdr>
        <w:left w:val="single" w:color="auto" w:sz="4" w:space="0"/>
        <w:bottom w:val="single" w:color="auto" w:sz="4" w:space="0"/>
      </w:pBdr>
      <w:spacing w:before="100" w:beforeAutospacing="1" w:after="100" w:afterAutospacing="1"/>
      <w:jc w:val="center"/>
      <w:textAlignment w:val="center"/>
    </w:pPr>
    <w:rPr>
      <w:rFonts w:ascii="Arial" w:hAnsi="Arial" w:cs="Arial"/>
      <w:b/>
      <w:bCs/>
    </w:rPr>
  </w:style>
  <w:style w:type="paragraph" w:styleId="xl168" w:customStyle="1">
    <w:name w:val="xl168"/>
    <w:basedOn w:val="Normal"/>
    <w:rsid w:val="002132C1"/>
    <w:pPr>
      <w:pBdr>
        <w:bottom w:val="single" w:color="auto" w:sz="4" w:space="0"/>
        <w:right w:val="single" w:color="auto" w:sz="4" w:space="0"/>
      </w:pBdr>
      <w:spacing w:before="100" w:beforeAutospacing="1" w:after="100" w:afterAutospacing="1"/>
      <w:jc w:val="center"/>
      <w:textAlignment w:val="center"/>
    </w:pPr>
    <w:rPr>
      <w:rFonts w:ascii="Arial" w:hAnsi="Arial" w:cs="Arial"/>
      <w:b/>
      <w:bCs/>
    </w:rPr>
  </w:style>
  <w:style w:type="paragraph" w:styleId="xl169" w:customStyle="1">
    <w:name w:val="xl169"/>
    <w:basedOn w:val="Normal"/>
    <w:rsid w:val="002132C1"/>
    <w:pPr>
      <w:pBdr>
        <w:left w:val="single" w:color="auto" w:sz="4" w:space="0"/>
        <w:bottom w:val="single" w:color="auto" w:sz="4" w:space="0"/>
        <w:right w:val="single" w:color="auto" w:sz="4" w:space="0"/>
      </w:pBdr>
      <w:spacing w:before="100" w:beforeAutospacing="1" w:after="100" w:afterAutospacing="1"/>
      <w:textAlignment w:val="center"/>
    </w:pPr>
  </w:style>
  <w:style w:type="paragraph" w:styleId="xl170" w:customStyle="1">
    <w:name w:val="xl170"/>
    <w:basedOn w:val="Normal"/>
    <w:rsid w:val="002132C1"/>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rPr>
  </w:style>
  <w:style w:type="paragraph" w:styleId="xl171" w:customStyle="1">
    <w:name w:val="xl171"/>
    <w:basedOn w:val="Normal"/>
    <w:rsid w:val="002132C1"/>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center"/>
    </w:pPr>
    <w:rPr>
      <w:rFonts w:ascii="Arial" w:hAnsi="Arial" w:cs="Arial"/>
    </w:rPr>
  </w:style>
  <w:style w:type="paragraph" w:styleId="xl172" w:customStyle="1">
    <w:name w:val="xl172"/>
    <w:basedOn w:val="Normal"/>
    <w:rsid w:val="002132C1"/>
    <w:pPr>
      <w:pBdr>
        <w:top w:val="single" w:color="000000" w:sz="4" w:space="0"/>
        <w:bottom w:val="single" w:color="000000" w:sz="4" w:space="0"/>
        <w:right w:val="single" w:color="000000" w:sz="4" w:space="0"/>
      </w:pBdr>
      <w:spacing w:before="100" w:beforeAutospacing="1" w:after="100" w:afterAutospacing="1"/>
      <w:textAlignment w:val="center"/>
    </w:pPr>
    <w:rPr>
      <w:rFonts w:ascii="Arial" w:hAnsi="Arial" w:cs="Arial"/>
    </w:rPr>
  </w:style>
  <w:style w:type="paragraph" w:styleId="xl173" w:customStyle="1">
    <w:name w:val="xl173"/>
    <w:basedOn w:val="Normal"/>
    <w:rsid w:val="002132C1"/>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style>
  <w:style w:type="paragraph" w:styleId="xl174" w:customStyle="1">
    <w:name w:val="xl174"/>
    <w:basedOn w:val="Normal"/>
    <w:rsid w:val="002132C1"/>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rPr>
  </w:style>
  <w:style w:type="paragraph" w:styleId="xl175" w:customStyle="1">
    <w:name w:val="xl175"/>
    <w:basedOn w:val="Normal"/>
    <w:rsid w:val="002132C1"/>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styleId="xl176" w:customStyle="1">
    <w:name w:val="xl176"/>
    <w:basedOn w:val="Normal"/>
    <w:rsid w:val="002132C1"/>
    <w:pPr>
      <w:pBdr>
        <w:top w:val="single" w:color="auto" w:sz="4" w:space="0"/>
        <w:left w:val="single" w:color="auto" w:sz="4" w:space="0"/>
        <w:right w:val="single" w:color="auto" w:sz="4" w:space="0"/>
      </w:pBdr>
      <w:spacing w:before="100" w:beforeAutospacing="1" w:after="100" w:afterAutospacing="1"/>
      <w:textAlignment w:val="center"/>
    </w:pPr>
    <w:rPr>
      <w:rFonts w:ascii="Arial" w:hAnsi="Arial" w:cs="Arial"/>
    </w:rPr>
  </w:style>
  <w:style w:type="paragraph" w:styleId="xl177" w:customStyle="1">
    <w:name w:val="xl177"/>
    <w:basedOn w:val="Normal"/>
    <w:rsid w:val="002132C1"/>
    <w:pPr>
      <w:spacing w:before="100" w:beforeAutospacing="1" w:after="100" w:afterAutospacing="1"/>
      <w:textAlignment w:val="center"/>
    </w:pPr>
    <w:rPr>
      <w:rFonts w:ascii="Arial" w:hAnsi="Arial" w:cs="Arial"/>
      <w:color w:val="DD0806"/>
    </w:rPr>
  </w:style>
  <w:style w:type="paragraph" w:styleId="xl178" w:customStyle="1">
    <w:name w:val="xl178"/>
    <w:basedOn w:val="Normal"/>
    <w:rsid w:val="002132C1"/>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sz w:val="18"/>
      <w:szCs w:val="18"/>
    </w:rPr>
  </w:style>
  <w:style w:type="paragraph" w:styleId="xl179" w:customStyle="1">
    <w:name w:val="xl179"/>
    <w:basedOn w:val="Normal"/>
    <w:rsid w:val="002132C1"/>
    <w:pPr>
      <w:pBdr>
        <w:top w:val="single" w:color="auto" w:sz="4" w:space="0"/>
        <w:left w:val="single" w:color="auto" w:sz="4" w:space="0"/>
        <w:right w:val="single" w:color="auto" w:sz="4" w:space="0"/>
      </w:pBdr>
      <w:spacing w:before="100" w:beforeAutospacing="1" w:after="100" w:afterAutospacing="1"/>
      <w:jc w:val="center"/>
      <w:textAlignment w:val="center"/>
    </w:pPr>
  </w:style>
  <w:style w:type="paragraph" w:styleId="xl180" w:customStyle="1">
    <w:name w:val="xl180"/>
    <w:basedOn w:val="Normal"/>
    <w:rsid w:val="002132C1"/>
    <w:pPr>
      <w:pBdr>
        <w:left w:val="single" w:color="auto" w:sz="4" w:space="0"/>
        <w:bottom w:val="single" w:color="auto" w:sz="4" w:space="0"/>
        <w:right w:val="single" w:color="auto" w:sz="4" w:space="0"/>
      </w:pBdr>
      <w:spacing w:before="100" w:beforeAutospacing="1" w:after="100" w:afterAutospacing="1"/>
      <w:jc w:val="center"/>
      <w:textAlignment w:val="center"/>
    </w:pPr>
  </w:style>
  <w:style w:type="character" w:styleId="TestoCarattere1" w:customStyle="1">
    <w:name w:val="Testo Carattere1"/>
    <w:basedOn w:val="DefaultParagraphFont"/>
    <w:link w:val="Testo"/>
    <w:rsid w:val="00B50D3A"/>
    <w:rPr>
      <w:rFonts w:ascii="Tahoma" w:hAnsi="Tahoma" w:eastAsia="Times New Roman"/>
      <w:szCs w:val="18"/>
    </w:rPr>
  </w:style>
  <w:style w:type="character" w:styleId="UnresolvedMention">
    <w:name w:val="Unresolved Mention"/>
    <w:basedOn w:val="DefaultParagraphFont"/>
    <w:uiPriority w:val="99"/>
    <w:semiHidden/>
    <w:unhideWhenUsed/>
    <w:rsid w:val="00CD350A"/>
    <w:rPr>
      <w:color w:val="605E5C"/>
      <w:shd w:val="clear" w:color="auto" w:fill="E1DFDD"/>
    </w:rPr>
  </w:style>
  <w:style w:type="paragraph" w:styleId="xmsonormal" w:customStyle="1">
    <w:name w:val="x_msonormal"/>
    <w:basedOn w:val="Normal"/>
    <w:rsid w:val="00993DBA"/>
    <w:rPr>
      <w:rFonts w:ascii="Aptos" w:hAnsi="Aptos" w:cs="Aptos" w:eastAsiaTheme="minorHAnsi"/>
      <w:sz w:val="22"/>
      <w:szCs w:val="22"/>
    </w:rPr>
  </w:style>
  <w:style w:type="paragraph" w:styleId="TableNormal5" w:customStyle="1">
    <w:name w:val="Table Normal5"/>
    <w:basedOn w:val="Normal"/>
    <w:rsid w:val="002B1C1E"/>
    <w:rPr>
      <w:rFonts w:ascii="Tahoma" w:hAnsi="Tahoma" w:cs="Tahoma"/>
      <w:sz w:val="22"/>
      <w:szCs w:val="22"/>
    </w:rPr>
  </w:style>
  <w:style w:type="paragraph" w:styleId="NormalLatinConsolas" w:customStyle="1">
    <w:name w:val="Normal + (Latin) Consolas"/>
    <w:aliases w:val="9 pt,Black,Left:  1.25 cm,After:  0 pt + (Latin) Co..."/>
    <w:basedOn w:val="Normal"/>
    <w:rsid w:val="00AF5C70"/>
    <w:pPr>
      <w:ind w:left="360"/>
      <w:jc w:val="both"/>
    </w:pPr>
    <w:rPr>
      <w:rFonts w:ascii="Calibri" w:hAnsi="Calibri" w:eastAsia="Calibri"/>
      <w:noProof/>
      <w:szCs w:val="20"/>
      <w:lang w:eastAsia="en-US"/>
    </w:rPr>
  </w:style>
  <w:style w:type="table" w:styleId="Equifaxtable1" w:customStyle="1">
    <w:name w:val="Equifax table1"/>
    <w:basedOn w:val="TableNormal"/>
    <w:next w:val="TableGrid"/>
    <w:uiPriority w:val="39"/>
    <w:rsid w:val="00842DA3"/>
    <w:rPr>
      <w:rFonts w:eastAsia="Calibri"/>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50">
      <w:bodyDiv w:val="1"/>
      <w:marLeft w:val="0"/>
      <w:marRight w:val="0"/>
      <w:marTop w:val="0"/>
      <w:marBottom w:val="0"/>
      <w:divBdr>
        <w:top w:val="none" w:sz="0" w:space="0" w:color="auto"/>
        <w:left w:val="none" w:sz="0" w:space="0" w:color="auto"/>
        <w:bottom w:val="none" w:sz="0" w:space="0" w:color="auto"/>
        <w:right w:val="none" w:sz="0" w:space="0" w:color="auto"/>
      </w:divBdr>
      <w:divsChild>
        <w:div w:id="110828085">
          <w:marLeft w:val="0"/>
          <w:marRight w:val="0"/>
          <w:marTop w:val="0"/>
          <w:marBottom w:val="0"/>
          <w:divBdr>
            <w:top w:val="none" w:sz="0" w:space="0" w:color="auto"/>
            <w:left w:val="none" w:sz="0" w:space="0" w:color="auto"/>
            <w:bottom w:val="none" w:sz="0" w:space="0" w:color="auto"/>
            <w:right w:val="none" w:sz="0" w:space="0" w:color="auto"/>
          </w:divBdr>
          <w:divsChild>
            <w:div w:id="21211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847">
      <w:bodyDiv w:val="1"/>
      <w:marLeft w:val="0"/>
      <w:marRight w:val="0"/>
      <w:marTop w:val="0"/>
      <w:marBottom w:val="0"/>
      <w:divBdr>
        <w:top w:val="none" w:sz="0" w:space="0" w:color="auto"/>
        <w:left w:val="none" w:sz="0" w:space="0" w:color="auto"/>
        <w:bottom w:val="none" w:sz="0" w:space="0" w:color="auto"/>
        <w:right w:val="none" w:sz="0" w:space="0" w:color="auto"/>
      </w:divBdr>
    </w:div>
    <w:div w:id="18362371">
      <w:bodyDiv w:val="1"/>
      <w:marLeft w:val="0"/>
      <w:marRight w:val="0"/>
      <w:marTop w:val="0"/>
      <w:marBottom w:val="0"/>
      <w:divBdr>
        <w:top w:val="none" w:sz="0" w:space="0" w:color="auto"/>
        <w:left w:val="none" w:sz="0" w:space="0" w:color="auto"/>
        <w:bottom w:val="none" w:sz="0" w:space="0" w:color="auto"/>
        <w:right w:val="none" w:sz="0" w:space="0" w:color="auto"/>
      </w:divBdr>
      <w:divsChild>
        <w:div w:id="932278150">
          <w:marLeft w:val="0"/>
          <w:marRight w:val="0"/>
          <w:marTop w:val="0"/>
          <w:marBottom w:val="0"/>
          <w:divBdr>
            <w:top w:val="none" w:sz="0" w:space="0" w:color="auto"/>
            <w:left w:val="none" w:sz="0" w:space="0" w:color="auto"/>
            <w:bottom w:val="none" w:sz="0" w:space="0" w:color="auto"/>
            <w:right w:val="none" w:sz="0" w:space="0" w:color="auto"/>
          </w:divBdr>
        </w:div>
      </w:divsChild>
    </w:div>
    <w:div w:id="18553203">
      <w:bodyDiv w:val="1"/>
      <w:marLeft w:val="0"/>
      <w:marRight w:val="0"/>
      <w:marTop w:val="0"/>
      <w:marBottom w:val="0"/>
      <w:divBdr>
        <w:top w:val="none" w:sz="0" w:space="0" w:color="auto"/>
        <w:left w:val="none" w:sz="0" w:space="0" w:color="auto"/>
        <w:bottom w:val="none" w:sz="0" w:space="0" w:color="auto"/>
        <w:right w:val="none" w:sz="0" w:space="0" w:color="auto"/>
      </w:divBdr>
      <w:divsChild>
        <w:div w:id="540433564">
          <w:marLeft w:val="0"/>
          <w:marRight w:val="0"/>
          <w:marTop w:val="0"/>
          <w:marBottom w:val="0"/>
          <w:divBdr>
            <w:top w:val="none" w:sz="0" w:space="0" w:color="auto"/>
            <w:left w:val="none" w:sz="0" w:space="0" w:color="auto"/>
            <w:bottom w:val="none" w:sz="0" w:space="0" w:color="auto"/>
            <w:right w:val="none" w:sz="0" w:space="0" w:color="auto"/>
          </w:divBdr>
        </w:div>
      </w:divsChild>
    </w:div>
    <w:div w:id="25449866">
      <w:bodyDiv w:val="1"/>
      <w:marLeft w:val="0"/>
      <w:marRight w:val="0"/>
      <w:marTop w:val="0"/>
      <w:marBottom w:val="0"/>
      <w:divBdr>
        <w:top w:val="none" w:sz="0" w:space="0" w:color="auto"/>
        <w:left w:val="none" w:sz="0" w:space="0" w:color="auto"/>
        <w:bottom w:val="none" w:sz="0" w:space="0" w:color="auto"/>
        <w:right w:val="none" w:sz="0" w:space="0" w:color="auto"/>
      </w:divBdr>
    </w:div>
    <w:div w:id="29183776">
      <w:bodyDiv w:val="1"/>
      <w:marLeft w:val="0"/>
      <w:marRight w:val="0"/>
      <w:marTop w:val="0"/>
      <w:marBottom w:val="0"/>
      <w:divBdr>
        <w:top w:val="none" w:sz="0" w:space="0" w:color="auto"/>
        <w:left w:val="none" w:sz="0" w:space="0" w:color="auto"/>
        <w:bottom w:val="none" w:sz="0" w:space="0" w:color="auto"/>
        <w:right w:val="none" w:sz="0" w:space="0" w:color="auto"/>
      </w:divBdr>
    </w:div>
    <w:div w:id="30155954">
      <w:bodyDiv w:val="1"/>
      <w:marLeft w:val="0"/>
      <w:marRight w:val="0"/>
      <w:marTop w:val="0"/>
      <w:marBottom w:val="0"/>
      <w:divBdr>
        <w:top w:val="none" w:sz="0" w:space="0" w:color="auto"/>
        <w:left w:val="none" w:sz="0" w:space="0" w:color="auto"/>
        <w:bottom w:val="none" w:sz="0" w:space="0" w:color="auto"/>
        <w:right w:val="none" w:sz="0" w:space="0" w:color="auto"/>
      </w:divBdr>
    </w:div>
    <w:div w:id="47385802">
      <w:bodyDiv w:val="1"/>
      <w:marLeft w:val="0"/>
      <w:marRight w:val="0"/>
      <w:marTop w:val="0"/>
      <w:marBottom w:val="0"/>
      <w:divBdr>
        <w:top w:val="none" w:sz="0" w:space="0" w:color="auto"/>
        <w:left w:val="none" w:sz="0" w:space="0" w:color="auto"/>
        <w:bottom w:val="none" w:sz="0" w:space="0" w:color="auto"/>
        <w:right w:val="none" w:sz="0" w:space="0" w:color="auto"/>
      </w:divBdr>
      <w:divsChild>
        <w:div w:id="378668092">
          <w:marLeft w:val="0"/>
          <w:marRight w:val="0"/>
          <w:marTop w:val="0"/>
          <w:marBottom w:val="0"/>
          <w:divBdr>
            <w:top w:val="none" w:sz="0" w:space="0" w:color="auto"/>
            <w:left w:val="none" w:sz="0" w:space="0" w:color="auto"/>
            <w:bottom w:val="none" w:sz="0" w:space="0" w:color="auto"/>
            <w:right w:val="none" w:sz="0" w:space="0" w:color="auto"/>
          </w:divBdr>
          <w:divsChild>
            <w:div w:id="1297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5333">
      <w:bodyDiv w:val="1"/>
      <w:marLeft w:val="0"/>
      <w:marRight w:val="0"/>
      <w:marTop w:val="0"/>
      <w:marBottom w:val="0"/>
      <w:divBdr>
        <w:top w:val="none" w:sz="0" w:space="0" w:color="auto"/>
        <w:left w:val="none" w:sz="0" w:space="0" w:color="auto"/>
        <w:bottom w:val="none" w:sz="0" w:space="0" w:color="auto"/>
        <w:right w:val="none" w:sz="0" w:space="0" w:color="auto"/>
      </w:divBdr>
    </w:div>
    <w:div w:id="49765261">
      <w:bodyDiv w:val="1"/>
      <w:marLeft w:val="0"/>
      <w:marRight w:val="0"/>
      <w:marTop w:val="0"/>
      <w:marBottom w:val="0"/>
      <w:divBdr>
        <w:top w:val="none" w:sz="0" w:space="0" w:color="auto"/>
        <w:left w:val="none" w:sz="0" w:space="0" w:color="auto"/>
        <w:bottom w:val="none" w:sz="0" w:space="0" w:color="auto"/>
        <w:right w:val="none" w:sz="0" w:space="0" w:color="auto"/>
      </w:divBdr>
    </w:div>
    <w:div w:id="52242536">
      <w:bodyDiv w:val="1"/>
      <w:marLeft w:val="0"/>
      <w:marRight w:val="0"/>
      <w:marTop w:val="0"/>
      <w:marBottom w:val="0"/>
      <w:divBdr>
        <w:top w:val="none" w:sz="0" w:space="0" w:color="auto"/>
        <w:left w:val="none" w:sz="0" w:space="0" w:color="auto"/>
        <w:bottom w:val="none" w:sz="0" w:space="0" w:color="auto"/>
        <w:right w:val="none" w:sz="0" w:space="0" w:color="auto"/>
      </w:divBdr>
    </w:div>
    <w:div w:id="52900166">
      <w:bodyDiv w:val="1"/>
      <w:marLeft w:val="0"/>
      <w:marRight w:val="0"/>
      <w:marTop w:val="0"/>
      <w:marBottom w:val="0"/>
      <w:divBdr>
        <w:top w:val="none" w:sz="0" w:space="0" w:color="auto"/>
        <w:left w:val="none" w:sz="0" w:space="0" w:color="auto"/>
        <w:bottom w:val="none" w:sz="0" w:space="0" w:color="auto"/>
        <w:right w:val="none" w:sz="0" w:space="0" w:color="auto"/>
      </w:divBdr>
      <w:divsChild>
        <w:div w:id="480660429">
          <w:marLeft w:val="0"/>
          <w:marRight w:val="0"/>
          <w:marTop w:val="0"/>
          <w:marBottom w:val="0"/>
          <w:divBdr>
            <w:top w:val="none" w:sz="0" w:space="0" w:color="auto"/>
            <w:left w:val="none" w:sz="0" w:space="0" w:color="auto"/>
            <w:bottom w:val="none" w:sz="0" w:space="0" w:color="auto"/>
            <w:right w:val="none" w:sz="0" w:space="0" w:color="auto"/>
          </w:divBdr>
        </w:div>
      </w:divsChild>
    </w:div>
    <w:div w:id="54818900">
      <w:bodyDiv w:val="1"/>
      <w:marLeft w:val="0"/>
      <w:marRight w:val="0"/>
      <w:marTop w:val="0"/>
      <w:marBottom w:val="0"/>
      <w:divBdr>
        <w:top w:val="none" w:sz="0" w:space="0" w:color="auto"/>
        <w:left w:val="none" w:sz="0" w:space="0" w:color="auto"/>
        <w:bottom w:val="none" w:sz="0" w:space="0" w:color="auto"/>
        <w:right w:val="none" w:sz="0" w:space="0" w:color="auto"/>
      </w:divBdr>
    </w:div>
    <w:div w:id="58478599">
      <w:bodyDiv w:val="1"/>
      <w:marLeft w:val="0"/>
      <w:marRight w:val="0"/>
      <w:marTop w:val="0"/>
      <w:marBottom w:val="0"/>
      <w:divBdr>
        <w:top w:val="none" w:sz="0" w:space="0" w:color="auto"/>
        <w:left w:val="none" w:sz="0" w:space="0" w:color="auto"/>
        <w:bottom w:val="none" w:sz="0" w:space="0" w:color="auto"/>
        <w:right w:val="none" w:sz="0" w:space="0" w:color="auto"/>
      </w:divBdr>
    </w:div>
    <w:div w:id="63768490">
      <w:bodyDiv w:val="1"/>
      <w:marLeft w:val="0"/>
      <w:marRight w:val="0"/>
      <w:marTop w:val="0"/>
      <w:marBottom w:val="0"/>
      <w:divBdr>
        <w:top w:val="none" w:sz="0" w:space="0" w:color="auto"/>
        <w:left w:val="none" w:sz="0" w:space="0" w:color="auto"/>
        <w:bottom w:val="none" w:sz="0" w:space="0" w:color="auto"/>
        <w:right w:val="none" w:sz="0" w:space="0" w:color="auto"/>
      </w:divBdr>
      <w:divsChild>
        <w:div w:id="787507507">
          <w:marLeft w:val="0"/>
          <w:marRight w:val="0"/>
          <w:marTop w:val="0"/>
          <w:marBottom w:val="0"/>
          <w:divBdr>
            <w:top w:val="none" w:sz="0" w:space="0" w:color="auto"/>
            <w:left w:val="none" w:sz="0" w:space="0" w:color="auto"/>
            <w:bottom w:val="none" w:sz="0" w:space="0" w:color="auto"/>
            <w:right w:val="none" w:sz="0" w:space="0" w:color="auto"/>
          </w:divBdr>
        </w:div>
      </w:divsChild>
    </w:div>
    <w:div w:id="77364968">
      <w:bodyDiv w:val="1"/>
      <w:marLeft w:val="0"/>
      <w:marRight w:val="0"/>
      <w:marTop w:val="0"/>
      <w:marBottom w:val="0"/>
      <w:divBdr>
        <w:top w:val="none" w:sz="0" w:space="0" w:color="auto"/>
        <w:left w:val="none" w:sz="0" w:space="0" w:color="auto"/>
        <w:bottom w:val="none" w:sz="0" w:space="0" w:color="auto"/>
        <w:right w:val="none" w:sz="0" w:space="0" w:color="auto"/>
      </w:divBdr>
      <w:divsChild>
        <w:div w:id="30889403">
          <w:marLeft w:val="0"/>
          <w:marRight w:val="0"/>
          <w:marTop w:val="0"/>
          <w:marBottom w:val="0"/>
          <w:divBdr>
            <w:top w:val="none" w:sz="0" w:space="0" w:color="auto"/>
            <w:left w:val="none" w:sz="0" w:space="0" w:color="auto"/>
            <w:bottom w:val="none" w:sz="0" w:space="0" w:color="auto"/>
            <w:right w:val="none" w:sz="0" w:space="0" w:color="auto"/>
          </w:divBdr>
        </w:div>
      </w:divsChild>
    </w:div>
    <w:div w:id="79765768">
      <w:bodyDiv w:val="1"/>
      <w:marLeft w:val="0"/>
      <w:marRight w:val="0"/>
      <w:marTop w:val="0"/>
      <w:marBottom w:val="0"/>
      <w:divBdr>
        <w:top w:val="none" w:sz="0" w:space="0" w:color="auto"/>
        <w:left w:val="none" w:sz="0" w:space="0" w:color="auto"/>
        <w:bottom w:val="none" w:sz="0" w:space="0" w:color="auto"/>
        <w:right w:val="none" w:sz="0" w:space="0" w:color="auto"/>
      </w:divBdr>
      <w:divsChild>
        <w:div w:id="791167951">
          <w:marLeft w:val="0"/>
          <w:marRight w:val="0"/>
          <w:marTop w:val="0"/>
          <w:marBottom w:val="0"/>
          <w:divBdr>
            <w:top w:val="none" w:sz="0" w:space="0" w:color="auto"/>
            <w:left w:val="none" w:sz="0" w:space="0" w:color="auto"/>
            <w:bottom w:val="none" w:sz="0" w:space="0" w:color="auto"/>
            <w:right w:val="none" w:sz="0" w:space="0" w:color="auto"/>
          </w:divBdr>
          <w:divsChild>
            <w:div w:id="162348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9349">
      <w:bodyDiv w:val="1"/>
      <w:marLeft w:val="0"/>
      <w:marRight w:val="0"/>
      <w:marTop w:val="0"/>
      <w:marBottom w:val="0"/>
      <w:divBdr>
        <w:top w:val="none" w:sz="0" w:space="0" w:color="auto"/>
        <w:left w:val="none" w:sz="0" w:space="0" w:color="auto"/>
        <w:bottom w:val="none" w:sz="0" w:space="0" w:color="auto"/>
        <w:right w:val="none" w:sz="0" w:space="0" w:color="auto"/>
      </w:divBdr>
    </w:div>
    <w:div w:id="90904028">
      <w:bodyDiv w:val="1"/>
      <w:marLeft w:val="0"/>
      <w:marRight w:val="0"/>
      <w:marTop w:val="0"/>
      <w:marBottom w:val="0"/>
      <w:divBdr>
        <w:top w:val="none" w:sz="0" w:space="0" w:color="auto"/>
        <w:left w:val="none" w:sz="0" w:space="0" w:color="auto"/>
        <w:bottom w:val="none" w:sz="0" w:space="0" w:color="auto"/>
        <w:right w:val="none" w:sz="0" w:space="0" w:color="auto"/>
      </w:divBdr>
    </w:div>
    <w:div w:id="100498420">
      <w:bodyDiv w:val="1"/>
      <w:marLeft w:val="0"/>
      <w:marRight w:val="0"/>
      <w:marTop w:val="0"/>
      <w:marBottom w:val="0"/>
      <w:divBdr>
        <w:top w:val="none" w:sz="0" w:space="0" w:color="auto"/>
        <w:left w:val="none" w:sz="0" w:space="0" w:color="auto"/>
        <w:bottom w:val="none" w:sz="0" w:space="0" w:color="auto"/>
        <w:right w:val="none" w:sz="0" w:space="0" w:color="auto"/>
      </w:divBdr>
    </w:div>
    <w:div w:id="102266088">
      <w:bodyDiv w:val="1"/>
      <w:marLeft w:val="0"/>
      <w:marRight w:val="0"/>
      <w:marTop w:val="0"/>
      <w:marBottom w:val="0"/>
      <w:divBdr>
        <w:top w:val="none" w:sz="0" w:space="0" w:color="auto"/>
        <w:left w:val="none" w:sz="0" w:space="0" w:color="auto"/>
        <w:bottom w:val="none" w:sz="0" w:space="0" w:color="auto"/>
        <w:right w:val="none" w:sz="0" w:space="0" w:color="auto"/>
      </w:divBdr>
    </w:div>
    <w:div w:id="109664151">
      <w:bodyDiv w:val="1"/>
      <w:marLeft w:val="0"/>
      <w:marRight w:val="0"/>
      <w:marTop w:val="0"/>
      <w:marBottom w:val="0"/>
      <w:divBdr>
        <w:top w:val="none" w:sz="0" w:space="0" w:color="auto"/>
        <w:left w:val="none" w:sz="0" w:space="0" w:color="auto"/>
        <w:bottom w:val="none" w:sz="0" w:space="0" w:color="auto"/>
        <w:right w:val="none" w:sz="0" w:space="0" w:color="auto"/>
      </w:divBdr>
    </w:div>
    <w:div w:id="113138694">
      <w:bodyDiv w:val="1"/>
      <w:marLeft w:val="0"/>
      <w:marRight w:val="0"/>
      <w:marTop w:val="0"/>
      <w:marBottom w:val="0"/>
      <w:divBdr>
        <w:top w:val="none" w:sz="0" w:space="0" w:color="auto"/>
        <w:left w:val="none" w:sz="0" w:space="0" w:color="auto"/>
        <w:bottom w:val="none" w:sz="0" w:space="0" w:color="auto"/>
        <w:right w:val="none" w:sz="0" w:space="0" w:color="auto"/>
      </w:divBdr>
    </w:div>
    <w:div w:id="125397618">
      <w:bodyDiv w:val="1"/>
      <w:marLeft w:val="0"/>
      <w:marRight w:val="0"/>
      <w:marTop w:val="0"/>
      <w:marBottom w:val="0"/>
      <w:divBdr>
        <w:top w:val="none" w:sz="0" w:space="0" w:color="auto"/>
        <w:left w:val="none" w:sz="0" w:space="0" w:color="auto"/>
        <w:bottom w:val="none" w:sz="0" w:space="0" w:color="auto"/>
        <w:right w:val="none" w:sz="0" w:space="0" w:color="auto"/>
      </w:divBdr>
      <w:divsChild>
        <w:div w:id="1500660347">
          <w:marLeft w:val="0"/>
          <w:marRight w:val="0"/>
          <w:marTop w:val="0"/>
          <w:marBottom w:val="0"/>
          <w:divBdr>
            <w:top w:val="none" w:sz="0" w:space="0" w:color="auto"/>
            <w:left w:val="none" w:sz="0" w:space="0" w:color="auto"/>
            <w:bottom w:val="none" w:sz="0" w:space="0" w:color="auto"/>
            <w:right w:val="none" w:sz="0" w:space="0" w:color="auto"/>
          </w:divBdr>
        </w:div>
      </w:divsChild>
    </w:div>
    <w:div w:id="126052567">
      <w:bodyDiv w:val="1"/>
      <w:marLeft w:val="0"/>
      <w:marRight w:val="0"/>
      <w:marTop w:val="0"/>
      <w:marBottom w:val="0"/>
      <w:divBdr>
        <w:top w:val="none" w:sz="0" w:space="0" w:color="auto"/>
        <w:left w:val="none" w:sz="0" w:space="0" w:color="auto"/>
        <w:bottom w:val="none" w:sz="0" w:space="0" w:color="auto"/>
        <w:right w:val="none" w:sz="0" w:space="0" w:color="auto"/>
      </w:divBdr>
    </w:div>
    <w:div w:id="126242325">
      <w:bodyDiv w:val="1"/>
      <w:marLeft w:val="0"/>
      <w:marRight w:val="0"/>
      <w:marTop w:val="0"/>
      <w:marBottom w:val="0"/>
      <w:divBdr>
        <w:top w:val="none" w:sz="0" w:space="0" w:color="auto"/>
        <w:left w:val="none" w:sz="0" w:space="0" w:color="auto"/>
        <w:bottom w:val="none" w:sz="0" w:space="0" w:color="auto"/>
        <w:right w:val="none" w:sz="0" w:space="0" w:color="auto"/>
      </w:divBdr>
    </w:div>
    <w:div w:id="128208790">
      <w:bodyDiv w:val="1"/>
      <w:marLeft w:val="0"/>
      <w:marRight w:val="0"/>
      <w:marTop w:val="0"/>
      <w:marBottom w:val="0"/>
      <w:divBdr>
        <w:top w:val="none" w:sz="0" w:space="0" w:color="auto"/>
        <w:left w:val="none" w:sz="0" w:space="0" w:color="auto"/>
        <w:bottom w:val="none" w:sz="0" w:space="0" w:color="auto"/>
        <w:right w:val="none" w:sz="0" w:space="0" w:color="auto"/>
      </w:divBdr>
    </w:div>
    <w:div w:id="139737172">
      <w:bodyDiv w:val="1"/>
      <w:marLeft w:val="0"/>
      <w:marRight w:val="0"/>
      <w:marTop w:val="0"/>
      <w:marBottom w:val="0"/>
      <w:divBdr>
        <w:top w:val="none" w:sz="0" w:space="0" w:color="auto"/>
        <w:left w:val="none" w:sz="0" w:space="0" w:color="auto"/>
        <w:bottom w:val="none" w:sz="0" w:space="0" w:color="auto"/>
        <w:right w:val="none" w:sz="0" w:space="0" w:color="auto"/>
      </w:divBdr>
    </w:div>
    <w:div w:id="152725719">
      <w:bodyDiv w:val="1"/>
      <w:marLeft w:val="0"/>
      <w:marRight w:val="0"/>
      <w:marTop w:val="0"/>
      <w:marBottom w:val="0"/>
      <w:divBdr>
        <w:top w:val="none" w:sz="0" w:space="0" w:color="auto"/>
        <w:left w:val="none" w:sz="0" w:space="0" w:color="auto"/>
        <w:bottom w:val="none" w:sz="0" w:space="0" w:color="auto"/>
        <w:right w:val="none" w:sz="0" w:space="0" w:color="auto"/>
      </w:divBdr>
    </w:div>
    <w:div w:id="157502828">
      <w:bodyDiv w:val="1"/>
      <w:marLeft w:val="0"/>
      <w:marRight w:val="0"/>
      <w:marTop w:val="0"/>
      <w:marBottom w:val="0"/>
      <w:divBdr>
        <w:top w:val="none" w:sz="0" w:space="0" w:color="auto"/>
        <w:left w:val="none" w:sz="0" w:space="0" w:color="auto"/>
        <w:bottom w:val="none" w:sz="0" w:space="0" w:color="auto"/>
        <w:right w:val="none" w:sz="0" w:space="0" w:color="auto"/>
      </w:divBdr>
    </w:div>
    <w:div w:id="161119072">
      <w:bodyDiv w:val="1"/>
      <w:marLeft w:val="0"/>
      <w:marRight w:val="0"/>
      <w:marTop w:val="0"/>
      <w:marBottom w:val="0"/>
      <w:divBdr>
        <w:top w:val="none" w:sz="0" w:space="0" w:color="auto"/>
        <w:left w:val="none" w:sz="0" w:space="0" w:color="auto"/>
        <w:bottom w:val="none" w:sz="0" w:space="0" w:color="auto"/>
        <w:right w:val="none" w:sz="0" w:space="0" w:color="auto"/>
      </w:divBdr>
      <w:divsChild>
        <w:div w:id="183056281">
          <w:marLeft w:val="0"/>
          <w:marRight w:val="0"/>
          <w:marTop w:val="0"/>
          <w:marBottom w:val="0"/>
          <w:divBdr>
            <w:top w:val="none" w:sz="0" w:space="0" w:color="auto"/>
            <w:left w:val="none" w:sz="0" w:space="0" w:color="auto"/>
            <w:bottom w:val="none" w:sz="0" w:space="0" w:color="auto"/>
            <w:right w:val="none" w:sz="0" w:space="0" w:color="auto"/>
          </w:divBdr>
        </w:div>
      </w:divsChild>
    </w:div>
    <w:div w:id="164830786">
      <w:bodyDiv w:val="1"/>
      <w:marLeft w:val="0"/>
      <w:marRight w:val="0"/>
      <w:marTop w:val="0"/>
      <w:marBottom w:val="0"/>
      <w:divBdr>
        <w:top w:val="none" w:sz="0" w:space="0" w:color="auto"/>
        <w:left w:val="none" w:sz="0" w:space="0" w:color="auto"/>
        <w:bottom w:val="none" w:sz="0" w:space="0" w:color="auto"/>
        <w:right w:val="none" w:sz="0" w:space="0" w:color="auto"/>
      </w:divBdr>
    </w:div>
    <w:div w:id="168643405">
      <w:bodyDiv w:val="1"/>
      <w:marLeft w:val="0"/>
      <w:marRight w:val="0"/>
      <w:marTop w:val="0"/>
      <w:marBottom w:val="0"/>
      <w:divBdr>
        <w:top w:val="none" w:sz="0" w:space="0" w:color="auto"/>
        <w:left w:val="none" w:sz="0" w:space="0" w:color="auto"/>
        <w:bottom w:val="none" w:sz="0" w:space="0" w:color="auto"/>
        <w:right w:val="none" w:sz="0" w:space="0" w:color="auto"/>
      </w:divBdr>
    </w:div>
    <w:div w:id="170922574">
      <w:bodyDiv w:val="1"/>
      <w:marLeft w:val="0"/>
      <w:marRight w:val="0"/>
      <w:marTop w:val="0"/>
      <w:marBottom w:val="0"/>
      <w:divBdr>
        <w:top w:val="none" w:sz="0" w:space="0" w:color="auto"/>
        <w:left w:val="none" w:sz="0" w:space="0" w:color="auto"/>
        <w:bottom w:val="none" w:sz="0" w:space="0" w:color="auto"/>
        <w:right w:val="none" w:sz="0" w:space="0" w:color="auto"/>
      </w:divBdr>
    </w:div>
    <w:div w:id="179197800">
      <w:bodyDiv w:val="1"/>
      <w:marLeft w:val="0"/>
      <w:marRight w:val="0"/>
      <w:marTop w:val="0"/>
      <w:marBottom w:val="0"/>
      <w:divBdr>
        <w:top w:val="none" w:sz="0" w:space="0" w:color="auto"/>
        <w:left w:val="none" w:sz="0" w:space="0" w:color="auto"/>
        <w:bottom w:val="none" w:sz="0" w:space="0" w:color="auto"/>
        <w:right w:val="none" w:sz="0" w:space="0" w:color="auto"/>
      </w:divBdr>
    </w:div>
    <w:div w:id="180164603">
      <w:bodyDiv w:val="1"/>
      <w:marLeft w:val="0"/>
      <w:marRight w:val="0"/>
      <w:marTop w:val="0"/>
      <w:marBottom w:val="0"/>
      <w:divBdr>
        <w:top w:val="none" w:sz="0" w:space="0" w:color="auto"/>
        <w:left w:val="none" w:sz="0" w:space="0" w:color="auto"/>
        <w:bottom w:val="none" w:sz="0" w:space="0" w:color="auto"/>
        <w:right w:val="none" w:sz="0" w:space="0" w:color="auto"/>
      </w:divBdr>
      <w:divsChild>
        <w:div w:id="36593257">
          <w:marLeft w:val="0"/>
          <w:marRight w:val="0"/>
          <w:marTop w:val="0"/>
          <w:marBottom w:val="0"/>
          <w:divBdr>
            <w:top w:val="none" w:sz="0" w:space="0" w:color="auto"/>
            <w:left w:val="none" w:sz="0" w:space="0" w:color="auto"/>
            <w:bottom w:val="none" w:sz="0" w:space="0" w:color="auto"/>
            <w:right w:val="none" w:sz="0" w:space="0" w:color="auto"/>
          </w:divBdr>
          <w:divsChild>
            <w:div w:id="10963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6475">
      <w:bodyDiv w:val="1"/>
      <w:marLeft w:val="0"/>
      <w:marRight w:val="0"/>
      <w:marTop w:val="0"/>
      <w:marBottom w:val="0"/>
      <w:divBdr>
        <w:top w:val="none" w:sz="0" w:space="0" w:color="auto"/>
        <w:left w:val="none" w:sz="0" w:space="0" w:color="auto"/>
        <w:bottom w:val="none" w:sz="0" w:space="0" w:color="auto"/>
        <w:right w:val="none" w:sz="0" w:space="0" w:color="auto"/>
      </w:divBdr>
    </w:div>
    <w:div w:id="185142095">
      <w:bodyDiv w:val="1"/>
      <w:marLeft w:val="0"/>
      <w:marRight w:val="0"/>
      <w:marTop w:val="0"/>
      <w:marBottom w:val="0"/>
      <w:divBdr>
        <w:top w:val="none" w:sz="0" w:space="0" w:color="auto"/>
        <w:left w:val="none" w:sz="0" w:space="0" w:color="auto"/>
        <w:bottom w:val="none" w:sz="0" w:space="0" w:color="auto"/>
        <w:right w:val="none" w:sz="0" w:space="0" w:color="auto"/>
      </w:divBdr>
      <w:divsChild>
        <w:div w:id="1319193068">
          <w:marLeft w:val="0"/>
          <w:marRight w:val="0"/>
          <w:marTop w:val="0"/>
          <w:marBottom w:val="0"/>
          <w:divBdr>
            <w:top w:val="none" w:sz="0" w:space="0" w:color="auto"/>
            <w:left w:val="none" w:sz="0" w:space="0" w:color="auto"/>
            <w:bottom w:val="none" w:sz="0" w:space="0" w:color="auto"/>
            <w:right w:val="none" w:sz="0" w:space="0" w:color="auto"/>
          </w:divBdr>
        </w:div>
      </w:divsChild>
    </w:div>
    <w:div w:id="185602079">
      <w:bodyDiv w:val="1"/>
      <w:marLeft w:val="0"/>
      <w:marRight w:val="0"/>
      <w:marTop w:val="0"/>
      <w:marBottom w:val="0"/>
      <w:divBdr>
        <w:top w:val="none" w:sz="0" w:space="0" w:color="auto"/>
        <w:left w:val="none" w:sz="0" w:space="0" w:color="auto"/>
        <w:bottom w:val="none" w:sz="0" w:space="0" w:color="auto"/>
        <w:right w:val="none" w:sz="0" w:space="0" w:color="auto"/>
      </w:divBdr>
    </w:div>
    <w:div w:id="186606544">
      <w:bodyDiv w:val="1"/>
      <w:marLeft w:val="0"/>
      <w:marRight w:val="0"/>
      <w:marTop w:val="0"/>
      <w:marBottom w:val="0"/>
      <w:divBdr>
        <w:top w:val="none" w:sz="0" w:space="0" w:color="auto"/>
        <w:left w:val="none" w:sz="0" w:space="0" w:color="auto"/>
        <w:bottom w:val="none" w:sz="0" w:space="0" w:color="auto"/>
        <w:right w:val="none" w:sz="0" w:space="0" w:color="auto"/>
      </w:divBdr>
    </w:div>
    <w:div w:id="192773491">
      <w:bodyDiv w:val="1"/>
      <w:marLeft w:val="0"/>
      <w:marRight w:val="0"/>
      <w:marTop w:val="0"/>
      <w:marBottom w:val="0"/>
      <w:divBdr>
        <w:top w:val="none" w:sz="0" w:space="0" w:color="auto"/>
        <w:left w:val="none" w:sz="0" w:space="0" w:color="auto"/>
        <w:bottom w:val="none" w:sz="0" w:space="0" w:color="auto"/>
        <w:right w:val="none" w:sz="0" w:space="0" w:color="auto"/>
      </w:divBdr>
      <w:divsChild>
        <w:div w:id="1558781861">
          <w:marLeft w:val="0"/>
          <w:marRight w:val="0"/>
          <w:marTop w:val="0"/>
          <w:marBottom w:val="0"/>
          <w:divBdr>
            <w:top w:val="none" w:sz="0" w:space="0" w:color="auto"/>
            <w:left w:val="none" w:sz="0" w:space="0" w:color="auto"/>
            <w:bottom w:val="none" w:sz="0" w:space="0" w:color="auto"/>
            <w:right w:val="none" w:sz="0" w:space="0" w:color="auto"/>
          </w:divBdr>
        </w:div>
      </w:divsChild>
    </w:div>
    <w:div w:id="200048481">
      <w:bodyDiv w:val="1"/>
      <w:marLeft w:val="0"/>
      <w:marRight w:val="0"/>
      <w:marTop w:val="0"/>
      <w:marBottom w:val="0"/>
      <w:divBdr>
        <w:top w:val="none" w:sz="0" w:space="0" w:color="auto"/>
        <w:left w:val="none" w:sz="0" w:space="0" w:color="auto"/>
        <w:bottom w:val="none" w:sz="0" w:space="0" w:color="auto"/>
        <w:right w:val="none" w:sz="0" w:space="0" w:color="auto"/>
      </w:divBdr>
      <w:divsChild>
        <w:div w:id="1862934003">
          <w:marLeft w:val="0"/>
          <w:marRight w:val="0"/>
          <w:marTop w:val="0"/>
          <w:marBottom w:val="0"/>
          <w:divBdr>
            <w:top w:val="none" w:sz="0" w:space="0" w:color="auto"/>
            <w:left w:val="none" w:sz="0" w:space="0" w:color="auto"/>
            <w:bottom w:val="none" w:sz="0" w:space="0" w:color="auto"/>
            <w:right w:val="none" w:sz="0" w:space="0" w:color="auto"/>
          </w:divBdr>
        </w:div>
      </w:divsChild>
    </w:div>
    <w:div w:id="201401653">
      <w:bodyDiv w:val="1"/>
      <w:marLeft w:val="0"/>
      <w:marRight w:val="0"/>
      <w:marTop w:val="0"/>
      <w:marBottom w:val="0"/>
      <w:divBdr>
        <w:top w:val="none" w:sz="0" w:space="0" w:color="auto"/>
        <w:left w:val="none" w:sz="0" w:space="0" w:color="auto"/>
        <w:bottom w:val="none" w:sz="0" w:space="0" w:color="auto"/>
        <w:right w:val="none" w:sz="0" w:space="0" w:color="auto"/>
      </w:divBdr>
    </w:div>
    <w:div w:id="207836657">
      <w:bodyDiv w:val="1"/>
      <w:marLeft w:val="0"/>
      <w:marRight w:val="0"/>
      <w:marTop w:val="0"/>
      <w:marBottom w:val="0"/>
      <w:divBdr>
        <w:top w:val="none" w:sz="0" w:space="0" w:color="auto"/>
        <w:left w:val="none" w:sz="0" w:space="0" w:color="auto"/>
        <w:bottom w:val="none" w:sz="0" w:space="0" w:color="auto"/>
        <w:right w:val="none" w:sz="0" w:space="0" w:color="auto"/>
      </w:divBdr>
      <w:divsChild>
        <w:div w:id="1819226349">
          <w:marLeft w:val="0"/>
          <w:marRight w:val="0"/>
          <w:marTop w:val="0"/>
          <w:marBottom w:val="0"/>
          <w:divBdr>
            <w:top w:val="none" w:sz="0" w:space="0" w:color="auto"/>
            <w:left w:val="none" w:sz="0" w:space="0" w:color="auto"/>
            <w:bottom w:val="none" w:sz="0" w:space="0" w:color="auto"/>
            <w:right w:val="none" w:sz="0" w:space="0" w:color="auto"/>
          </w:divBdr>
        </w:div>
      </w:divsChild>
    </w:div>
    <w:div w:id="217329083">
      <w:bodyDiv w:val="1"/>
      <w:marLeft w:val="0"/>
      <w:marRight w:val="0"/>
      <w:marTop w:val="0"/>
      <w:marBottom w:val="0"/>
      <w:divBdr>
        <w:top w:val="none" w:sz="0" w:space="0" w:color="auto"/>
        <w:left w:val="none" w:sz="0" w:space="0" w:color="auto"/>
        <w:bottom w:val="none" w:sz="0" w:space="0" w:color="auto"/>
        <w:right w:val="none" w:sz="0" w:space="0" w:color="auto"/>
      </w:divBdr>
      <w:divsChild>
        <w:div w:id="1479154060">
          <w:marLeft w:val="0"/>
          <w:marRight w:val="0"/>
          <w:marTop w:val="0"/>
          <w:marBottom w:val="0"/>
          <w:divBdr>
            <w:top w:val="none" w:sz="0" w:space="0" w:color="auto"/>
            <w:left w:val="none" w:sz="0" w:space="0" w:color="auto"/>
            <w:bottom w:val="none" w:sz="0" w:space="0" w:color="auto"/>
            <w:right w:val="none" w:sz="0" w:space="0" w:color="auto"/>
          </w:divBdr>
        </w:div>
      </w:divsChild>
    </w:div>
    <w:div w:id="218632701">
      <w:bodyDiv w:val="1"/>
      <w:marLeft w:val="0"/>
      <w:marRight w:val="0"/>
      <w:marTop w:val="0"/>
      <w:marBottom w:val="0"/>
      <w:divBdr>
        <w:top w:val="none" w:sz="0" w:space="0" w:color="auto"/>
        <w:left w:val="none" w:sz="0" w:space="0" w:color="auto"/>
        <w:bottom w:val="none" w:sz="0" w:space="0" w:color="auto"/>
        <w:right w:val="none" w:sz="0" w:space="0" w:color="auto"/>
      </w:divBdr>
    </w:div>
    <w:div w:id="226308467">
      <w:bodyDiv w:val="1"/>
      <w:marLeft w:val="0"/>
      <w:marRight w:val="0"/>
      <w:marTop w:val="0"/>
      <w:marBottom w:val="0"/>
      <w:divBdr>
        <w:top w:val="none" w:sz="0" w:space="0" w:color="auto"/>
        <w:left w:val="none" w:sz="0" w:space="0" w:color="auto"/>
        <w:bottom w:val="none" w:sz="0" w:space="0" w:color="auto"/>
        <w:right w:val="none" w:sz="0" w:space="0" w:color="auto"/>
      </w:divBdr>
    </w:div>
    <w:div w:id="229854822">
      <w:bodyDiv w:val="1"/>
      <w:marLeft w:val="0"/>
      <w:marRight w:val="0"/>
      <w:marTop w:val="0"/>
      <w:marBottom w:val="0"/>
      <w:divBdr>
        <w:top w:val="none" w:sz="0" w:space="0" w:color="auto"/>
        <w:left w:val="none" w:sz="0" w:space="0" w:color="auto"/>
        <w:bottom w:val="none" w:sz="0" w:space="0" w:color="auto"/>
        <w:right w:val="none" w:sz="0" w:space="0" w:color="auto"/>
      </w:divBdr>
    </w:div>
    <w:div w:id="231626722">
      <w:bodyDiv w:val="1"/>
      <w:marLeft w:val="0"/>
      <w:marRight w:val="0"/>
      <w:marTop w:val="0"/>
      <w:marBottom w:val="0"/>
      <w:divBdr>
        <w:top w:val="none" w:sz="0" w:space="0" w:color="auto"/>
        <w:left w:val="none" w:sz="0" w:space="0" w:color="auto"/>
        <w:bottom w:val="none" w:sz="0" w:space="0" w:color="auto"/>
        <w:right w:val="none" w:sz="0" w:space="0" w:color="auto"/>
      </w:divBdr>
      <w:divsChild>
        <w:div w:id="287787907">
          <w:marLeft w:val="0"/>
          <w:marRight w:val="0"/>
          <w:marTop w:val="0"/>
          <w:marBottom w:val="0"/>
          <w:divBdr>
            <w:top w:val="none" w:sz="0" w:space="0" w:color="auto"/>
            <w:left w:val="none" w:sz="0" w:space="0" w:color="auto"/>
            <w:bottom w:val="none" w:sz="0" w:space="0" w:color="auto"/>
            <w:right w:val="none" w:sz="0" w:space="0" w:color="auto"/>
          </w:divBdr>
        </w:div>
      </w:divsChild>
    </w:div>
    <w:div w:id="233199424">
      <w:bodyDiv w:val="1"/>
      <w:marLeft w:val="0"/>
      <w:marRight w:val="0"/>
      <w:marTop w:val="0"/>
      <w:marBottom w:val="0"/>
      <w:divBdr>
        <w:top w:val="none" w:sz="0" w:space="0" w:color="auto"/>
        <w:left w:val="none" w:sz="0" w:space="0" w:color="auto"/>
        <w:bottom w:val="none" w:sz="0" w:space="0" w:color="auto"/>
        <w:right w:val="none" w:sz="0" w:space="0" w:color="auto"/>
      </w:divBdr>
      <w:divsChild>
        <w:div w:id="156456990">
          <w:marLeft w:val="0"/>
          <w:marRight w:val="0"/>
          <w:marTop w:val="0"/>
          <w:marBottom w:val="0"/>
          <w:divBdr>
            <w:top w:val="none" w:sz="0" w:space="0" w:color="auto"/>
            <w:left w:val="none" w:sz="0" w:space="0" w:color="auto"/>
            <w:bottom w:val="none" w:sz="0" w:space="0" w:color="auto"/>
            <w:right w:val="none" w:sz="0" w:space="0" w:color="auto"/>
          </w:divBdr>
        </w:div>
      </w:divsChild>
    </w:div>
    <w:div w:id="241107615">
      <w:bodyDiv w:val="1"/>
      <w:marLeft w:val="0"/>
      <w:marRight w:val="0"/>
      <w:marTop w:val="0"/>
      <w:marBottom w:val="0"/>
      <w:divBdr>
        <w:top w:val="none" w:sz="0" w:space="0" w:color="auto"/>
        <w:left w:val="none" w:sz="0" w:space="0" w:color="auto"/>
        <w:bottom w:val="none" w:sz="0" w:space="0" w:color="auto"/>
        <w:right w:val="none" w:sz="0" w:space="0" w:color="auto"/>
      </w:divBdr>
      <w:divsChild>
        <w:div w:id="1725449928">
          <w:marLeft w:val="0"/>
          <w:marRight w:val="0"/>
          <w:marTop w:val="0"/>
          <w:marBottom w:val="0"/>
          <w:divBdr>
            <w:top w:val="none" w:sz="0" w:space="0" w:color="auto"/>
            <w:left w:val="none" w:sz="0" w:space="0" w:color="auto"/>
            <w:bottom w:val="none" w:sz="0" w:space="0" w:color="auto"/>
            <w:right w:val="none" w:sz="0" w:space="0" w:color="auto"/>
          </w:divBdr>
        </w:div>
      </w:divsChild>
    </w:div>
    <w:div w:id="261845136">
      <w:bodyDiv w:val="1"/>
      <w:marLeft w:val="0"/>
      <w:marRight w:val="0"/>
      <w:marTop w:val="0"/>
      <w:marBottom w:val="0"/>
      <w:divBdr>
        <w:top w:val="none" w:sz="0" w:space="0" w:color="auto"/>
        <w:left w:val="none" w:sz="0" w:space="0" w:color="auto"/>
        <w:bottom w:val="none" w:sz="0" w:space="0" w:color="auto"/>
        <w:right w:val="none" w:sz="0" w:space="0" w:color="auto"/>
      </w:divBdr>
      <w:divsChild>
        <w:div w:id="2102794419">
          <w:marLeft w:val="0"/>
          <w:marRight w:val="0"/>
          <w:marTop w:val="0"/>
          <w:marBottom w:val="0"/>
          <w:divBdr>
            <w:top w:val="none" w:sz="0" w:space="0" w:color="auto"/>
            <w:left w:val="none" w:sz="0" w:space="0" w:color="auto"/>
            <w:bottom w:val="none" w:sz="0" w:space="0" w:color="auto"/>
            <w:right w:val="none" w:sz="0" w:space="0" w:color="auto"/>
          </w:divBdr>
        </w:div>
      </w:divsChild>
    </w:div>
    <w:div w:id="274871792">
      <w:bodyDiv w:val="1"/>
      <w:marLeft w:val="0"/>
      <w:marRight w:val="0"/>
      <w:marTop w:val="0"/>
      <w:marBottom w:val="0"/>
      <w:divBdr>
        <w:top w:val="none" w:sz="0" w:space="0" w:color="auto"/>
        <w:left w:val="none" w:sz="0" w:space="0" w:color="auto"/>
        <w:bottom w:val="none" w:sz="0" w:space="0" w:color="auto"/>
        <w:right w:val="none" w:sz="0" w:space="0" w:color="auto"/>
      </w:divBdr>
      <w:divsChild>
        <w:div w:id="1029065760">
          <w:marLeft w:val="0"/>
          <w:marRight w:val="0"/>
          <w:marTop w:val="0"/>
          <w:marBottom w:val="0"/>
          <w:divBdr>
            <w:top w:val="none" w:sz="0" w:space="0" w:color="auto"/>
            <w:left w:val="none" w:sz="0" w:space="0" w:color="auto"/>
            <w:bottom w:val="none" w:sz="0" w:space="0" w:color="auto"/>
            <w:right w:val="none" w:sz="0" w:space="0" w:color="auto"/>
          </w:divBdr>
        </w:div>
      </w:divsChild>
    </w:div>
    <w:div w:id="285158855">
      <w:bodyDiv w:val="1"/>
      <w:marLeft w:val="0"/>
      <w:marRight w:val="0"/>
      <w:marTop w:val="0"/>
      <w:marBottom w:val="0"/>
      <w:divBdr>
        <w:top w:val="none" w:sz="0" w:space="0" w:color="auto"/>
        <w:left w:val="none" w:sz="0" w:space="0" w:color="auto"/>
        <w:bottom w:val="none" w:sz="0" w:space="0" w:color="auto"/>
        <w:right w:val="none" w:sz="0" w:space="0" w:color="auto"/>
      </w:divBdr>
      <w:divsChild>
        <w:div w:id="2044206019">
          <w:marLeft w:val="0"/>
          <w:marRight w:val="0"/>
          <w:marTop w:val="0"/>
          <w:marBottom w:val="0"/>
          <w:divBdr>
            <w:top w:val="none" w:sz="0" w:space="0" w:color="auto"/>
            <w:left w:val="none" w:sz="0" w:space="0" w:color="auto"/>
            <w:bottom w:val="none" w:sz="0" w:space="0" w:color="auto"/>
            <w:right w:val="none" w:sz="0" w:space="0" w:color="auto"/>
          </w:divBdr>
        </w:div>
      </w:divsChild>
    </w:div>
    <w:div w:id="287204635">
      <w:bodyDiv w:val="1"/>
      <w:marLeft w:val="0"/>
      <w:marRight w:val="0"/>
      <w:marTop w:val="0"/>
      <w:marBottom w:val="0"/>
      <w:divBdr>
        <w:top w:val="none" w:sz="0" w:space="0" w:color="auto"/>
        <w:left w:val="none" w:sz="0" w:space="0" w:color="auto"/>
        <w:bottom w:val="none" w:sz="0" w:space="0" w:color="auto"/>
        <w:right w:val="none" w:sz="0" w:space="0" w:color="auto"/>
      </w:divBdr>
    </w:div>
    <w:div w:id="299455697">
      <w:bodyDiv w:val="1"/>
      <w:marLeft w:val="0"/>
      <w:marRight w:val="0"/>
      <w:marTop w:val="0"/>
      <w:marBottom w:val="0"/>
      <w:divBdr>
        <w:top w:val="none" w:sz="0" w:space="0" w:color="auto"/>
        <w:left w:val="none" w:sz="0" w:space="0" w:color="auto"/>
        <w:bottom w:val="none" w:sz="0" w:space="0" w:color="auto"/>
        <w:right w:val="none" w:sz="0" w:space="0" w:color="auto"/>
      </w:divBdr>
      <w:divsChild>
        <w:div w:id="1369378340">
          <w:marLeft w:val="0"/>
          <w:marRight w:val="0"/>
          <w:marTop w:val="0"/>
          <w:marBottom w:val="0"/>
          <w:divBdr>
            <w:top w:val="none" w:sz="0" w:space="0" w:color="auto"/>
            <w:left w:val="none" w:sz="0" w:space="0" w:color="auto"/>
            <w:bottom w:val="none" w:sz="0" w:space="0" w:color="auto"/>
            <w:right w:val="none" w:sz="0" w:space="0" w:color="auto"/>
          </w:divBdr>
          <w:divsChild>
            <w:div w:id="866983560">
              <w:marLeft w:val="0"/>
              <w:marRight w:val="0"/>
              <w:marTop w:val="0"/>
              <w:marBottom w:val="0"/>
              <w:divBdr>
                <w:top w:val="none" w:sz="0" w:space="0" w:color="auto"/>
                <w:left w:val="none" w:sz="0" w:space="0" w:color="auto"/>
                <w:bottom w:val="none" w:sz="0" w:space="0" w:color="auto"/>
                <w:right w:val="none" w:sz="0" w:space="0" w:color="auto"/>
              </w:divBdr>
              <w:divsChild>
                <w:div w:id="209729177">
                  <w:marLeft w:val="0"/>
                  <w:marRight w:val="0"/>
                  <w:marTop w:val="0"/>
                  <w:marBottom w:val="0"/>
                  <w:divBdr>
                    <w:top w:val="none" w:sz="0" w:space="0" w:color="auto"/>
                    <w:left w:val="none" w:sz="0" w:space="0" w:color="auto"/>
                    <w:bottom w:val="none" w:sz="0" w:space="0" w:color="auto"/>
                    <w:right w:val="none" w:sz="0" w:space="0" w:color="auto"/>
                  </w:divBdr>
                  <w:divsChild>
                    <w:div w:id="7711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16325">
      <w:bodyDiv w:val="1"/>
      <w:marLeft w:val="0"/>
      <w:marRight w:val="0"/>
      <w:marTop w:val="0"/>
      <w:marBottom w:val="0"/>
      <w:divBdr>
        <w:top w:val="none" w:sz="0" w:space="0" w:color="auto"/>
        <w:left w:val="none" w:sz="0" w:space="0" w:color="auto"/>
        <w:bottom w:val="none" w:sz="0" w:space="0" w:color="auto"/>
        <w:right w:val="none" w:sz="0" w:space="0" w:color="auto"/>
      </w:divBdr>
    </w:div>
    <w:div w:id="319234380">
      <w:bodyDiv w:val="1"/>
      <w:marLeft w:val="0"/>
      <w:marRight w:val="0"/>
      <w:marTop w:val="0"/>
      <w:marBottom w:val="0"/>
      <w:divBdr>
        <w:top w:val="none" w:sz="0" w:space="0" w:color="auto"/>
        <w:left w:val="none" w:sz="0" w:space="0" w:color="auto"/>
        <w:bottom w:val="none" w:sz="0" w:space="0" w:color="auto"/>
        <w:right w:val="none" w:sz="0" w:space="0" w:color="auto"/>
      </w:divBdr>
      <w:divsChild>
        <w:div w:id="2009477287">
          <w:marLeft w:val="0"/>
          <w:marRight w:val="0"/>
          <w:marTop w:val="0"/>
          <w:marBottom w:val="0"/>
          <w:divBdr>
            <w:top w:val="none" w:sz="0" w:space="0" w:color="auto"/>
            <w:left w:val="none" w:sz="0" w:space="0" w:color="auto"/>
            <w:bottom w:val="none" w:sz="0" w:space="0" w:color="auto"/>
            <w:right w:val="none" w:sz="0" w:space="0" w:color="auto"/>
          </w:divBdr>
        </w:div>
      </w:divsChild>
    </w:div>
    <w:div w:id="319312277">
      <w:bodyDiv w:val="1"/>
      <w:marLeft w:val="0"/>
      <w:marRight w:val="0"/>
      <w:marTop w:val="0"/>
      <w:marBottom w:val="0"/>
      <w:divBdr>
        <w:top w:val="none" w:sz="0" w:space="0" w:color="auto"/>
        <w:left w:val="none" w:sz="0" w:space="0" w:color="auto"/>
        <w:bottom w:val="none" w:sz="0" w:space="0" w:color="auto"/>
        <w:right w:val="none" w:sz="0" w:space="0" w:color="auto"/>
      </w:divBdr>
    </w:div>
    <w:div w:id="323508504">
      <w:bodyDiv w:val="1"/>
      <w:marLeft w:val="0"/>
      <w:marRight w:val="0"/>
      <w:marTop w:val="0"/>
      <w:marBottom w:val="0"/>
      <w:divBdr>
        <w:top w:val="none" w:sz="0" w:space="0" w:color="auto"/>
        <w:left w:val="none" w:sz="0" w:space="0" w:color="auto"/>
        <w:bottom w:val="none" w:sz="0" w:space="0" w:color="auto"/>
        <w:right w:val="none" w:sz="0" w:space="0" w:color="auto"/>
      </w:divBdr>
      <w:divsChild>
        <w:div w:id="1589117415">
          <w:marLeft w:val="0"/>
          <w:marRight w:val="0"/>
          <w:marTop w:val="0"/>
          <w:marBottom w:val="0"/>
          <w:divBdr>
            <w:top w:val="none" w:sz="0" w:space="0" w:color="auto"/>
            <w:left w:val="none" w:sz="0" w:space="0" w:color="auto"/>
            <w:bottom w:val="none" w:sz="0" w:space="0" w:color="auto"/>
            <w:right w:val="none" w:sz="0" w:space="0" w:color="auto"/>
          </w:divBdr>
        </w:div>
      </w:divsChild>
    </w:div>
    <w:div w:id="324206620">
      <w:bodyDiv w:val="1"/>
      <w:marLeft w:val="0"/>
      <w:marRight w:val="0"/>
      <w:marTop w:val="0"/>
      <w:marBottom w:val="0"/>
      <w:divBdr>
        <w:top w:val="none" w:sz="0" w:space="0" w:color="auto"/>
        <w:left w:val="none" w:sz="0" w:space="0" w:color="auto"/>
        <w:bottom w:val="none" w:sz="0" w:space="0" w:color="auto"/>
        <w:right w:val="none" w:sz="0" w:space="0" w:color="auto"/>
      </w:divBdr>
      <w:divsChild>
        <w:div w:id="1654020750">
          <w:marLeft w:val="0"/>
          <w:marRight w:val="0"/>
          <w:marTop w:val="0"/>
          <w:marBottom w:val="0"/>
          <w:divBdr>
            <w:top w:val="none" w:sz="0" w:space="0" w:color="auto"/>
            <w:left w:val="none" w:sz="0" w:space="0" w:color="auto"/>
            <w:bottom w:val="none" w:sz="0" w:space="0" w:color="auto"/>
            <w:right w:val="none" w:sz="0" w:space="0" w:color="auto"/>
          </w:divBdr>
        </w:div>
      </w:divsChild>
    </w:div>
    <w:div w:id="326985568">
      <w:bodyDiv w:val="1"/>
      <w:marLeft w:val="0"/>
      <w:marRight w:val="0"/>
      <w:marTop w:val="0"/>
      <w:marBottom w:val="0"/>
      <w:divBdr>
        <w:top w:val="none" w:sz="0" w:space="0" w:color="auto"/>
        <w:left w:val="none" w:sz="0" w:space="0" w:color="auto"/>
        <w:bottom w:val="none" w:sz="0" w:space="0" w:color="auto"/>
        <w:right w:val="none" w:sz="0" w:space="0" w:color="auto"/>
      </w:divBdr>
    </w:div>
    <w:div w:id="331494961">
      <w:bodyDiv w:val="1"/>
      <w:marLeft w:val="0"/>
      <w:marRight w:val="0"/>
      <w:marTop w:val="0"/>
      <w:marBottom w:val="0"/>
      <w:divBdr>
        <w:top w:val="none" w:sz="0" w:space="0" w:color="auto"/>
        <w:left w:val="none" w:sz="0" w:space="0" w:color="auto"/>
        <w:bottom w:val="none" w:sz="0" w:space="0" w:color="auto"/>
        <w:right w:val="none" w:sz="0" w:space="0" w:color="auto"/>
      </w:divBdr>
    </w:div>
    <w:div w:id="343868026">
      <w:bodyDiv w:val="1"/>
      <w:marLeft w:val="0"/>
      <w:marRight w:val="0"/>
      <w:marTop w:val="0"/>
      <w:marBottom w:val="0"/>
      <w:divBdr>
        <w:top w:val="none" w:sz="0" w:space="0" w:color="auto"/>
        <w:left w:val="none" w:sz="0" w:space="0" w:color="auto"/>
        <w:bottom w:val="none" w:sz="0" w:space="0" w:color="auto"/>
        <w:right w:val="none" w:sz="0" w:space="0" w:color="auto"/>
      </w:divBdr>
    </w:div>
    <w:div w:id="355540186">
      <w:bodyDiv w:val="1"/>
      <w:marLeft w:val="0"/>
      <w:marRight w:val="0"/>
      <w:marTop w:val="0"/>
      <w:marBottom w:val="0"/>
      <w:divBdr>
        <w:top w:val="none" w:sz="0" w:space="0" w:color="auto"/>
        <w:left w:val="none" w:sz="0" w:space="0" w:color="auto"/>
        <w:bottom w:val="none" w:sz="0" w:space="0" w:color="auto"/>
        <w:right w:val="none" w:sz="0" w:space="0" w:color="auto"/>
      </w:divBdr>
    </w:div>
    <w:div w:id="360978186">
      <w:bodyDiv w:val="1"/>
      <w:marLeft w:val="0"/>
      <w:marRight w:val="0"/>
      <w:marTop w:val="0"/>
      <w:marBottom w:val="0"/>
      <w:divBdr>
        <w:top w:val="none" w:sz="0" w:space="0" w:color="auto"/>
        <w:left w:val="none" w:sz="0" w:space="0" w:color="auto"/>
        <w:bottom w:val="none" w:sz="0" w:space="0" w:color="auto"/>
        <w:right w:val="none" w:sz="0" w:space="0" w:color="auto"/>
      </w:divBdr>
    </w:div>
    <w:div w:id="361175729">
      <w:bodyDiv w:val="1"/>
      <w:marLeft w:val="0"/>
      <w:marRight w:val="0"/>
      <w:marTop w:val="0"/>
      <w:marBottom w:val="0"/>
      <w:divBdr>
        <w:top w:val="none" w:sz="0" w:space="0" w:color="auto"/>
        <w:left w:val="none" w:sz="0" w:space="0" w:color="auto"/>
        <w:bottom w:val="none" w:sz="0" w:space="0" w:color="auto"/>
        <w:right w:val="none" w:sz="0" w:space="0" w:color="auto"/>
      </w:divBdr>
      <w:divsChild>
        <w:div w:id="125590471">
          <w:marLeft w:val="0"/>
          <w:marRight w:val="0"/>
          <w:marTop w:val="0"/>
          <w:marBottom w:val="0"/>
          <w:divBdr>
            <w:top w:val="none" w:sz="0" w:space="0" w:color="auto"/>
            <w:left w:val="none" w:sz="0" w:space="0" w:color="auto"/>
            <w:bottom w:val="none" w:sz="0" w:space="0" w:color="auto"/>
            <w:right w:val="none" w:sz="0" w:space="0" w:color="auto"/>
          </w:divBdr>
          <w:divsChild>
            <w:div w:id="200724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2703">
      <w:bodyDiv w:val="1"/>
      <w:marLeft w:val="0"/>
      <w:marRight w:val="0"/>
      <w:marTop w:val="0"/>
      <w:marBottom w:val="0"/>
      <w:divBdr>
        <w:top w:val="none" w:sz="0" w:space="0" w:color="auto"/>
        <w:left w:val="none" w:sz="0" w:space="0" w:color="auto"/>
        <w:bottom w:val="none" w:sz="0" w:space="0" w:color="auto"/>
        <w:right w:val="none" w:sz="0" w:space="0" w:color="auto"/>
      </w:divBdr>
    </w:div>
    <w:div w:id="384529928">
      <w:bodyDiv w:val="1"/>
      <w:marLeft w:val="0"/>
      <w:marRight w:val="0"/>
      <w:marTop w:val="0"/>
      <w:marBottom w:val="0"/>
      <w:divBdr>
        <w:top w:val="none" w:sz="0" w:space="0" w:color="auto"/>
        <w:left w:val="none" w:sz="0" w:space="0" w:color="auto"/>
        <w:bottom w:val="none" w:sz="0" w:space="0" w:color="auto"/>
        <w:right w:val="none" w:sz="0" w:space="0" w:color="auto"/>
      </w:divBdr>
    </w:div>
    <w:div w:id="394931985">
      <w:bodyDiv w:val="1"/>
      <w:marLeft w:val="0"/>
      <w:marRight w:val="0"/>
      <w:marTop w:val="0"/>
      <w:marBottom w:val="0"/>
      <w:divBdr>
        <w:top w:val="none" w:sz="0" w:space="0" w:color="auto"/>
        <w:left w:val="none" w:sz="0" w:space="0" w:color="auto"/>
        <w:bottom w:val="none" w:sz="0" w:space="0" w:color="auto"/>
        <w:right w:val="none" w:sz="0" w:space="0" w:color="auto"/>
      </w:divBdr>
    </w:div>
    <w:div w:id="400099967">
      <w:bodyDiv w:val="1"/>
      <w:marLeft w:val="0"/>
      <w:marRight w:val="0"/>
      <w:marTop w:val="0"/>
      <w:marBottom w:val="0"/>
      <w:divBdr>
        <w:top w:val="none" w:sz="0" w:space="0" w:color="auto"/>
        <w:left w:val="none" w:sz="0" w:space="0" w:color="auto"/>
        <w:bottom w:val="none" w:sz="0" w:space="0" w:color="auto"/>
        <w:right w:val="none" w:sz="0" w:space="0" w:color="auto"/>
      </w:divBdr>
    </w:div>
    <w:div w:id="402683537">
      <w:bodyDiv w:val="1"/>
      <w:marLeft w:val="0"/>
      <w:marRight w:val="0"/>
      <w:marTop w:val="0"/>
      <w:marBottom w:val="0"/>
      <w:divBdr>
        <w:top w:val="none" w:sz="0" w:space="0" w:color="auto"/>
        <w:left w:val="none" w:sz="0" w:space="0" w:color="auto"/>
        <w:bottom w:val="none" w:sz="0" w:space="0" w:color="auto"/>
        <w:right w:val="none" w:sz="0" w:space="0" w:color="auto"/>
      </w:divBdr>
    </w:div>
    <w:div w:id="406264344">
      <w:bodyDiv w:val="1"/>
      <w:marLeft w:val="0"/>
      <w:marRight w:val="0"/>
      <w:marTop w:val="0"/>
      <w:marBottom w:val="0"/>
      <w:divBdr>
        <w:top w:val="none" w:sz="0" w:space="0" w:color="auto"/>
        <w:left w:val="none" w:sz="0" w:space="0" w:color="auto"/>
        <w:bottom w:val="none" w:sz="0" w:space="0" w:color="auto"/>
        <w:right w:val="none" w:sz="0" w:space="0" w:color="auto"/>
      </w:divBdr>
    </w:div>
    <w:div w:id="406461249">
      <w:bodyDiv w:val="1"/>
      <w:marLeft w:val="0"/>
      <w:marRight w:val="0"/>
      <w:marTop w:val="0"/>
      <w:marBottom w:val="0"/>
      <w:divBdr>
        <w:top w:val="none" w:sz="0" w:space="0" w:color="auto"/>
        <w:left w:val="none" w:sz="0" w:space="0" w:color="auto"/>
        <w:bottom w:val="none" w:sz="0" w:space="0" w:color="auto"/>
        <w:right w:val="none" w:sz="0" w:space="0" w:color="auto"/>
      </w:divBdr>
    </w:div>
    <w:div w:id="412316970">
      <w:bodyDiv w:val="1"/>
      <w:marLeft w:val="0"/>
      <w:marRight w:val="0"/>
      <w:marTop w:val="0"/>
      <w:marBottom w:val="0"/>
      <w:divBdr>
        <w:top w:val="none" w:sz="0" w:space="0" w:color="auto"/>
        <w:left w:val="none" w:sz="0" w:space="0" w:color="auto"/>
        <w:bottom w:val="none" w:sz="0" w:space="0" w:color="auto"/>
        <w:right w:val="none" w:sz="0" w:space="0" w:color="auto"/>
      </w:divBdr>
      <w:divsChild>
        <w:div w:id="1948385284">
          <w:marLeft w:val="0"/>
          <w:marRight w:val="0"/>
          <w:marTop w:val="0"/>
          <w:marBottom w:val="0"/>
          <w:divBdr>
            <w:top w:val="none" w:sz="0" w:space="0" w:color="auto"/>
            <w:left w:val="none" w:sz="0" w:space="0" w:color="auto"/>
            <w:bottom w:val="none" w:sz="0" w:space="0" w:color="auto"/>
            <w:right w:val="none" w:sz="0" w:space="0" w:color="auto"/>
          </w:divBdr>
          <w:divsChild>
            <w:div w:id="17658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5854">
      <w:bodyDiv w:val="1"/>
      <w:marLeft w:val="0"/>
      <w:marRight w:val="0"/>
      <w:marTop w:val="0"/>
      <w:marBottom w:val="0"/>
      <w:divBdr>
        <w:top w:val="none" w:sz="0" w:space="0" w:color="auto"/>
        <w:left w:val="none" w:sz="0" w:space="0" w:color="auto"/>
        <w:bottom w:val="none" w:sz="0" w:space="0" w:color="auto"/>
        <w:right w:val="none" w:sz="0" w:space="0" w:color="auto"/>
      </w:divBdr>
    </w:div>
    <w:div w:id="431440148">
      <w:bodyDiv w:val="1"/>
      <w:marLeft w:val="0"/>
      <w:marRight w:val="0"/>
      <w:marTop w:val="0"/>
      <w:marBottom w:val="0"/>
      <w:divBdr>
        <w:top w:val="none" w:sz="0" w:space="0" w:color="auto"/>
        <w:left w:val="none" w:sz="0" w:space="0" w:color="auto"/>
        <w:bottom w:val="none" w:sz="0" w:space="0" w:color="auto"/>
        <w:right w:val="none" w:sz="0" w:space="0" w:color="auto"/>
      </w:divBdr>
    </w:div>
    <w:div w:id="432556821">
      <w:bodyDiv w:val="1"/>
      <w:marLeft w:val="0"/>
      <w:marRight w:val="0"/>
      <w:marTop w:val="0"/>
      <w:marBottom w:val="0"/>
      <w:divBdr>
        <w:top w:val="none" w:sz="0" w:space="0" w:color="auto"/>
        <w:left w:val="none" w:sz="0" w:space="0" w:color="auto"/>
        <w:bottom w:val="none" w:sz="0" w:space="0" w:color="auto"/>
        <w:right w:val="none" w:sz="0" w:space="0" w:color="auto"/>
      </w:divBdr>
    </w:div>
    <w:div w:id="437337597">
      <w:bodyDiv w:val="1"/>
      <w:marLeft w:val="0"/>
      <w:marRight w:val="0"/>
      <w:marTop w:val="0"/>
      <w:marBottom w:val="0"/>
      <w:divBdr>
        <w:top w:val="none" w:sz="0" w:space="0" w:color="auto"/>
        <w:left w:val="none" w:sz="0" w:space="0" w:color="auto"/>
        <w:bottom w:val="none" w:sz="0" w:space="0" w:color="auto"/>
        <w:right w:val="none" w:sz="0" w:space="0" w:color="auto"/>
      </w:divBdr>
    </w:div>
    <w:div w:id="437914324">
      <w:bodyDiv w:val="1"/>
      <w:marLeft w:val="0"/>
      <w:marRight w:val="0"/>
      <w:marTop w:val="0"/>
      <w:marBottom w:val="0"/>
      <w:divBdr>
        <w:top w:val="none" w:sz="0" w:space="0" w:color="auto"/>
        <w:left w:val="none" w:sz="0" w:space="0" w:color="auto"/>
        <w:bottom w:val="none" w:sz="0" w:space="0" w:color="auto"/>
        <w:right w:val="none" w:sz="0" w:space="0" w:color="auto"/>
      </w:divBdr>
      <w:divsChild>
        <w:div w:id="1778521861">
          <w:marLeft w:val="0"/>
          <w:marRight w:val="0"/>
          <w:marTop w:val="0"/>
          <w:marBottom w:val="0"/>
          <w:divBdr>
            <w:top w:val="none" w:sz="0" w:space="0" w:color="auto"/>
            <w:left w:val="none" w:sz="0" w:space="0" w:color="auto"/>
            <w:bottom w:val="none" w:sz="0" w:space="0" w:color="auto"/>
            <w:right w:val="none" w:sz="0" w:space="0" w:color="auto"/>
          </w:divBdr>
        </w:div>
      </w:divsChild>
    </w:div>
    <w:div w:id="447704894">
      <w:bodyDiv w:val="1"/>
      <w:marLeft w:val="0"/>
      <w:marRight w:val="0"/>
      <w:marTop w:val="0"/>
      <w:marBottom w:val="0"/>
      <w:divBdr>
        <w:top w:val="none" w:sz="0" w:space="0" w:color="auto"/>
        <w:left w:val="none" w:sz="0" w:space="0" w:color="auto"/>
        <w:bottom w:val="none" w:sz="0" w:space="0" w:color="auto"/>
        <w:right w:val="none" w:sz="0" w:space="0" w:color="auto"/>
      </w:divBdr>
      <w:divsChild>
        <w:div w:id="1697736218">
          <w:marLeft w:val="0"/>
          <w:marRight w:val="0"/>
          <w:marTop w:val="0"/>
          <w:marBottom w:val="0"/>
          <w:divBdr>
            <w:top w:val="none" w:sz="0" w:space="0" w:color="auto"/>
            <w:left w:val="none" w:sz="0" w:space="0" w:color="auto"/>
            <w:bottom w:val="none" w:sz="0" w:space="0" w:color="auto"/>
            <w:right w:val="none" w:sz="0" w:space="0" w:color="auto"/>
          </w:divBdr>
        </w:div>
      </w:divsChild>
    </w:div>
    <w:div w:id="455106160">
      <w:bodyDiv w:val="1"/>
      <w:marLeft w:val="0"/>
      <w:marRight w:val="0"/>
      <w:marTop w:val="0"/>
      <w:marBottom w:val="0"/>
      <w:divBdr>
        <w:top w:val="none" w:sz="0" w:space="0" w:color="auto"/>
        <w:left w:val="none" w:sz="0" w:space="0" w:color="auto"/>
        <w:bottom w:val="none" w:sz="0" w:space="0" w:color="auto"/>
        <w:right w:val="none" w:sz="0" w:space="0" w:color="auto"/>
      </w:divBdr>
      <w:divsChild>
        <w:div w:id="1291522393">
          <w:marLeft w:val="0"/>
          <w:marRight w:val="0"/>
          <w:marTop w:val="0"/>
          <w:marBottom w:val="0"/>
          <w:divBdr>
            <w:top w:val="none" w:sz="0" w:space="0" w:color="auto"/>
            <w:left w:val="none" w:sz="0" w:space="0" w:color="auto"/>
            <w:bottom w:val="none" w:sz="0" w:space="0" w:color="auto"/>
            <w:right w:val="none" w:sz="0" w:space="0" w:color="auto"/>
          </w:divBdr>
        </w:div>
      </w:divsChild>
    </w:div>
    <w:div w:id="457182338">
      <w:bodyDiv w:val="1"/>
      <w:marLeft w:val="0"/>
      <w:marRight w:val="0"/>
      <w:marTop w:val="0"/>
      <w:marBottom w:val="0"/>
      <w:divBdr>
        <w:top w:val="none" w:sz="0" w:space="0" w:color="auto"/>
        <w:left w:val="none" w:sz="0" w:space="0" w:color="auto"/>
        <w:bottom w:val="none" w:sz="0" w:space="0" w:color="auto"/>
        <w:right w:val="none" w:sz="0" w:space="0" w:color="auto"/>
      </w:divBdr>
      <w:divsChild>
        <w:div w:id="104614574">
          <w:marLeft w:val="0"/>
          <w:marRight w:val="0"/>
          <w:marTop w:val="0"/>
          <w:marBottom w:val="0"/>
          <w:divBdr>
            <w:top w:val="none" w:sz="0" w:space="0" w:color="auto"/>
            <w:left w:val="none" w:sz="0" w:space="0" w:color="auto"/>
            <w:bottom w:val="none" w:sz="0" w:space="0" w:color="auto"/>
            <w:right w:val="none" w:sz="0" w:space="0" w:color="auto"/>
          </w:divBdr>
        </w:div>
      </w:divsChild>
    </w:div>
    <w:div w:id="457453310">
      <w:bodyDiv w:val="1"/>
      <w:marLeft w:val="0"/>
      <w:marRight w:val="0"/>
      <w:marTop w:val="0"/>
      <w:marBottom w:val="0"/>
      <w:divBdr>
        <w:top w:val="none" w:sz="0" w:space="0" w:color="auto"/>
        <w:left w:val="none" w:sz="0" w:space="0" w:color="auto"/>
        <w:bottom w:val="none" w:sz="0" w:space="0" w:color="auto"/>
        <w:right w:val="none" w:sz="0" w:space="0" w:color="auto"/>
      </w:divBdr>
      <w:divsChild>
        <w:div w:id="1645505898">
          <w:marLeft w:val="0"/>
          <w:marRight w:val="0"/>
          <w:marTop w:val="0"/>
          <w:marBottom w:val="0"/>
          <w:divBdr>
            <w:top w:val="none" w:sz="0" w:space="0" w:color="auto"/>
            <w:left w:val="none" w:sz="0" w:space="0" w:color="auto"/>
            <w:bottom w:val="none" w:sz="0" w:space="0" w:color="auto"/>
            <w:right w:val="none" w:sz="0" w:space="0" w:color="auto"/>
          </w:divBdr>
          <w:divsChild>
            <w:div w:id="6784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7542">
      <w:bodyDiv w:val="1"/>
      <w:marLeft w:val="0"/>
      <w:marRight w:val="0"/>
      <w:marTop w:val="0"/>
      <w:marBottom w:val="0"/>
      <w:divBdr>
        <w:top w:val="none" w:sz="0" w:space="0" w:color="auto"/>
        <w:left w:val="none" w:sz="0" w:space="0" w:color="auto"/>
        <w:bottom w:val="none" w:sz="0" w:space="0" w:color="auto"/>
        <w:right w:val="none" w:sz="0" w:space="0" w:color="auto"/>
      </w:divBdr>
    </w:div>
    <w:div w:id="468013794">
      <w:bodyDiv w:val="1"/>
      <w:marLeft w:val="0"/>
      <w:marRight w:val="0"/>
      <w:marTop w:val="0"/>
      <w:marBottom w:val="0"/>
      <w:divBdr>
        <w:top w:val="none" w:sz="0" w:space="0" w:color="auto"/>
        <w:left w:val="none" w:sz="0" w:space="0" w:color="auto"/>
        <w:bottom w:val="none" w:sz="0" w:space="0" w:color="auto"/>
        <w:right w:val="none" w:sz="0" w:space="0" w:color="auto"/>
      </w:divBdr>
    </w:div>
    <w:div w:id="468671794">
      <w:bodyDiv w:val="1"/>
      <w:marLeft w:val="0"/>
      <w:marRight w:val="0"/>
      <w:marTop w:val="0"/>
      <w:marBottom w:val="0"/>
      <w:divBdr>
        <w:top w:val="none" w:sz="0" w:space="0" w:color="auto"/>
        <w:left w:val="none" w:sz="0" w:space="0" w:color="auto"/>
        <w:bottom w:val="none" w:sz="0" w:space="0" w:color="auto"/>
        <w:right w:val="none" w:sz="0" w:space="0" w:color="auto"/>
      </w:divBdr>
      <w:divsChild>
        <w:div w:id="1528372033">
          <w:marLeft w:val="0"/>
          <w:marRight w:val="0"/>
          <w:marTop w:val="0"/>
          <w:marBottom w:val="0"/>
          <w:divBdr>
            <w:top w:val="none" w:sz="0" w:space="0" w:color="auto"/>
            <w:left w:val="none" w:sz="0" w:space="0" w:color="auto"/>
            <w:bottom w:val="none" w:sz="0" w:space="0" w:color="auto"/>
            <w:right w:val="none" w:sz="0" w:space="0" w:color="auto"/>
          </w:divBdr>
        </w:div>
      </w:divsChild>
    </w:div>
    <w:div w:id="482042027">
      <w:bodyDiv w:val="1"/>
      <w:marLeft w:val="0"/>
      <w:marRight w:val="0"/>
      <w:marTop w:val="0"/>
      <w:marBottom w:val="0"/>
      <w:divBdr>
        <w:top w:val="none" w:sz="0" w:space="0" w:color="auto"/>
        <w:left w:val="none" w:sz="0" w:space="0" w:color="auto"/>
        <w:bottom w:val="none" w:sz="0" w:space="0" w:color="auto"/>
        <w:right w:val="none" w:sz="0" w:space="0" w:color="auto"/>
      </w:divBdr>
    </w:div>
    <w:div w:id="485323301">
      <w:bodyDiv w:val="1"/>
      <w:marLeft w:val="0"/>
      <w:marRight w:val="0"/>
      <w:marTop w:val="0"/>
      <w:marBottom w:val="0"/>
      <w:divBdr>
        <w:top w:val="none" w:sz="0" w:space="0" w:color="auto"/>
        <w:left w:val="none" w:sz="0" w:space="0" w:color="auto"/>
        <w:bottom w:val="none" w:sz="0" w:space="0" w:color="auto"/>
        <w:right w:val="none" w:sz="0" w:space="0" w:color="auto"/>
      </w:divBdr>
    </w:div>
    <w:div w:id="485628576">
      <w:bodyDiv w:val="1"/>
      <w:marLeft w:val="0"/>
      <w:marRight w:val="0"/>
      <w:marTop w:val="0"/>
      <w:marBottom w:val="0"/>
      <w:divBdr>
        <w:top w:val="none" w:sz="0" w:space="0" w:color="auto"/>
        <w:left w:val="none" w:sz="0" w:space="0" w:color="auto"/>
        <w:bottom w:val="none" w:sz="0" w:space="0" w:color="auto"/>
        <w:right w:val="none" w:sz="0" w:space="0" w:color="auto"/>
      </w:divBdr>
      <w:divsChild>
        <w:div w:id="1792019828">
          <w:marLeft w:val="0"/>
          <w:marRight w:val="0"/>
          <w:marTop w:val="0"/>
          <w:marBottom w:val="0"/>
          <w:divBdr>
            <w:top w:val="none" w:sz="0" w:space="0" w:color="auto"/>
            <w:left w:val="none" w:sz="0" w:space="0" w:color="auto"/>
            <w:bottom w:val="none" w:sz="0" w:space="0" w:color="auto"/>
            <w:right w:val="none" w:sz="0" w:space="0" w:color="auto"/>
          </w:divBdr>
        </w:div>
      </w:divsChild>
    </w:div>
    <w:div w:id="504442923">
      <w:bodyDiv w:val="1"/>
      <w:marLeft w:val="0"/>
      <w:marRight w:val="0"/>
      <w:marTop w:val="0"/>
      <w:marBottom w:val="0"/>
      <w:divBdr>
        <w:top w:val="none" w:sz="0" w:space="0" w:color="auto"/>
        <w:left w:val="none" w:sz="0" w:space="0" w:color="auto"/>
        <w:bottom w:val="none" w:sz="0" w:space="0" w:color="auto"/>
        <w:right w:val="none" w:sz="0" w:space="0" w:color="auto"/>
      </w:divBdr>
      <w:divsChild>
        <w:div w:id="926235479">
          <w:marLeft w:val="0"/>
          <w:marRight w:val="0"/>
          <w:marTop w:val="0"/>
          <w:marBottom w:val="0"/>
          <w:divBdr>
            <w:top w:val="none" w:sz="0" w:space="0" w:color="auto"/>
            <w:left w:val="none" w:sz="0" w:space="0" w:color="auto"/>
            <w:bottom w:val="none" w:sz="0" w:space="0" w:color="auto"/>
            <w:right w:val="none" w:sz="0" w:space="0" w:color="auto"/>
          </w:divBdr>
        </w:div>
      </w:divsChild>
    </w:div>
    <w:div w:id="506405986">
      <w:bodyDiv w:val="1"/>
      <w:marLeft w:val="0"/>
      <w:marRight w:val="0"/>
      <w:marTop w:val="0"/>
      <w:marBottom w:val="0"/>
      <w:divBdr>
        <w:top w:val="none" w:sz="0" w:space="0" w:color="auto"/>
        <w:left w:val="none" w:sz="0" w:space="0" w:color="auto"/>
        <w:bottom w:val="none" w:sz="0" w:space="0" w:color="auto"/>
        <w:right w:val="none" w:sz="0" w:space="0" w:color="auto"/>
      </w:divBdr>
      <w:divsChild>
        <w:div w:id="1224365419">
          <w:marLeft w:val="0"/>
          <w:marRight w:val="0"/>
          <w:marTop w:val="0"/>
          <w:marBottom w:val="0"/>
          <w:divBdr>
            <w:top w:val="none" w:sz="0" w:space="0" w:color="auto"/>
            <w:left w:val="none" w:sz="0" w:space="0" w:color="auto"/>
            <w:bottom w:val="none" w:sz="0" w:space="0" w:color="auto"/>
            <w:right w:val="none" w:sz="0" w:space="0" w:color="auto"/>
          </w:divBdr>
        </w:div>
      </w:divsChild>
    </w:div>
    <w:div w:id="508906997">
      <w:bodyDiv w:val="1"/>
      <w:marLeft w:val="0"/>
      <w:marRight w:val="0"/>
      <w:marTop w:val="0"/>
      <w:marBottom w:val="0"/>
      <w:divBdr>
        <w:top w:val="none" w:sz="0" w:space="0" w:color="auto"/>
        <w:left w:val="none" w:sz="0" w:space="0" w:color="auto"/>
        <w:bottom w:val="none" w:sz="0" w:space="0" w:color="auto"/>
        <w:right w:val="none" w:sz="0" w:space="0" w:color="auto"/>
      </w:divBdr>
    </w:div>
    <w:div w:id="509375625">
      <w:bodyDiv w:val="1"/>
      <w:marLeft w:val="0"/>
      <w:marRight w:val="0"/>
      <w:marTop w:val="0"/>
      <w:marBottom w:val="0"/>
      <w:divBdr>
        <w:top w:val="none" w:sz="0" w:space="0" w:color="auto"/>
        <w:left w:val="none" w:sz="0" w:space="0" w:color="auto"/>
        <w:bottom w:val="none" w:sz="0" w:space="0" w:color="auto"/>
        <w:right w:val="none" w:sz="0" w:space="0" w:color="auto"/>
      </w:divBdr>
    </w:div>
    <w:div w:id="511066248">
      <w:bodyDiv w:val="1"/>
      <w:marLeft w:val="0"/>
      <w:marRight w:val="0"/>
      <w:marTop w:val="0"/>
      <w:marBottom w:val="0"/>
      <w:divBdr>
        <w:top w:val="none" w:sz="0" w:space="0" w:color="auto"/>
        <w:left w:val="none" w:sz="0" w:space="0" w:color="auto"/>
        <w:bottom w:val="none" w:sz="0" w:space="0" w:color="auto"/>
        <w:right w:val="none" w:sz="0" w:space="0" w:color="auto"/>
      </w:divBdr>
    </w:div>
    <w:div w:id="512886980">
      <w:bodyDiv w:val="1"/>
      <w:marLeft w:val="0"/>
      <w:marRight w:val="0"/>
      <w:marTop w:val="0"/>
      <w:marBottom w:val="0"/>
      <w:divBdr>
        <w:top w:val="none" w:sz="0" w:space="0" w:color="auto"/>
        <w:left w:val="none" w:sz="0" w:space="0" w:color="auto"/>
        <w:bottom w:val="none" w:sz="0" w:space="0" w:color="auto"/>
        <w:right w:val="none" w:sz="0" w:space="0" w:color="auto"/>
      </w:divBdr>
    </w:div>
    <w:div w:id="527840726">
      <w:bodyDiv w:val="1"/>
      <w:marLeft w:val="0"/>
      <w:marRight w:val="0"/>
      <w:marTop w:val="0"/>
      <w:marBottom w:val="0"/>
      <w:divBdr>
        <w:top w:val="none" w:sz="0" w:space="0" w:color="auto"/>
        <w:left w:val="none" w:sz="0" w:space="0" w:color="auto"/>
        <w:bottom w:val="none" w:sz="0" w:space="0" w:color="auto"/>
        <w:right w:val="none" w:sz="0" w:space="0" w:color="auto"/>
      </w:divBdr>
    </w:div>
    <w:div w:id="529531117">
      <w:bodyDiv w:val="1"/>
      <w:marLeft w:val="0"/>
      <w:marRight w:val="0"/>
      <w:marTop w:val="0"/>
      <w:marBottom w:val="0"/>
      <w:divBdr>
        <w:top w:val="none" w:sz="0" w:space="0" w:color="auto"/>
        <w:left w:val="none" w:sz="0" w:space="0" w:color="auto"/>
        <w:bottom w:val="none" w:sz="0" w:space="0" w:color="auto"/>
        <w:right w:val="none" w:sz="0" w:space="0" w:color="auto"/>
      </w:divBdr>
      <w:divsChild>
        <w:div w:id="1929390314">
          <w:marLeft w:val="0"/>
          <w:marRight w:val="0"/>
          <w:marTop w:val="0"/>
          <w:marBottom w:val="0"/>
          <w:divBdr>
            <w:top w:val="none" w:sz="0" w:space="0" w:color="auto"/>
            <w:left w:val="none" w:sz="0" w:space="0" w:color="auto"/>
            <w:bottom w:val="none" w:sz="0" w:space="0" w:color="auto"/>
            <w:right w:val="none" w:sz="0" w:space="0" w:color="auto"/>
          </w:divBdr>
          <w:divsChild>
            <w:div w:id="10799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8016">
      <w:bodyDiv w:val="1"/>
      <w:marLeft w:val="0"/>
      <w:marRight w:val="0"/>
      <w:marTop w:val="0"/>
      <w:marBottom w:val="0"/>
      <w:divBdr>
        <w:top w:val="none" w:sz="0" w:space="0" w:color="auto"/>
        <w:left w:val="none" w:sz="0" w:space="0" w:color="auto"/>
        <w:bottom w:val="none" w:sz="0" w:space="0" w:color="auto"/>
        <w:right w:val="none" w:sz="0" w:space="0" w:color="auto"/>
      </w:divBdr>
    </w:div>
    <w:div w:id="548341781">
      <w:bodyDiv w:val="1"/>
      <w:marLeft w:val="0"/>
      <w:marRight w:val="0"/>
      <w:marTop w:val="0"/>
      <w:marBottom w:val="0"/>
      <w:divBdr>
        <w:top w:val="none" w:sz="0" w:space="0" w:color="auto"/>
        <w:left w:val="none" w:sz="0" w:space="0" w:color="auto"/>
        <w:bottom w:val="none" w:sz="0" w:space="0" w:color="auto"/>
        <w:right w:val="none" w:sz="0" w:space="0" w:color="auto"/>
      </w:divBdr>
    </w:div>
    <w:div w:id="561527164">
      <w:bodyDiv w:val="1"/>
      <w:marLeft w:val="0"/>
      <w:marRight w:val="0"/>
      <w:marTop w:val="0"/>
      <w:marBottom w:val="0"/>
      <w:divBdr>
        <w:top w:val="none" w:sz="0" w:space="0" w:color="auto"/>
        <w:left w:val="none" w:sz="0" w:space="0" w:color="auto"/>
        <w:bottom w:val="none" w:sz="0" w:space="0" w:color="auto"/>
        <w:right w:val="none" w:sz="0" w:space="0" w:color="auto"/>
      </w:divBdr>
      <w:divsChild>
        <w:div w:id="1559053988">
          <w:marLeft w:val="0"/>
          <w:marRight w:val="0"/>
          <w:marTop w:val="0"/>
          <w:marBottom w:val="0"/>
          <w:divBdr>
            <w:top w:val="none" w:sz="0" w:space="0" w:color="auto"/>
            <w:left w:val="none" w:sz="0" w:space="0" w:color="auto"/>
            <w:bottom w:val="none" w:sz="0" w:space="0" w:color="auto"/>
            <w:right w:val="none" w:sz="0" w:space="0" w:color="auto"/>
          </w:divBdr>
        </w:div>
      </w:divsChild>
    </w:div>
    <w:div w:id="561595658">
      <w:bodyDiv w:val="1"/>
      <w:marLeft w:val="0"/>
      <w:marRight w:val="0"/>
      <w:marTop w:val="0"/>
      <w:marBottom w:val="0"/>
      <w:divBdr>
        <w:top w:val="none" w:sz="0" w:space="0" w:color="auto"/>
        <w:left w:val="none" w:sz="0" w:space="0" w:color="auto"/>
        <w:bottom w:val="none" w:sz="0" w:space="0" w:color="auto"/>
        <w:right w:val="none" w:sz="0" w:space="0" w:color="auto"/>
      </w:divBdr>
    </w:div>
    <w:div w:id="564607340">
      <w:bodyDiv w:val="1"/>
      <w:marLeft w:val="0"/>
      <w:marRight w:val="0"/>
      <w:marTop w:val="0"/>
      <w:marBottom w:val="0"/>
      <w:divBdr>
        <w:top w:val="none" w:sz="0" w:space="0" w:color="auto"/>
        <w:left w:val="none" w:sz="0" w:space="0" w:color="auto"/>
        <w:bottom w:val="none" w:sz="0" w:space="0" w:color="auto"/>
        <w:right w:val="none" w:sz="0" w:space="0" w:color="auto"/>
      </w:divBdr>
    </w:div>
    <w:div w:id="570695986">
      <w:bodyDiv w:val="1"/>
      <w:marLeft w:val="0"/>
      <w:marRight w:val="0"/>
      <w:marTop w:val="0"/>
      <w:marBottom w:val="0"/>
      <w:divBdr>
        <w:top w:val="none" w:sz="0" w:space="0" w:color="auto"/>
        <w:left w:val="none" w:sz="0" w:space="0" w:color="auto"/>
        <w:bottom w:val="none" w:sz="0" w:space="0" w:color="auto"/>
        <w:right w:val="none" w:sz="0" w:space="0" w:color="auto"/>
      </w:divBdr>
    </w:div>
    <w:div w:id="575364588">
      <w:bodyDiv w:val="1"/>
      <w:marLeft w:val="0"/>
      <w:marRight w:val="0"/>
      <w:marTop w:val="0"/>
      <w:marBottom w:val="0"/>
      <w:divBdr>
        <w:top w:val="none" w:sz="0" w:space="0" w:color="auto"/>
        <w:left w:val="none" w:sz="0" w:space="0" w:color="auto"/>
        <w:bottom w:val="none" w:sz="0" w:space="0" w:color="auto"/>
        <w:right w:val="none" w:sz="0" w:space="0" w:color="auto"/>
      </w:divBdr>
    </w:div>
    <w:div w:id="599685722">
      <w:bodyDiv w:val="1"/>
      <w:marLeft w:val="0"/>
      <w:marRight w:val="0"/>
      <w:marTop w:val="0"/>
      <w:marBottom w:val="0"/>
      <w:divBdr>
        <w:top w:val="none" w:sz="0" w:space="0" w:color="auto"/>
        <w:left w:val="none" w:sz="0" w:space="0" w:color="auto"/>
        <w:bottom w:val="none" w:sz="0" w:space="0" w:color="auto"/>
        <w:right w:val="none" w:sz="0" w:space="0" w:color="auto"/>
      </w:divBdr>
      <w:divsChild>
        <w:div w:id="2125690062">
          <w:marLeft w:val="0"/>
          <w:marRight w:val="0"/>
          <w:marTop w:val="0"/>
          <w:marBottom w:val="0"/>
          <w:divBdr>
            <w:top w:val="none" w:sz="0" w:space="0" w:color="auto"/>
            <w:left w:val="none" w:sz="0" w:space="0" w:color="auto"/>
            <w:bottom w:val="none" w:sz="0" w:space="0" w:color="auto"/>
            <w:right w:val="none" w:sz="0" w:space="0" w:color="auto"/>
          </w:divBdr>
        </w:div>
      </w:divsChild>
    </w:div>
    <w:div w:id="605887274">
      <w:bodyDiv w:val="1"/>
      <w:marLeft w:val="0"/>
      <w:marRight w:val="0"/>
      <w:marTop w:val="0"/>
      <w:marBottom w:val="0"/>
      <w:divBdr>
        <w:top w:val="none" w:sz="0" w:space="0" w:color="auto"/>
        <w:left w:val="none" w:sz="0" w:space="0" w:color="auto"/>
        <w:bottom w:val="none" w:sz="0" w:space="0" w:color="auto"/>
        <w:right w:val="none" w:sz="0" w:space="0" w:color="auto"/>
      </w:divBdr>
    </w:div>
    <w:div w:id="609748460">
      <w:bodyDiv w:val="1"/>
      <w:marLeft w:val="0"/>
      <w:marRight w:val="0"/>
      <w:marTop w:val="0"/>
      <w:marBottom w:val="0"/>
      <w:divBdr>
        <w:top w:val="none" w:sz="0" w:space="0" w:color="auto"/>
        <w:left w:val="none" w:sz="0" w:space="0" w:color="auto"/>
        <w:bottom w:val="none" w:sz="0" w:space="0" w:color="auto"/>
        <w:right w:val="none" w:sz="0" w:space="0" w:color="auto"/>
      </w:divBdr>
      <w:divsChild>
        <w:div w:id="551889413">
          <w:marLeft w:val="0"/>
          <w:marRight w:val="0"/>
          <w:marTop w:val="0"/>
          <w:marBottom w:val="0"/>
          <w:divBdr>
            <w:top w:val="none" w:sz="0" w:space="0" w:color="auto"/>
            <w:left w:val="none" w:sz="0" w:space="0" w:color="auto"/>
            <w:bottom w:val="none" w:sz="0" w:space="0" w:color="auto"/>
            <w:right w:val="none" w:sz="0" w:space="0" w:color="auto"/>
          </w:divBdr>
          <w:divsChild>
            <w:div w:id="3545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91448">
      <w:bodyDiv w:val="1"/>
      <w:marLeft w:val="0"/>
      <w:marRight w:val="0"/>
      <w:marTop w:val="0"/>
      <w:marBottom w:val="0"/>
      <w:divBdr>
        <w:top w:val="none" w:sz="0" w:space="0" w:color="auto"/>
        <w:left w:val="none" w:sz="0" w:space="0" w:color="auto"/>
        <w:bottom w:val="none" w:sz="0" w:space="0" w:color="auto"/>
        <w:right w:val="none" w:sz="0" w:space="0" w:color="auto"/>
      </w:divBdr>
      <w:divsChild>
        <w:div w:id="691296747">
          <w:marLeft w:val="0"/>
          <w:marRight w:val="0"/>
          <w:marTop w:val="0"/>
          <w:marBottom w:val="0"/>
          <w:divBdr>
            <w:top w:val="none" w:sz="0" w:space="0" w:color="auto"/>
            <w:left w:val="none" w:sz="0" w:space="0" w:color="auto"/>
            <w:bottom w:val="none" w:sz="0" w:space="0" w:color="auto"/>
            <w:right w:val="none" w:sz="0" w:space="0" w:color="auto"/>
          </w:divBdr>
        </w:div>
      </w:divsChild>
    </w:div>
    <w:div w:id="617219514">
      <w:bodyDiv w:val="1"/>
      <w:marLeft w:val="0"/>
      <w:marRight w:val="0"/>
      <w:marTop w:val="0"/>
      <w:marBottom w:val="0"/>
      <w:divBdr>
        <w:top w:val="none" w:sz="0" w:space="0" w:color="auto"/>
        <w:left w:val="none" w:sz="0" w:space="0" w:color="auto"/>
        <w:bottom w:val="none" w:sz="0" w:space="0" w:color="auto"/>
        <w:right w:val="none" w:sz="0" w:space="0" w:color="auto"/>
      </w:divBdr>
    </w:div>
    <w:div w:id="640574552">
      <w:bodyDiv w:val="1"/>
      <w:marLeft w:val="0"/>
      <w:marRight w:val="0"/>
      <w:marTop w:val="0"/>
      <w:marBottom w:val="0"/>
      <w:divBdr>
        <w:top w:val="none" w:sz="0" w:space="0" w:color="auto"/>
        <w:left w:val="none" w:sz="0" w:space="0" w:color="auto"/>
        <w:bottom w:val="none" w:sz="0" w:space="0" w:color="auto"/>
        <w:right w:val="none" w:sz="0" w:space="0" w:color="auto"/>
      </w:divBdr>
      <w:divsChild>
        <w:div w:id="1619528919">
          <w:marLeft w:val="0"/>
          <w:marRight w:val="0"/>
          <w:marTop w:val="0"/>
          <w:marBottom w:val="0"/>
          <w:divBdr>
            <w:top w:val="none" w:sz="0" w:space="0" w:color="auto"/>
            <w:left w:val="none" w:sz="0" w:space="0" w:color="auto"/>
            <w:bottom w:val="none" w:sz="0" w:space="0" w:color="auto"/>
            <w:right w:val="none" w:sz="0" w:space="0" w:color="auto"/>
          </w:divBdr>
        </w:div>
      </w:divsChild>
    </w:div>
    <w:div w:id="640815264">
      <w:bodyDiv w:val="1"/>
      <w:marLeft w:val="0"/>
      <w:marRight w:val="0"/>
      <w:marTop w:val="0"/>
      <w:marBottom w:val="0"/>
      <w:divBdr>
        <w:top w:val="none" w:sz="0" w:space="0" w:color="auto"/>
        <w:left w:val="none" w:sz="0" w:space="0" w:color="auto"/>
        <w:bottom w:val="none" w:sz="0" w:space="0" w:color="auto"/>
        <w:right w:val="none" w:sz="0" w:space="0" w:color="auto"/>
      </w:divBdr>
    </w:div>
    <w:div w:id="644506253">
      <w:bodyDiv w:val="1"/>
      <w:marLeft w:val="0"/>
      <w:marRight w:val="0"/>
      <w:marTop w:val="0"/>
      <w:marBottom w:val="0"/>
      <w:divBdr>
        <w:top w:val="none" w:sz="0" w:space="0" w:color="auto"/>
        <w:left w:val="none" w:sz="0" w:space="0" w:color="auto"/>
        <w:bottom w:val="none" w:sz="0" w:space="0" w:color="auto"/>
        <w:right w:val="none" w:sz="0" w:space="0" w:color="auto"/>
      </w:divBdr>
      <w:divsChild>
        <w:div w:id="480972278">
          <w:marLeft w:val="0"/>
          <w:marRight w:val="0"/>
          <w:marTop w:val="0"/>
          <w:marBottom w:val="0"/>
          <w:divBdr>
            <w:top w:val="none" w:sz="0" w:space="0" w:color="auto"/>
            <w:left w:val="none" w:sz="0" w:space="0" w:color="auto"/>
            <w:bottom w:val="none" w:sz="0" w:space="0" w:color="auto"/>
            <w:right w:val="none" w:sz="0" w:space="0" w:color="auto"/>
          </w:divBdr>
        </w:div>
      </w:divsChild>
    </w:div>
    <w:div w:id="647176086">
      <w:bodyDiv w:val="1"/>
      <w:marLeft w:val="0"/>
      <w:marRight w:val="0"/>
      <w:marTop w:val="0"/>
      <w:marBottom w:val="0"/>
      <w:divBdr>
        <w:top w:val="none" w:sz="0" w:space="0" w:color="auto"/>
        <w:left w:val="none" w:sz="0" w:space="0" w:color="auto"/>
        <w:bottom w:val="none" w:sz="0" w:space="0" w:color="auto"/>
        <w:right w:val="none" w:sz="0" w:space="0" w:color="auto"/>
      </w:divBdr>
    </w:div>
    <w:div w:id="647514926">
      <w:bodyDiv w:val="1"/>
      <w:marLeft w:val="0"/>
      <w:marRight w:val="0"/>
      <w:marTop w:val="0"/>
      <w:marBottom w:val="0"/>
      <w:divBdr>
        <w:top w:val="none" w:sz="0" w:space="0" w:color="auto"/>
        <w:left w:val="none" w:sz="0" w:space="0" w:color="auto"/>
        <w:bottom w:val="none" w:sz="0" w:space="0" w:color="auto"/>
        <w:right w:val="none" w:sz="0" w:space="0" w:color="auto"/>
      </w:divBdr>
    </w:div>
    <w:div w:id="652300628">
      <w:bodyDiv w:val="1"/>
      <w:marLeft w:val="0"/>
      <w:marRight w:val="0"/>
      <w:marTop w:val="0"/>
      <w:marBottom w:val="0"/>
      <w:divBdr>
        <w:top w:val="none" w:sz="0" w:space="0" w:color="auto"/>
        <w:left w:val="none" w:sz="0" w:space="0" w:color="auto"/>
        <w:bottom w:val="none" w:sz="0" w:space="0" w:color="auto"/>
        <w:right w:val="none" w:sz="0" w:space="0" w:color="auto"/>
      </w:divBdr>
      <w:divsChild>
        <w:div w:id="921262554">
          <w:marLeft w:val="0"/>
          <w:marRight w:val="0"/>
          <w:marTop w:val="0"/>
          <w:marBottom w:val="0"/>
          <w:divBdr>
            <w:top w:val="none" w:sz="0" w:space="0" w:color="auto"/>
            <w:left w:val="none" w:sz="0" w:space="0" w:color="auto"/>
            <w:bottom w:val="none" w:sz="0" w:space="0" w:color="auto"/>
            <w:right w:val="none" w:sz="0" w:space="0" w:color="auto"/>
          </w:divBdr>
          <w:divsChild>
            <w:div w:id="8800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0688">
      <w:bodyDiv w:val="1"/>
      <w:marLeft w:val="0"/>
      <w:marRight w:val="0"/>
      <w:marTop w:val="0"/>
      <w:marBottom w:val="0"/>
      <w:divBdr>
        <w:top w:val="none" w:sz="0" w:space="0" w:color="auto"/>
        <w:left w:val="none" w:sz="0" w:space="0" w:color="auto"/>
        <w:bottom w:val="none" w:sz="0" w:space="0" w:color="auto"/>
        <w:right w:val="none" w:sz="0" w:space="0" w:color="auto"/>
      </w:divBdr>
    </w:div>
    <w:div w:id="658733705">
      <w:bodyDiv w:val="1"/>
      <w:marLeft w:val="0"/>
      <w:marRight w:val="0"/>
      <w:marTop w:val="0"/>
      <w:marBottom w:val="0"/>
      <w:divBdr>
        <w:top w:val="none" w:sz="0" w:space="0" w:color="auto"/>
        <w:left w:val="none" w:sz="0" w:space="0" w:color="auto"/>
        <w:bottom w:val="none" w:sz="0" w:space="0" w:color="auto"/>
        <w:right w:val="none" w:sz="0" w:space="0" w:color="auto"/>
      </w:divBdr>
    </w:div>
    <w:div w:id="659305923">
      <w:bodyDiv w:val="1"/>
      <w:marLeft w:val="0"/>
      <w:marRight w:val="0"/>
      <w:marTop w:val="0"/>
      <w:marBottom w:val="0"/>
      <w:divBdr>
        <w:top w:val="none" w:sz="0" w:space="0" w:color="auto"/>
        <w:left w:val="none" w:sz="0" w:space="0" w:color="auto"/>
        <w:bottom w:val="none" w:sz="0" w:space="0" w:color="auto"/>
        <w:right w:val="none" w:sz="0" w:space="0" w:color="auto"/>
      </w:divBdr>
    </w:div>
    <w:div w:id="660305785">
      <w:bodyDiv w:val="1"/>
      <w:marLeft w:val="0"/>
      <w:marRight w:val="0"/>
      <w:marTop w:val="0"/>
      <w:marBottom w:val="0"/>
      <w:divBdr>
        <w:top w:val="none" w:sz="0" w:space="0" w:color="auto"/>
        <w:left w:val="none" w:sz="0" w:space="0" w:color="auto"/>
        <w:bottom w:val="none" w:sz="0" w:space="0" w:color="auto"/>
        <w:right w:val="none" w:sz="0" w:space="0" w:color="auto"/>
      </w:divBdr>
    </w:div>
    <w:div w:id="664748949">
      <w:bodyDiv w:val="1"/>
      <w:marLeft w:val="0"/>
      <w:marRight w:val="0"/>
      <w:marTop w:val="0"/>
      <w:marBottom w:val="0"/>
      <w:divBdr>
        <w:top w:val="none" w:sz="0" w:space="0" w:color="auto"/>
        <w:left w:val="none" w:sz="0" w:space="0" w:color="auto"/>
        <w:bottom w:val="none" w:sz="0" w:space="0" w:color="auto"/>
        <w:right w:val="none" w:sz="0" w:space="0" w:color="auto"/>
      </w:divBdr>
    </w:div>
    <w:div w:id="677773946">
      <w:bodyDiv w:val="1"/>
      <w:marLeft w:val="0"/>
      <w:marRight w:val="0"/>
      <w:marTop w:val="0"/>
      <w:marBottom w:val="0"/>
      <w:divBdr>
        <w:top w:val="none" w:sz="0" w:space="0" w:color="auto"/>
        <w:left w:val="none" w:sz="0" w:space="0" w:color="auto"/>
        <w:bottom w:val="none" w:sz="0" w:space="0" w:color="auto"/>
        <w:right w:val="none" w:sz="0" w:space="0" w:color="auto"/>
      </w:divBdr>
    </w:div>
    <w:div w:id="683291854">
      <w:bodyDiv w:val="1"/>
      <w:marLeft w:val="0"/>
      <w:marRight w:val="0"/>
      <w:marTop w:val="0"/>
      <w:marBottom w:val="0"/>
      <w:divBdr>
        <w:top w:val="none" w:sz="0" w:space="0" w:color="auto"/>
        <w:left w:val="none" w:sz="0" w:space="0" w:color="auto"/>
        <w:bottom w:val="none" w:sz="0" w:space="0" w:color="auto"/>
        <w:right w:val="none" w:sz="0" w:space="0" w:color="auto"/>
      </w:divBdr>
    </w:div>
    <w:div w:id="683442124">
      <w:bodyDiv w:val="1"/>
      <w:marLeft w:val="0"/>
      <w:marRight w:val="0"/>
      <w:marTop w:val="0"/>
      <w:marBottom w:val="0"/>
      <w:divBdr>
        <w:top w:val="none" w:sz="0" w:space="0" w:color="auto"/>
        <w:left w:val="none" w:sz="0" w:space="0" w:color="auto"/>
        <w:bottom w:val="none" w:sz="0" w:space="0" w:color="auto"/>
        <w:right w:val="none" w:sz="0" w:space="0" w:color="auto"/>
      </w:divBdr>
    </w:div>
    <w:div w:id="685330178">
      <w:bodyDiv w:val="1"/>
      <w:marLeft w:val="0"/>
      <w:marRight w:val="0"/>
      <w:marTop w:val="0"/>
      <w:marBottom w:val="0"/>
      <w:divBdr>
        <w:top w:val="none" w:sz="0" w:space="0" w:color="auto"/>
        <w:left w:val="none" w:sz="0" w:space="0" w:color="auto"/>
        <w:bottom w:val="none" w:sz="0" w:space="0" w:color="auto"/>
        <w:right w:val="none" w:sz="0" w:space="0" w:color="auto"/>
      </w:divBdr>
      <w:divsChild>
        <w:div w:id="1732339900">
          <w:marLeft w:val="0"/>
          <w:marRight w:val="0"/>
          <w:marTop w:val="0"/>
          <w:marBottom w:val="0"/>
          <w:divBdr>
            <w:top w:val="none" w:sz="0" w:space="0" w:color="auto"/>
            <w:left w:val="none" w:sz="0" w:space="0" w:color="auto"/>
            <w:bottom w:val="none" w:sz="0" w:space="0" w:color="auto"/>
            <w:right w:val="none" w:sz="0" w:space="0" w:color="auto"/>
          </w:divBdr>
        </w:div>
      </w:divsChild>
    </w:div>
    <w:div w:id="698890977">
      <w:bodyDiv w:val="1"/>
      <w:marLeft w:val="0"/>
      <w:marRight w:val="0"/>
      <w:marTop w:val="0"/>
      <w:marBottom w:val="0"/>
      <w:divBdr>
        <w:top w:val="none" w:sz="0" w:space="0" w:color="auto"/>
        <w:left w:val="none" w:sz="0" w:space="0" w:color="auto"/>
        <w:bottom w:val="none" w:sz="0" w:space="0" w:color="auto"/>
        <w:right w:val="none" w:sz="0" w:space="0" w:color="auto"/>
      </w:divBdr>
    </w:div>
    <w:div w:id="707023613">
      <w:bodyDiv w:val="1"/>
      <w:marLeft w:val="0"/>
      <w:marRight w:val="0"/>
      <w:marTop w:val="0"/>
      <w:marBottom w:val="0"/>
      <w:divBdr>
        <w:top w:val="none" w:sz="0" w:space="0" w:color="auto"/>
        <w:left w:val="none" w:sz="0" w:space="0" w:color="auto"/>
        <w:bottom w:val="none" w:sz="0" w:space="0" w:color="auto"/>
        <w:right w:val="none" w:sz="0" w:space="0" w:color="auto"/>
      </w:divBdr>
    </w:div>
    <w:div w:id="716319750">
      <w:bodyDiv w:val="1"/>
      <w:marLeft w:val="0"/>
      <w:marRight w:val="0"/>
      <w:marTop w:val="0"/>
      <w:marBottom w:val="0"/>
      <w:divBdr>
        <w:top w:val="none" w:sz="0" w:space="0" w:color="auto"/>
        <w:left w:val="none" w:sz="0" w:space="0" w:color="auto"/>
        <w:bottom w:val="none" w:sz="0" w:space="0" w:color="auto"/>
        <w:right w:val="none" w:sz="0" w:space="0" w:color="auto"/>
      </w:divBdr>
      <w:divsChild>
        <w:div w:id="278873080">
          <w:marLeft w:val="0"/>
          <w:marRight w:val="0"/>
          <w:marTop w:val="0"/>
          <w:marBottom w:val="0"/>
          <w:divBdr>
            <w:top w:val="none" w:sz="0" w:space="0" w:color="auto"/>
            <w:left w:val="none" w:sz="0" w:space="0" w:color="auto"/>
            <w:bottom w:val="none" w:sz="0" w:space="0" w:color="auto"/>
            <w:right w:val="none" w:sz="0" w:space="0" w:color="auto"/>
          </w:divBdr>
        </w:div>
      </w:divsChild>
    </w:div>
    <w:div w:id="717902271">
      <w:bodyDiv w:val="1"/>
      <w:marLeft w:val="0"/>
      <w:marRight w:val="0"/>
      <w:marTop w:val="0"/>
      <w:marBottom w:val="0"/>
      <w:divBdr>
        <w:top w:val="none" w:sz="0" w:space="0" w:color="auto"/>
        <w:left w:val="none" w:sz="0" w:space="0" w:color="auto"/>
        <w:bottom w:val="none" w:sz="0" w:space="0" w:color="auto"/>
        <w:right w:val="none" w:sz="0" w:space="0" w:color="auto"/>
      </w:divBdr>
    </w:div>
    <w:div w:id="726958018">
      <w:bodyDiv w:val="1"/>
      <w:marLeft w:val="0"/>
      <w:marRight w:val="0"/>
      <w:marTop w:val="0"/>
      <w:marBottom w:val="0"/>
      <w:divBdr>
        <w:top w:val="none" w:sz="0" w:space="0" w:color="auto"/>
        <w:left w:val="none" w:sz="0" w:space="0" w:color="auto"/>
        <w:bottom w:val="none" w:sz="0" w:space="0" w:color="auto"/>
        <w:right w:val="none" w:sz="0" w:space="0" w:color="auto"/>
      </w:divBdr>
      <w:divsChild>
        <w:div w:id="328483138">
          <w:marLeft w:val="0"/>
          <w:marRight w:val="0"/>
          <w:marTop w:val="0"/>
          <w:marBottom w:val="0"/>
          <w:divBdr>
            <w:top w:val="none" w:sz="0" w:space="0" w:color="auto"/>
            <w:left w:val="none" w:sz="0" w:space="0" w:color="auto"/>
            <w:bottom w:val="none" w:sz="0" w:space="0" w:color="auto"/>
            <w:right w:val="none" w:sz="0" w:space="0" w:color="auto"/>
          </w:divBdr>
        </w:div>
      </w:divsChild>
    </w:div>
    <w:div w:id="732655160">
      <w:bodyDiv w:val="1"/>
      <w:marLeft w:val="0"/>
      <w:marRight w:val="0"/>
      <w:marTop w:val="0"/>
      <w:marBottom w:val="0"/>
      <w:divBdr>
        <w:top w:val="none" w:sz="0" w:space="0" w:color="auto"/>
        <w:left w:val="none" w:sz="0" w:space="0" w:color="auto"/>
        <w:bottom w:val="none" w:sz="0" w:space="0" w:color="auto"/>
        <w:right w:val="none" w:sz="0" w:space="0" w:color="auto"/>
      </w:divBdr>
    </w:div>
    <w:div w:id="768237761">
      <w:bodyDiv w:val="1"/>
      <w:marLeft w:val="0"/>
      <w:marRight w:val="0"/>
      <w:marTop w:val="0"/>
      <w:marBottom w:val="0"/>
      <w:divBdr>
        <w:top w:val="none" w:sz="0" w:space="0" w:color="auto"/>
        <w:left w:val="none" w:sz="0" w:space="0" w:color="auto"/>
        <w:bottom w:val="none" w:sz="0" w:space="0" w:color="auto"/>
        <w:right w:val="none" w:sz="0" w:space="0" w:color="auto"/>
      </w:divBdr>
      <w:divsChild>
        <w:div w:id="1233276344">
          <w:marLeft w:val="0"/>
          <w:marRight w:val="0"/>
          <w:marTop w:val="0"/>
          <w:marBottom w:val="0"/>
          <w:divBdr>
            <w:top w:val="none" w:sz="0" w:space="0" w:color="auto"/>
            <w:left w:val="none" w:sz="0" w:space="0" w:color="auto"/>
            <w:bottom w:val="none" w:sz="0" w:space="0" w:color="auto"/>
            <w:right w:val="none" w:sz="0" w:space="0" w:color="auto"/>
          </w:divBdr>
        </w:div>
      </w:divsChild>
    </w:div>
    <w:div w:id="776952512">
      <w:bodyDiv w:val="1"/>
      <w:marLeft w:val="0"/>
      <w:marRight w:val="0"/>
      <w:marTop w:val="0"/>
      <w:marBottom w:val="0"/>
      <w:divBdr>
        <w:top w:val="none" w:sz="0" w:space="0" w:color="auto"/>
        <w:left w:val="none" w:sz="0" w:space="0" w:color="auto"/>
        <w:bottom w:val="none" w:sz="0" w:space="0" w:color="auto"/>
        <w:right w:val="none" w:sz="0" w:space="0" w:color="auto"/>
      </w:divBdr>
      <w:divsChild>
        <w:div w:id="1359625198">
          <w:marLeft w:val="0"/>
          <w:marRight w:val="0"/>
          <w:marTop w:val="0"/>
          <w:marBottom w:val="0"/>
          <w:divBdr>
            <w:top w:val="none" w:sz="0" w:space="0" w:color="auto"/>
            <w:left w:val="none" w:sz="0" w:space="0" w:color="auto"/>
            <w:bottom w:val="none" w:sz="0" w:space="0" w:color="auto"/>
            <w:right w:val="none" w:sz="0" w:space="0" w:color="auto"/>
          </w:divBdr>
          <w:divsChild>
            <w:div w:id="20171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6561">
      <w:bodyDiv w:val="1"/>
      <w:marLeft w:val="0"/>
      <w:marRight w:val="0"/>
      <w:marTop w:val="0"/>
      <w:marBottom w:val="0"/>
      <w:divBdr>
        <w:top w:val="none" w:sz="0" w:space="0" w:color="auto"/>
        <w:left w:val="none" w:sz="0" w:space="0" w:color="auto"/>
        <w:bottom w:val="none" w:sz="0" w:space="0" w:color="auto"/>
        <w:right w:val="none" w:sz="0" w:space="0" w:color="auto"/>
      </w:divBdr>
      <w:divsChild>
        <w:div w:id="1253320367">
          <w:marLeft w:val="0"/>
          <w:marRight w:val="0"/>
          <w:marTop w:val="0"/>
          <w:marBottom w:val="0"/>
          <w:divBdr>
            <w:top w:val="none" w:sz="0" w:space="0" w:color="auto"/>
            <w:left w:val="none" w:sz="0" w:space="0" w:color="auto"/>
            <w:bottom w:val="none" w:sz="0" w:space="0" w:color="auto"/>
            <w:right w:val="none" w:sz="0" w:space="0" w:color="auto"/>
          </w:divBdr>
          <w:divsChild>
            <w:div w:id="340818501">
              <w:marLeft w:val="0"/>
              <w:marRight w:val="0"/>
              <w:marTop w:val="0"/>
              <w:marBottom w:val="0"/>
              <w:divBdr>
                <w:top w:val="none" w:sz="0" w:space="0" w:color="auto"/>
                <w:left w:val="none" w:sz="0" w:space="0" w:color="auto"/>
                <w:bottom w:val="none" w:sz="0" w:space="0" w:color="auto"/>
                <w:right w:val="none" w:sz="0" w:space="0" w:color="auto"/>
              </w:divBdr>
              <w:divsChild>
                <w:div w:id="1573734862">
                  <w:marLeft w:val="0"/>
                  <w:marRight w:val="0"/>
                  <w:marTop w:val="0"/>
                  <w:marBottom w:val="0"/>
                  <w:divBdr>
                    <w:top w:val="none" w:sz="0" w:space="0" w:color="auto"/>
                    <w:left w:val="none" w:sz="0" w:space="0" w:color="auto"/>
                    <w:bottom w:val="none" w:sz="0" w:space="0" w:color="auto"/>
                    <w:right w:val="none" w:sz="0" w:space="0" w:color="auto"/>
                  </w:divBdr>
                </w:div>
              </w:divsChild>
            </w:div>
            <w:div w:id="13280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38530">
      <w:bodyDiv w:val="1"/>
      <w:marLeft w:val="0"/>
      <w:marRight w:val="0"/>
      <w:marTop w:val="0"/>
      <w:marBottom w:val="0"/>
      <w:divBdr>
        <w:top w:val="none" w:sz="0" w:space="0" w:color="auto"/>
        <w:left w:val="none" w:sz="0" w:space="0" w:color="auto"/>
        <w:bottom w:val="none" w:sz="0" w:space="0" w:color="auto"/>
        <w:right w:val="none" w:sz="0" w:space="0" w:color="auto"/>
      </w:divBdr>
    </w:div>
    <w:div w:id="803037492">
      <w:bodyDiv w:val="1"/>
      <w:marLeft w:val="0"/>
      <w:marRight w:val="0"/>
      <w:marTop w:val="0"/>
      <w:marBottom w:val="0"/>
      <w:divBdr>
        <w:top w:val="none" w:sz="0" w:space="0" w:color="auto"/>
        <w:left w:val="none" w:sz="0" w:space="0" w:color="auto"/>
        <w:bottom w:val="none" w:sz="0" w:space="0" w:color="auto"/>
        <w:right w:val="none" w:sz="0" w:space="0" w:color="auto"/>
      </w:divBdr>
    </w:div>
    <w:div w:id="804273999">
      <w:bodyDiv w:val="1"/>
      <w:marLeft w:val="0"/>
      <w:marRight w:val="0"/>
      <w:marTop w:val="0"/>
      <w:marBottom w:val="0"/>
      <w:divBdr>
        <w:top w:val="none" w:sz="0" w:space="0" w:color="auto"/>
        <w:left w:val="none" w:sz="0" w:space="0" w:color="auto"/>
        <w:bottom w:val="none" w:sz="0" w:space="0" w:color="auto"/>
        <w:right w:val="none" w:sz="0" w:space="0" w:color="auto"/>
      </w:divBdr>
      <w:divsChild>
        <w:div w:id="2055277153">
          <w:marLeft w:val="0"/>
          <w:marRight w:val="0"/>
          <w:marTop w:val="0"/>
          <w:marBottom w:val="0"/>
          <w:divBdr>
            <w:top w:val="none" w:sz="0" w:space="0" w:color="auto"/>
            <w:left w:val="none" w:sz="0" w:space="0" w:color="auto"/>
            <w:bottom w:val="none" w:sz="0" w:space="0" w:color="auto"/>
            <w:right w:val="none" w:sz="0" w:space="0" w:color="auto"/>
          </w:divBdr>
        </w:div>
      </w:divsChild>
    </w:div>
    <w:div w:id="807161534">
      <w:bodyDiv w:val="1"/>
      <w:marLeft w:val="0"/>
      <w:marRight w:val="0"/>
      <w:marTop w:val="0"/>
      <w:marBottom w:val="0"/>
      <w:divBdr>
        <w:top w:val="none" w:sz="0" w:space="0" w:color="auto"/>
        <w:left w:val="none" w:sz="0" w:space="0" w:color="auto"/>
        <w:bottom w:val="none" w:sz="0" w:space="0" w:color="auto"/>
        <w:right w:val="none" w:sz="0" w:space="0" w:color="auto"/>
      </w:divBdr>
      <w:divsChild>
        <w:div w:id="1484080304">
          <w:marLeft w:val="0"/>
          <w:marRight w:val="0"/>
          <w:marTop w:val="0"/>
          <w:marBottom w:val="0"/>
          <w:divBdr>
            <w:top w:val="none" w:sz="0" w:space="0" w:color="auto"/>
            <w:left w:val="none" w:sz="0" w:space="0" w:color="auto"/>
            <w:bottom w:val="none" w:sz="0" w:space="0" w:color="auto"/>
            <w:right w:val="none" w:sz="0" w:space="0" w:color="auto"/>
          </w:divBdr>
          <w:divsChild>
            <w:div w:id="14002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64517">
      <w:bodyDiv w:val="1"/>
      <w:marLeft w:val="0"/>
      <w:marRight w:val="0"/>
      <w:marTop w:val="0"/>
      <w:marBottom w:val="0"/>
      <w:divBdr>
        <w:top w:val="none" w:sz="0" w:space="0" w:color="auto"/>
        <w:left w:val="none" w:sz="0" w:space="0" w:color="auto"/>
        <w:bottom w:val="none" w:sz="0" w:space="0" w:color="auto"/>
        <w:right w:val="none" w:sz="0" w:space="0" w:color="auto"/>
      </w:divBdr>
    </w:div>
    <w:div w:id="812136420">
      <w:bodyDiv w:val="1"/>
      <w:marLeft w:val="0"/>
      <w:marRight w:val="0"/>
      <w:marTop w:val="0"/>
      <w:marBottom w:val="0"/>
      <w:divBdr>
        <w:top w:val="none" w:sz="0" w:space="0" w:color="auto"/>
        <w:left w:val="none" w:sz="0" w:space="0" w:color="auto"/>
        <w:bottom w:val="none" w:sz="0" w:space="0" w:color="auto"/>
        <w:right w:val="none" w:sz="0" w:space="0" w:color="auto"/>
      </w:divBdr>
      <w:divsChild>
        <w:div w:id="934896915">
          <w:marLeft w:val="0"/>
          <w:marRight w:val="0"/>
          <w:marTop w:val="0"/>
          <w:marBottom w:val="0"/>
          <w:divBdr>
            <w:top w:val="none" w:sz="0" w:space="0" w:color="auto"/>
            <w:left w:val="none" w:sz="0" w:space="0" w:color="auto"/>
            <w:bottom w:val="none" w:sz="0" w:space="0" w:color="auto"/>
            <w:right w:val="none" w:sz="0" w:space="0" w:color="auto"/>
          </w:divBdr>
        </w:div>
      </w:divsChild>
    </w:div>
    <w:div w:id="813176316">
      <w:bodyDiv w:val="1"/>
      <w:marLeft w:val="0"/>
      <w:marRight w:val="0"/>
      <w:marTop w:val="0"/>
      <w:marBottom w:val="0"/>
      <w:divBdr>
        <w:top w:val="none" w:sz="0" w:space="0" w:color="auto"/>
        <w:left w:val="none" w:sz="0" w:space="0" w:color="auto"/>
        <w:bottom w:val="none" w:sz="0" w:space="0" w:color="auto"/>
        <w:right w:val="none" w:sz="0" w:space="0" w:color="auto"/>
      </w:divBdr>
      <w:divsChild>
        <w:div w:id="224999873">
          <w:marLeft w:val="0"/>
          <w:marRight w:val="0"/>
          <w:marTop w:val="0"/>
          <w:marBottom w:val="0"/>
          <w:divBdr>
            <w:top w:val="none" w:sz="0" w:space="0" w:color="auto"/>
            <w:left w:val="none" w:sz="0" w:space="0" w:color="auto"/>
            <w:bottom w:val="none" w:sz="0" w:space="0" w:color="auto"/>
            <w:right w:val="none" w:sz="0" w:space="0" w:color="auto"/>
          </w:divBdr>
          <w:divsChild>
            <w:div w:id="6121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3347">
      <w:bodyDiv w:val="1"/>
      <w:marLeft w:val="0"/>
      <w:marRight w:val="0"/>
      <w:marTop w:val="0"/>
      <w:marBottom w:val="0"/>
      <w:divBdr>
        <w:top w:val="none" w:sz="0" w:space="0" w:color="auto"/>
        <w:left w:val="none" w:sz="0" w:space="0" w:color="auto"/>
        <w:bottom w:val="none" w:sz="0" w:space="0" w:color="auto"/>
        <w:right w:val="none" w:sz="0" w:space="0" w:color="auto"/>
      </w:divBdr>
      <w:divsChild>
        <w:div w:id="363988446">
          <w:marLeft w:val="0"/>
          <w:marRight w:val="0"/>
          <w:marTop w:val="0"/>
          <w:marBottom w:val="0"/>
          <w:divBdr>
            <w:top w:val="none" w:sz="0" w:space="0" w:color="auto"/>
            <w:left w:val="none" w:sz="0" w:space="0" w:color="auto"/>
            <w:bottom w:val="none" w:sz="0" w:space="0" w:color="auto"/>
            <w:right w:val="none" w:sz="0" w:space="0" w:color="auto"/>
          </w:divBdr>
        </w:div>
      </w:divsChild>
    </w:div>
    <w:div w:id="835534833">
      <w:bodyDiv w:val="1"/>
      <w:marLeft w:val="0"/>
      <w:marRight w:val="0"/>
      <w:marTop w:val="0"/>
      <w:marBottom w:val="0"/>
      <w:divBdr>
        <w:top w:val="none" w:sz="0" w:space="0" w:color="auto"/>
        <w:left w:val="none" w:sz="0" w:space="0" w:color="auto"/>
        <w:bottom w:val="none" w:sz="0" w:space="0" w:color="auto"/>
        <w:right w:val="none" w:sz="0" w:space="0" w:color="auto"/>
      </w:divBdr>
    </w:div>
    <w:div w:id="835800470">
      <w:bodyDiv w:val="1"/>
      <w:marLeft w:val="0"/>
      <w:marRight w:val="0"/>
      <w:marTop w:val="0"/>
      <w:marBottom w:val="0"/>
      <w:divBdr>
        <w:top w:val="none" w:sz="0" w:space="0" w:color="auto"/>
        <w:left w:val="none" w:sz="0" w:space="0" w:color="auto"/>
        <w:bottom w:val="none" w:sz="0" w:space="0" w:color="auto"/>
        <w:right w:val="none" w:sz="0" w:space="0" w:color="auto"/>
      </w:divBdr>
      <w:divsChild>
        <w:div w:id="399401455">
          <w:marLeft w:val="0"/>
          <w:marRight w:val="0"/>
          <w:marTop w:val="0"/>
          <w:marBottom w:val="0"/>
          <w:divBdr>
            <w:top w:val="none" w:sz="0" w:space="0" w:color="auto"/>
            <w:left w:val="none" w:sz="0" w:space="0" w:color="auto"/>
            <w:bottom w:val="none" w:sz="0" w:space="0" w:color="auto"/>
            <w:right w:val="none" w:sz="0" w:space="0" w:color="auto"/>
          </w:divBdr>
          <w:divsChild>
            <w:div w:id="19159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4669">
      <w:bodyDiv w:val="1"/>
      <w:marLeft w:val="0"/>
      <w:marRight w:val="0"/>
      <w:marTop w:val="0"/>
      <w:marBottom w:val="0"/>
      <w:divBdr>
        <w:top w:val="none" w:sz="0" w:space="0" w:color="auto"/>
        <w:left w:val="none" w:sz="0" w:space="0" w:color="auto"/>
        <w:bottom w:val="none" w:sz="0" w:space="0" w:color="auto"/>
        <w:right w:val="none" w:sz="0" w:space="0" w:color="auto"/>
      </w:divBdr>
      <w:divsChild>
        <w:div w:id="1574437866">
          <w:marLeft w:val="0"/>
          <w:marRight w:val="0"/>
          <w:marTop w:val="0"/>
          <w:marBottom w:val="0"/>
          <w:divBdr>
            <w:top w:val="none" w:sz="0" w:space="0" w:color="auto"/>
            <w:left w:val="none" w:sz="0" w:space="0" w:color="auto"/>
            <w:bottom w:val="none" w:sz="0" w:space="0" w:color="auto"/>
            <w:right w:val="none" w:sz="0" w:space="0" w:color="auto"/>
          </w:divBdr>
        </w:div>
      </w:divsChild>
    </w:div>
    <w:div w:id="837623436">
      <w:bodyDiv w:val="1"/>
      <w:marLeft w:val="0"/>
      <w:marRight w:val="0"/>
      <w:marTop w:val="0"/>
      <w:marBottom w:val="0"/>
      <w:divBdr>
        <w:top w:val="none" w:sz="0" w:space="0" w:color="auto"/>
        <w:left w:val="none" w:sz="0" w:space="0" w:color="auto"/>
        <w:bottom w:val="none" w:sz="0" w:space="0" w:color="auto"/>
        <w:right w:val="none" w:sz="0" w:space="0" w:color="auto"/>
      </w:divBdr>
    </w:div>
    <w:div w:id="838623204">
      <w:bodyDiv w:val="1"/>
      <w:marLeft w:val="0"/>
      <w:marRight w:val="0"/>
      <w:marTop w:val="0"/>
      <w:marBottom w:val="0"/>
      <w:divBdr>
        <w:top w:val="none" w:sz="0" w:space="0" w:color="auto"/>
        <w:left w:val="none" w:sz="0" w:space="0" w:color="auto"/>
        <w:bottom w:val="none" w:sz="0" w:space="0" w:color="auto"/>
        <w:right w:val="none" w:sz="0" w:space="0" w:color="auto"/>
      </w:divBdr>
    </w:div>
    <w:div w:id="847135961">
      <w:bodyDiv w:val="1"/>
      <w:marLeft w:val="0"/>
      <w:marRight w:val="0"/>
      <w:marTop w:val="0"/>
      <w:marBottom w:val="0"/>
      <w:divBdr>
        <w:top w:val="none" w:sz="0" w:space="0" w:color="auto"/>
        <w:left w:val="none" w:sz="0" w:space="0" w:color="auto"/>
        <w:bottom w:val="none" w:sz="0" w:space="0" w:color="auto"/>
        <w:right w:val="none" w:sz="0" w:space="0" w:color="auto"/>
      </w:divBdr>
    </w:div>
    <w:div w:id="849026216">
      <w:bodyDiv w:val="1"/>
      <w:marLeft w:val="0"/>
      <w:marRight w:val="0"/>
      <w:marTop w:val="0"/>
      <w:marBottom w:val="0"/>
      <w:divBdr>
        <w:top w:val="none" w:sz="0" w:space="0" w:color="auto"/>
        <w:left w:val="none" w:sz="0" w:space="0" w:color="auto"/>
        <w:bottom w:val="none" w:sz="0" w:space="0" w:color="auto"/>
        <w:right w:val="none" w:sz="0" w:space="0" w:color="auto"/>
      </w:divBdr>
      <w:divsChild>
        <w:div w:id="795946188">
          <w:marLeft w:val="0"/>
          <w:marRight w:val="0"/>
          <w:marTop w:val="0"/>
          <w:marBottom w:val="0"/>
          <w:divBdr>
            <w:top w:val="none" w:sz="0" w:space="0" w:color="auto"/>
            <w:left w:val="none" w:sz="0" w:space="0" w:color="auto"/>
            <w:bottom w:val="none" w:sz="0" w:space="0" w:color="auto"/>
            <w:right w:val="none" w:sz="0" w:space="0" w:color="auto"/>
          </w:divBdr>
          <w:divsChild>
            <w:div w:id="61198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8563">
      <w:bodyDiv w:val="1"/>
      <w:marLeft w:val="0"/>
      <w:marRight w:val="0"/>
      <w:marTop w:val="0"/>
      <w:marBottom w:val="0"/>
      <w:divBdr>
        <w:top w:val="none" w:sz="0" w:space="0" w:color="auto"/>
        <w:left w:val="none" w:sz="0" w:space="0" w:color="auto"/>
        <w:bottom w:val="none" w:sz="0" w:space="0" w:color="auto"/>
        <w:right w:val="none" w:sz="0" w:space="0" w:color="auto"/>
      </w:divBdr>
    </w:div>
    <w:div w:id="865486446">
      <w:bodyDiv w:val="1"/>
      <w:marLeft w:val="0"/>
      <w:marRight w:val="0"/>
      <w:marTop w:val="0"/>
      <w:marBottom w:val="0"/>
      <w:divBdr>
        <w:top w:val="none" w:sz="0" w:space="0" w:color="auto"/>
        <w:left w:val="none" w:sz="0" w:space="0" w:color="auto"/>
        <w:bottom w:val="none" w:sz="0" w:space="0" w:color="auto"/>
        <w:right w:val="none" w:sz="0" w:space="0" w:color="auto"/>
      </w:divBdr>
    </w:div>
    <w:div w:id="876045283">
      <w:bodyDiv w:val="1"/>
      <w:marLeft w:val="0"/>
      <w:marRight w:val="0"/>
      <w:marTop w:val="0"/>
      <w:marBottom w:val="0"/>
      <w:divBdr>
        <w:top w:val="none" w:sz="0" w:space="0" w:color="auto"/>
        <w:left w:val="none" w:sz="0" w:space="0" w:color="auto"/>
        <w:bottom w:val="none" w:sz="0" w:space="0" w:color="auto"/>
        <w:right w:val="none" w:sz="0" w:space="0" w:color="auto"/>
      </w:divBdr>
    </w:div>
    <w:div w:id="877402043">
      <w:bodyDiv w:val="1"/>
      <w:marLeft w:val="0"/>
      <w:marRight w:val="0"/>
      <w:marTop w:val="0"/>
      <w:marBottom w:val="0"/>
      <w:divBdr>
        <w:top w:val="none" w:sz="0" w:space="0" w:color="auto"/>
        <w:left w:val="none" w:sz="0" w:space="0" w:color="auto"/>
        <w:bottom w:val="none" w:sz="0" w:space="0" w:color="auto"/>
        <w:right w:val="none" w:sz="0" w:space="0" w:color="auto"/>
      </w:divBdr>
    </w:div>
    <w:div w:id="879518664">
      <w:bodyDiv w:val="1"/>
      <w:marLeft w:val="0"/>
      <w:marRight w:val="0"/>
      <w:marTop w:val="0"/>
      <w:marBottom w:val="0"/>
      <w:divBdr>
        <w:top w:val="none" w:sz="0" w:space="0" w:color="auto"/>
        <w:left w:val="none" w:sz="0" w:space="0" w:color="auto"/>
        <w:bottom w:val="none" w:sz="0" w:space="0" w:color="auto"/>
        <w:right w:val="none" w:sz="0" w:space="0" w:color="auto"/>
      </w:divBdr>
      <w:divsChild>
        <w:div w:id="54745466">
          <w:marLeft w:val="0"/>
          <w:marRight w:val="0"/>
          <w:marTop w:val="0"/>
          <w:marBottom w:val="0"/>
          <w:divBdr>
            <w:top w:val="none" w:sz="0" w:space="0" w:color="auto"/>
            <w:left w:val="none" w:sz="0" w:space="0" w:color="auto"/>
            <w:bottom w:val="none" w:sz="0" w:space="0" w:color="auto"/>
            <w:right w:val="none" w:sz="0" w:space="0" w:color="auto"/>
          </w:divBdr>
        </w:div>
        <w:div w:id="160246278">
          <w:marLeft w:val="0"/>
          <w:marRight w:val="0"/>
          <w:marTop w:val="0"/>
          <w:marBottom w:val="0"/>
          <w:divBdr>
            <w:top w:val="none" w:sz="0" w:space="0" w:color="auto"/>
            <w:left w:val="none" w:sz="0" w:space="0" w:color="auto"/>
            <w:bottom w:val="none" w:sz="0" w:space="0" w:color="auto"/>
            <w:right w:val="none" w:sz="0" w:space="0" w:color="auto"/>
          </w:divBdr>
        </w:div>
        <w:div w:id="341585920">
          <w:marLeft w:val="0"/>
          <w:marRight w:val="0"/>
          <w:marTop w:val="0"/>
          <w:marBottom w:val="0"/>
          <w:divBdr>
            <w:top w:val="none" w:sz="0" w:space="0" w:color="auto"/>
            <w:left w:val="none" w:sz="0" w:space="0" w:color="auto"/>
            <w:bottom w:val="none" w:sz="0" w:space="0" w:color="auto"/>
            <w:right w:val="none" w:sz="0" w:space="0" w:color="auto"/>
          </w:divBdr>
        </w:div>
        <w:div w:id="497616317">
          <w:marLeft w:val="0"/>
          <w:marRight w:val="0"/>
          <w:marTop w:val="0"/>
          <w:marBottom w:val="0"/>
          <w:divBdr>
            <w:top w:val="none" w:sz="0" w:space="0" w:color="auto"/>
            <w:left w:val="none" w:sz="0" w:space="0" w:color="auto"/>
            <w:bottom w:val="none" w:sz="0" w:space="0" w:color="auto"/>
            <w:right w:val="none" w:sz="0" w:space="0" w:color="auto"/>
          </w:divBdr>
        </w:div>
        <w:div w:id="522867524">
          <w:marLeft w:val="0"/>
          <w:marRight w:val="0"/>
          <w:marTop w:val="0"/>
          <w:marBottom w:val="0"/>
          <w:divBdr>
            <w:top w:val="none" w:sz="0" w:space="0" w:color="auto"/>
            <w:left w:val="none" w:sz="0" w:space="0" w:color="auto"/>
            <w:bottom w:val="none" w:sz="0" w:space="0" w:color="auto"/>
            <w:right w:val="none" w:sz="0" w:space="0" w:color="auto"/>
          </w:divBdr>
        </w:div>
        <w:div w:id="635182170">
          <w:marLeft w:val="0"/>
          <w:marRight w:val="0"/>
          <w:marTop w:val="0"/>
          <w:marBottom w:val="0"/>
          <w:divBdr>
            <w:top w:val="none" w:sz="0" w:space="0" w:color="auto"/>
            <w:left w:val="none" w:sz="0" w:space="0" w:color="auto"/>
            <w:bottom w:val="none" w:sz="0" w:space="0" w:color="auto"/>
            <w:right w:val="none" w:sz="0" w:space="0" w:color="auto"/>
          </w:divBdr>
        </w:div>
        <w:div w:id="665475220">
          <w:marLeft w:val="0"/>
          <w:marRight w:val="0"/>
          <w:marTop w:val="0"/>
          <w:marBottom w:val="0"/>
          <w:divBdr>
            <w:top w:val="none" w:sz="0" w:space="0" w:color="auto"/>
            <w:left w:val="none" w:sz="0" w:space="0" w:color="auto"/>
            <w:bottom w:val="none" w:sz="0" w:space="0" w:color="auto"/>
            <w:right w:val="none" w:sz="0" w:space="0" w:color="auto"/>
          </w:divBdr>
        </w:div>
        <w:div w:id="672875882">
          <w:marLeft w:val="0"/>
          <w:marRight w:val="0"/>
          <w:marTop w:val="0"/>
          <w:marBottom w:val="0"/>
          <w:divBdr>
            <w:top w:val="none" w:sz="0" w:space="0" w:color="auto"/>
            <w:left w:val="none" w:sz="0" w:space="0" w:color="auto"/>
            <w:bottom w:val="none" w:sz="0" w:space="0" w:color="auto"/>
            <w:right w:val="none" w:sz="0" w:space="0" w:color="auto"/>
          </w:divBdr>
        </w:div>
        <w:div w:id="1001274247">
          <w:marLeft w:val="0"/>
          <w:marRight w:val="0"/>
          <w:marTop w:val="0"/>
          <w:marBottom w:val="0"/>
          <w:divBdr>
            <w:top w:val="none" w:sz="0" w:space="0" w:color="auto"/>
            <w:left w:val="none" w:sz="0" w:space="0" w:color="auto"/>
            <w:bottom w:val="none" w:sz="0" w:space="0" w:color="auto"/>
            <w:right w:val="none" w:sz="0" w:space="0" w:color="auto"/>
          </w:divBdr>
        </w:div>
        <w:div w:id="1034623802">
          <w:marLeft w:val="0"/>
          <w:marRight w:val="0"/>
          <w:marTop w:val="0"/>
          <w:marBottom w:val="0"/>
          <w:divBdr>
            <w:top w:val="none" w:sz="0" w:space="0" w:color="auto"/>
            <w:left w:val="none" w:sz="0" w:space="0" w:color="auto"/>
            <w:bottom w:val="none" w:sz="0" w:space="0" w:color="auto"/>
            <w:right w:val="none" w:sz="0" w:space="0" w:color="auto"/>
          </w:divBdr>
        </w:div>
        <w:div w:id="1086731906">
          <w:marLeft w:val="0"/>
          <w:marRight w:val="0"/>
          <w:marTop w:val="0"/>
          <w:marBottom w:val="0"/>
          <w:divBdr>
            <w:top w:val="none" w:sz="0" w:space="0" w:color="auto"/>
            <w:left w:val="none" w:sz="0" w:space="0" w:color="auto"/>
            <w:bottom w:val="none" w:sz="0" w:space="0" w:color="auto"/>
            <w:right w:val="none" w:sz="0" w:space="0" w:color="auto"/>
          </w:divBdr>
        </w:div>
        <w:div w:id="1103378974">
          <w:marLeft w:val="0"/>
          <w:marRight w:val="0"/>
          <w:marTop w:val="0"/>
          <w:marBottom w:val="0"/>
          <w:divBdr>
            <w:top w:val="none" w:sz="0" w:space="0" w:color="auto"/>
            <w:left w:val="none" w:sz="0" w:space="0" w:color="auto"/>
            <w:bottom w:val="none" w:sz="0" w:space="0" w:color="auto"/>
            <w:right w:val="none" w:sz="0" w:space="0" w:color="auto"/>
          </w:divBdr>
        </w:div>
        <w:div w:id="1112359523">
          <w:marLeft w:val="0"/>
          <w:marRight w:val="0"/>
          <w:marTop w:val="0"/>
          <w:marBottom w:val="0"/>
          <w:divBdr>
            <w:top w:val="none" w:sz="0" w:space="0" w:color="auto"/>
            <w:left w:val="none" w:sz="0" w:space="0" w:color="auto"/>
            <w:bottom w:val="none" w:sz="0" w:space="0" w:color="auto"/>
            <w:right w:val="none" w:sz="0" w:space="0" w:color="auto"/>
          </w:divBdr>
        </w:div>
        <w:div w:id="1148399071">
          <w:marLeft w:val="0"/>
          <w:marRight w:val="0"/>
          <w:marTop w:val="0"/>
          <w:marBottom w:val="0"/>
          <w:divBdr>
            <w:top w:val="none" w:sz="0" w:space="0" w:color="auto"/>
            <w:left w:val="none" w:sz="0" w:space="0" w:color="auto"/>
            <w:bottom w:val="none" w:sz="0" w:space="0" w:color="auto"/>
            <w:right w:val="none" w:sz="0" w:space="0" w:color="auto"/>
          </w:divBdr>
        </w:div>
        <w:div w:id="1167596412">
          <w:marLeft w:val="0"/>
          <w:marRight w:val="0"/>
          <w:marTop w:val="0"/>
          <w:marBottom w:val="0"/>
          <w:divBdr>
            <w:top w:val="none" w:sz="0" w:space="0" w:color="auto"/>
            <w:left w:val="none" w:sz="0" w:space="0" w:color="auto"/>
            <w:bottom w:val="none" w:sz="0" w:space="0" w:color="auto"/>
            <w:right w:val="none" w:sz="0" w:space="0" w:color="auto"/>
          </w:divBdr>
        </w:div>
        <w:div w:id="1206257842">
          <w:marLeft w:val="0"/>
          <w:marRight w:val="0"/>
          <w:marTop w:val="0"/>
          <w:marBottom w:val="0"/>
          <w:divBdr>
            <w:top w:val="none" w:sz="0" w:space="0" w:color="auto"/>
            <w:left w:val="none" w:sz="0" w:space="0" w:color="auto"/>
            <w:bottom w:val="none" w:sz="0" w:space="0" w:color="auto"/>
            <w:right w:val="none" w:sz="0" w:space="0" w:color="auto"/>
          </w:divBdr>
        </w:div>
        <w:div w:id="1236622401">
          <w:marLeft w:val="0"/>
          <w:marRight w:val="0"/>
          <w:marTop w:val="0"/>
          <w:marBottom w:val="0"/>
          <w:divBdr>
            <w:top w:val="none" w:sz="0" w:space="0" w:color="auto"/>
            <w:left w:val="none" w:sz="0" w:space="0" w:color="auto"/>
            <w:bottom w:val="none" w:sz="0" w:space="0" w:color="auto"/>
            <w:right w:val="none" w:sz="0" w:space="0" w:color="auto"/>
          </w:divBdr>
        </w:div>
        <w:div w:id="1250312896">
          <w:marLeft w:val="0"/>
          <w:marRight w:val="0"/>
          <w:marTop w:val="0"/>
          <w:marBottom w:val="0"/>
          <w:divBdr>
            <w:top w:val="none" w:sz="0" w:space="0" w:color="auto"/>
            <w:left w:val="none" w:sz="0" w:space="0" w:color="auto"/>
            <w:bottom w:val="none" w:sz="0" w:space="0" w:color="auto"/>
            <w:right w:val="none" w:sz="0" w:space="0" w:color="auto"/>
          </w:divBdr>
        </w:div>
        <w:div w:id="1305233463">
          <w:marLeft w:val="0"/>
          <w:marRight w:val="0"/>
          <w:marTop w:val="0"/>
          <w:marBottom w:val="0"/>
          <w:divBdr>
            <w:top w:val="none" w:sz="0" w:space="0" w:color="auto"/>
            <w:left w:val="none" w:sz="0" w:space="0" w:color="auto"/>
            <w:bottom w:val="none" w:sz="0" w:space="0" w:color="auto"/>
            <w:right w:val="none" w:sz="0" w:space="0" w:color="auto"/>
          </w:divBdr>
        </w:div>
        <w:div w:id="1327323861">
          <w:marLeft w:val="0"/>
          <w:marRight w:val="0"/>
          <w:marTop w:val="0"/>
          <w:marBottom w:val="0"/>
          <w:divBdr>
            <w:top w:val="none" w:sz="0" w:space="0" w:color="auto"/>
            <w:left w:val="none" w:sz="0" w:space="0" w:color="auto"/>
            <w:bottom w:val="none" w:sz="0" w:space="0" w:color="auto"/>
            <w:right w:val="none" w:sz="0" w:space="0" w:color="auto"/>
          </w:divBdr>
        </w:div>
        <w:div w:id="1337539009">
          <w:marLeft w:val="0"/>
          <w:marRight w:val="0"/>
          <w:marTop w:val="0"/>
          <w:marBottom w:val="0"/>
          <w:divBdr>
            <w:top w:val="none" w:sz="0" w:space="0" w:color="auto"/>
            <w:left w:val="none" w:sz="0" w:space="0" w:color="auto"/>
            <w:bottom w:val="none" w:sz="0" w:space="0" w:color="auto"/>
            <w:right w:val="none" w:sz="0" w:space="0" w:color="auto"/>
          </w:divBdr>
        </w:div>
        <w:div w:id="1388994246">
          <w:marLeft w:val="0"/>
          <w:marRight w:val="0"/>
          <w:marTop w:val="0"/>
          <w:marBottom w:val="0"/>
          <w:divBdr>
            <w:top w:val="none" w:sz="0" w:space="0" w:color="auto"/>
            <w:left w:val="none" w:sz="0" w:space="0" w:color="auto"/>
            <w:bottom w:val="none" w:sz="0" w:space="0" w:color="auto"/>
            <w:right w:val="none" w:sz="0" w:space="0" w:color="auto"/>
          </w:divBdr>
        </w:div>
        <w:div w:id="1475299055">
          <w:marLeft w:val="0"/>
          <w:marRight w:val="0"/>
          <w:marTop w:val="0"/>
          <w:marBottom w:val="0"/>
          <w:divBdr>
            <w:top w:val="none" w:sz="0" w:space="0" w:color="auto"/>
            <w:left w:val="none" w:sz="0" w:space="0" w:color="auto"/>
            <w:bottom w:val="none" w:sz="0" w:space="0" w:color="auto"/>
            <w:right w:val="none" w:sz="0" w:space="0" w:color="auto"/>
          </w:divBdr>
        </w:div>
        <w:div w:id="1525947076">
          <w:marLeft w:val="0"/>
          <w:marRight w:val="0"/>
          <w:marTop w:val="0"/>
          <w:marBottom w:val="0"/>
          <w:divBdr>
            <w:top w:val="none" w:sz="0" w:space="0" w:color="auto"/>
            <w:left w:val="none" w:sz="0" w:space="0" w:color="auto"/>
            <w:bottom w:val="none" w:sz="0" w:space="0" w:color="auto"/>
            <w:right w:val="none" w:sz="0" w:space="0" w:color="auto"/>
          </w:divBdr>
        </w:div>
        <w:div w:id="1532958019">
          <w:marLeft w:val="0"/>
          <w:marRight w:val="0"/>
          <w:marTop w:val="0"/>
          <w:marBottom w:val="0"/>
          <w:divBdr>
            <w:top w:val="none" w:sz="0" w:space="0" w:color="auto"/>
            <w:left w:val="none" w:sz="0" w:space="0" w:color="auto"/>
            <w:bottom w:val="none" w:sz="0" w:space="0" w:color="auto"/>
            <w:right w:val="none" w:sz="0" w:space="0" w:color="auto"/>
          </w:divBdr>
        </w:div>
        <w:div w:id="1557157499">
          <w:marLeft w:val="0"/>
          <w:marRight w:val="0"/>
          <w:marTop w:val="0"/>
          <w:marBottom w:val="0"/>
          <w:divBdr>
            <w:top w:val="none" w:sz="0" w:space="0" w:color="auto"/>
            <w:left w:val="none" w:sz="0" w:space="0" w:color="auto"/>
            <w:bottom w:val="none" w:sz="0" w:space="0" w:color="auto"/>
            <w:right w:val="none" w:sz="0" w:space="0" w:color="auto"/>
          </w:divBdr>
        </w:div>
        <w:div w:id="1702047985">
          <w:marLeft w:val="0"/>
          <w:marRight w:val="0"/>
          <w:marTop w:val="0"/>
          <w:marBottom w:val="0"/>
          <w:divBdr>
            <w:top w:val="none" w:sz="0" w:space="0" w:color="auto"/>
            <w:left w:val="none" w:sz="0" w:space="0" w:color="auto"/>
            <w:bottom w:val="none" w:sz="0" w:space="0" w:color="auto"/>
            <w:right w:val="none" w:sz="0" w:space="0" w:color="auto"/>
          </w:divBdr>
        </w:div>
        <w:div w:id="1762333137">
          <w:marLeft w:val="0"/>
          <w:marRight w:val="0"/>
          <w:marTop w:val="0"/>
          <w:marBottom w:val="0"/>
          <w:divBdr>
            <w:top w:val="none" w:sz="0" w:space="0" w:color="auto"/>
            <w:left w:val="none" w:sz="0" w:space="0" w:color="auto"/>
            <w:bottom w:val="none" w:sz="0" w:space="0" w:color="auto"/>
            <w:right w:val="none" w:sz="0" w:space="0" w:color="auto"/>
          </w:divBdr>
        </w:div>
        <w:div w:id="1776629371">
          <w:marLeft w:val="0"/>
          <w:marRight w:val="0"/>
          <w:marTop w:val="0"/>
          <w:marBottom w:val="0"/>
          <w:divBdr>
            <w:top w:val="none" w:sz="0" w:space="0" w:color="auto"/>
            <w:left w:val="none" w:sz="0" w:space="0" w:color="auto"/>
            <w:bottom w:val="none" w:sz="0" w:space="0" w:color="auto"/>
            <w:right w:val="none" w:sz="0" w:space="0" w:color="auto"/>
          </w:divBdr>
        </w:div>
        <w:div w:id="1806704094">
          <w:marLeft w:val="0"/>
          <w:marRight w:val="0"/>
          <w:marTop w:val="0"/>
          <w:marBottom w:val="0"/>
          <w:divBdr>
            <w:top w:val="none" w:sz="0" w:space="0" w:color="auto"/>
            <w:left w:val="none" w:sz="0" w:space="0" w:color="auto"/>
            <w:bottom w:val="none" w:sz="0" w:space="0" w:color="auto"/>
            <w:right w:val="none" w:sz="0" w:space="0" w:color="auto"/>
          </w:divBdr>
        </w:div>
        <w:div w:id="1978948861">
          <w:marLeft w:val="0"/>
          <w:marRight w:val="0"/>
          <w:marTop w:val="0"/>
          <w:marBottom w:val="0"/>
          <w:divBdr>
            <w:top w:val="none" w:sz="0" w:space="0" w:color="auto"/>
            <w:left w:val="none" w:sz="0" w:space="0" w:color="auto"/>
            <w:bottom w:val="none" w:sz="0" w:space="0" w:color="auto"/>
            <w:right w:val="none" w:sz="0" w:space="0" w:color="auto"/>
          </w:divBdr>
        </w:div>
        <w:div w:id="2020545863">
          <w:marLeft w:val="0"/>
          <w:marRight w:val="0"/>
          <w:marTop w:val="0"/>
          <w:marBottom w:val="0"/>
          <w:divBdr>
            <w:top w:val="none" w:sz="0" w:space="0" w:color="auto"/>
            <w:left w:val="none" w:sz="0" w:space="0" w:color="auto"/>
            <w:bottom w:val="none" w:sz="0" w:space="0" w:color="auto"/>
            <w:right w:val="none" w:sz="0" w:space="0" w:color="auto"/>
          </w:divBdr>
        </w:div>
        <w:div w:id="2114282181">
          <w:marLeft w:val="0"/>
          <w:marRight w:val="0"/>
          <w:marTop w:val="0"/>
          <w:marBottom w:val="0"/>
          <w:divBdr>
            <w:top w:val="none" w:sz="0" w:space="0" w:color="auto"/>
            <w:left w:val="none" w:sz="0" w:space="0" w:color="auto"/>
            <w:bottom w:val="none" w:sz="0" w:space="0" w:color="auto"/>
            <w:right w:val="none" w:sz="0" w:space="0" w:color="auto"/>
          </w:divBdr>
        </w:div>
        <w:div w:id="2144761660">
          <w:marLeft w:val="0"/>
          <w:marRight w:val="0"/>
          <w:marTop w:val="0"/>
          <w:marBottom w:val="0"/>
          <w:divBdr>
            <w:top w:val="none" w:sz="0" w:space="0" w:color="auto"/>
            <w:left w:val="none" w:sz="0" w:space="0" w:color="auto"/>
            <w:bottom w:val="none" w:sz="0" w:space="0" w:color="auto"/>
            <w:right w:val="none" w:sz="0" w:space="0" w:color="auto"/>
          </w:divBdr>
        </w:div>
      </w:divsChild>
    </w:div>
    <w:div w:id="883255038">
      <w:bodyDiv w:val="1"/>
      <w:marLeft w:val="0"/>
      <w:marRight w:val="0"/>
      <w:marTop w:val="0"/>
      <w:marBottom w:val="0"/>
      <w:divBdr>
        <w:top w:val="none" w:sz="0" w:space="0" w:color="auto"/>
        <w:left w:val="none" w:sz="0" w:space="0" w:color="auto"/>
        <w:bottom w:val="none" w:sz="0" w:space="0" w:color="auto"/>
        <w:right w:val="none" w:sz="0" w:space="0" w:color="auto"/>
      </w:divBdr>
    </w:div>
    <w:div w:id="885066708">
      <w:bodyDiv w:val="1"/>
      <w:marLeft w:val="0"/>
      <w:marRight w:val="0"/>
      <w:marTop w:val="0"/>
      <w:marBottom w:val="0"/>
      <w:divBdr>
        <w:top w:val="none" w:sz="0" w:space="0" w:color="auto"/>
        <w:left w:val="none" w:sz="0" w:space="0" w:color="auto"/>
        <w:bottom w:val="none" w:sz="0" w:space="0" w:color="auto"/>
        <w:right w:val="none" w:sz="0" w:space="0" w:color="auto"/>
      </w:divBdr>
    </w:div>
    <w:div w:id="890268906">
      <w:bodyDiv w:val="1"/>
      <w:marLeft w:val="0"/>
      <w:marRight w:val="0"/>
      <w:marTop w:val="0"/>
      <w:marBottom w:val="0"/>
      <w:divBdr>
        <w:top w:val="none" w:sz="0" w:space="0" w:color="auto"/>
        <w:left w:val="none" w:sz="0" w:space="0" w:color="auto"/>
        <w:bottom w:val="none" w:sz="0" w:space="0" w:color="auto"/>
        <w:right w:val="none" w:sz="0" w:space="0" w:color="auto"/>
      </w:divBdr>
      <w:divsChild>
        <w:div w:id="170800276">
          <w:marLeft w:val="0"/>
          <w:marRight w:val="0"/>
          <w:marTop w:val="0"/>
          <w:marBottom w:val="0"/>
          <w:divBdr>
            <w:top w:val="none" w:sz="0" w:space="0" w:color="auto"/>
            <w:left w:val="none" w:sz="0" w:space="0" w:color="auto"/>
            <w:bottom w:val="none" w:sz="0" w:space="0" w:color="auto"/>
            <w:right w:val="none" w:sz="0" w:space="0" w:color="auto"/>
          </w:divBdr>
        </w:div>
      </w:divsChild>
    </w:div>
    <w:div w:id="890575739">
      <w:bodyDiv w:val="1"/>
      <w:marLeft w:val="0"/>
      <w:marRight w:val="0"/>
      <w:marTop w:val="0"/>
      <w:marBottom w:val="0"/>
      <w:divBdr>
        <w:top w:val="none" w:sz="0" w:space="0" w:color="auto"/>
        <w:left w:val="none" w:sz="0" w:space="0" w:color="auto"/>
        <w:bottom w:val="none" w:sz="0" w:space="0" w:color="auto"/>
        <w:right w:val="none" w:sz="0" w:space="0" w:color="auto"/>
      </w:divBdr>
      <w:divsChild>
        <w:div w:id="1745373644">
          <w:marLeft w:val="0"/>
          <w:marRight w:val="0"/>
          <w:marTop w:val="0"/>
          <w:marBottom w:val="0"/>
          <w:divBdr>
            <w:top w:val="none" w:sz="0" w:space="0" w:color="auto"/>
            <w:left w:val="none" w:sz="0" w:space="0" w:color="auto"/>
            <w:bottom w:val="none" w:sz="0" w:space="0" w:color="auto"/>
            <w:right w:val="none" w:sz="0" w:space="0" w:color="auto"/>
          </w:divBdr>
          <w:divsChild>
            <w:div w:id="12053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1008">
      <w:bodyDiv w:val="1"/>
      <w:marLeft w:val="0"/>
      <w:marRight w:val="0"/>
      <w:marTop w:val="0"/>
      <w:marBottom w:val="0"/>
      <w:divBdr>
        <w:top w:val="none" w:sz="0" w:space="0" w:color="auto"/>
        <w:left w:val="none" w:sz="0" w:space="0" w:color="auto"/>
        <w:bottom w:val="none" w:sz="0" w:space="0" w:color="auto"/>
        <w:right w:val="none" w:sz="0" w:space="0" w:color="auto"/>
      </w:divBdr>
      <w:divsChild>
        <w:div w:id="1183395501">
          <w:marLeft w:val="0"/>
          <w:marRight w:val="0"/>
          <w:marTop w:val="0"/>
          <w:marBottom w:val="0"/>
          <w:divBdr>
            <w:top w:val="none" w:sz="0" w:space="0" w:color="auto"/>
            <w:left w:val="none" w:sz="0" w:space="0" w:color="auto"/>
            <w:bottom w:val="none" w:sz="0" w:space="0" w:color="auto"/>
            <w:right w:val="none" w:sz="0" w:space="0" w:color="auto"/>
          </w:divBdr>
        </w:div>
      </w:divsChild>
    </w:div>
    <w:div w:id="898635588">
      <w:bodyDiv w:val="1"/>
      <w:marLeft w:val="0"/>
      <w:marRight w:val="0"/>
      <w:marTop w:val="0"/>
      <w:marBottom w:val="0"/>
      <w:divBdr>
        <w:top w:val="none" w:sz="0" w:space="0" w:color="auto"/>
        <w:left w:val="none" w:sz="0" w:space="0" w:color="auto"/>
        <w:bottom w:val="none" w:sz="0" w:space="0" w:color="auto"/>
        <w:right w:val="none" w:sz="0" w:space="0" w:color="auto"/>
      </w:divBdr>
    </w:div>
    <w:div w:id="911964778">
      <w:bodyDiv w:val="1"/>
      <w:marLeft w:val="0"/>
      <w:marRight w:val="0"/>
      <w:marTop w:val="0"/>
      <w:marBottom w:val="0"/>
      <w:divBdr>
        <w:top w:val="none" w:sz="0" w:space="0" w:color="auto"/>
        <w:left w:val="none" w:sz="0" w:space="0" w:color="auto"/>
        <w:bottom w:val="none" w:sz="0" w:space="0" w:color="auto"/>
        <w:right w:val="none" w:sz="0" w:space="0" w:color="auto"/>
      </w:divBdr>
      <w:divsChild>
        <w:div w:id="167789431">
          <w:marLeft w:val="0"/>
          <w:marRight w:val="0"/>
          <w:marTop w:val="0"/>
          <w:marBottom w:val="0"/>
          <w:divBdr>
            <w:top w:val="none" w:sz="0" w:space="0" w:color="auto"/>
            <w:left w:val="none" w:sz="0" w:space="0" w:color="auto"/>
            <w:bottom w:val="none" w:sz="0" w:space="0" w:color="auto"/>
            <w:right w:val="none" w:sz="0" w:space="0" w:color="auto"/>
          </w:divBdr>
        </w:div>
      </w:divsChild>
    </w:div>
    <w:div w:id="915282540">
      <w:bodyDiv w:val="1"/>
      <w:marLeft w:val="0"/>
      <w:marRight w:val="0"/>
      <w:marTop w:val="0"/>
      <w:marBottom w:val="0"/>
      <w:divBdr>
        <w:top w:val="none" w:sz="0" w:space="0" w:color="auto"/>
        <w:left w:val="none" w:sz="0" w:space="0" w:color="auto"/>
        <w:bottom w:val="none" w:sz="0" w:space="0" w:color="auto"/>
        <w:right w:val="none" w:sz="0" w:space="0" w:color="auto"/>
      </w:divBdr>
      <w:divsChild>
        <w:div w:id="589891606">
          <w:marLeft w:val="0"/>
          <w:marRight w:val="0"/>
          <w:marTop w:val="0"/>
          <w:marBottom w:val="0"/>
          <w:divBdr>
            <w:top w:val="none" w:sz="0" w:space="0" w:color="auto"/>
            <w:left w:val="none" w:sz="0" w:space="0" w:color="auto"/>
            <w:bottom w:val="none" w:sz="0" w:space="0" w:color="auto"/>
            <w:right w:val="none" w:sz="0" w:space="0" w:color="auto"/>
          </w:divBdr>
        </w:div>
      </w:divsChild>
    </w:div>
    <w:div w:id="921448302">
      <w:bodyDiv w:val="1"/>
      <w:marLeft w:val="0"/>
      <w:marRight w:val="0"/>
      <w:marTop w:val="0"/>
      <w:marBottom w:val="0"/>
      <w:divBdr>
        <w:top w:val="none" w:sz="0" w:space="0" w:color="auto"/>
        <w:left w:val="none" w:sz="0" w:space="0" w:color="auto"/>
        <w:bottom w:val="none" w:sz="0" w:space="0" w:color="auto"/>
        <w:right w:val="none" w:sz="0" w:space="0" w:color="auto"/>
      </w:divBdr>
      <w:divsChild>
        <w:div w:id="1790929332">
          <w:marLeft w:val="0"/>
          <w:marRight w:val="0"/>
          <w:marTop w:val="0"/>
          <w:marBottom w:val="0"/>
          <w:divBdr>
            <w:top w:val="none" w:sz="0" w:space="0" w:color="auto"/>
            <w:left w:val="none" w:sz="0" w:space="0" w:color="auto"/>
            <w:bottom w:val="none" w:sz="0" w:space="0" w:color="auto"/>
            <w:right w:val="none" w:sz="0" w:space="0" w:color="auto"/>
          </w:divBdr>
        </w:div>
      </w:divsChild>
    </w:div>
    <w:div w:id="921795234">
      <w:bodyDiv w:val="1"/>
      <w:marLeft w:val="0"/>
      <w:marRight w:val="0"/>
      <w:marTop w:val="0"/>
      <w:marBottom w:val="0"/>
      <w:divBdr>
        <w:top w:val="none" w:sz="0" w:space="0" w:color="auto"/>
        <w:left w:val="none" w:sz="0" w:space="0" w:color="auto"/>
        <w:bottom w:val="none" w:sz="0" w:space="0" w:color="auto"/>
        <w:right w:val="none" w:sz="0" w:space="0" w:color="auto"/>
      </w:divBdr>
    </w:div>
    <w:div w:id="925377946">
      <w:bodyDiv w:val="1"/>
      <w:marLeft w:val="0"/>
      <w:marRight w:val="0"/>
      <w:marTop w:val="0"/>
      <w:marBottom w:val="0"/>
      <w:divBdr>
        <w:top w:val="none" w:sz="0" w:space="0" w:color="auto"/>
        <w:left w:val="none" w:sz="0" w:space="0" w:color="auto"/>
        <w:bottom w:val="none" w:sz="0" w:space="0" w:color="auto"/>
        <w:right w:val="none" w:sz="0" w:space="0" w:color="auto"/>
      </w:divBdr>
    </w:div>
    <w:div w:id="925579209">
      <w:bodyDiv w:val="1"/>
      <w:marLeft w:val="0"/>
      <w:marRight w:val="0"/>
      <w:marTop w:val="0"/>
      <w:marBottom w:val="0"/>
      <w:divBdr>
        <w:top w:val="none" w:sz="0" w:space="0" w:color="auto"/>
        <w:left w:val="none" w:sz="0" w:space="0" w:color="auto"/>
        <w:bottom w:val="none" w:sz="0" w:space="0" w:color="auto"/>
        <w:right w:val="none" w:sz="0" w:space="0" w:color="auto"/>
      </w:divBdr>
    </w:div>
    <w:div w:id="934478120">
      <w:bodyDiv w:val="1"/>
      <w:marLeft w:val="0"/>
      <w:marRight w:val="0"/>
      <w:marTop w:val="0"/>
      <w:marBottom w:val="0"/>
      <w:divBdr>
        <w:top w:val="none" w:sz="0" w:space="0" w:color="auto"/>
        <w:left w:val="none" w:sz="0" w:space="0" w:color="auto"/>
        <w:bottom w:val="none" w:sz="0" w:space="0" w:color="auto"/>
        <w:right w:val="none" w:sz="0" w:space="0" w:color="auto"/>
      </w:divBdr>
      <w:divsChild>
        <w:div w:id="135951043">
          <w:marLeft w:val="0"/>
          <w:marRight w:val="0"/>
          <w:marTop w:val="0"/>
          <w:marBottom w:val="0"/>
          <w:divBdr>
            <w:top w:val="none" w:sz="0" w:space="0" w:color="auto"/>
            <w:left w:val="none" w:sz="0" w:space="0" w:color="auto"/>
            <w:bottom w:val="none" w:sz="0" w:space="0" w:color="auto"/>
            <w:right w:val="none" w:sz="0" w:space="0" w:color="auto"/>
          </w:divBdr>
        </w:div>
        <w:div w:id="183635978">
          <w:marLeft w:val="0"/>
          <w:marRight w:val="0"/>
          <w:marTop w:val="0"/>
          <w:marBottom w:val="0"/>
          <w:divBdr>
            <w:top w:val="none" w:sz="0" w:space="0" w:color="auto"/>
            <w:left w:val="none" w:sz="0" w:space="0" w:color="auto"/>
            <w:bottom w:val="none" w:sz="0" w:space="0" w:color="auto"/>
            <w:right w:val="none" w:sz="0" w:space="0" w:color="auto"/>
          </w:divBdr>
        </w:div>
        <w:div w:id="211577525">
          <w:marLeft w:val="0"/>
          <w:marRight w:val="0"/>
          <w:marTop w:val="0"/>
          <w:marBottom w:val="0"/>
          <w:divBdr>
            <w:top w:val="none" w:sz="0" w:space="0" w:color="auto"/>
            <w:left w:val="none" w:sz="0" w:space="0" w:color="auto"/>
            <w:bottom w:val="none" w:sz="0" w:space="0" w:color="auto"/>
            <w:right w:val="none" w:sz="0" w:space="0" w:color="auto"/>
          </w:divBdr>
        </w:div>
        <w:div w:id="255528984">
          <w:marLeft w:val="0"/>
          <w:marRight w:val="0"/>
          <w:marTop w:val="0"/>
          <w:marBottom w:val="0"/>
          <w:divBdr>
            <w:top w:val="none" w:sz="0" w:space="0" w:color="auto"/>
            <w:left w:val="none" w:sz="0" w:space="0" w:color="auto"/>
            <w:bottom w:val="none" w:sz="0" w:space="0" w:color="auto"/>
            <w:right w:val="none" w:sz="0" w:space="0" w:color="auto"/>
          </w:divBdr>
        </w:div>
        <w:div w:id="667561612">
          <w:marLeft w:val="0"/>
          <w:marRight w:val="0"/>
          <w:marTop w:val="0"/>
          <w:marBottom w:val="0"/>
          <w:divBdr>
            <w:top w:val="none" w:sz="0" w:space="0" w:color="auto"/>
            <w:left w:val="none" w:sz="0" w:space="0" w:color="auto"/>
            <w:bottom w:val="none" w:sz="0" w:space="0" w:color="auto"/>
            <w:right w:val="none" w:sz="0" w:space="0" w:color="auto"/>
          </w:divBdr>
        </w:div>
        <w:div w:id="797185237">
          <w:marLeft w:val="0"/>
          <w:marRight w:val="0"/>
          <w:marTop w:val="0"/>
          <w:marBottom w:val="0"/>
          <w:divBdr>
            <w:top w:val="none" w:sz="0" w:space="0" w:color="auto"/>
            <w:left w:val="none" w:sz="0" w:space="0" w:color="auto"/>
            <w:bottom w:val="none" w:sz="0" w:space="0" w:color="auto"/>
            <w:right w:val="none" w:sz="0" w:space="0" w:color="auto"/>
          </w:divBdr>
        </w:div>
        <w:div w:id="822699462">
          <w:marLeft w:val="0"/>
          <w:marRight w:val="0"/>
          <w:marTop w:val="0"/>
          <w:marBottom w:val="0"/>
          <w:divBdr>
            <w:top w:val="none" w:sz="0" w:space="0" w:color="auto"/>
            <w:left w:val="none" w:sz="0" w:space="0" w:color="auto"/>
            <w:bottom w:val="none" w:sz="0" w:space="0" w:color="auto"/>
            <w:right w:val="none" w:sz="0" w:space="0" w:color="auto"/>
          </w:divBdr>
        </w:div>
        <w:div w:id="828055435">
          <w:marLeft w:val="0"/>
          <w:marRight w:val="0"/>
          <w:marTop w:val="0"/>
          <w:marBottom w:val="0"/>
          <w:divBdr>
            <w:top w:val="none" w:sz="0" w:space="0" w:color="auto"/>
            <w:left w:val="none" w:sz="0" w:space="0" w:color="auto"/>
            <w:bottom w:val="none" w:sz="0" w:space="0" w:color="auto"/>
            <w:right w:val="none" w:sz="0" w:space="0" w:color="auto"/>
          </w:divBdr>
        </w:div>
        <w:div w:id="963581425">
          <w:marLeft w:val="0"/>
          <w:marRight w:val="0"/>
          <w:marTop w:val="0"/>
          <w:marBottom w:val="0"/>
          <w:divBdr>
            <w:top w:val="none" w:sz="0" w:space="0" w:color="auto"/>
            <w:left w:val="none" w:sz="0" w:space="0" w:color="auto"/>
            <w:bottom w:val="none" w:sz="0" w:space="0" w:color="auto"/>
            <w:right w:val="none" w:sz="0" w:space="0" w:color="auto"/>
          </w:divBdr>
        </w:div>
        <w:div w:id="976178818">
          <w:marLeft w:val="0"/>
          <w:marRight w:val="0"/>
          <w:marTop w:val="0"/>
          <w:marBottom w:val="0"/>
          <w:divBdr>
            <w:top w:val="none" w:sz="0" w:space="0" w:color="auto"/>
            <w:left w:val="none" w:sz="0" w:space="0" w:color="auto"/>
            <w:bottom w:val="none" w:sz="0" w:space="0" w:color="auto"/>
            <w:right w:val="none" w:sz="0" w:space="0" w:color="auto"/>
          </w:divBdr>
        </w:div>
        <w:div w:id="983462940">
          <w:marLeft w:val="0"/>
          <w:marRight w:val="0"/>
          <w:marTop w:val="0"/>
          <w:marBottom w:val="0"/>
          <w:divBdr>
            <w:top w:val="none" w:sz="0" w:space="0" w:color="auto"/>
            <w:left w:val="none" w:sz="0" w:space="0" w:color="auto"/>
            <w:bottom w:val="none" w:sz="0" w:space="0" w:color="auto"/>
            <w:right w:val="none" w:sz="0" w:space="0" w:color="auto"/>
          </w:divBdr>
        </w:div>
        <w:div w:id="987127793">
          <w:marLeft w:val="0"/>
          <w:marRight w:val="0"/>
          <w:marTop w:val="0"/>
          <w:marBottom w:val="0"/>
          <w:divBdr>
            <w:top w:val="none" w:sz="0" w:space="0" w:color="auto"/>
            <w:left w:val="none" w:sz="0" w:space="0" w:color="auto"/>
            <w:bottom w:val="none" w:sz="0" w:space="0" w:color="auto"/>
            <w:right w:val="none" w:sz="0" w:space="0" w:color="auto"/>
          </w:divBdr>
        </w:div>
        <w:div w:id="1046561652">
          <w:marLeft w:val="0"/>
          <w:marRight w:val="0"/>
          <w:marTop w:val="0"/>
          <w:marBottom w:val="0"/>
          <w:divBdr>
            <w:top w:val="none" w:sz="0" w:space="0" w:color="auto"/>
            <w:left w:val="none" w:sz="0" w:space="0" w:color="auto"/>
            <w:bottom w:val="none" w:sz="0" w:space="0" w:color="auto"/>
            <w:right w:val="none" w:sz="0" w:space="0" w:color="auto"/>
          </w:divBdr>
        </w:div>
        <w:div w:id="1095246162">
          <w:marLeft w:val="0"/>
          <w:marRight w:val="0"/>
          <w:marTop w:val="0"/>
          <w:marBottom w:val="0"/>
          <w:divBdr>
            <w:top w:val="none" w:sz="0" w:space="0" w:color="auto"/>
            <w:left w:val="none" w:sz="0" w:space="0" w:color="auto"/>
            <w:bottom w:val="none" w:sz="0" w:space="0" w:color="auto"/>
            <w:right w:val="none" w:sz="0" w:space="0" w:color="auto"/>
          </w:divBdr>
        </w:div>
        <w:div w:id="1141774553">
          <w:marLeft w:val="0"/>
          <w:marRight w:val="0"/>
          <w:marTop w:val="0"/>
          <w:marBottom w:val="0"/>
          <w:divBdr>
            <w:top w:val="none" w:sz="0" w:space="0" w:color="auto"/>
            <w:left w:val="none" w:sz="0" w:space="0" w:color="auto"/>
            <w:bottom w:val="none" w:sz="0" w:space="0" w:color="auto"/>
            <w:right w:val="none" w:sz="0" w:space="0" w:color="auto"/>
          </w:divBdr>
        </w:div>
        <w:div w:id="1155292616">
          <w:marLeft w:val="0"/>
          <w:marRight w:val="0"/>
          <w:marTop w:val="0"/>
          <w:marBottom w:val="0"/>
          <w:divBdr>
            <w:top w:val="none" w:sz="0" w:space="0" w:color="auto"/>
            <w:left w:val="none" w:sz="0" w:space="0" w:color="auto"/>
            <w:bottom w:val="none" w:sz="0" w:space="0" w:color="auto"/>
            <w:right w:val="none" w:sz="0" w:space="0" w:color="auto"/>
          </w:divBdr>
        </w:div>
        <w:div w:id="1210193044">
          <w:marLeft w:val="0"/>
          <w:marRight w:val="0"/>
          <w:marTop w:val="0"/>
          <w:marBottom w:val="0"/>
          <w:divBdr>
            <w:top w:val="none" w:sz="0" w:space="0" w:color="auto"/>
            <w:left w:val="none" w:sz="0" w:space="0" w:color="auto"/>
            <w:bottom w:val="none" w:sz="0" w:space="0" w:color="auto"/>
            <w:right w:val="none" w:sz="0" w:space="0" w:color="auto"/>
          </w:divBdr>
        </w:div>
        <w:div w:id="1236166772">
          <w:marLeft w:val="0"/>
          <w:marRight w:val="0"/>
          <w:marTop w:val="0"/>
          <w:marBottom w:val="0"/>
          <w:divBdr>
            <w:top w:val="none" w:sz="0" w:space="0" w:color="auto"/>
            <w:left w:val="none" w:sz="0" w:space="0" w:color="auto"/>
            <w:bottom w:val="none" w:sz="0" w:space="0" w:color="auto"/>
            <w:right w:val="none" w:sz="0" w:space="0" w:color="auto"/>
          </w:divBdr>
        </w:div>
        <w:div w:id="1249654866">
          <w:marLeft w:val="0"/>
          <w:marRight w:val="0"/>
          <w:marTop w:val="0"/>
          <w:marBottom w:val="0"/>
          <w:divBdr>
            <w:top w:val="none" w:sz="0" w:space="0" w:color="auto"/>
            <w:left w:val="none" w:sz="0" w:space="0" w:color="auto"/>
            <w:bottom w:val="none" w:sz="0" w:space="0" w:color="auto"/>
            <w:right w:val="none" w:sz="0" w:space="0" w:color="auto"/>
          </w:divBdr>
        </w:div>
        <w:div w:id="1313827779">
          <w:marLeft w:val="0"/>
          <w:marRight w:val="0"/>
          <w:marTop w:val="0"/>
          <w:marBottom w:val="0"/>
          <w:divBdr>
            <w:top w:val="none" w:sz="0" w:space="0" w:color="auto"/>
            <w:left w:val="none" w:sz="0" w:space="0" w:color="auto"/>
            <w:bottom w:val="none" w:sz="0" w:space="0" w:color="auto"/>
            <w:right w:val="none" w:sz="0" w:space="0" w:color="auto"/>
          </w:divBdr>
        </w:div>
        <w:div w:id="1434322886">
          <w:marLeft w:val="0"/>
          <w:marRight w:val="0"/>
          <w:marTop w:val="0"/>
          <w:marBottom w:val="0"/>
          <w:divBdr>
            <w:top w:val="none" w:sz="0" w:space="0" w:color="auto"/>
            <w:left w:val="none" w:sz="0" w:space="0" w:color="auto"/>
            <w:bottom w:val="none" w:sz="0" w:space="0" w:color="auto"/>
            <w:right w:val="none" w:sz="0" w:space="0" w:color="auto"/>
          </w:divBdr>
        </w:div>
        <w:div w:id="1453330224">
          <w:marLeft w:val="0"/>
          <w:marRight w:val="0"/>
          <w:marTop w:val="0"/>
          <w:marBottom w:val="0"/>
          <w:divBdr>
            <w:top w:val="none" w:sz="0" w:space="0" w:color="auto"/>
            <w:left w:val="none" w:sz="0" w:space="0" w:color="auto"/>
            <w:bottom w:val="none" w:sz="0" w:space="0" w:color="auto"/>
            <w:right w:val="none" w:sz="0" w:space="0" w:color="auto"/>
          </w:divBdr>
        </w:div>
        <w:div w:id="1475298863">
          <w:marLeft w:val="0"/>
          <w:marRight w:val="0"/>
          <w:marTop w:val="0"/>
          <w:marBottom w:val="0"/>
          <w:divBdr>
            <w:top w:val="none" w:sz="0" w:space="0" w:color="auto"/>
            <w:left w:val="none" w:sz="0" w:space="0" w:color="auto"/>
            <w:bottom w:val="none" w:sz="0" w:space="0" w:color="auto"/>
            <w:right w:val="none" w:sz="0" w:space="0" w:color="auto"/>
          </w:divBdr>
        </w:div>
        <w:div w:id="1481770335">
          <w:marLeft w:val="0"/>
          <w:marRight w:val="0"/>
          <w:marTop w:val="0"/>
          <w:marBottom w:val="0"/>
          <w:divBdr>
            <w:top w:val="none" w:sz="0" w:space="0" w:color="auto"/>
            <w:left w:val="none" w:sz="0" w:space="0" w:color="auto"/>
            <w:bottom w:val="none" w:sz="0" w:space="0" w:color="auto"/>
            <w:right w:val="none" w:sz="0" w:space="0" w:color="auto"/>
          </w:divBdr>
        </w:div>
        <w:div w:id="1589541226">
          <w:marLeft w:val="0"/>
          <w:marRight w:val="0"/>
          <w:marTop w:val="0"/>
          <w:marBottom w:val="0"/>
          <w:divBdr>
            <w:top w:val="none" w:sz="0" w:space="0" w:color="auto"/>
            <w:left w:val="none" w:sz="0" w:space="0" w:color="auto"/>
            <w:bottom w:val="none" w:sz="0" w:space="0" w:color="auto"/>
            <w:right w:val="none" w:sz="0" w:space="0" w:color="auto"/>
          </w:divBdr>
        </w:div>
        <w:div w:id="1612393048">
          <w:marLeft w:val="0"/>
          <w:marRight w:val="0"/>
          <w:marTop w:val="0"/>
          <w:marBottom w:val="0"/>
          <w:divBdr>
            <w:top w:val="none" w:sz="0" w:space="0" w:color="auto"/>
            <w:left w:val="none" w:sz="0" w:space="0" w:color="auto"/>
            <w:bottom w:val="none" w:sz="0" w:space="0" w:color="auto"/>
            <w:right w:val="none" w:sz="0" w:space="0" w:color="auto"/>
          </w:divBdr>
        </w:div>
        <w:div w:id="1745490505">
          <w:marLeft w:val="0"/>
          <w:marRight w:val="0"/>
          <w:marTop w:val="0"/>
          <w:marBottom w:val="0"/>
          <w:divBdr>
            <w:top w:val="none" w:sz="0" w:space="0" w:color="auto"/>
            <w:left w:val="none" w:sz="0" w:space="0" w:color="auto"/>
            <w:bottom w:val="none" w:sz="0" w:space="0" w:color="auto"/>
            <w:right w:val="none" w:sz="0" w:space="0" w:color="auto"/>
          </w:divBdr>
        </w:div>
        <w:div w:id="1878813404">
          <w:marLeft w:val="0"/>
          <w:marRight w:val="0"/>
          <w:marTop w:val="0"/>
          <w:marBottom w:val="0"/>
          <w:divBdr>
            <w:top w:val="none" w:sz="0" w:space="0" w:color="auto"/>
            <w:left w:val="none" w:sz="0" w:space="0" w:color="auto"/>
            <w:bottom w:val="none" w:sz="0" w:space="0" w:color="auto"/>
            <w:right w:val="none" w:sz="0" w:space="0" w:color="auto"/>
          </w:divBdr>
        </w:div>
        <w:div w:id="1924757801">
          <w:marLeft w:val="0"/>
          <w:marRight w:val="0"/>
          <w:marTop w:val="0"/>
          <w:marBottom w:val="0"/>
          <w:divBdr>
            <w:top w:val="none" w:sz="0" w:space="0" w:color="auto"/>
            <w:left w:val="none" w:sz="0" w:space="0" w:color="auto"/>
            <w:bottom w:val="none" w:sz="0" w:space="0" w:color="auto"/>
            <w:right w:val="none" w:sz="0" w:space="0" w:color="auto"/>
          </w:divBdr>
        </w:div>
        <w:div w:id="1989094414">
          <w:marLeft w:val="0"/>
          <w:marRight w:val="0"/>
          <w:marTop w:val="0"/>
          <w:marBottom w:val="0"/>
          <w:divBdr>
            <w:top w:val="none" w:sz="0" w:space="0" w:color="auto"/>
            <w:left w:val="none" w:sz="0" w:space="0" w:color="auto"/>
            <w:bottom w:val="none" w:sz="0" w:space="0" w:color="auto"/>
            <w:right w:val="none" w:sz="0" w:space="0" w:color="auto"/>
          </w:divBdr>
        </w:div>
        <w:div w:id="2007399811">
          <w:marLeft w:val="0"/>
          <w:marRight w:val="0"/>
          <w:marTop w:val="0"/>
          <w:marBottom w:val="0"/>
          <w:divBdr>
            <w:top w:val="none" w:sz="0" w:space="0" w:color="auto"/>
            <w:left w:val="none" w:sz="0" w:space="0" w:color="auto"/>
            <w:bottom w:val="none" w:sz="0" w:space="0" w:color="auto"/>
            <w:right w:val="none" w:sz="0" w:space="0" w:color="auto"/>
          </w:divBdr>
        </w:div>
        <w:div w:id="2040810470">
          <w:marLeft w:val="0"/>
          <w:marRight w:val="0"/>
          <w:marTop w:val="0"/>
          <w:marBottom w:val="0"/>
          <w:divBdr>
            <w:top w:val="none" w:sz="0" w:space="0" w:color="auto"/>
            <w:left w:val="none" w:sz="0" w:space="0" w:color="auto"/>
            <w:bottom w:val="none" w:sz="0" w:space="0" w:color="auto"/>
            <w:right w:val="none" w:sz="0" w:space="0" w:color="auto"/>
          </w:divBdr>
        </w:div>
        <w:div w:id="2102018445">
          <w:marLeft w:val="0"/>
          <w:marRight w:val="0"/>
          <w:marTop w:val="0"/>
          <w:marBottom w:val="0"/>
          <w:divBdr>
            <w:top w:val="none" w:sz="0" w:space="0" w:color="auto"/>
            <w:left w:val="none" w:sz="0" w:space="0" w:color="auto"/>
            <w:bottom w:val="none" w:sz="0" w:space="0" w:color="auto"/>
            <w:right w:val="none" w:sz="0" w:space="0" w:color="auto"/>
          </w:divBdr>
        </w:div>
        <w:div w:id="2147039611">
          <w:marLeft w:val="0"/>
          <w:marRight w:val="0"/>
          <w:marTop w:val="0"/>
          <w:marBottom w:val="0"/>
          <w:divBdr>
            <w:top w:val="none" w:sz="0" w:space="0" w:color="auto"/>
            <w:left w:val="none" w:sz="0" w:space="0" w:color="auto"/>
            <w:bottom w:val="none" w:sz="0" w:space="0" w:color="auto"/>
            <w:right w:val="none" w:sz="0" w:space="0" w:color="auto"/>
          </w:divBdr>
        </w:div>
      </w:divsChild>
    </w:div>
    <w:div w:id="937059269">
      <w:bodyDiv w:val="1"/>
      <w:marLeft w:val="0"/>
      <w:marRight w:val="0"/>
      <w:marTop w:val="0"/>
      <w:marBottom w:val="0"/>
      <w:divBdr>
        <w:top w:val="none" w:sz="0" w:space="0" w:color="auto"/>
        <w:left w:val="none" w:sz="0" w:space="0" w:color="auto"/>
        <w:bottom w:val="none" w:sz="0" w:space="0" w:color="auto"/>
        <w:right w:val="none" w:sz="0" w:space="0" w:color="auto"/>
      </w:divBdr>
    </w:div>
    <w:div w:id="939528223">
      <w:bodyDiv w:val="1"/>
      <w:marLeft w:val="0"/>
      <w:marRight w:val="0"/>
      <w:marTop w:val="0"/>
      <w:marBottom w:val="0"/>
      <w:divBdr>
        <w:top w:val="none" w:sz="0" w:space="0" w:color="auto"/>
        <w:left w:val="none" w:sz="0" w:space="0" w:color="auto"/>
        <w:bottom w:val="none" w:sz="0" w:space="0" w:color="auto"/>
        <w:right w:val="none" w:sz="0" w:space="0" w:color="auto"/>
      </w:divBdr>
    </w:div>
    <w:div w:id="945966280">
      <w:bodyDiv w:val="1"/>
      <w:marLeft w:val="0"/>
      <w:marRight w:val="0"/>
      <w:marTop w:val="0"/>
      <w:marBottom w:val="0"/>
      <w:divBdr>
        <w:top w:val="none" w:sz="0" w:space="0" w:color="auto"/>
        <w:left w:val="none" w:sz="0" w:space="0" w:color="auto"/>
        <w:bottom w:val="none" w:sz="0" w:space="0" w:color="auto"/>
        <w:right w:val="none" w:sz="0" w:space="0" w:color="auto"/>
      </w:divBdr>
    </w:div>
    <w:div w:id="947855227">
      <w:bodyDiv w:val="1"/>
      <w:marLeft w:val="0"/>
      <w:marRight w:val="0"/>
      <w:marTop w:val="0"/>
      <w:marBottom w:val="0"/>
      <w:divBdr>
        <w:top w:val="none" w:sz="0" w:space="0" w:color="auto"/>
        <w:left w:val="none" w:sz="0" w:space="0" w:color="auto"/>
        <w:bottom w:val="none" w:sz="0" w:space="0" w:color="auto"/>
        <w:right w:val="none" w:sz="0" w:space="0" w:color="auto"/>
      </w:divBdr>
    </w:div>
    <w:div w:id="957762864">
      <w:bodyDiv w:val="1"/>
      <w:marLeft w:val="0"/>
      <w:marRight w:val="0"/>
      <w:marTop w:val="0"/>
      <w:marBottom w:val="0"/>
      <w:divBdr>
        <w:top w:val="none" w:sz="0" w:space="0" w:color="auto"/>
        <w:left w:val="none" w:sz="0" w:space="0" w:color="auto"/>
        <w:bottom w:val="none" w:sz="0" w:space="0" w:color="auto"/>
        <w:right w:val="none" w:sz="0" w:space="0" w:color="auto"/>
      </w:divBdr>
    </w:div>
    <w:div w:id="962227968">
      <w:bodyDiv w:val="1"/>
      <w:marLeft w:val="0"/>
      <w:marRight w:val="0"/>
      <w:marTop w:val="0"/>
      <w:marBottom w:val="0"/>
      <w:divBdr>
        <w:top w:val="none" w:sz="0" w:space="0" w:color="auto"/>
        <w:left w:val="none" w:sz="0" w:space="0" w:color="auto"/>
        <w:bottom w:val="none" w:sz="0" w:space="0" w:color="auto"/>
        <w:right w:val="none" w:sz="0" w:space="0" w:color="auto"/>
      </w:divBdr>
      <w:divsChild>
        <w:div w:id="1484850475">
          <w:marLeft w:val="0"/>
          <w:marRight w:val="0"/>
          <w:marTop w:val="0"/>
          <w:marBottom w:val="0"/>
          <w:divBdr>
            <w:top w:val="none" w:sz="0" w:space="0" w:color="auto"/>
            <w:left w:val="none" w:sz="0" w:space="0" w:color="auto"/>
            <w:bottom w:val="none" w:sz="0" w:space="0" w:color="auto"/>
            <w:right w:val="none" w:sz="0" w:space="0" w:color="auto"/>
          </w:divBdr>
        </w:div>
      </w:divsChild>
    </w:div>
    <w:div w:id="966811815">
      <w:bodyDiv w:val="1"/>
      <w:marLeft w:val="0"/>
      <w:marRight w:val="0"/>
      <w:marTop w:val="0"/>
      <w:marBottom w:val="0"/>
      <w:divBdr>
        <w:top w:val="none" w:sz="0" w:space="0" w:color="auto"/>
        <w:left w:val="none" w:sz="0" w:space="0" w:color="auto"/>
        <w:bottom w:val="none" w:sz="0" w:space="0" w:color="auto"/>
        <w:right w:val="none" w:sz="0" w:space="0" w:color="auto"/>
      </w:divBdr>
      <w:divsChild>
        <w:div w:id="752972446">
          <w:marLeft w:val="0"/>
          <w:marRight w:val="0"/>
          <w:marTop w:val="0"/>
          <w:marBottom w:val="0"/>
          <w:divBdr>
            <w:top w:val="none" w:sz="0" w:space="0" w:color="auto"/>
            <w:left w:val="none" w:sz="0" w:space="0" w:color="auto"/>
            <w:bottom w:val="none" w:sz="0" w:space="0" w:color="auto"/>
            <w:right w:val="none" w:sz="0" w:space="0" w:color="auto"/>
          </w:divBdr>
          <w:divsChild>
            <w:div w:id="19313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3688">
      <w:bodyDiv w:val="1"/>
      <w:marLeft w:val="0"/>
      <w:marRight w:val="0"/>
      <w:marTop w:val="0"/>
      <w:marBottom w:val="0"/>
      <w:divBdr>
        <w:top w:val="none" w:sz="0" w:space="0" w:color="auto"/>
        <w:left w:val="none" w:sz="0" w:space="0" w:color="auto"/>
        <w:bottom w:val="none" w:sz="0" w:space="0" w:color="auto"/>
        <w:right w:val="none" w:sz="0" w:space="0" w:color="auto"/>
      </w:divBdr>
    </w:div>
    <w:div w:id="978149991">
      <w:bodyDiv w:val="1"/>
      <w:marLeft w:val="0"/>
      <w:marRight w:val="0"/>
      <w:marTop w:val="0"/>
      <w:marBottom w:val="0"/>
      <w:divBdr>
        <w:top w:val="none" w:sz="0" w:space="0" w:color="auto"/>
        <w:left w:val="none" w:sz="0" w:space="0" w:color="auto"/>
        <w:bottom w:val="none" w:sz="0" w:space="0" w:color="auto"/>
        <w:right w:val="none" w:sz="0" w:space="0" w:color="auto"/>
      </w:divBdr>
      <w:divsChild>
        <w:div w:id="184945773">
          <w:marLeft w:val="0"/>
          <w:marRight w:val="0"/>
          <w:marTop w:val="0"/>
          <w:marBottom w:val="0"/>
          <w:divBdr>
            <w:top w:val="none" w:sz="0" w:space="0" w:color="auto"/>
            <w:left w:val="none" w:sz="0" w:space="0" w:color="auto"/>
            <w:bottom w:val="none" w:sz="0" w:space="0" w:color="auto"/>
            <w:right w:val="none" w:sz="0" w:space="0" w:color="auto"/>
          </w:divBdr>
          <w:divsChild>
            <w:div w:id="140098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6568">
      <w:bodyDiv w:val="1"/>
      <w:marLeft w:val="0"/>
      <w:marRight w:val="0"/>
      <w:marTop w:val="0"/>
      <w:marBottom w:val="0"/>
      <w:divBdr>
        <w:top w:val="none" w:sz="0" w:space="0" w:color="auto"/>
        <w:left w:val="none" w:sz="0" w:space="0" w:color="auto"/>
        <w:bottom w:val="none" w:sz="0" w:space="0" w:color="auto"/>
        <w:right w:val="none" w:sz="0" w:space="0" w:color="auto"/>
      </w:divBdr>
      <w:divsChild>
        <w:div w:id="19405804">
          <w:marLeft w:val="0"/>
          <w:marRight w:val="0"/>
          <w:marTop w:val="0"/>
          <w:marBottom w:val="0"/>
          <w:divBdr>
            <w:top w:val="none" w:sz="0" w:space="0" w:color="auto"/>
            <w:left w:val="none" w:sz="0" w:space="0" w:color="auto"/>
            <w:bottom w:val="none" w:sz="0" w:space="0" w:color="auto"/>
            <w:right w:val="none" w:sz="0" w:space="0" w:color="auto"/>
          </w:divBdr>
        </w:div>
      </w:divsChild>
    </w:div>
    <w:div w:id="980615313">
      <w:bodyDiv w:val="1"/>
      <w:marLeft w:val="0"/>
      <w:marRight w:val="0"/>
      <w:marTop w:val="0"/>
      <w:marBottom w:val="0"/>
      <w:divBdr>
        <w:top w:val="none" w:sz="0" w:space="0" w:color="auto"/>
        <w:left w:val="none" w:sz="0" w:space="0" w:color="auto"/>
        <w:bottom w:val="none" w:sz="0" w:space="0" w:color="auto"/>
        <w:right w:val="none" w:sz="0" w:space="0" w:color="auto"/>
      </w:divBdr>
      <w:divsChild>
        <w:div w:id="279845438">
          <w:marLeft w:val="0"/>
          <w:marRight w:val="0"/>
          <w:marTop w:val="0"/>
          <w:marBottom w:val="0"/>
          <w:divBdr>
            <w:top w:val="none" w:sz="0" w:space="0" w:color="auto"/>
            <w:left w:val="none" w:sz="0" w:space="0" w:color="auto"/>
            <w:bottom w:val="none" w:sz="0" w:space="0" w:color="auto"/>
            <w:right w:val="none" w:sz="0" w:space="0" w:color="auto"/>
          </w:divBdr>
        </w:div>
      </w:divsChild>
    </w:div>
    <w:div w:id="985280956">
      <w:bodyDiv w:val="1"/>
      <w:marLeft w:val="0"/>
      <w:marRight w:val="0"/>
      <w:marTop w:val="0"/>
      <w:marBottom w:val="0"/>
      <w:divBdr>
        <w:top w:val="none" w:sz="0" w:space="0" w:color="auto"/>
        <w:left w:val="none" w:sz="0" w:space="0" w:color="auto"/>
        <w:bottom w:val="none" w:sz="0" w:space="0" w:color="auto"/>
        <w:right w:val="none" w:sz="0" w:space="0" w:color="auto"/>
      </w:divBdr>
    </w:div>
    <w:div w:id="989098246">
      <w:bodyDiv w:val="1"/>
      <w:marLeft w:val="0"/>
      <w:marRight w:val="0"/>
      <w:marTop w:val="0"/>
      <w:marBottom w:val="0"/>
      <w:divBdr>
        <w:top w:val="none" w:sz="0" w:space="0" w:color="auto"/>
        <w:left w:val="none" w:sz="0" w:space="0" w:color="auto"/>
        <w:bottom w:val="none" w:sz="0" w:space="0" w:color="auto"/>
        <w:right w:val="none" w:sz="0" w:space="0" w:color="auto"/>
      </w:divBdr>
      <w:divsChild>
        <w:div w:id="1318723007">
          <w:marLeft w:val="0"/>
          <w:marRight w:val="0"/>
          <w:marTop w:val="0"/>
          <w:marBottom w:val="0"/>
          <w:divBdr>
            <w:top w:val="none" w:sz="0" w:space="0" w:color="auto"/>
            <w:left w:val="none" w:sz="0" w:space="0" w:color="auto"/>
            <w:bottom w:val="none" w:sz="0" w:space="0" w:color="auto"/>
            <w:right w:val="none" w:sz="0" w:space="0" w:color="auto"/>
          </w:divBdr>
        </w:div>
      </w:divsChild>
    </w:div>
    <w:div w:id="989137403">
      <w:bodyDiv w:val="1"/>
      <w:marLeft w:val="0"/>
      <w:marRight w:val="0"/>
      <w:marTop w:val="0"/>
      <w:marBottom w:val="0"/>
      <w:divBdr>
        <w:top w:val="none" w:sz="0" w:space="0" w:color="auto"/>
        <w:left w:val="none" w:sz="0" w:space="0" w:color="auto"/>
        <w:bottom w:val="none" w:sz="0" w:space="0" w:color="auto"/>
        <w:right w:val="none" w:sz="0" w:space="0" w:color="auto"/>
      </w:divBdr>
    </w:div>
    <w:div w:id="995108036">
      <w:bodyDiv w:val="1"/>
      <w:marLeft w:val="0"/>
      <w:marRight w:val="0"/>
      <w:marTop w:val="0"/>
      <w:marBottom w:val="0"/>
      <w:divBdr>
        <w:top w:val="none" w:sz="0" w:space="0" w:color="auto"/>
        <w:left w:val="none" w:sz="0" w:space="0" w:color="auto"/>
        <w:bottom w:val="none" w:sz="0" w:space="0" w:color="auto"/>
        <w:right w:val="none" w:sz="0" w:space="0" w:color="auto"/>
      </w:divBdr>
      <w:divsChild>
        <w:div w:id="737753807">
          <w:marLeft w:val="0"/>
          <w:marRight w:val="0"/>
          <w:marTop w:val="0"/>
          <w:marBottom w:val="0"/>
          <w:divBdr>
            <w:top w:val="none" w:sz="0" w:space="0" w:color="auto"/>
            <w:left w:val="none" w:sz="0" w:space="0" w:color="auto"/>
            <w:bottom w:val="none" w:sz="0" w:space="0" w:color="auto"/>
            <w:right w:val="none" w:sz="0" w:space="0" w:color="auto"/>
          </w:divBdr>
        </w:div>
      </w:divsChild>
    </w:div>
    <w:div w:id="999162433">
      <w:bodyDiv w:val="1"/>
      <w:marLeft w:val="0"/>
      <w:marRight w:val="0"/>
      <w:marTop w:val="0"/>
      <w:marBottom w:val="0"/>
      <w:divBdr>
        <w:top w:val="none" w:sz="0" w:space="0" w:color="auto"/>
        <w:left w:val="none" w:sz="0" w:space="0" w:color="auto"/>
        <w:bottom w:val="none" w:sz="0" w:space="0" w:color="auto"/>
        <w:right w:val="none" w:sz="0" w:space="0" w:color="auto"/>
      </w:divBdr>
      <w:divsChild>
        <w:div w:id="1693602843">
          <w:marLeft w:val="0"/>
          <w:marRight w:val="0"/>
          <w:marTop w:val="0"/>
          <w:marBottom w:val="0"/>
          <w:divBdr>
            <w:top w:val="none" w:sz="0" w:space="0" w:color="auto"/>
            <w:left w:val="none" w:sz="0" w:space="0" w:color="auto"/>
            <w:bottom w:val="none" w:sz="0" w:space="0" w:color="auto"/>
            <w:right w:val="none" w:sz="0" w:space="0" w:color="auto"/>
          </w:divBdr>
        </w:div>
      </w:divsChild>
    </w:div>
    <w:div w:id="999237616">
      <w:bodyDiv w:val="1"/>
      <w:marLeft w:val="0"/>
      <w:marRight w:val="0"/>
      <w:marTop w:val="0"/>
      <w:marBottom w:val="0"/>
      <w:divBdr>
        <w:top w:val="none" w:sz="0" w:space="0" w:color="auto"/>
        <w:left w:val="none" w:sz="0" w:space="0" w:color="auto"/>
        <w:bottom w:val="none" w:sz="0" w:space="0" w:color="auto"/>
        <w:right w:val="none" w:sz="0" w:space="0" w:color="auto"/>
      </w:divBdr>
    </w:div>
    <w:div w:id="1003364433">
      <w:bodyDiv w:val="1"/>
      <w:marLeft w:val="0"/>
      <w:marRight w:val="0"/>
      <w:marTop w:val="0"/>
      <w:marBottom w:val="0"/>
      <w:divBdr>
        <w:top w:val="none" w:sz="0" w:space="0" w:color="auto"/>
        <w:left w:val="none" w:sz="0" w:space="0" w:color="auto"/>
        <w:bottom w:val="none" w:sz="0" w:space="0" w:color="auto"/>
        <w:right w:val="none" w:sz="0" w:space="0" w:color="auto"/>
      </w:divBdr>
    </w:div>
    <w:div w:id="1008405160">
      <w:bodyDiv w:val="1"/>
      <w:marLeft w:val="0"/>
      <w:marRight w:val="0"/>
      <w:marTop w:val="0"/>
      <w:marBottom w:val="0"/>
      <w:divBdr>
        <w:top w:val="none" w:sz="0" w:space="0" w:color="auto"/>
        <w:left w:val="none" w:sz="0" w:space="0" w:color="auto"/>
        <w:bottom w:val="none" w:sz="0" w:space="0" w:color="auto"/>
        <w:right w:val="none" w:sz="0" w:space="0" w:color="auto"/>
      </w:divBdr>
      <w:divsChild>
        <w:div w:id="1396125107">
          <w:marLeft w:val="0"/>
          <w:marRight w:val="0"/>
          <w:marTop w:val="0"/>
          <w:marBottom w:val="0"/>
          <w:divBdr>
            <w:top w:val="none" w:sz="0" w:space="0" w:color="auto"/>
            <w:left w:val="none" w:sz="0" w:space="0" w:color="auto"/>
            <w:bottom w:val="none" w:sz="0" w:space="0" w:color="auto"/>
            <w:right w:val="none" w:sz="0" w:space="0" w:color="auto"/>
          </w:divBdr>
        </w:div>
      </w:divsChild>
    </w:div>
    <w:div w:id="1008413171">
      <w:bodyDiv w:val="1"/>
      <w:marLeft w:val="0"/>
      <w:marRight w:val="0"/>
      <w:marTop w:val="0"/>
      <w:marBottom w:val="0"/>
      <w:divBdr>
        <w:top w:val="none" w:sz="0" w:space="0" w:color="auto"/>
        <w:left w:val="none" w:sz="0" w:space="0" w:color="auto"/>
        <w:bottom w:val="none" w:sz="0" w:space="0" w:color="auto"/>
        <w:right w:val="none" w:sz="0" w:space="0" w:color="auto"/>
      </w:divBdr>
    </w:div>
    <w:div w:id="1012295296">
      <w:bodyDiv w:val="1"/>
      <w:marLeft w:val="0"/>
      <w:marRight w:val="0"/>
      <w:marTop w:val="0"/>
      <w:marBottom w:val="0"/>
      <w:divBdr>
        <w:top w:val="none" w:sz="0" w:space="0" w:color="auto"/>
        <w:left w:val="none" w:sz="0" w:space="0" w:color="auto"/>
        <w:bottom w:val="none" w:sz="0" w:space="0" w:color="auto"/>
        <w:right w:val="none" w:sz="0" w:space="0" w:color="auto"/>
      </w:divBdr>
    </w:div>
    <w:div w:id="1016543957">
      <w:bodyDiv w:val="1"/>
      <w:marLeft w:val="0"/>
      <w:marRight w:val="0"/>
      <w:marTop w:val="0"/>
      <w:marBottom w:val="0"/>
      <w:divBdr>
        <w:top w:val="none" w:sz="0" w:space="0" w:color="auto"/>
        <w:left w:val="none" w:sz="0" w:space="0" w:color="auto"/>
        <w:bottom w:val="none" w:sz="0" w:space="0" w:color="auto"/>
        <w:right w:val="none" w:sz="0" w:space="0" w:color="auto"/>
      </w:divBdr>
    </w:div>
    <w:div w:id="1024207580">
      <w:bodyDiv w:val="1"/>
      <w:marLeft w:val="0"/>
      <w:marRight w:val="0"/>
      <w:marTop w:val="0"/>
      <w:marBottom w:val="0"/>
      <w:divBdr>
        <w:top w:val="none" w:sz="0" w:space="0" w:color="auto"/>
        <w:left w:val="none" w:sz="0" w:space="0" w:color="auto"/>
        <w:bottom w:val="none" w:sz="0" w:space="0" w:color="auto"/>
        <w:right w:val="none" w:sz="0" w:space="0" w:color="auto"/>
      </w:divBdr>
    </w:div>
    <w:div w:id="1029529480">
      <w:bodyDiv w:val="1"/>
      <w:marLeft w:val="0"/>
      <w:marRight w:val="0"/>
      <w:marTop w:val="0"/>
      <w:marBottom w:val="0"/>
      <w:divBdr>
        <w:top w:val="none" w:sz="0" w:space="0" w:color="auto"/>
        <w:left w:val="none" w:sz="0" w:space="0" w:color="auto"/>
        <w:bottom w:val="none" w:sz="0" w:space="0" w:color="auto"/>
        <w:right w:val="none" w:sz="0" w:space="0" w:color="auto"/>
      </w:divBdr>
      <w:divsChild>
        <w:div w:id="1199780022">
          <w:marLeft w:val="0"/>
          <w:marRight w:val="0"/>
          <w:marTop w:val="0"/>
          <w:marBottom w:val="0"/>
          <w:divBdr>
            <w:top w:val="none" w:sz="0" w:space="0" w:color="auto"/>
            <w:left w:val="none" w:sz="0" w:space="0" w:color="auto"/>
            <w:bottom w:val="none" w:sz="0" w:space="0" w:color="auto"/>
            <w:right w:val="none" w:sz="0" w:space="0" w:color="auto"/>
          </w:divBdr>
        </w:div>
      </w:divsChild>
    </w:div>
    <w:div w:id="1030760981">
      <w:bodyDiv w:val="1"/>
      <w:marLeft w:val="0"/>
      <w:marRight w:val="0"/>
      <w:marTop w:val="0"/>
      <w:marBottom w:val="0"/>
      <w:divBdr>
        <w:top w:val="none" w:sz="0" w:space="0" w:color="auto"/>
        <w:left w:val="none" w:sz="0" w:space="0" w:color="auto"/>
        <w:bottom w:val="none" w:sz="0" w:space="0" w:color="auto"/>
        <w:right w:val="none" w:sz="0" w:space="0" w:color="auto"/>
      </w:divBdr>
    </w:div>
    <w:div w:id="1041782904">
      <w:bodyDiv w:val="1"/>
      <w:marLeft w:val="0"/>
      <w:marRight w:val="0"/>
      <w:marTop w:val="0"/>
      <w:marBottom w:val="0"/>
      <w:divBdr>
        <w:top w:val="none" w:sz="0" w:space="0" w:color="auto"/>
        <w:left w:val="none" w:sz="0" w:space="0" w:color="auto"/>
        <w:bottom w:val="none" w:sz="0" w:space="0" w:color="auto"/>
        <w:right w:val="none" w:sz="0" w:space="0" w:color="auto"/>
      </w:divBdr>
    </w:div>
    <w:div w:id="1043363579">
      <w:bodyDiv w:val="1"/>
      <w:marLeft w:val="0"/>
      <w:marRight w:val="0"/>
      <w:marTop w:val="0"/>
      <w:marBottom w:val="0"/>
      <w:divBdr>
        <w:top w:val="none" w:sz="0" w:space="0" w:color="auto"/>
        <w:left w:val="none" w:sz="0" w:space="0" w:color="auto"/>
        <w:bottom w:val="none" w:sz="0" w:space="0" w:color="auto"/>
        <w:right w:val="none" w:sz="0" w:space="0" w:color="auto"/>
      </w:divBdr>
    </w:div>
    <w:div w:id="1048990852">
      <w:bodyDiv w:val="1"/>
      <w:marLeft w:val="0"/>
      <w:marRight w:val="0"/>
      <w:marTop w:val="0"/>
      <w:marBottom w:val="0"/>
      <w:divBdr>
        <w:top w:val="none" w:sz="0" w:space="0" w:color="auto"/>
        <w:left w:val="none" w:sz="0" w:space="0" w:color="auto"/>
        <w:bottom w:val="none" w:sz="0" w:space="0" w:color="auto"/>
        <w:right w:val="none" w:sz="0" w:space="0" w:color="auto"/>
      </w:divBdr>
      <w:divsChild>
        <w:div w:id="840120455">
          <w:marLeft w:val="0"/>
          <w:marRight w:val="0"/>
          <w:marTop w:val="0"/>
          <w:marBottom w:val="0"/>
          <w:divBdr>
            <w:top w:val="none" w:sz="0" w:space="0" w:color="auto"/>
            <w:left w:val="none" w:sz="0" w:space="0" w:color="auto"/>
            <w:bottom w:val="none" w:sz="0" w:space="0" w:color="auto"/>
            <w:right w:val="none" w:sz="0" w:space="0" w:color="auto"/>
          </w:divBdr>
        </w:div>
      </w:divsChild>
    </w:div>
    <w:div w:id="1054504459">
      <w:bodyDiv w:val="1"/>
      <w:marLeft w:val="0"/>
      <w:marRight w:val="0"/>
      <w:marTop w:val="0"/>
      <w:marBottom w:val="0"/>
      <w:divBdr>
        <w:top w:val="none" w:sz="0" w:space="0" w:color="auto"/>
        <w:left w:val="none" w:sz="0" w:space="0" w:color="auto"/>
        <w:bottom w:val="none" w:sz="0" w:space="0" w:color="auto"/>
        <w:right w:val="none" w:sz="0" w:space="0" w:color="auto"/>
      </w:divBdr>
    </w:div>
    <w:div w:id="1063605255">
      <w:bodyDiv w:val="1"/>
      <w:marLeft w:val="0"/>
      <w:marRight w:val="0"/>
      <w:marTop w:val="0"/>
      <w:marBottom w:val="0"/>
      <w:divBdr>
        <w:top w:val="none" w:sz="0" w:space="0" w:color="auto"/>
        <w:left w:val="none" w:sz="0" w:space="0" w:color="auto"/>
        <w:bottom w:val="none" w:sz="0" w:space="0" w:color="auto"/>
        <w:right w:val="none" w:sz="0" w:space="0" w:color="auto"/>
      </w:divBdr>
      <w:divsChild>
        <w:div w:id="918825959">
          <w:marLeft w:val="0"/>
          <w:marRight w:val="0"/>
          <w:marTop w:val="0"/>
          <w:marBottom w:val="0"/>
          <w:divBdr>
            <w:top w:val="none" w:sz="0" w:space="0" w:color="auto"/>
            <w:left w:val="none" w:sz="0" w:space="0" w:color="auto"/>
            <w:bottom w:val="none" w:sz="0" w:space="0" w:color="auto"/>
            <w:right w:val="none" w:sz="0" w:space="0" w:color="auto"/>
          </w:divBdr>
          <w:divsChild>
            <w:div w:id="2141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3212">
      <w:bodyDiv w:val="1"/>
      <w:marLeft w:val="0"/>
      <w:marRight w:val="0"/>
      <w:marTop w:val="0"/>
      <w:marBottom w:val="0"/>
      <w:divBdr>
        <w:top w:val="none" w:sz="0" w:space="0" w:color="auto"/>
        <w:left w:val="none" w:sz="0" w:space="0" w:color="auto"/>
        <w:bottom w:val="none" w:sz="0" w:space="0" w:color="auto"/>
        <w:right w:val="none" w:sz="0" w:space="0" w:color="auto"/>
      </w:divBdr>
    </w:div>
    <w:div w:id="1070233433">
      <w:bodyDiv w:val="1"/>
      <w:marLeft w:val="0"/>
      <w:marRight w:val="0"/>
      <w:marTop w:val="0"/>
      <w:marBottom w:val="0"/>
      <w:divBdr>
        <w:top w:val="none" w:sz="0" w:space="0" w:color="auto"/>
        <w:left w:val="none" w:sz="0" w:space="0" w:color="auto"/>
        <w:bottom w:val="none" w:sz="0" w:space="0" w:color="auto"/>
        <w:right w:val="none" w:sz="0" w:space="0" w:color="auto"/>
      </w:divBdr>
      <w:divsChild>
        <w:div w:id="95029350">
          <w:marLeft w:val="0"/>
          <w:marRight w:val="0"/>
          <w:marTop w:val="0"/>
          <w:marBottom w:val="0"/>
          <w:divBdr>
            <w:top w:val="none" w:sz="0" w:space="0" w:color="auto"/>
            <w:left w:val="none" w:sz="0" w:space="0" w:color="auto"/>
            <w:bottom w:val="none" w:sz="0" w:space="0" w:color="auto"/>
            <w:right w:val="none" w:sz="0" w:space="0" w:color="auto"/>
          </w:divBdr>
        </w:div>
      </w:divsChild>
    </w:div>
    <w:div w:id="1072581354">
      <w:bodyDiv w:val="1"/>
      <w:marLeft w:val="0"/>
      <w:marRight w:val="0"/>
      <w:marTop w:val="0"/>
      <w:marBottom w:val="0"/>
      <w:divBdr>
        <w:top w:val="none" w:sz="0" w:space="0" w:color="auto"/>
        <w:left w:val="none" w:sz="0" w:space="0" w:color="auto"/>
        <w:bottom w:val="none" w:sz="0" w:space="0" w:color="auto"/>
        <w:right w:val="none" w:sz="0" w:space="0" w:color="auto"/>
      </w:divBdr>
      <w:divsChild>
        <w:div w:id="1978022801">
          <w:marLeft w:val="0"/>
          <w:marRight w:val="0"/>
          <w:marTop w:val="0"/>
          <w:marBottom w:val="0"/>
          <w:divBdr>
            <w:top w:val="none" w:sz="0" w:space="0" w:color="auto"/>
            <w:left w:val="none" w:sz="0" w:space="0" w:color="auto"/>
            <w:bottom w:val="none" w:sz="0" w:space="0" w:color="auto"/>
            <w:right w:val="none" w:sz="0" w:space="0" w:color="auto"/>
          </w:divBdr>
        </w:div>
      </w:divsChild>
    </w:div>
    <w:div w:id="1080296313">
      <w:bodyDiv w:val="1"/>
      <w:marLeft w:val="0"/>
      <w:marRight w:val="0"/>
      <w:marTop w:val="0"/>
      <w:marBottom w:val="0"/>
      <w:divBdr>
        <w:top w:val="none" w:sz="0" w:space="0" w:color="auto"/>
        <w:left w:val="none" w:sz="0" w:space="0" w:color="auto"/>
        <w:bottom w:val="none" w:sz="0" w:space="0" w:color="auto"/>
        <w:right w:val="none" w:sz="0" w:space="0" w:color="auto"/>
      </w:divBdr>
      <w:divsChild>
        <w:div w:id="1121727860">
          <w:marLeft w:val="0"/>
          <w:marRight w:val="0"/>
          <w:marTop w:val="0"/>
          <w:marBottom w:val="0"/>
          <w:divBdr>
            <w:top w:val="none" w:sz="0" w:space="0" w:color="auto"/>
            <w:left w:val="none" w:sz="0" w:space="0" w:color="auto"/>
            <w:bottom w:val="none" w:sz="0" w:space="0" w:color="auto"/>
            <w:right w:val="none" w:sz="0" w:space="0" w:color="auto"/>
          </w:divBdr>
        </w:div>
      </w:divsChild>
    </w:div>
    <w:div w:id="1082678981">
      <w:bodyDiv w:val="1"/>
      <w:marLeft w:val="0"/>
      <w:marRight w:val="0"/>
      <w:marTop w:val="0"/>
      <w:marBottom w:val="0"/>
      <w:divBdr>
        <w:top w:val="none" w:sz="0" w:space="0" w:color="auto"/>
        <w:left w:val="none" w:sz="0" w:space="0" w:color="auto"/>
        <w:bottom w:val="none" w:sz="0" w:space="0" w:color="auto"/>
        <w:right w:val="none" w:sz="0" w:space="0" w:color="auto"/>
      </w:divBdr>
      <w:divsChild>
        <w:div w:id="1210679146">
          <w:marLeft w:val="0"/>
          <w:marRight w:val="0"/>
          <w:marTop w:val="0"/>
          <w:marBottom w:val="0"/>
          <w:divBdr>
            <w:top w:val="none" w:sz="0" w:space="0" w:color="auto"/>
            <w:left w:val="none" w:sz="0" w:space="0" w:color="auto"/>
            <w:bottom w:val="none" w:sz="0" w:space="0" w:color="auto"/>
            <w:right w:val="none" w:sz="0" w:space="0" w:color="auto"/>
          </w:divBdr>
          <w:divsChild>
            <w:div w:id="76869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3423">
      <w:bodyDiv w:val="1"/>
      <w:marLeft w:val="0"/>
      <w:marRight w:val="0"/>
      <w:marTop w:val="0"/>
      <w:marBottom w:val="0"/>
      <w:divBdr>
        <w:top w:val="none" w:sz="0" w:space="0" w:color="auto"/>
        <w:left w:val="none" w:sz="0" w:space="0" w:color="auto"/>
        <w:bottom w:val="none" w:sz="0" w:space="0" w:color="auto"/>
        <w:right w:val="none" w:sz="0" w:space="0" w:color="auto"/>
      </w:divBdr>
    </w:div>
    <w:div w:id="1131750178">
      <w:bodyDiv w:val="1"/>
      <w:marLeft w:val="0"/>
      <w:marRight w:val="0"/>
      <w:marTop w:val="0"/>
      <w:marBottom w:val="0"/>
      <w:divBdr>
        <w:top w:val="none" w:sz="0" w:space="0" w:color="auto"/>
        <w:left w:val="none" w:sz="0" w:space="0" w:color="auto"/>
        <w:bottom w:val="none" w:sz="0" w:space="0" w:color="auto"/>
        <w:right w:val="none" w:sz="0" w:space="0" w:color="auto"/>
      </w:divBdr>
    </w:div>
    <w:div w:id="1137991388">
      <w:bodyDiv w:val="1"/>
      <w:marLeft w:val="0"/>
      <w:marRight w:val="0"/>
      <w:marTop w:val="0"/>
      <w:marBottom w:val="0"/>
      <w:divBdr>
        <w:top w:val="none" w:sz="0" w:space="0" w:color="auto"/>
        <w:left w:val="none" w:sz="0" w:space="0" w:color="auto"/>
        <w:bottom w:val="none" w:sz="0" w:space="0" w:color="auto"/>
        <w:right w:val="none" w:sz="0" w:space="0" w:color="auto"/>
      </w:divBdr>
      <w:divsChild>
        <w:div w:id="980883069">
          <w:marLeft w:val="0"/>
          <w:marRight w:val="0"/>
          <w:marTop w:val="0"/>
          <w:marBottom w:val="0"/>
          <w:divBdr>
            <w:top w:val="none" w:sz="0" w:space="0" w:color="auto"/>
            <w:left w:val="none" w:sz="0" w:space="0" w:color="auto"/>
            <w:bottom w:val="none" w:sz="0" w:space="0" w:color="auto"/>
            <w:right w:val="none" w:sz="0" w:space="0" w:color="auto"/>
          </w:divBdr>
          <w:divsChild>
            <w:div w:id="66847432">
              <w:marLeft w:val="0"/>
              <w:marRight w:val="0"/>
              <w:marTop w:val="0"/>
              <w:marBottom w:val="0"/>
              <w:divBdr>
                <w:top w:val="none" w:sz="0" w:space="0" w:color="auto"/>
                <w:left w:val="none" w:sz="0" w:space="0" w:color="auto"/>
                <w:bottom w:val="none" w:sz="0" w:space="0" w:color="auto"/>
                <w:right w:val="none" w:sz="0" w:space="0" w:color="auto"/>
              </w:divBdr>
            </w:div>
            <w:div w:id="689451453">
              <w:marLeft w:val="0"/>
              <w:marRight w:val="0"/>
              <w:marTop w:val="0"/>
              <w:marBottom w:val="0"/>
              <w:divBdr>
                <w:top w:val="none" w:sz="0" w:space="0" w:color="auto"/>
                <w:left w:val="none" w:sz="0" w:space="0" w:color="auto"/>
                <w:bottom w:val="none" w:sz="0" w:space="0" w:color="auto"/>
                <w:right w:val="none" w:sz="0" w:space="0" w:color="auto"/>
              </w:divBdr>
            </w:div>
            <w:div w:id="828447358">
              <w:marLeft w:val="0"/>
              <w:marRight w:val="0"/>
              <w:marTop w:val="0"/>
              <w:marBottom w:val="0"/>
              <w:divBdr>
                <w:top w:val="none" w:sz="0" w:space="0" w:color="auto"/>
                <w:left w:val="none" w:sz="0" w:space="0" w:color="auto"/>
                <w:bottom w:val="none" w:sz="0" w:space="0" w:color="auto"/>
                <w:right w:val="none" w:sz="0" w:space="0" w:color="auto"/>
              </w:divBdr>
            </w:div>
            <w:div w:id="1310283320">
              <w:marLeft w:val="0"/>
              <w:marRight w:val="0"/>
              <w:marTop w:val="0"/>
              <w:marBottom w:val="0"/>
              <w:divBdr>
                <w:top w:val="none" w:sz="0" w:space="0" w:color="auto"/>
                <w:left w:val="none" w:sz="0" w:space="0" w:color="auto"/>
                <w:bottom w:val="none" w:sz="0" w:space="0" w:color="auto"/>
                <w:right w:val="none" w:sz="0" w:space="0" w:color="auto"/>
              </w:divBdr>
            </w:div>
            <w:div w:id="14865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7367">
      <w:bodyDiv w:val="1"/>
      <w:marLeft w:val="0"/>
      <w:marRight w:val="0"/>
      <w:marTop w:val="0"/>
      <w:marBottom w:val="0"/>
      <w:divBdr>
        <w:top w:val="none" w:sz="0" w:space="0" w:color="auto"/>
        <w:left w:val="none" w:sz="0" w:space="0" w:color="auto"/>
        <w:bottom w:val="none" w:sz="0" w:space="0" w:color="auto"/>
        <w:right w:val="none" w:sz="0" w:space="0" w:color="auto"/>
      </w:divBdr>
      <w:divsChild>
        <w:div w:id="1228223497">
          <w:marLeft w:val="0"/>
          <w:marRight w:val="0"/>
          <w:marTop w:val="0"/>
          <w:marBottom w:val="0"/>
          <w:divBdr>
            <w:top w:val="none" w:sz="0" w:space="0" w:color="auto"/>
            <w:left w:val="none" w:sz="0" w:space="0" w:color="auto"/>
            <w:bottom w:val="none" w:sz="0" w:space="0" w:color="auto"/>
            <w:right w:val="none" w:sz="0" w:space="0" w:color="auto"/>
          </w:divBdr>
        </w:div>
      </w:divsChild>
    </w:div>
    <w:div w:id="1149903253">
      <w:bodyDiv w:val="1"/>
      <w:marLeft w:val="0"/>
      <w:marRight w:val="0"/>
      <w:marTop w:val="0"/>
      <w:marBottom w:val="0"/>
      <w:divBdr>
        <w:top w:val="none" w:sz="0" w:space="0" w:color="auto"/>
        <w:left w:val="none" w:sz="0" w:space="0" w:color="auto"/>
        <w:bottom w:val="none" w:sz="0" w:space="0" w:color="auto"/>
        <w:right w:val="none" w:sz="0" w:space="0" w:color="auto"/>
      </w:divBdr>
    </w:div>
    <w:div w:id="1154641732">
      <w:bodyDiv w:val="1"/>
      <w:marLeft w:val="0"/>
      <w:marRight w:val="0"/>
      <w:marTop w:val="0"/>
      <w:marBottom w:val="0"/>
      <w:divBdr>
        <w:top w:val="none" w:sz="0" w:space="0" w:color="auto"/>
        <w:left w:val="none" w:sz="0" w:space="0" w:color="auto"/>
        <w:bottom w:val="none" w:sz="0" w:space="0" w:color="auto"/>
        <w:right w:val="none" w:sz="0" w:space="0" w:color="auto"/>
      </w:divBdr>
    </w:div>
    <w:div w:id="1156992525">
      <w:bodyDiv w:val="1"/>
      <w:marLeft w:val="0"/>
      <w:marRight w:val="0"/>
      <w:marTop w:val="0"/>
      <w:marBottom w:val="0"/>
      <w:divBdr>
        <w:top w:val="none" w:sz="0" w:space="0" w:color="auto"/>
        <w:left w:val="none" w:sz="0" w:space="0" w:color="auto"/>
        <w:bottom w:val="none" w:sz="0" w:space="0" w:color="auto"/>
        <w:right w:val="none" w:sz="0" w:space="0" w:color="auto"/>
      </w:divBdr>
      <w:divsChild>
        <w:div w:id="441464894">
          <w:marLeft w:val="0"/>
          <w:marRight w:val="0"/>
          <w:marTop w:val="0"/>
          <w:marBottom w:val="0"/>
          <w:divBdr>
            <w:top w:val="none" w:sz="0" w:space="0" w:color="auto"/>
            <w:left w:val="none" w:sz="0" w:space="0" w:color="auto"/>
            <w:bottom w:val="none" w:sz="0" w:space="0" w:color="auto"/>
            <w:right w:val="none" w:sz="0" w:space="0" w:color="auto"/>
          </w:divBdr>
        </w:div>
      </w:divsChild>
    </w:div>
    <w:div w:id="1160081484">
      <w:bodyDiv w:val="1"/>
      <w:marLeft w:val="0"/>
      <w:marRight w:val="0"/>
      <w:marTop w:val="0"/>
      <w:marBottom w:val="0"/>
      <w:divBdr>
        <w:top w:val="none" w:sz="0" w:space="0" w:color="auto"/>
        <w:left w:val="none" w:sz="0" w:space="0" w:color="auto"/>
        <w:bottom w:val="none" w:sz="0" w:space="0" w:color="auto"/>
        <w:right w:val="none" w:sz="0" w:space="0" w:color="auto"/>
      </w:divBdr>
      <w:divsChild>
        <w:div w:id="166024103">
          <w:marLeft w:val="0"/>
          <w:marRight w:val="0"/>
          <w:marTop w:val="0"/>
          <w:marBottom w:val="0"/>
          <w:divBdr>
            <w:top w:val="none" w:sz="0" w:space="0" w:color="auto"/>
            <w:left w:val="none" w:sz="0" w:space="0" w:color="auto"/>
            <w:bottom w:val="none" w:sz="0" w:space="0" w:color="auto"/>
            <w:right w:val="none" w:sz="0" w:space="0" w:color="auto"/>
          </w:divBdr>
          <w:divsChild>
            <w:div w:id="74012484">
              <w:marLeft w:val="0"/>
              <w:marRight w:val="0"/>
              <w:marTop w:val="0"/>
              <w:marBottom w:val="0"/>
              <w:divBdr>
                <w:top w:val="none" w:sz="0" w:space="0" w:color="auto"/>
                <w:left w:val="none" w:sz="0" w:space="0" w:color="auto"/>
                <w:bottom w:val="none" w:sz="0" w:space="0" w:color="auto"/>
                <w:right w:val="none" w:sz="0" w:space="0" w:color="auto"/>
              </w:divBdr>
            </w:div>
            <w:div w:id="109520281">
              <w:marLeft w:val="0"/>
              <w:marRight w:val="0"/>
              <w:marTop w:val="0"/>
              <w:marBottom w:val="0"/>
              <w:divBdr>
                <w:top w:val="none" w:sz="0" w:space="0" w:color="auto"/>
                <w:left w:val="none" w:sz="0" w:space="0" w:color="auto"/>
                <w:bottom w:val="none" w:sz="0" w:space="0" w:color="auto"/>
                <w:right w:val="none" w:sz="0" w:space="0" w:color="auto"/>
              </w:divBdr>
            </w:div>
            <w:div w:id="166555690">
              <w:marLeft w:val="0"/>
              <w:marRight w:val="0"/>
              <w:marTop w:val="0"/>
              <w:marBottom w:val="0"/>
              <w:divBdr>
                <w:top w:val="none" w:sz="0" w:space="0" w:color="auto"/>
                <w:left w:val="none" w:sz="0" w:space="0" w:color="auto"/>
                <w:bottom w:val="none" w:sz="0" w:space="0" w:color="auto"/>
                <w:right w:val="none" w:sz="0" w:space="0" w:color="auto"/>
              </w:divBdr>
            </w:div>
            <w:div w:id="195050091">
              <w:marLeft w:val="0"/>
              <w:marRight w:val="0"/>
              <w:marTop w:val="0"/>
              <w:marBottom w:val="0"/>
              <w:divBdr>
                <w:top w:val="none" w:sz="0" w:space="0" w:color="auto"/>
                <w:left w:val="none" w:sz="0" w:space="0" w:color="auto"/>
                <w:bottom w:val="none" w:sz="0" w:space="0" w:color="auto"/>
                <w:right w:val="none" w:sz="0" w:space="0" w:color="auto"/>
              </w:divBdr>
            </w:div>
            <w:div w:id="249194155">
              <w:marLeft w:val="0"/>
              <w:marRight w:val="0"/>
              <w:marTop w:val="0"/>
              <w:marBottom w:val="0"/>
              <w:divBdr>
                <w:top w:val="none" w:sz="0" w:space="0" w:color="auto"/>
                <w:left w:val="none" w:sz="0" w:space="0" w:color="auto"/>
                <w:bottom w:val="none" w:sz="0" w:space="0" w:color="auto"/>
                <w:right w:val="none" w:sz="0" w:space="0" w:color="auto"/>
              </w:divBdr>
            </w:div>
            <w:div w:id="254673009">
              <w:marLeft w:val="0"/>
              <w:marRight w:val="0"/>
              <w:marTop w:val="0"/>
              <w:marBottom w:val="0"/>
              <w:divBdr>
                <w:top w:val="none" w:sz="0" w:space="0" w:color="auto"/>
                <w:left w:val="none" w:sz="0" w:space="0" w:color="auto"/>
                <w:bottom w:val="none" w:sz="0" w:space="0" w:color="auto"/>
                <w:right w:val="none" w:sz="0" w:space="0" w:color="auto"/>
              </w:divBdr>
            </w:div>
            <w:div w:id="452408614">
              <w:marLeft w:val="0"/>
              <w:marRight w:val="0"/>
              <w:marTop w:val="0"/>
              <w:marBottom w:val="0"/>
              <w:divBdr>
                <w:top w:val="none" w:sz="0" w:space="0" w:color="auto"/>
                <w:left w:val="none" w:sz="0" w:space="0" w:color="auto"/>
                <w:bottom w:val="none" w:sz="0" w:space="0" w:color="auto"/>
                <w:right w:val="none" w:sz="0" w:space="0" w:color="auto"/>
              </w:divBdr>
            </w:div>
            <w:div w:id="500004210">
              <w:marLeft w:val="0"/>
              <w:marRight w:val="0"/>
              <w:marTop w:val="0"/>
              <w:marBottom w:val="0"/>
              <w:divBdr>
                <w:top w:val="none" w:sz="0" w:space="0" w:color="auto"/>
                <w:left w:val="none" w:sz="0" w:space="0" w:color="auto"/>
                <w:bottom w:val="none" w:sz="0" w:space="0" w:color="auto"/>
                <w:right w:val="none" w:sz="0" w:space="0" w:color="auto"/>
              </w:divBdr>
            </w:div>
            <w:div w:id="533008321">
              <w:marLeft w:val="0"/>
              <w:marRight w:val="0"/>
              <w:marTop w:val="0"/>
              <w:marBottom w:val="0"/>
              <w:divBdr>
                <w:top w:val="none" w:sz="0" w:space="0" w:color="auto"/>
                <w:left w:val="none" w:sz="0" w:space="0" w:color="auto"/>
                <w:bottom w:val="none" w:sz="0" w:space="0" w:color="auto"/>
                <w:right w:val="none" w:sz="0" w:space="0" w:color="auto"/>
              </w:divBdr>
            </w:div>
            <w:div w:id="612785674">
              <w:marLeft w:val="0"/>
              <w:marRight w:val="0"/>
              <w:marTop w:val="0"/>
              <w:marBottom w:val="0"/>
              <w:divBdr>
                <w:top w:val="none" w:sz="0" w:space="0" w:color="auto"/>
                <w:left w:val="none" w:sz="0" w:space="0" w:color="auto"/>
                <w:bottom w:val="none" w:sz="0" w:space="0" w:color="auto"/>
                <w:right w:val="none" w:sz="0" w:space="0" w:color="auto"/>
              </w:divBdr>
            </w:div>
            <w:div w:id="742680688">
              <w:marLeft w:val="0"/>
              <w:marRight w:val="0"/>
              <w:marTop w:val="0"/>
              <w:marBottom w:val="0"/>
              <w:divBdr>
                <w:top w:val="none" w:sz="0" w:space="0" w:color="auto"/>
                <w:left w:val="none" w:sz="0" w:space="0" w:color="auto"/>
                <w:bottom w:val="none" w:sz="0" w:space="0" w:color="auto"/>
                <w:right w:val="none" w:sz="0" w:space="0" w:color="auto"/>
              </w:divBdr>
            </w:div>
            <w:div w:id="922375211">
              <w:marLeft w:val="0"/>
              <w:marRight w:val="0"/>
              <w:marTop w:val="0"/>
              <w:marBottom w:val="0"/>
              <w:divBdr>
                <w:top w:val="none" w:sz="0" w:space="0" w:color="auto"/>
                <w:left w:val="none" w:sz="0" w:space="0" w:color="auto"/>
                <w:bottom w:val="none" w:sz="0" w:space="0" w:color="auto"/>
                <w:right w:val="none" w:sz="0" w:space="0" w:color="auto"/>
              </w:divBdr>
            </w:div>
            <w:div w:id="991911246">
              <w:marLeft w:val="0"/>
              <w:marRight w:val="0"/>
              <w:marTop w:val="0"/>
              <w:marBottom w:val="0"/>
              <w:divBdr>
                <w:top w:val="none" w:sz="0" w:space="0" w:color="auto"/>
                <w:left w:val="none" w:sz="0" w:space="0" w:color="auto"/>
                <w:bottom w:val="none" w:sz="0" w:space="0" w:color="auto"/>
                <w:right w:val="none" w:sz="0" w:space="0" w:color="auto"/>
              </w:divBdr>
            </w:div>
            <w:div w:id="1114246622">
              <w:marLeft w:val="0"/>
              <w:marRight w:val="0"/>
              <w:marTop w:val="0"/>
              <w:marBottom w:val="0"/>
              <w:divBdr>
                <w:top w:val="none" w:sz="0" w:space="0" w:color="auto"/>
                <w:left w:val="none" w:sz="0" w:space="0" w:color="auto"/>
                <w:bottom w:val="none" w:sz="0" w:space="0" w:color="auto"/>
                <w:right w:val="none" w:sz="0" w:space="0" w:color="auto"/>
              </w:divBdr>
            </w:div>
            <w:div w:id="1149205828">
              <w:marLeft w:val="0"/>
              <w:marRight w:val="0"/>
              <w:marTop w:val="0"/>
              <w:marBottom w:val="0"/>
              <w:divBdr>
                <w:top w:val="none" w:sz="0" w:space="0" w:color="auto"/>
                <w:left w:val="none" w:sz="0" w:space="0" w:color="auto"/>
                <w:bottom w:val="none" w:sz="0" w:space="0" w:color="auto"/>
                <w:right w:val="none" w:sz="0" w:space="0" w:color="auto"/>
              </w:divBdr>
            </w:div>
            <w:div w:id="1151023821">
              <w:marLeft w:val="0"/>
              <w:marRight w:val="0"/>
              <w:marTop w:val="0"/>
              <w:marBottom w:val="0"/>
              <w:divBdr>
                <w:top w:val="none" w:sz="0" w:space="0" w:color="auto"/>
                <w:left w:val="none" w:sz="0" w:space="0" w:color="auto"/>
                <w:bottom w:val="none" w:sz="0" w:space="0" w:color="auto"/>
                <w:right w:val="none" w:sz="0" w:space="0" w:color="auto"/>
              </w:divBdr>
            </w:div>
            <w:div w:id="1182743141">
              <w:marLeft w:val="0"/>
              <w:marRight w:val="0"/>
              <w:marTop w:val="0"/>
              <w:marBottom w:val="0"/>
              <w:divBdr>
                <w:top w:val="none" w:sz="0" w:space="0" w:color="auto"/>
                <w:left w:val="none" w:sz="0" w:space="0" w:color="auto"/>
                <w:bottom w:val="none" w:sz="0" w:space="0" w:color="auto"/>
                <w:right w:val="none" w:sz="0" w:space="0" w:color="auto"/>
              </w:divBdr>
            </w:div>
            <w:div w:id="1225336096">
              <w:marLeft w:val="0"/>
              <w:marRight w:val="0"/>
              <w:marTop w:val="0"/>
              <w:marBottom w:val="0"/>
              <w:divBdr>
                <w:top w:val="none" w:sz="0" w:space="0" w:color="auto"/>
                <w:left w:val="none" w:sz="0" w:space="0" w:color="auto"/>
                <w:bottom w:val="none" w:sz="0" w:space="0" w:color="auto"/>
                <w:right w:val="none" w:sz="0" w:space="0" w:color="auto"/>
              </w:divBdr>
            </w:div>
            <w:div w:id="1232884750">
              <w:marLeft w:val="0"/>
              <w:marRight w:val="0"/>
              <w:marTop w:val="0"/>
              <w:marBottom w:val="0"/>
              <w:divBdr>
                <w:top w:val="none" w:sz="0" w:space="0" w:color="auto"/>
                <w:left w:val="none" w:sz="0" w:space="0" w:color="auto"/>
                <w:bottom w:val="none" w:sz="0" w:space="0" w:color="auto"/>
                <w:right w:val="none" w:sz="0" w:space="0" w:color="auto"/>
              </w:divBdr>
            </w:div>
            <w:div w:id="1517232136">
              <w:marLeft w:val="0"/>
              <w:marRight w:val="0"/>
              <w:marTop w:val="0"/>
              <w:marBottom w:val="0"/>
              <w:divBdr>
                <w:top w:val="none" w:sz="0" w:space="0" w:color="auto"/>
                <w:left w:val="none" w:sz="0" w:space="0" w:color="auto"/>
                <w:bottom w:val="none" w:sz="0" w:space="0" w:color="auto"/>
                <w:right w:val="none" w:sz="0" w:space="0" w:color="auto"/>
              </w:divBdr>
            </w:div>
            <w:div w:id="1538158380">
              <w:marLeft w:val="0"/>
              <w:marRight w:val="0"/>
              <w:marTop w:val="0"/>
              <w:marBottom w:val="0"/>
              <w:divBdr>
                <w:top w:val="none" w:sz="0" w:space="0" w:color="auto"/>
                <w:left w:val="none" w:sz="0" w:space="0" w:color="auto"/>
                <w:bottom w:val="none" w:sz="0" w:space="0" w:color="auto"/>
                <w:right w:val="none" w:sz="0" w:space="0" w:color="auto"/>
              </w:divBdr>
            </w:div>
            <w:div w:id="1617757835">
              <w:marLeft w:val="0"/>
              <w:marRight w:val="0"/>
              <w:marTop w:val="0"/>
              <w:marBottom w:val="0"/>
              <w:divBdr>
                <w:top w:val="none" w:sz="0" w:space="0" w:color="auto"/>
                <w:left w:val="none" w:sz="0" w:space="0" w:color="auto"/>
                <w:bottom w:val="none" w:sz="0" w:space="0" w:color="auto"/>
                <w:right w:val="none" w:sz="0" w:space="0" w:color="auto"/>
              </w:divBdr>
            </w:div>
            <w:div w:id="1723361224">
              <w:marLeft w:val="0"/>
              <w:marRight w:val="0"/>
              <w:marTop w:val="0"/>
              <w:marBottom w:val="0"/>
              <w:divBdr>
                <w:top w:val="none" w:sz="0" w:space="0" w:color="auto"/>
                <w:left w:val="none" w:sz="0" w:space="0" w:color="auto"/>
                <w:bottom w:val="none" w:sz="0" w:space="0" w:color="auto"/>
                <w:right w:val="none" w:sz="0" w:space="0" w:color="auto"/>
              </w:divBdr>
            </w:div>
            <w:div w:id="1738550600">
              <w:marLeft w:val="0"/>
              <w:marRight w:val="0"/>
              <w:marTop w:val="0"/>
              <w:marBottom w:val="0"/>
              <w:divBdr>
                <w:top w:val="none" w:sz="0" w:space="0" w:color="auto"/>
                <w:left w:val="none" w:sz="0" w:space="0" w:color="auto"/>
                <w:bottom w:val="none" w:sz="0" w:space="0" w:color="auto"/>
                <w:right w:val="none" w:sz="0" w:space="0" w:color="auto"/>
              </w:divBdr>
            </w:div>
            <w:div w:id="1801338393">
              <w:marLeft w:val="0"/>
              <w:marRight w:val="0"/>
              <w:marTop w:val="0"/>
              <w:marBottom w:val="0"/>
              <w:divBdr>
                <w:top w:val="none" w:sz="0" w:space="0" w:color="auto"/>
                <w:left w:val="none" w:sz="0" w:space="0" w:color="auto"/>
                <w:bottom w:val="none" w:sz="0" w:space="0" w:color="auto"/>
                <w:right w:val="none" w:sz="0" w:space="0" w:color="auto"/>
              </w:divBdr>
            </w:div>
            <w:div w:id="1904098885">
              <w:marLeft w:val="0"/>
              <w:marRight w:val="0"/>
              <w:marTop w:val="0"/>
              <w:marBottom w:val="0"/>
              <w:divBdr>
                <w:top w:val="none" w:sz="0" w:space="0" w:color="auto"/>
                <w:left w:val="none" w:sz="0" w:space="0" w:color="auto"/>
                <w:bottom w:val="none" w:sz="0" w:space="0" w:color="auto"/>
                <w:right w:val="none" w:sz="0" w:space="0" w:color="auto"/>
              </w:divBdr>
            </w:div>
            <w:div w:id="1951859481">
              <w:marLeft w:val="0"/>
              <w:marRight w:val="0"/>
              <w:marTop w:val="0"/>
              <w:marBottom w:val="0"/>
              <w:divBdr>
                <w:top w:val="none" w:sz="0" w:space="0" w:color="auto"/>
                <w:left w:val="none" w:sz="0" w:space="0" w:color="auto"/>
                <w:bottom w:val="none" w:sz="0" w:space="0" w:color="auto"/>
                <w:right w:val="none" w:sz="0" w:space="0" w:color="auto"/>
              </w:divBdr>
            </w:div>
            <w:div w:id="1970933531">
              <w:marLeft w:val="0"/>
              <w:marRight w:val="0"/>
              <w:marTop w:val="0"/>
              <w:marBottom w:val="0"/>
              <w:divBdr>
                <w:top w:val="none" w:sz="0" w:space="0" w:color="auto"/>
                <w:left w:val="none" w:sz="0" w:space="0" w:color="auto"/>
                <w:bottom w:val="none" w:sz="0" w:space="0" w:color="auto"/>
                <w:right w:val="none" w:sz="0" w:space="0" w:color="auto"/>
              </w:divBdr>
            </w:div>
            <w:div w:id="2052143122">
              <w:marLeft w:val="0"/>
              <w:marRight w:val="0"/>
              <w:marTop w:val="0"/>
              <w:marBottom w:val="0"/>
              <w:divBdr>
                <w:top w:val="none" w:sz="0" w:space="0" w:color="auto"/>
                <w:left w:val="none" w:sz="0" w:space="0" w:color="auto"/>
                <w:bottom w:val="none" w:sz="0" w:space="0" w:color="auto"/>
                <w:right w:val="none" w:sz="0" w:space="0" w:color="auto"/>
              </w:divBdr>
            </w:div>
            <w:div w:id="2074546330">
              <w:marLeft w:val="0"/>
              <w:marRight w:val="0"/>
              <w:marTop w:val="0"/>
              <w:marBottom w:val="0"/>
              <w:divBdr>
                <w:top w:val="none" w:sz="0" w:space="0" w:color="auto"/>
                <w:left w:val="none" w:sz="0" w:space="0" w:color="auto"/>
                <w:bottom w:val="none" w:sz="0" w:space="0" w:color="auto"/>
                <w:right w:val="none" w:sz="0" w:space="0" w:color="auto"/>
              </w:divBdr>
            </w:div>
            <w:div w:id="208117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5064">
      <w:bodyDiv w:val="1"/>
      <w:marLeft w:val="0"/>
      <w:marRight w:val="0"/>
      <w:marTop w:val="0"/>
      <w:marBottom w:val="0"/>
      <w:divBdr>
        <w:top w:val="none" w:sz="0" w:space="0" w:color="auto"/>
        <w:left w:val="none" w:sz="0" w:space="0" w:color="auto"/>
        <w:bottom w:val="none" w:sz="0" w:space="0" w:color="auto"/>
        <w:right w:val="none" w:sz="0" w:space="0" w:color="auto"/>
      </w:divBdr>
    </w:div>
    <w:div w:id="1160577166">
      <w:bodyDiv w:val="1"/>
      <w:marLeft w:val="0"/>
      <w:marRight w:val="0"/>
      <w:marTop w:val="0"/>
      <w:marBottom w:val="0"/>
      <w:divBdr>
        <w:top w:val="none" w:sz="0" w:space="0" w:color="auto"/>
        <w:left w:val="none" w:sz="0" w:space="0" w:color="auto"/>
        <w:bottom w:val="none" w:sz="0" w:space="0" w:color="auto"/>
        <w:right w:val="none" w:sz="0" w:space="0" w:color="auto"/>
      </w:divBdr>
    </w:div>
    <w:div w:id="1172991040">
      <w:bodyDiv w:val="1"/>
      <w:marLeft w:val="0"/>
      <w:marRight w:val="0"/>
      <w:marTop w:val="0"/>
      <w:marBottom w:val="0"/>
      <w:divBdr>
        <w:top w:val="none" w:sz="0" w:space="0" w:color="auto"/>
        <w:left w:val="none" w:sz="0" w:space="0" w:color="auto"/>
        <w:bottom w:val="none" w:sz="0" w:space="0" w:color="auto"/>
        <w:right w:val="none" w:sz="0" w:space="0" w:color="auto"/>
      </w:divBdr>
      <w:divsChild>
        <w:div w:id="1416780047">
          <w:marLeft w:val="0"/>
          <w:marRight w:val="0"/>
          <w:marTop w:val="0"/>
          <w:marBottom w:val="0"/>
          <w:divBdr>
            <w:top w:val="none" w:sz="0" w:space="0" w:color="auto"/>
            <w:left w:val="none" w:sz="0" w:space="0" w:color="auto"/>
            <w:bottom w:val="none" w:sz="0" w:space="0" w:color="auto"/>
            <w:right w:val="none" w:sz="0" w:space="0" w:color="auto"/>
          </w:divBdr>
        </w:div>
      </w:divsChild>
    </w:div>
    <w:div w:id="1187982637">
      <w:bodyDiv w:val="1"/>
      <w:marLeft w:val="0"/>
      <w:marRight w:val="0"/>
      <w:marTop w:val="0"/>
      <w:marBottom w:val="0"/>
      <w:divBdr>
        <w:top w:val="none" w:sz="0" w:space="0" w:color="auto"/>
        <w:left w:val="none" w:sz="0" w:space="0" w:color="auto"/>
        <w:bottom w:val="none" w:sz="0" w:space="0" w:color="auto"/>
        <w:right w:val="none" w:sz="0" w:space="0" w:color="auto"/>
      </w:divBdr>
      <w:divsChild>
        <w:div w:id="1404907735">
          <w:marLeft w:val="0"/>
          <w:marRight w:val="0"/>
          <w:marTop w:val="0"/>
          <w:marBottom w:val="0"/>
          <w:divBdr>
            <w:top w:val="none" w:sz="0" w:space="0" w:color="auto"/>
            <w:left w:val="none" w:sz="0" w:space="0" w:color="auto"/>
            <w:bottom w:val="none" w:sz="0" w:space="0" w:color="auto"/>
            <w:right w:val="none" w:sz="0" w:space="0" w:color="auto"/>
          </w:divBdr>
        </w:div>
      </w:divsChild>
    </w:div>
    <w:div w:id="1190026875">
      <w:bodyDiv w:val="1"/>
      <w:marLeft w:val="0"/>
      <w:marRight w:val="0"/>
      <w:marTop w:val="0"/>
      <w:marBottom w:val="0"/>
      <w:divBdr>
        <w:top w:val="none" w:sz="0" w:space="0" w:color="auto"/>
        <w:left w:val="none" w:sz="0" w:space="0" w:color="auto"/>
        <w:bottom w:val="none" w:sz="0" w:space="0" w:color="auto"/>
        <w:right w:val="none" w:sz="0" w:space="0" w:color="auto"/>
      </w:divBdr>
      <w:divsChild>
        <w:div w:id="1546261037">
          <w:marLeft w:val="0"/>
          <w:marRight w:val="0"/>
          <w:marTop w:val="0"/>
          <w:marBottom w:val="0"/>
          <w:divBdr>
            <w:top w:val="none" w:sz="0" w:space="0" w:color="auto"/>
            <w:left w:val="none" w:sz="0" w:space="0" w:color="auto"/>
            <w:bottom w:val="none" w:sz="0" w:space="0" w:color="auto"/>
            <w:right w:val="none" w:sz="0" w:space="0" w:color="auto"/>
          </w:divBdr>
          <w:divsChild>
            <w:div w:id="9741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84957">
      <w:bodyDiv w:val="1"/>
      <w:marLeft w:val="0"/>
      <w:marRight w:val="0"/>
      <w:marTop w:val="0"/>
      <w:marBottom w:val="0"/>
      <w:divBdr>
        <w:top w:val="none" w:sz="0" w:space="0" w:color="auto"/>
        <w:left w:val="none" w:sz="0" w:space="0" w:color="auto"/>
        <w:bottom w:val="none" w:sz="0" w:space="0" w:color="auto"/>
        <w:right w:val="none" w:sz="0" w:space="0" w:color="auto"/>
      </w:divBdr>
      <w:divsChild>
        <w:div w:id="1573734260">
          <w:marLeft w:val="0"/>
          <w:marRight w:val="0"/>
          <w:marTop w:val="0"/>
          <w:marBottom w:val="0"/>
          <w:divBdr>
            <w:top w:val="none" w:sz="0" w:space="0" w:color="auto"/>
            <w:left w:val="none" w:sz="0" w:space="0" w:color="auto"/>
            <w:bottom w:val="none" w:sz="0" w:space="0" w:color="auto"/>
            <w:right w:val="none" w:sz="0" w:space="0" w:color="auto"/>
          </w:divBdr>
        </w:div>
      </w:divsChild>
    </w:div>
    <w:div w:id="1216694443">
      <w:bodyDiv w:val="1"/>
      <w:marLeft w:val="0"/>
      <w:marRight w:val="0"/>
      <w:marTop w:val="0"/>
      <w:marBottom w:val="0"/>
      <w:divBdr>
        <w:top w:val="none" w:sz="0" w:space="0" w:color="auto"/>
        <w:left w:val="none" w:sz="0" w:space="0" w:color="auto"/>
        <w:bottom w:val="none" w:sz="0" w:space="0" w:color="auto"/>
        <w:right w:val="none" w:sz="0" w:space="0" w:color="auto"/>
      </w:divBdr>
    </w:div>
    <w:div w:id="1227687835">
      <w:bodyDiv w:val="1"/>
      <w:marLeft w:val="0"/>
      <w:marRight w:val="0"/>
      <w:marTop w:val="0"/>
      <w:marBottom w:val="0"/>
      <w:divBdr>
        <w:top w:val="none" w:sz="0" w:space="0" w:color="auto"/>
        <w:left w:val="none" w:sz="0" w:space="0" w:color="auto"/>
        <w:bottom w:val="none" w:sz="0" w:space="0" w:color="auto"/>
        <w:right w:val="none" w:sz="0" w:space="0" w:color="auto"/>
      </w:divBdr>
    </w:div>
    <w:div w:id="1230649567">
      <w:bodyDiv w:val="1"/>
      <w:marLeft w:val="0"/>
      <w:marRight w:val="0"/>
      <w:marTop w:val="0"/>
      <w:marBottom w:val="0"/>
      <w:divBdr>
        <w:top w:val="none" w:sz="0" w:space="0" w:color="auto"/>
        <w:left w:val="none" w:sz="0" w:space="0" w:color="auto"/>
        <w:bottom w:val="none" w:sz="0" w:space="0" w:color="auto"/>
        <w:right w:val="none" w:sz="0" w:space="0" w:color="auto"/>
      </w:divBdr>
    </w:div>
    <w:div w:id="1231503368">
      <w:bodyDiv w:val="1"/>
      <w:marLeft w:val="0"/>
      <w:marRight w:val="0"/>
      <w:marTop w:val="0"/>
      <w:marBottom w:val="0"/>
      <w:divBdr>
        <w:top w:val="none" w:sz="0" w:space="0" w:color="auto"/>
        <w:left w:val="none" w:sz="0" w:space="0" w:color="auto"/>
        <w:bottom w:val="none" w:sz="0" w:space="0" w:color="auto"/>
        <w:right w:val="none" w:sz="0" w:space="0" w:color="auto"/>
      </w:divBdr>
    </w:div>
    <w:div w:id="1237588978">
      <w:bodyDiv w:val="1"/>
      <w:marLeft w:val="0"/>
      <w:marRight w:val="0"/>
      <w:marTop w:val="0"/>
      <w:marBottom w:val="0"/>
      <w:divBdr>
        <w:top w:val="none" w:sz="0" w:space="0" w:color="auto"/>
        <w:left w:val="none" w:sz="0" w:space="0" w:color="auto"/>
        <w:bottom w:val="none" w:sz="0" w:space="0" w:color="auto"/>
        <w:right w:val="none" w:sz="0" w:space="0" w:color="auto"/>
      </w:divBdr>
      <w:divsChild>
        <w:div w:id="663972269">
          <w:marLeft w:val="0"/>
          <w:marRight w:val="0"/>
          <w:marTop w:val="0"/>
          <w:marBottom w:val="0"/>
          <w:divBdr>
            <w:top w:val="none" w:sz="0" w:space="0" w:color="auto"/>
            <w:left w:val="none" w:sz="0" w:space="0" w:color="auto"/>
            <w:bottom w:val="none" w:sz="0" w:space="0" w:color="auto"/>
            <w:right w:val="none" w:sz="0" w:space="0" w:color="auto"/>
          </w:divBdr>
        </w:div>
      </w:divsChild>
    </w:div>
    <w:div w:id="1241057386">
      <w:bodyDiv w:val="1"/>
      <w:marLeft w:val="0"/>
      <w:marRight w:val="0"/>
      <w:marTop w:val="0"/>
      <w:marBottom w:val="0"/>
      <w:divBdr>
        <w:top w:val="none" w:sz="0" w:space="0" w:color="auto"/>
        <w:left w:val="none" w:sz="0" w:space="0" w:color="auto"/>
        <w:bottom w:val="none" w:sz="0" w:space="0" w:color="auto"/>
        <w:right w:val="none" w:sz="0" w:space="0" w:color="auto"/>
      </w:divBdr>
    </w:div>
    <w:div w:id="1246456910">
      <w:bodyDiv w:val="1"/>
      <w:marLeft w:val="0"/>
      <w:marRight w:val="0"/>
      <w:marTop w:val="0"/>
      <w:marBottom w:val="0"/>
      <w:divBdr>
        <w:top w:val="none" w:sz="0" w:space="0" w:color="auto"/>
        <w:left w:val="none" w:sz="0" w:space="0" w:color="auto"/>
        <w:bottom w:val="none" w:sz="0" w:space="0" w:color="auto"/>
        <w:right w:val="none" w:sz="0" w:space="0" w:color="auto"/>
      </w:divBdr>
      <w:divsChild>
        <w:div w:id="609974219">
          <w:marLeft w:val="0"/>
          <w:marRight w:val="0"/>
          <w:marTop w:val="0"/>
          <w:marBottom w:val="0"/>
          <w:divBdr>
            <w:top w:val="none" w:sz="0" w:space="0" w:color="auto"/>
            <w:left w:val="none" w:sz="0" w:space="0" w:color="auto"/>
            <w:bottom w:val="none" w:sz="0" w:space="0" w:color="auto"/>
            <w:right w:val="none" w:sz="0" w:space="0" w:color="auto"/>
          </w:divBdr>
        </w:div>
      </w:divsChild>
    </w:div>
    <w:div w:id="1258634171">
      <w:bodyDiv w:val="1"/>
      <w:marLeft w:val="0"/>
      <w:marRight w:val="0"/>
      <w:marTop w:val="0"/>
      <w:marBottom w:val="0"/>
      <w:divBdr>
        <w:top w:val="none" w:sz="0" w:space="0" w:color="auto"/>
        <w:left w:val="none" w:sz="0" w:space="0" w:color="auto"/>
        <w:bottom w:val="none" w:sz="0" w:space="0" w:color="auto"/>
        <w:right w:val="none" w:sz="0" w:space="0" w:color="auto"/>
      </w:divBdr>
    </w:div>
    <w:div w:id="1265653023">
      <w:bodyDiv w:val="1"/>
      <w:marLeft w:val="0"/>
      <w:marRight w:val="0"/>
      <w:marTop w:val="0"/>
      <w:marBottom w:val="0"/>
      <w:divBdr>
        <w:top w:val="none" w:sz="0" w:space="0" w:color="auto"/>
        <w:left w:val="none" w:sz="0" w:space="0" w:color="auto"/>
        <w:bottom w:val="none" w:sz="0" w:space="0" w:color="auto"/>
        <w:right w:val="none" w:sz="0" w:space="0" w:color="auto"/>
      </w:divBdr>
      <w:divsChild>
        <w:div w:id="462387190">
          <w:marLeft w:val="0"/>
          <w:marRight w:val="0"/>
          <w:marTop w:val="0"/>
          <w:marBottom w:val="0"/>
          <w:divBdr>
            <w:top w:val="none" w:sz="0" w:space="0" w:color="auto"/>
            <w:left w:val="none" w:sz="0" w:space="0" w:color="auto"/>
            <w:bottom w:val="none" w:sz="0" w:space="0" w:color="auto"/>
            <w:right w:val="none" w:sz="0" w:space="0" w:color="auto"/>
          </w:divBdr>
        </w:div>
      </w:divsChild>
    </w:div>
    <w:div w:id="1266353427">
      <w:bodyDiv w:val="1"/>
      <w:marLeft w:val="0"/>
      <w:marRight w:val="0"/>
      <w:marTop w:val="0"/>
      <w:marBottom w:val="0"/>
      <w:divBdr>
        <w:top w:val="none" w:sz="0" w:space="0" w:color="auto"/>
        <w:left w:val="none" w:sz="0" w:space="0" w:color="auto"/>
        <w:bottom w:val="none" w:sz="0" w:space="0" w:color="auto"/>
        <w:right w:val="none" w:sz="0" w:space="0" w:color="auto"/>
      </w:divBdr>
    </w:div>
    <w:div w:id="1275478459">
      <w:bodyDiv w:val="1"/>
      <w:marLeft w:val="0"/>
      <w:marRight w:val="0"/>
      <w:marTop w:val="0"/>
      <w:marBottom w:val="0"/>
      <w:divBdr>
        <w:top w:val="none" w:sz="0" w:space="0" w:color="auto"/>
        <w:left w:val="none" w:sz="0" w:space="0" w:color="auto"/>
        <w:bottom w:val="none" w:sz="0" w:space="0" w:color="auto"/>
        <w:right w:val="none" w:sz="0" w:space="0" w:color="auto"/>
      </w:divBdr>
      <w:divsChild>
        <w:div w:id="550309671">
          <w:marLeft w:val="0"/>
          <w:marRight w:val="0"/>
          <w:marTop w:val="0"/>
          <w:marBottom w:val="0"/>
          <w:divBdr>
            <w:top w:val="none" w:sz="0" w:space="0" w:color="auto"/>
            <w:left w:val="none" w:sz="0" w:space="0" w:color="auto"/>
            <w:bottom w:val="none" w:sz="0" w:space="0" w:color="auto"/>
            <w:right w:val="none" w:sz="0" w:space="0" w:color="auto"/>
          </w:divBdr>
        </w:div>
      </w:divsChild>
    </w:div>
    <w:div w:id="1275863440">
      <w:bodyDiv w:val="1"/>
      <w:marLeft w:val="0"/>
      <w:marRight w:val="0"/>
      <w:marTop w:val="0"/>
      <w:marBottom w:val="0"/>
      <w:divBdr>
        <w:top w:val="none" w:sz="0" w:space="0" w:color="auto"/>
        <w:left w:val="none" w:sz="0" w:space="0" w:color="auto"/>
        <w:bottom w:val="none" w:sz="0" w:space="0" w:color="auto"/>
        <w:right w:val="none" w:sz="0" w:space="0" w:color="auto"/>
      </w:divBdr>
    </w:div>
    <w:div w:id="1282833643">
      <w:bodyDiv w:val="1"/>
      <w:marLeft w:val="0"/>
      <w:marRight w:val="0"/>
      <w:marTop w:val="0"/>
      <w:marBottom w:val="0"/>
      <w:divBdr>
        <w:top w:val="none" w:sz="0" w:space="0" w:color="auto"/>
        <w:left w:val="none" w:sz="0" w:space="0" w:color="auto"/>
        <w:bottom w:val="none" w:sz="0" w:space="0" w:color="auto"/>
        <w:right w:val="none" w:sz="0" w:space="0" w:color="auto"/>
      </w:divBdr>
    </w:div>
    <w:div w:id="1291091836">
      <w:bodyDiv w:val="1"/>
      <w:marLeft w:val="0"/>
      <w:marRight w:val="0"/>
      <w:marTop w:val="0"/>
      <w:marBottom w:val="0"/>
      <w:divBdr>
        <w:top w:val="none" w:sz="0" w:space="0" w:color="auto"/>
        <w:left w:val="none" w:sz="0" w:space="0" w:color="auto"/>
        <w:bottom w:val="none" w:sz="0" w:space="0" w:color="auto"/>
        <w:right w:val="none" w:sz="0" w:space="0" w:color="auto"/>
      </w:divBdr>
    </w:div>
    <w:div w:id="1292441148">
      <w:bodyDiv w:val="1"/>
      <w:marLeft w:val="0"/>
      <w:marRight w:val="0"/>
      <w:marTop w:val="0"/>
      <w:marBottom w:val="0"/>
      <w:divBdr>
        <w:top w:val="none" w:sz="0" w:space="0" w:color="auto"/>
        <w:left w:val="none" w:sz="0" w:space="0" w:color="auto"/>
        <w:bottom w:val="none" w:sz="0" w:space="0" w:color="auto"/>
        <w:right w:val="none" w:sz="0" w:space="0" w:color="auto"/>
      </w:divBdr>
    </w:div>
    <w:div w:id="1296912353">
      <w:bodyDiv w:val="1"/>
      <w:marLeft w:val="0"/>
      <w:marRight w:val="0"/>
      <w:marTop w:val="0"/>
      <w:marBottom w:val="0"/>
      <w:divBdr>
        <w:top w:val="none" w:sz="0" w:space="0" w:color="auto"/>
        <w:left w:val="none" w:sz="0" w:space="0" w:color="auto"/>
        <w:bottom w:val="none" w:sz="0" w:space="0" w:color="auto"/>
        <w:right w:val="none" w:sz="0" w:space="0" w:color="auto"/>
      </w:divBdr>
    </w:div>
    <w:div w:id="1299457279">
      <w:bodyDiv w:val="1"/>
      <w:marLeft w:val="0"/>
      <w:marRight w:val="0"/>
      <w:marTop w:val="0"/>
      <w:marBottom w:val="0"/>
      <w:divBdr>
        <w:top w:val="none" w:sz="0" w:space="0" w:color="auto"/>
        <w:left w:val="none" w:sz="0" w:space="0" w:color="auto"/>
        <w:bottom w:val="none" w:sz="0" w:space="0" w:color="auto"/>
        <w:right w:val="none" w:sz="0" w:space="0" w:color="auto"/>
      </w:divBdr>
    </w:div>
    <w:div w:id="1306661228">
      <w:bodyDiv w:val="1"/>
      <w:marLeft w:val="0"/>
      <w:marRight w:val="0"/>
      <w:marTop w:val="0"/>
      <w:marBottom w:val="0"/>
      <w:divBdr>
        <w:top w:val="none" w:sz="0" w:space="0" w:color="auto"/>
        <w:left w:val="none" w:sz="0" w:space="0" w:color="auto"/>
        <w:bottom w:val="none" w:sz="0" w:space="0" w:color="auto"/>
        <w:right w:val="none" w:sz="0" w:space="0" w:color="auto"/>
      </w:divBdr>
    </w:div>
    <w:div w:id="1307391135">
      <w:bodyDiv w:val="1"/>
      <w:marLeft w:val="0"/>
      <w:marRight w:val="0"/>
      <w:marTop w:val="0"/>
      <w:marBottom w:val="0"/>
      <w:divBdr>
        <w:top w:val="none" w:sz="0" w:space="0" w:color="auto"/>
        <w:left w:val="none" w:sz="0" w:space="0" w:color="auto"/>
        <w:bottom w:val="none" w:sz="0" w:space="0" w:color="auto"/>
        <w:right w:val="none" w:sz="0" w:space="0" w:color="auto"/>
      </w:divBdr>
      <w:divsChild>
        <w:div w:id="1756169725">
          <w:marLeft w:val="0"/>
          <w:marRight w:val="0"/>
          <w:marTop w:val="0"/>
          <w:marBottom w:val="0"/>
          <w:divBdr>
            <w:top w:val="none" w:sz="0" w:space="0" w:color="auto"/>
            <w:left w:val="none" w:sz="0" w:space="0" w:color="auto"/>
            <w:bottom w:val="none" w:sz="0" w:space="0" w:color="auto"/>
            <w:right w:val="none" w:sz="0" w:space="0" w:color="auto"/>
          </w:divBdr>
        </w:div>
      </w:divsChild>
    </w:div>
    <w:div w:id="1312363375">
      <w:bodyDiv w:val="1"/>
      <w:marLeft w:val="0"/>
      <w:marRight w:val="0"/>
      <w:marTop w:val="0"/>
      <w:marBottom w:val="0"/>
      <w:divBdr>
        <w:top w:val="none" w:sz="0" w:space="0" w:color="auto"/>
        <w:left w:val="none" w:sz="0" w:space="0" w:color="auto"/>
        <w:bottom w:val="none" w:sz="0" w:space="0" w:color="auto"/>
        <w:right w:val="none" w:sz="0" w:space="0" w:color="auto"/>
      </w:divBdr>
    </w:div>
    <w:div w:id="1316184454">
      <w:bodyDiv w:val="1"/>
      <w:marLeft w:val="0"/>
      <w:marRight w:val="0"/>
      <w:marTop w:val="0"/>
      <w:marBottom w:val="0"/>
      <w:divBdr>
        <w:top w:val="none" w:sz="0" w:space="0" w:color="auto"/>
        <w:left w:val="none" w:sz="0" w:space="0" w:color="auto"/>
        <w:bottom w:val="none" w:sz="0" w:space="0" w:color="auto"/>
        <w:right w:val="none" w:sz="0" w:space="0" w:color="auto"/>
      </w:divBdr>
    </w:div>
    <w:div w:id="1344479981">
      <w:bodyDiv w:val="1"/>
      <w:marLeft w:val="0"/>
      <w:marRight w:val="0"/>
      <w:marTop w:val="0"/>
      <w:marBottom w:val="0"/>
      <w:divBdr>
        <w:top w:val="none" w:sz="0" w:space="0" w:color="auto"/>
        <w:left w:val="none" w:sz="0" w:space="0" w:color="auto"/>
        <w:bottom w:val="none" w:sz="0" w:space="0" w:color="auto"/>
        <w:right w:val="none" w:sz="0" w:space="0" w:color="auto"/>
      </w:divBdr>
    </w:div>
    <w:div w:id="1357462670">
      <w:bodyDiv w:val="1"/>
      <w:marLeft w:val="0"/>
      <w:marRight w:val="0"/>
      <w:marTop w:val="0"/>
      <w:marBottom w:val="0"/>
      <w:divBdr>
        <w:top w:val="none" w:sz="0" w:space="0" w:color="auto"/>
        <w:left w:val="none" w:sz="0" w:space="0" w:color="auto"/>
        <w:bottom w:val="none" w:sz="0" w:space="0" w:color="auto"/>
        <w:right w:val="none" w:sz="0" w:space="0" w:color="auto"/>
      </w:divBdr>
      <w:divsChild>
        <w:div w:id="796490349">
          <w:marLeft w:val="0"/>
          <w:marRight w:val="0"/>
          <w:marTop w:val="0"/>
          <w:marBottom w:val="0"/>
          <w:divBdr>
            <w:top w:val="none" w:sz="0" w:space="0" w:color="auto"/>
            <w:left w:val="none" w:sz="0" w:space="0" w:color="auto"/>
            <w:bottom w:val="none" w:sz="0" w:space="0" w:color="auto"/>
            <w:right w:val="none" w:sz="0" w:space="0" w:color="auto"/>
          </w:divBdr>
          <w:divsChild>
            <w:div w:id="65568324">
              <w:marLeft w:val="0"/>
              <w:marRight w:val="0"/>
              <w:marTop w:val="0"/>
              <w:marBottom w:val="0"/>
              <w:divBdr>
                <w:top w:val="none" w:sz="0" w:space="0" w:color="auto"/>
                <w:left w:val="none" w:sz="0" w:space="0" w:color="auto"/>
                <w:bottom w:val="none" w:sz="0" w:space="0" w:color="auto"/>
                <w:right w:val="none" w:sz="0" w:space="0" w:color="auto"/>
              </w:divBdr>
            </w:div>
            <w:div w:id="213783745">
              <w:marLeft w:val="0"/>
              <w:marRight w:val="0"/>
              <w:marTop w:val="0"/>
              <w:marBottom w:val="0"/>
              <w:divBdr>
                <w:top w:val="none" w:sz="0" w:space="0" w:color="auto"/>
                <w:left w:val="none" w:sz="0" w:space="0" w:color="auto"/>
                <w:bottom w:val="none" w:sz="0" w:space="0" w:color="auto"/>
                <w:right w:val="none" w:sz="0" w:space="0" w:color="auto"/>
              </w:divBdr>
            </w:div>
            <w:div w:id="217202784">
              <w:marLeft w:val="0"/>
              <w:marRight w:val="0"/>
              <w:marTop w:val="0"/>
              <w:marBottom w:val="0"/>
              <w:divBdr>
                <w:top w:val="none" w:sz="0" w:space="0" w:color="auto"/>
                <w:left w:val="none" w:sz="0" w:space="0" w:color="auto"/>
                <w:bottom w:val="none" w:sz="0" w:space="0" w:color="auto"/>
                <w:right w:val="none" w:sz="0" w:space="0" w:color="auto"/>
              </w:divBdr>
            </w:div>
            <w:div w:id="218562964">
              <w:marLeft w:val="0"/>
              <w:marRight w:val="0"/>
              <w:marTop w:val="0"/>
              <w:marBottom w:val="0"/>
              <w:divBdr>
                <w:top w:val="none" w:sz="0" w:space="0" w:color="auto"/>
                <w:left w:val="none" w:sz="0" w:space="0" w:color="auto"/>
                <w:bottom w:val="none" w:sz="0" w:space="0" w:color="auto"/>
                <w:right w:val="none" w:sz="0" w:space="0" w:color="auto"/>
              </w:divBdr>
            </w:div>
            <w:div w:id="225914673">
              <w:marLeft w:val="0"/>
              <w:marRight w:val="0"/>
              <w:marTop w:val="0"/>
              <w:marBottom w:val="0"/>
              <w:divBdr>
                <w:top w:val="none" w:sz="0" w:space="0" w:color="auto"/>
                <w:left w:val="none" w:sz="0" w:space="0" w:color="auto"/>
                <w:bottom w:val="none" w:sz="0" w:space="0" w:color="auto"/>
                <w:right w:val="none" w:sz="0" w:space="0" w:color="auto"/>
              </w:divBdr>
            </w:div>
            <w:div w:id="256451827">
              <w:marLeft w:val="0"/>
              <w:marRight w:val="0"/>
              <w:marTop w:val="0"/>
              <w:marBottom w:val="0"/>
              <w:divBdr>
                <w:top w:val="none" w:sz="0" w:space="0" w:color="auto"/>
                <w:left w:val="none" w:sz="0" w:space="0" w:color="auto"/>
                <w:bottom w:val="none" w:sz="0" w:space="0" w:color="auto"/>
                <w:right w:val="none" w:sz="0" w:space="0" w:color="auto"/>
              </w:divBdr>
            </w:div>
            <w:div w:id="313876004">
              <w:marLeft w:val="0"/>
              <w:marRight w:val="0"/>
              <w:marTop w:val="0"/>
              <w:marBottom w:val="0"/>
              <w:divBdr>
                <w:top w:val="none" w:sz="0" w:space="0" w:color="auto"/>
                <w:left w:val="none" w:sz="0" w:space="0" w:color="auto"/>
                <w:bottom w:val="none" w:sz="0" w:space="0" w:color="auto"/>
                <w:right w:val="none" w:sz="0" w:space="0" w:color="auto"/>
              </w:divBdr>
            </w:div>
            <w:div w:id="344792238">
              <w:marLeft w:val="0"/>
              <w:marRight w:val="0"/>
              <w:marTop w:val="0"/>
              <w:marBottom w:val="0"/>
              <w:divBdr>
                <w:top w:val="none" w:sz="0" w:space="0" w:color="auto"/>
                <w:left w:val="none" w:sz="0" w:space="0" w:color="auto"/>
                <w:bottom w:val="none" w:sz="0" w:space="0" w:color="auto"/>
                <w:right w:val="none" w:sz="0" w:space="0" w:color="auto"/>
              </w:divBdr>
            </w:div>
            <w:div w:id="622882763">
              <w:marLeft w:val="0"/>
              <w:marRight w:val="0"/>
              <w:marTop w:val="0"/>
              <w:marBottom w:val="0"/>
              <w:divBdr>
                <w:top w:val="none" w:sz="0" w:space="0" w:color="auto"/>
                <w:left w:val="none" w:sz="0" w:space="0" w:color="auto"/>
                <w:bottom w:val="none" w:sz="0" w:space="0" w:color="auto"/>
                <w:right w:val="none" w:sz="0" w:space="0" w:color="auto"/>
              </w:divBdr>
            </w:div>
            <w:div w:id="645549167">
              <w:marLeft w:val="0"/>
              <w:marRight w:val="0"/>
              <w:marTop w:val="0"/>
              <w:marBottom w:val="0"/>
              <w:divBdr>
                <w:top w:val="none" w:sz="0" w:space="0" w:color="auto"/>
                <w:left w:val="none" w:sz="0" w:space="0" w:color="auto"/>
                <w:bottom w:val="none" w:sz="0" w:space="0" w:color="auto"/>
                <w:right w:val="none" w:sz="0" w:space="0" w:color="auto"/>
              </w:divBdr>
            </w:div>
            <w:div w:id="666127720">
              <w:marLeft w:val="0"/>
              <w:marRight w:val="0"/>
              <w:marTop w:val="0"/>
              <w:marBottom w:val="0"/>
              <w:divBdr>
                <w:top w:val="none" w:sz="0" w:space="0" w:color="auto"/>
                <w:left w:val="none" w:sz="0" w:space="0" w:color="auto"/>
                <w:bottom w:val="none" w:sz="0" w:space="0" w:color="auto"/>
                <w:right w:val="none" w:sz="0" w:space="0" w:color="auto"/>
              </w:divBdr>
            </w:div>
            <w:div w:id="701787143">
              <w:marLeft w:val="0"/>
              <w:marRight w:val="0"/>
              <w:marTop w:val="0"/>
              <w:marBottom w:val="0"/>
              <w:divBdr>
                <w:top w:val="none" w:sz="0" w:space="0" w:color="auto"/>
                <w:left w:val="none" w:sz="0" w:space="0" w:color="auto"/>
                <w:bottom w:val="none" w:sz="0" w:space="0" w:color="auto"/>
                <w:right w:val="none" w:sz="0" w:space="0" w:color="auto"/>
              </w:divBdr>
            </w:div>
            <w:div w:id="702897913">
              <w:marLeft w:val="0"/>
              <w:marRight w:val="0"/>
              <w:marTop w:val="0"/>
              <w:marBottom w:val="0"/>
              <w:divBdr>
                <w:top w:val="none" w:sz="0" w:space="0" w:color="auto"/>
                <w:left w:val="none" w:sz="0" w:space="0" w:color="auto"/>
                <w:bottom w:val="none" w:sz="0" w:space="0" w:color="auto"/>
                <w:right w:val="none" w:sz="0" w:space="0" w:color="auto"/>
              </w:divBdr>
            </w:div>
            <w:div w:id="719133667">
              <w:marLeft w:val="0"/>
              <w:marRight w:val="0"/>
              <w:marTop w:val="0"/>
              <w:marBottom w:val="0"/>
              <w:divBdr>
                <w:top w:val="none" w:sz="0" w:space="0" w:color="auto"/>
                <w:left w:val="none" w:sz="0" w:space="0" w:color="auto"/>
                <w:bottom w:val="none" w:sz="0" w:space="0" w:color="auto"/>
                <w:right w:val="none" w:sz="0" w:space="0" w:color="auto"/>
              </w:divBdr>
            </w:div>
            <w:div w:id="893856496">
              <w:marLeft w:val="0"/>
              <w:marRight w:val="0"/>
              <w:marTop w:val="0"/>
              <w:marBottom w:val="0"/>
              <w:divBdr>
                <w:top w:val="none" w:sz="0" w:space="0" w:color="auto"/>
                <w:left w:val="none" w:sz="0" w:space="0" w:color="auto"/>
                <w:bottom w:val="none" w:sz="0" w:space="0" w:color="auto"/>
                <w:right w:val="none" w:sz="0" w:space="0" w:color="auto"/>
              </w:divBdr>
            </w:div>
            <w:div w:id="938870565">
              <w:marLeft w:val="0"/>
              <w:marRight w:val="0"/>
              <w:marTop w:val="0"/>
              <w:marBottom w:val="0"/>
              <w:divBdr>
                <w:top w:val="none" w:sz="0" w:space="0" w:color="auto"/>
                <w:left w:val="none" w:sz="0" w:space="0" w:color="auto"/>
                <w:bottom w:val="none" w:sz="0" w:space="0" w:color="auto"/>
                <w:right w:val="none" w:sz="0" w:space="0" w:color="auto"/>
              </w:divBdr>
            </w:div>
            <w:div w:id="997347615">
              <w:marLeft w:val="0"/>
              <w:marRight w:val="0"/>
              <w:marTop w:val="0"/>
              <w:marBottom w:val="0"/>
              <w:divBdr>
                <w:top w:val="none" w:sz="0" w:space="0" w:color="auto"/>
                <w:left w:val="none" w:sz="0" w:space="0" w:color="auto"/>
                <w:bottom w:val="none" w:sz="0" w:space="0" w:color="auto"/>
                <w:right w:val="none" w:sz="0" w:space="0" w:color="auto"/>
              </w:divBdr>
            </w:div>
            <w:div w:id="1063597415">
              <w:marLeft w:val="0"/>
              <w:marRight w:val="0"/>
              <w:marTop w:val="0"/>
              <w:marBottom w:val="0"/>
              <w:divBdr>
                <w:top w:val="none" w:sz="0" w:space="0" w:color="auto"/>
                <w:left w:val="none" w:sz="0" w:space="0" w:color="auto"/>
                <w:bottom w:val="none" w:sz="0" w:space="0" w:color="auto"/>
                <w:right w:val="none" w:sz="0" w:space="0" w:color="auto"/>
              </w:divBdr>
            </w:div>
            <w:div w:id="1242375035">
              <w:marLeft w:val="0"/>
              <w:marRight w:val="0"/>
              <w:marTop w:val="0"/>
              <w:marBottom w:val="0"/>
              <w:divBdr>
                <w:top w:val="none" w:sz="0" w:space="0" w:color="auto"/>
                <w:left w:val="none" w:sz="0" w:space="0" w:color="auto"/>
                <w:bottom w:val="none" w:sz="0" w:space="0" w:color="auto"/>
                <w:right w:val="none" w:sz="0" w:space="0" w:color="auto"/>
              </w:divBdr>
            </w:div>
            <w:div w:id="1270163329">
              <w:marLeft w:val="0"/>
              <w:marRight w:val="0"/>
              <w:marTop w:val="0"/>
              <w:marBottom w:val="0"/>
              <w:divBdr>
                <w:top w:val="none" w:sz="0" w:space="0" w:color="auto"/>
                <w:left w:val="none" w:sz="0" w:space="0" w:color="auto"/>
                <w:bottom w:val="none" w:sz="0" w:space="0" w:color="auto"/>
                <w:right w:val="none" w:sz="0" w:space="0" w:color="auto"/>
              </w:divBdr>
            </w:div>
            <w:div w:id="1340545326">
              <w:marLeft w:val="0"/>
              <w:marRight w:val="0"/>
              <w:marTop w:val="0"/>
              <w:marBottom w:val="0"/>
              <w:divBdr>
                <w:top w:val="none" w:sz="0" w:space="0" w:color="auto"/>
                <w:left w:val="none" w:sz="0" w:space="0" w:color="auto"/>
                <w:bottom w:val="none" w:sz="0" w:space="0" w:color="auto"/>
                <w:right w:val="none" w:sz="0" w:space="0" w:color="auto"/>
              </w:divBdr>
            </w:div>
            <w:div w:id="1343168379">
              <w:marLeft w:val="0"/>
              <w:marRight w:val="0"/>
              <w:marTop w:val="0"/>
              <w:marBottom w:val="0"/>
              <w:divBdr>
                <w:top w:val="none" w:sz="0" w:space="0" w:color="auto"/>
                <w:left w:val="none" w:sz="0" w:space="0" w:color="auto"/>
                <w:bottom w:val="none" w:sz="0" w:space="0" w:color="auto"/>
                <w:right w:val="none" w:sz="0" w:space="0" w:color="auto"/>
              </w:divBdr>
            </w:div>
            <w:div w:id="1357465888">
              <w:marLeft w:val="0"/>
              <w:marRight w:val="0"/>
              <w:marTop w:val="0"/>
              <w:marBottom w:val="0"/>
              <w:divBdr>
                <w:top w:val="none" w:sz="0" w:space="0" w:color="auto"/>
                <w:left w:val="none" w:sz="0" w:space="0" w:color="auto"/>
                <w:bottom w:val="none" w:sz="0" w:space="0" w:color="auto"/>
                <w:right w:val="none" w:sz="0" w:space="0" w:color="auto"/>
              </w:divBdr>
            </w:div>
            <w:div w:id="1397245508">
              <w:marLeft w:val="0"/>
              <w:marRight w:val="0"/>
              <w:marTop w:val="0"/>
              <w:marBottom w:val="0"/>
              <w:divBdr>
                <w:top w:val="none" w:sz="0" w:space="0" w:color="auto"/>
                <w:left w:val="none" w:sz="0" w:space="0" w:color="auto"/>
                <w:bottom w:val="none" w:sz="0" w:space="0" w:color="auto"/>
                <w:right w:val="none" w:sz="0" w:space="0" w:color="auto"/>
              </w:divBdr>
            </w:div>
            <w:div w:id="1448156461">
              <w:marLeft w:val="0"/>
              <w:marRight w:val="0"/>
              <w:marTop w:val="0"/>
              <w:marBottom w:val="0"/>
              <w:divBdr>
                <w:top w:val="none" w:sz="0" w:space="0" w:color="auto"/>
                <w:left w:val="none" w:sz="0" w:space="0" w:color="auto"/>
                <w:bottom w:val="none" w:sz="0" w:space="0" w:color="auto"/>
                <w:right w:val="none" w:sz="0" w:space="0" w:color="auto"/>
              </w:divBdr>
            </w:div>
            <w:div w:id="1548489047">
              <w:marLeft w:val="0"/>
              <w:marRight w:val="0"/>
              <w:marTop w:val="0"/>
              <w:marBottom w:val="0"/>
              <w:divBdr>
                <w:top w:val="none" w:sz="0" w:space="0" w:color="auto"/>
                <w:left w:val="none" w:sz="0" w:space="0" w:color="auto"/>
                <w:bottom w:val="none" w:sz="0" w:space="0" w:color="auto"/>
                <w:right w:val="none" w:sz="0" w:space="0" w:color="auto"/>
              </w:divBdr>
            </w:div>
            <w:div w:id="1588810153">
              <w:marLeft w:val="0"/>
              <w:marRight w:val="0"/>
              <w:marTop w:val="0"/>
              <w:marBottom w:val="0"/>
              <w:divBdr>
                <w:top w:val="none" w:sz="0" w:space="0" w:color="auto"/>
                <w:left w:val="none" w:sz="0" w:space="0" w:color="auto"/>
                <w:bottom w:val="none" w:sz="0" w:space="0" w:color="auto"/>
                <w:right w:val="none" w:sz="0" w:space="0" w:color="auto"/>
              </w:divBdr>
            </w:div>
            <w:div w:id="1724670172">
              <w:marLeft w:val="0"/>
              <w:marRight w:val="0"/>
              <w:marTop w:val="0"/>
              <w:marBottom w:val="0"/>
              <w:divBdr>
                <w:top w:val="none" w:sz="0" w:space="0" w:color="auto"/>
                <w:left w:val="none" w:sz="0" w:space="0" w:color="auto"/>
                <w:bottom w:val="none" w:sz="0" w:space="0" w:color="auto"/>
                <w:right w:val="none" w:sz="0" w:space="0" w:color="auto"/>
              </w:divBdr>
            </w:div>
            <w:div w:id="1837452785">
              <w:marLeft w:val="0"/>
              <w:marRight w:val="0"/>
              <w:marTop w:val="0"/>
              <w:marBottom w:val="0"/>
              <w:divBdr>
                <w:top w:val="none" w:sz="0" w:space="0" w:color="auto"/>
                <w:left w:val="none" w:sz="0" w:space="0" w:color="auto"/>
                <w:bottom w:val="none" w:sz="0" w:space="0" w:color="auto"/>
                <w:right w:val="none" w:sz="0" w:space="0" w:color="auto"/>
              </w:divBdr>
            </w:div>
            <w:div w:id="1863782539">
              <w:marLeft w:val="0"/>
              <w:marRight w:val="0"/>
              <w:marTop w:val="0"/>
              <w:marBottom w:val="0"/>
              <w:divBdr>
                <w:top w:val="none" w:sz="0" w:space="0" w:color="auto"/>
                <w:left w:val="none" w:sz="0" w:space="0" w:color="auto"/>
                <w:bottom w:val="none" w:sz="0" w:space="0" w:color="auto"/>
                <w:right w:val="none" w:sz="0" w:space="0" w:color="auto"/>
              </w:divBdr>
            </w:div>
            <w:div w:id="19732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4473">
      <w:bodyDiv w:val="1"/>
      <w:marLeft w:val="0"/>
      <w:marRight w:val="0"/>
      <w:marTop w:val="0"/>
      <w:marBottom w:val="0"/>
      <w:divBdr>
        <w:top w:val="none" w:sz="0" w:space="0" w:color="auto"/>
        <w:left w:val="none" w:sz="0" w:space="0" w:color="auto"/>
        <w:bottom w:val="none" w:sz="0" w:space="0" w:color="auto"/>
        <w:right w:val="none" w:sz="0" w:space="0" w:color="auto"/>
      </w:divBdr>
    </w:div>
    <w:div w:id="1368603664">
      <w:bodyDiv w:val="1"/>
      <w:marLeft w:val="0"/>
      <w:marRight w:val="0"/>
      <w:marTop w:val="0"/>
      <w:marBottom w:val="0"/>
      <w:divBdr>
        <w:top w:val="none" w:sz="0" w:space="0" w:color="auto"/>
        <w:left w:val="none" w:sz="0" w:space="0" w:color="auto"/>
        <w:bottom w:val="none" w:sz="0" w:space="0" w:color="auto"/>
        <w:right w:val="none" w:sz="0" w:space="0" w:color="auto"/>
      </w:divBdr>
      <w:divsChild>
        <w:div w:id="617446871">
          <w:marLeft w:val="0"/>
          <w:marRight w:val="0"/>
          <w:marTop w:val="0"/>
          <w:marBottom w:val="0"/>
          <w:divBdr>
            <w:top w:val="none" w:sz="0" w:space="0" w:color="auto"/>
            <w:left w:val="none" w:sz="0" w:space="0" w:color="auto"/>
            <w:bottom w:val="none" w:sz="0" w:space="0" w:color="auto"/>
            <w:right w:val="none" w:sz="0" w:space="0" w:color="auto"/>
          </w:divBdr>
        </w:div>
      </w:divsChild>
    </w:div>
    <w:div w:id="1386681814">
      <w:bodyDiv w:val="1"/>
      <w:marLeft w:val="0"/>
      <w:marRight w:val="0"/>
      <w:marTop w:val="0"/>
      <w:marBottom w:val="0"/>
      <w:divBdr>
        <w:top w:val="none" w:sz="0" w:space="0" w:color="auto"/>
        <w:left w:val="none" w:sz="0" w:space="0" w:color="auto"/>
        <w:bottom w:val="none" w:sz="0" w:space="0" w:color="auto"/>
        <w:right w:val="none" w:sz="0" w:space="0" w:color="auto"/>
      </w:divBdr>
      <w:divsChild>
        <w:div w:id="260525957">
          <w:marLeft w:val="0"/>
          <w:marRight w:val="0"/>
          <w:marTop w:val="0"/>
          <w:marBottom w:val="0"/>
          <w:divBdr>
            <w:top w:val="none" w:sz="0" w:space="0" w:color="auto"/>
            <w:left w:val="none" w:sz="0" w:space="0" w:color="auto"/>
            <w:bottom w:val="none" w:sz="0" w:space="0" w:color="auto"/>
            <w:right w:val="none" w:sz="0" w:space="0" w:color="auto"/>
          </w:divBdr>
        </w:div>
      </w:divsChild>
    </w:div>
    <w:div w:id="1399598653">
      <w:bodyDiv w:val="1"/>
      <w:marLeft w:val="0"/>
      <w:marRight w:val="0"/>
      <w:marTop w:val="0"/>
      <w:marBottom w:val="0"/>
      <w:divBdr>
        <w:top w:val="none" w:sz="0" w:space="0" w:color="auto"/>
        <w:left w:val="none" w:sz="0" w:space="0" w:color="auto"/>
        <w:bottom w:val="none" w:sz="0" w:space="0" w:color="auto"/>
        <w:right w:val="none" w:sz="0" w:space="0" w:color="auto"/>
      </w:divBdr>
    </w:div>
    <w:div w:id="1399665968">
      <w:bodyDiv w:val="1"/>
      <w:marLeft w:val="0"/>
      <w:marRight w:val="0"/>
      <w:marTop w:val="0"/>
      <w:marBottom w:val="0"/>
      <w:divBdr>
        <w:top w:val="none" w:sz="0" w:space="0" w:color="auto"/>
        <w:left w:val="none" w:sz="0" w:space="0" w:color="auto"/>
        <w:bottom w:val="none" w:sz="0" w:space="0" w:color="auto"/>
        <w:right w:val="none" w:sz="0" w:space="0" w:color="auto"/>
      </w:divBdr>
      <w:divsChild>
        <w:div w:id="185486660">
          <w:marLeft w:val="0"/>
          <w:marRight w:val="0"/>
          <w:marTop w:val="0"/>
          <w:marBottom w:val="0"/>
          <w:divBdr>
            <w:top w:val="none" w:sz="0" w:space="0" w:color="auto"/>
            <w:left w:val="none" w:sz="0" w:space="0" w:color="auto"/>
            <w:bottom w:val="none" w:sz="0" w:space="0" w:color="auto"/>
            <w:right w:val="none" w:sz="0" w:space="0" w:color="auto"/>
          </w:divBdr>
        </w:div>
      </w:divsChild>
    </w:div>
    <w:div w:id="1417482700">
      <w:bodyDiv w:val="1"/>
      <w:marLeft w:val="0"/>
      <w:marRight w:val="0"/>
      <w:marTop w:val="0"/>
      <w:marBottom w:val="0"/>
      <w:divBdr>
        <w:top w:val="none" w:sz="0" w:space="0" w:color="auto"/>
        <w:left w:val="none" w:sz="0" w:space="0" w:color="auto"/>
        <w:bottom w:val="none" w:sz="0" w:space="0" w:color="auto"/>
        <w:right w:val="none" w:sz="0" w:space="0" w:color="auto"/>
      </w:divBdr>
      <w:divsChild>
        <w:div w:id="1279292416">
          <w:marLeft w:val="0"/>
          <w:marRight w:val="0"/>
          <w:marTop w:val="0"/>
          <w:marBottom w:val="0"/>
          <w:divBdr>
            <w:top w:val="none" w:sz="0" w:space="0" w:color="auto"/>
            <w:left w:val="none" w:sz="0" w:space="0" w:color="auto"/>
            <w:bottom w:val="none" w:sz="0" w:space="0" w:color="auto"/>
            <w:right w:val="none" w:sz="0" w:space="0" w:color="auto"/>
          </w:divBdr>
          <w:divsChild>
            <w:div w:id="162943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6899">
      <w:bodyDiv w:val="1"/>
      <w:marLeft w:val="0"/>
      <w:marRight w:val="0"/>
      <w:marTop w:val="0"/>
      <w:marBottom w:val="0"/>
      <w:divBdr>
        <w:top w:val="none" w:sz="0" w:space="0" w:color="auto"/>
        <w:left w:val="none" w:sz="0" w:space="0" w:color="auto"/>
        <w:bottom w:val="none" w:sz="0" w:space="0" w:color="auto"/>
        <w:right w:val="none" w:sz="0" w:space="0" w:color="auto"/>
      </w:divBdr>
    </w:div>
    <w:div w:id="1447772307">
      <w:bodyDiv w:val="1"/>
      <w:marLeft w:val="0"/>
      <w:marRight w:val="0"/>
      <w:marTop w:val="0"/>
      <w:marBottom w:val="0"/>
      <w:divBdr>
        <w:top w:val="none" w:sz="0" w:space="0" w:color="auto"/>
        <w:left w:val="none" w:sz="0" w:space="0" w:color="auto"/>
        <w:bottom w:val="none" w:sz="0" w:space="0" w:color="auto"/>
        <w:right w:val="none" w:sz="0" w:space="0" w:color="auto"/>
      </w:divBdr>
      <w:divsChild>
        <w:div w:id="1795903015">
          <w:marLeft w:val="0"/>
          <w:marRight w:val="0"/>
          <w:marTop w:val="0"/>
          <w:marBottom w:val="0"/>
          <w:divBdr>
            <w:top w:val="none" w:sz="0" w:space="0" w:color="auto"/>
            <w:left w:val="none" w:sz="0" w:space="0" w:color="auto"/>
            <w:bottom w:val="none" w:sz="0" w:space="0" w:color="auto"/>
            <w:right w:val="none" w:sz="0" w:space="0" w:color="auto"/>
          </w:divBdr>
          <w:divsChild>
            <w:div w:id="38498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6032">
      <w:bodyDiv w:val="1"/>
      <w:marLeft w:val="0"/>
      <w:marRight w:val="0"/>
      <w:marTop w:val="0"/>
      <w:marBottom w:val="0"/>
      <w:divBdr>
        <w:top w:val="none" w:sz="0" w:space="0" w:color="auto"/>
        <w:left w:val="none" w:sz="0" w:space="0" w:color="auto"/>
        <w:bottom w:val="none" w:sz="0" w:space="0" w:color="auto"/>
        <w:right w:val="none" w:sz="0" w:space="0" w:color="auto"/>
      </w:divBdr>
      <w:divsChild>
        <w:div w:id="212424989">
          <w:marLeft w:val="0"/>
          <w:marRight w:val="0"/>
          <w:marTop w:val="0"/>
          <w:marBottom w:val="0"/>
          <w:divBdr>
            <w:top w:val="none" w:sz="0" w:space="0" w:color="auto"/>
            <w:left w:val="none" w:sz="0" w:space="0" w:color="auto"/>
            <w:bottom w:val="none" w:sz="0" w:space="0" w:color="auto"/>
            <w:right w:val="none" w:sz="0" w:space="0" w:color="auto"/>
          </w:divBdr>
        </w:div>
        <w:div w:id="1044213189">
          <w:marLeft w:val="0"/>
          <w:marRight w:val="0"/>
          <w:marTop w:val="0"/>
          <w:marBottom w:val="0"/>
          <w:divBdr>
            <w:top w:val="none" w:sz="0" w:space="0" w:color="auto"/>
            <w:left w:val="none" w:sz="0" w:space="0" w:color="auto"/>
            <w:bottom w:val="none" w:sz="0" w:space="0" w:color="auto"/>
            <w:right w:val="none" w:sz="0" w:space="0" w:color="auto"/>
          </w:divBdr>
        </w:div>
        <w:div w:id="1140462089">
          <w:marLeft w:val="0"/>
          <w:marRight w:val="0"/>
          <w:marTop w:val="0"/>
          <w:marBottom w:val="0"/>
          <w:divBdr>
            <w:top w:val="none" w:sz="0" w:space="0" w:color="auto"/>
            <w:left w:val="none" w:sz="0" w:space="0" w:color="auto"/>
            <w:bottom w:val="none" w:sz="0" w:space="0" w:color="auto"/>
            <w:right w:val="none" w:sz="0" w:space="0" w:color="auto"/>
          </w:divBdr>
        </w:div>
        <w:div w:id="1347827007">
          <w:marLeft w:val="0"/>
          <w:marRight w:val="0"/>
          <w:marTop w:val="0"/>
          <w:marBottom w:val="0"/>
          <w:divBdr>
            <w:top w:val="none" w:sz="0" w:space="0" w:color="auto"/>
            <w:left w:val="none" w:sz="0" w:space="0" w:color="auto"/>
            <w:bottom w:val="none" w:sz="0" w:space="0" w:color="auto"/>
            <w:right w:val="none" w:sz="0" w:space="0" w:color="auto"/>
          </w:divBdr>
        </w:div>
        <w:div w:id="1438717613">
          <w:marLeft w:val="0"/>
          <w:marRight w:val="0"/>
          <w:marTop w:val="0"/>
          <w:marBottom w:val="0"/>
          <w:divBdr>
            <w:top w:val="none" w:sz="0" w:space="0" w:color="auto"/>
            <w:left w:val="none" w:sz="0" w:space="0" w:color="auto"/>
            <w:bottom w:val="none" w:sz="0" w:space="0" w:color="auto"/>
            <w:right w:val="none" w:sz="0" w:space="0" w:color="auto"/>
          </w:divBdr>
        </w:div>
        <w:div w:id="1445034248">
          <w:marLeft w:val="0"/>
          <w:marRight w:val="0"/>
          <w:marTop w:val="0"/>
          <w:marBottom w:val="0"/>
          <w:divBdr>
            <w:top w:val="none" w:sz="0" w:space="0" w:color="auto"/>
            <w:left w:val="none" w:sz="0" w:space="0" w:color="auto"/>
            <w:bottom w:val="none" w:sz="0" w:space="0" w:color="auto"/>
            <w:right w:val="none" w:sz="0" w:space="0" w:color="auto"/>
          </w:divBdr>
        </w:div>
        <w:div w:id="1975330490">
          <w:marLeft w:val="0"/>
          <w:marRight w:val="0"/>
          <w:marTop w:val="0"/>
          <w:marBottom w:val="0"/>
          <w:divBdr>
            <w:top w:val="none" w:sz="0" w:space="0" w:color="auto"/>
            <w:left w:val="none" w:sz="0" w:space="0" w:color="auto"/>
            <w:bottom w:val="none" w:sz="0" w:space="0" w:color="auto"/>
            <w:right w:val="none" w:sz="0" w:space="0" w:color="auto"/>
          </w:divBdr>
        </w:div>
      </w:divsChild>
    </w:div>
    <w:div w:id="1468204933">
      <w:bodyDiv w:val="1"/>
      <w:marLeft w:val="0"/>
      <w:marRight w:val="0"/>
      <w:marTop w:val="0"/>
      <w:marBottom w:val="0"/>
      <w:divBdr>
        <w:top w:val="none" w:sz="0" w:space="0" w:color="auto"/>
        <w:left w:val="none" w:sz="0" w:space="0" w:color="auto"/>
        <w:bottom w:val="none" w:sz="0" w:space="0" w:color="auto"/>
        <w:right w:val="none" w:sz="0" w:space="0" w:color="auto"/>
      </w:divBdr>
    </w:div>
    <w:div w:id="1470131601">
      <w:bodyDiv w:val="1"/>
      <w:marLeft w:val="0"/>
      <w:marRight w:val="0"/>
      <w:marTop w:val="0"/>
      <w:marBottom w:val="0"/>
      <w:divBdr>
        <w:top w:val="none" w:sz="0" w:space="0" w:color="auto"/>
        <w:left w:val="none" w:sz="0" w:space="0" w:color="auto"/>
        <w:bottom w:val="none" w:sz="0" w:space="0" w:color="auto"/>
        <w:right w:val="none" w:sz="0" w:space="0" w:color="auto"/>
      </w:divBdr>
      <w:divsChild>
        <w:div w:id="1659452943">
          <w:marLeft w:val="0"/>
          <w:marRight w:val="0"/>
          <w:marTop w:val="0"/>
          <w:marBottom w:val="0"/>
          <w:divBdr>
            <w:top w:val="none" w:sz="0" w:space="0" w:color="auto"/>
            <w:left w:val="none" w:sz="0" w:space="0" w:color="auto"/>
            <w:bottom w:val="none" w:sz="0" w:space="0" w:color="auto"/>
            <w:right w:val="none" w:sz="0" w:space="0" w:color="auto"/>
          </w:divBdr>
        </w:div>
      </w:divsChild>
    </w:div>
    <w:div w:id="1477340148">
      <w:bodyDiv w:val="1"/>
      <w:marLeft w:val="0"/>
      <w:marRight w:val="0"/>
      <w:marTop w:val="0"/>
      <w:marBottom w:val="0"/>
      <w:divBdr>
        <w:top w:val="none" w:sz="0" w:space="0" w:color="auto"/>
        <w:left w:val="none" w:sz="0" w:space="0" w:color="auto"/>
        <w:bottom w:val="none" w:sz="0" w:space="0" w:color="auto"/>
        <w:right w:val="none" w:sz="0" w:space="0" w:color="auto"/>
      </w:divBdr>
    </w:div>
    <w:div w:id="1480028258">
      <w:bodyDiv w:val="1"/>
      <w:marLeft w:val="0"/>
      <w:marRight w:val="0"/>
      <w:marTop w:val="0"/>
      <w:marBottom w:val="0"/>
      <w:divBdr>
        <w:top w:val="none" w:sz="0" w:space="0" w:color="auto"/>
        <w:left w:val="none" w:sz="0" w:space="0" w:color="auto"/>
        <w:bottom w:val="none" w:sz="0" w:space="0" w:color="auto"/>
        <w:right w:val="none" w:sz="0" w:space="0" w:color="auto"/>
      </w:divBdr>
    </w:div>
    <w:div w:id="1483351165">
      <w:bodyDiv w:val="1"/>
      <w:marLeft w:val="0"/>
      <w:marRight w:val="0"/>
      <w:marTop w:val="0"/>
      <w:marBottom w:val="0"/>
      <w:divBdr>
        <w:top w:val="none" w:sz="0" w:space="0" w:color="auto"/>
        <w:left w:val="none" w:sz="0" w:space="0" w:color="auto"/>
        <w:bottom w:val="none" w:sz="0" w:space="0" w:color="auto"/>
        <w:right w:val="none" w:sz="0" w:space="0" w:color="auto"/>
      </w:divBdr>
    </w:div>
    <w:div w:id="1492527153">
      <w:bodyDiv w:val="1"/>
      <w:marLeft w:val="0"/>
      <w:marRight w:val="0"/>
      <w:marTop w:val="0"/>
      <w:marBottom w:val="0"/>
      <w:divBdr>
        <w:top w:val="none" w:sz="0" w:space="0" w:color="auto"/>
        <w:left w:val="none" w:sz="0" w:space="0" w:color="auto"/>
        <w:bottom w:val="none" w:sz="0" w:space="0" w:color="auto"/>
        <w:right w:val="none" w:sz="0" w:space="0" w:color="auto"/>
      </w:divBdr>
    </w:div>
    <w:div w:id="1496067219">
      <w:bodyDiv w:val="1"/>
      <w:marLeft w:val="0"/>
      <w:marRight w:val="0"/>
      <w:marTop w:val="0"/>
      <w:marBottom w:val="0"/>
      <w:divBdr>
        <w:top w:val="none" w:sz="0" w:space="0" w:color="auto"/>
        <w:left w:val="none" w:sz="0" w:space="0" w:color="auto"/>
        <w:bottom w:val="none" w:sz="0" w:space="0" w:color="auto"/>
        <w:right w:val="none" w:sz="0" w:space="0" w:color="auto"/>
      </w:divBdr>
      <w:divsChild>
        <w:div w:id="908687671">
          <w:marLeft w:val="0"/>
          <w:marRight w:val="0"/>
          <w:marTop w:val="0"/>
          <w:marBottom w:val="0"/>
          <w:divBdr>
            <w:top w:val="none" w:sz="0" w:space="0" w:color="auto"/>
            <w:left w:val="none" w:sz="0" w:space="0" w:color="auto"/>
            <w:bottom w:val="none" w:sz="0" w:space="0" w:color="auto"/>
            <w:right w:val="none" w:sz="0" w:space="0" w:color="auto"/>
          </w:divBdr>
          <w:divsChild>
            <w:div w:id="682977465">
              <w:marLeft w:val="-240"/>
              <w:marRight w:val="-120"/>
              <w:marTop w:val="0"/>
              <w:marBottom w:val="0"/>
              <w:divBdr>
                <w:top w:val="none" w:sz="0" w:space="0" w:color="auto"/>
                <w:left w:val="none" w:sz="0" w:space="0" w:color="auto"/>
                <w:bottom w:val="none" w:sz="0" w:space="0" w:color="auto"/>
                <w:right w:val="none" w:sz="0" w:space="0" w:color="auto"/>
              </w:divBdr>
              <w:divsChild>
                <w:div w:id="2119135594">
                  <w:marLeft w:val="0"/>
                  <w:marRight w:val="0"/>
                  <w:marTop w:val="0"/>
                  <w:marBottom w:val="60"/>
                  <w:divBdr>
                    <w:top w:val="none" w:sz="0" w:space="0" w:color="auto"/>
                    <w:left w:val="none" w:sz="0" w:space="0" w:color="auto"/>
                    <w:bottom w:val="none" w:sz="0" w:space="0" w:color="auto"/>
                    <w:right w:val="none" w:sz="0" w:space="0" w:color="auto"/>
                  </w:divBdr>
                  <w:divsChild>
                    <w:div w:id="973875933">
                      <w:marLeft w:val="0"/>
                      <w:marRight w:val="0"/>
                      <w:marTop w:val="0"/>
                      <w:marBottom w:val="0"/>
                      <w:divBdr>
                        <w:top w:val="none" w:sz="0" w:space="0" w:color="auto"/>
                        <w:left w:val="none" w:sz="0" w:space="0" w:color="auto"/>
                        <w:bottom w:val="none" w:sz="0" w:space="0" w:color="auto"/>
                        <w:right w:val="none" w:sz="0" w:space="0" w:color="auto"/>
                      </w:divBdr>
                      <w:divsChild>
                        <w:div w:id="2006862244">
                          <w:marLeft w:val="0"/>
                          <w:marRight w:val="0"/>
                          <w:marTop w:val="0"/>
                          <w:marBottom w:val="0"/>
                          <w:divBdr>
                            <w:top w:val="none" w:sz="0" w:space="0" w:color="auto"/>
                            <w:left w:val="none" w:sz="0" w:space="0" w:color="auto"/>
                            <w:bottom w:val="none" w:sz="0" w:space="0" w:color="auto"/>
                            <w:right w:val="none" w:sz="0" w:space="0" w:color="auto"/>
                          </w:divBdr>
                          <w:divsChild>
                            <w:div w:id="2052608049">
                              <w:marLeft w:val="0"/>
                              <w:marRight w:val="0"/>
                              <w:marTop w:val="0"/>
                              <w:marBottom w:val="0"/>
                              <w:divBdr>
                                <w:top w:val="none" w:sz="0" w:space="0" w:color="auto"/>
                                <w:left w:val="none" w:sz="0" w:space="0" w:color="auto"/>
                                <w:bottom w:val="none" w:sz="0" w:space="0" w:color="auto"/>
                                <w:right w:val="none" w:sz="0" w:space="0" w:color="auto"/>
                              </w:divBdr>
                              <w:divsChild>
                                <w:div w:id="10803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208738">
          <w:marLeft w:val="0"/>
          <w:marRight w:val="0"/>
          <w:marTop w:val="0"/>
          <w:marBottom w:val="0"/>
          <w:divBdr>
            <w:top w:val="none" w:sz="0" w:space="0" w:color="auto"/>
            <w:left w:val="none" w:sz="0" w:space="0" w:color="auto"/>
            <w:bottom w:val="none" w:sz="0" w:space="0" w:color="auto"/>
            <w:right w:val="none" w:sz="0" w:space="0" w:color="auto"/>
          </w:divBdr>
          <w:divsChild>
            <w:div w:id="35389465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1497185458">
      <w:bodyDiv w:val="1"/>
      <w:marLeft w:val="0"/>
      <w:marRight w:val="0"/>
      <w:marTop w:val="0"/>
      <w:marBottom w:val="0"/>
      <w:divBdr>
        <w:top w:val="none" w:sz="0" w:space="0" w:color="auto"/>
        <w:left w:val="none" w:sz="0" w:space="0" w:color="auto"/>
        <w:bottom w:val="none" w:sz="0" w:space="0" w:color="auto"/>
        <w:right w:val="none" w:sz="0" w:space="0" w:color="auto"/>
      </w:divBdr>
      <w:divsChild>
        <w:div w:id="282081473">
          <w:marLeft w:val="0"/>
          <w:marRight w:val="0"/>
          <w:marTop w:val="0"/>
          <w:marBottom w:val="0"/>
          <w:divBdr>
            <w:top w:val="none" w:sz="0" w:space="0" w:color="auto"/>
            <w:left w:val="none" w:sz="0" w:space="0" w:color="auto"/>
            <w:bottom w:val="none" w:sz="0" w:space="0" w:color="auto"/>
            <w:right w:val="none" w:sz="0" w:space="0" w:color="auto"/>
          </w:divBdr>
        </w:div>
      </w:divsChild>
    </w:div>
    <w:div w:id="1500385782">
      <w:bodyDiv w:val="1"/>
      <w:marLeft w:val="0"/>
      <w:marRight w:val="0"/>
      <w:marTop w:val="0"/>
      <w:marBottom w:val="0"/>
      <w:divBdr>
        <w:top w:val="none" w:sz="0" w:space="0" w:color="auto"/>
        <w:left w:val="none" w:sz="0" w:space="0" w:color="auto"/>
        <w:bottom w:val="none" w:sz="0" w:space="0" w:color="auto"/>
        <w:right w:val="none" w:sz="0" w:space="0" w:color="auto"/>
      </w:divBdr>
    </w:div>
    <w:div w:id="1502814758">
      <w:bodyDiv w:val="1"/>
      <w:marLeft w:val="0"/>
      <w:marRight w:val="0"/>
      <w:marTop w:val="0"/>
      <w:marBottom w:val="0"/>
      <w:divBdr>
        <w:top w:val="none" w:sz="0" w:space="0" w:color="auto"/>
        <w:left w:val="none" w:sz="0" w:space="0" w:color="auto"/>
        <w:bottom w:val="none" w:sz="0" w:space="0" w:color="auto"/>
        <w:right w:val="none" w:sz="0" w:space="0" w:color="auto"/>
      </w:divBdr>
      <w:divsChild>
        <w:div w:id="1529564608">
          <w:marLeft w:val="0"/>
          <w:marRight w:val="0"/>
          <w:marTop w:val="0"/>
          <w:marBottom w:val="0"/>
          <w:divBdr>
            <w:top w:val="none" w:sz="0" w:space="0" w:color="auto"/>
            <w:left w:val="none" w:sz="0" w:space="0" w:color="auto"/>
            <w:bottom w:val="none" w:sz="0" w:space="0" w:color="auto"/>
            <w:right w:val="none" w:sz="0" w:space="0" w:color="auto"/>
          </w:divBdr>
          <w:divsChild>
            <w:div w:id="15125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6902">
      <w:bodyDiv w:val="1"/>
      <w:marLeft w:val="0"/>
      <w:marRight w:val="0"/>
      <w:marTop w:val="0"/>
      <w:marBottom w:val="0"/>
      <w:divBdr>
        <w:top w:val="none" w:sz="0" w:space="0" w:color="auto"/>
        <w:left w:val="none" w:sz="0" w:space="0" w:color="auto"/>
        <w:bottom w:val="none" w:sz="0" w:space="0" w:color="auto"/>
        <w:right w:val="none" w:sz="0" w:space="0" w:color="auto"/>
      </w:divBdr>
      <w:divsChild>
        <w:div w:id="230652984">
          <w:marLeft w:val="0"/>
          <w:marRight w:val="0"/>
          <w:marTop w:val="0"/>
          <w:marBottom w:val="0"/>
          <w:divBdr>
            <w:top w:val="none" w:sz="0" w:space="0" w:color="auto"/>
            <w:left w:val="none" w:sz="0" w:space="0" w:color="auto"/>
            <w:bottom w:val="none" w:sz="0" w:space="0" w:color="auto"/>
            <w:right w:val="none" w:sz="0" w:space="0" w:color="auto"/>
          </w:divBdr>
        </w:div>
        <w:div w:id="386145052">
          <w:marLeft w:val="0"/>
          <w:marRight w:val="0"/>
          <w:marTop w:val="0"/>
          <w:marBottom w:val="0"/>
          <w:divBdr>
            <w:top w:val="none" w:sz="0" w:space="0" w:color="auto"/>
            <w:left w:val="none" w:sz="0" w:space="0" w:color="auto"/>
            <w:bottom w:val="none" w:sz="0" w:space="0" w:color="auto"/>
            <w:right w:val="none" w:sz="0" w:space="0" w:color="auto"/>
          </w:divBdr>
        </w:div>
        <w:div w:id="556935103">
          <w:marLeft w:val="0"/>
          <w:marRight w:val="0"/>
          <w:marTop w:val="0"/>
          <w:marBottom w:val="0"/>
          <w:divBdr>
            <w:top w:val="none" w:sz="0" w:space="0" w:color="auto"/>
            <w:left w:val="none" w:sz="0" w:space="0" w:color="auto"/>
            <w:bottom w:val="none" w:sz="0" w:space="0" w:color="auto"/>
            <w:right w:val="none" w:sz="0" w:space="0" w:color="auto"/>
          </w:divBdr>
        </w:div>
        <w:div w:id="686101389">
          <w:marLeft w:val="0"/>
          <w:marRight w:val="0"/>
          <w:marTop w:val="0"/>
          <w:marBottom w:val="0"/>
          <w:divBdr>
            <w:top w:val="none" w:sz="0" w:space="0" w:color="auto"/>
            <w:left w:val="none" w:sz="0" w:space="0" w:color="auto"/>
            <w:bottom w:val="none" w:sz="0" w:space="0" w:color="auto"/>
            <w:right w:val="none" w:sz="0" w:space="0" w:color="auto"/>
          </w:divBdr>
        </w:div>
        <w:div w:id="1812167012">
          <w:marLeft w:val="0"/>
          <w:marRight w:val="0"/>
          <w:marTop w:val="0"/>
          <w:marBottom w:val="0"/>
          <w:divBdr>
            <w:top w:val="none" w:sz="0" w:space="0" w:color="auto"/>
            <w:left w:val="none" w:sz="0" w:space="0" w:color="auto"/>
            <w:bottom w:val="none" w:sz="0" w:space="0" w:color="auto"/>
            <w:right w:val="none" w:sz="0" w:space="0" w:color="auto"/>
          </w:divBdr>
        </w:div>
        <w:div w:id="1925261154">
          <w:marLeft w:val="0"/>
          <w:marRight w:val="0"/>
          <w:marTop w:val="0"/>
          <w:marBottom w:val="0"/>
          <w:divBdr>
            <w:top w:val="none" w:sz="0" w:space="0" w:color="auto"/>
            <w:left w:val="none" w:sz="0" w:space="0" w:color="auto"/>
            <w:bottom w:val="none" w:sz="0" w:space="0" w:color="auto"/>
            <w:right w:val="none" w:sz="0" w:space="0" w:color="auto"/>
          </w:divBdr>
        </w:div>
      </w:divsChild>
    </w:div>
    <w:div w:id="1517767304">
      <w:bodyDiv w:val="1"/>
      <w:marLeft w:val="0"/>
      <w:marRight w:val="0"/>
      <w:marTop w:val="0"/>
      <w:marBottom w:val="0"/>
      <w:divBdr>
        <w:top w:val="none" w:sz="0" w:space="0" w:color="auto"/>
        <w:left w:val="none" w:sz="0" w:space="0" w:color="auto"/>
        <w:bottom w:val="none" w:sz="0" w:space="0" w:color="auto"/>
        <w:right w:val="none" w:sz="0" w:space="0" w:color="auto"/>
      </w:divBdr>
    </w:div>
    <w:div w:id="1539244221">
      <w:bodyDiv w:val="1"/>
      <w:marLeft w:val="0"/>
      <w:marRight w:val="0"/>
      <w:marTop w:val="0"/>
      <w:marBottom w:val="0"/>
      <w:divBdr>
        <w:top w:val="none" w:sz="0" w:space="0" w:color="auto"/>
        <w:left w:val="none" w:sz="0" w:space="0" w:color="auto"/>
        <w:bottom w:val="none" w:sz="0" w:space="0" w:color="auto"/>
        <w:right w:val="none" w:sz="0" w:space="0" w:color="auto"/>
      </w:divBdr>
    </w:div>
    <w:div w:id="1540321241">
      <w:bodyDiv w:val="1"/>
      <w:marLeft w:val="0"/>
      <w:marRight w:val="0"/>
      <w:marTop w:val="0"/>
      <w:marBottom w:val="0"/>
      <w:divBdr>
        <w:top w:val="none" w:sz="0" w:space="0" w:color="auto"/>
        <w:left w:val="none" w:sz="0" w:space="0" w:color="auto"/>
        <w:bottom w:val="none" w:sz="0" w:space="0" w:color="auto"/>
        <w:right w:val="none" w:sz="0" w:space="0" w:color="auto"/>
      </w:divBdr>
      <w:divsChild>
        <w:div w:id="358775909">
          <w:marLeft w:val="0"/>
          <w:marRight w:val="0"/>
          <w:marTop w:val="0"/>
          <w:marBottom w:val="0"/>
          <w:divBdr>
            <w:top w:val="none" w:sz="0" w:space="0" w:color="auto"/>
            <w:left w:val="none" w:sz="0" w:space="0" w:color="auto"/>
            <w:bottom w:val="none" w:sz="0" w:space="0" w:color="auto"/>
            <w:right w:val="none" w:sz="0" w:space="0" w:color="auto"/>
          </w:divBdr>
        </w:div>
      </w:divsChild>
    </w:div>
    <w:div w:id="1545098972">
      <w:bodyDiv w:val="1"/>
      <w:marLeft w:val="0"/>
      <w:marRight w:val="0"/>
      <w:marTop w:val="0"/>
      <w:marBottom w:val="0"/>
      <w:divBdr>
        <w:top w:val="none" w:sz="0" w:space="0" w:color="auto"/>
        <w:left w:val="none" w:sz="0" w:space="0" w:color="auto"/>
        <w:bottom w:val="none" w:sz="0" w:space="0" w:color="auto"/>
        <w:right w:val="none" w:sz="0" w:space="0" w:color="auto"/>
      </w:divBdr>
      <w:divsChild>
        <w:div w:id="1775244192">
          <w:marLeft w:val="0"/>
          <w:marRight w:val="0"/>
          <w:marTop w:val="0"/>
          <w:marBottom w:val="0"/>
          <w:divBdr>
            <w:top w:val="none" w:sz="0" w:space="0" w:color="auto"/>
            <w:left w:val="none" w:sz="0" w:space="0" w:color="auto"/>
            <w:bottom w:val="none" w:sz="0" w:space="0" w:color="auto"/>
            <w:right w:val="none" w:sz="0" w:space="0" w:color="auto"/>
          </w:divBdr>
          <w:divsChild>
            <w:div w:id="131695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4446">
      <w:bodyDiv w:val="1"/>
      <w:marLeft w:val="0"/>
      <w:marRight w:val="0"/>
      <w:marTop w:val="0"/>
      <w:marBottom w:val="0"/>
      <w:divBdr>
        <w:top w:val="none" w:sz="0" w:space="0" w:color="auto"/>
        <w:left w:val="none" w:sz="0" w:space="0" w:color="auto"/>
        <w:bottom w:val="none" w:sz="0" w:space="0" w:color="auto"/>
        <w:right w:val="none" w:sz="0" w:space="0" w:color="auto"/>
      </w:divBdr>
    </w:div>
    <w:div w:id="1563367105">
      <w:bodyDiv w:val="1"/>
      <w:marLeft w:val="0"/>
      <w:marRight w:val="0"/>
      <w:marTop w:val="0"/>
      <w:marBottom w:val="0"/>
      <w:divBdr>
        <w:top w:val="none" w:sz="0" w:space="0" w:color="auto"/>
        <w:left w:val="none" w:sz="0" w:space="0" w:color="auto"/>
        <w:bottom w:val="none" w:sz="0" w:space="0" w:color="auto"/>
        <w:right w:val="none" w:sz="0" w:space="0" w:color="auto"/>
      </w:divBdr>
    </w:div>
    <w:div w:id="1564363928">
      <w:bodyDiv w:val="1"/>
      <w:marLeft w:val="0"/>
      <w:marRight w:val="0"/>
      <w:marTop w:val="0"/>
      <w:marBottom w:val="0"/>
      <w:divBdr>
        <w:top w:val="none" w:sz="0" w:space="0" w:color="auto"/>
        <w:left w:val="none" w:sz="0" w:space="0" w:color="auto"/>
        <w:bottom w:val="none" w:sz="0" w:space="0" w:color="auto"/>
        <w:right w:val="none" w:sz="0" w:space="0" w:color="auto"/>
      </w:divBdr>
    </w:div>
    <w:div w:id="1582984057">
      <w:bodyDiv w:val="1"/>
      <w:marLeft w:val="0"/>
      <w:marRight w:val="0"/>
      <w:marTop w:val="0"/>
      <w:marBottom w:val="0"/>
      <w:divBdr>
        <w:top w:val="none" w:sz="0" w:space="0" w:color="auto"/>
        <w:left w:val="none" w:sz="0" w:space="0" w:color="auto"/>
        <w:bottom w:val="none" w:sz="0" w:space="0" w:color="auto"/>
        <w:right w:val="none" w:sz="0" w:space="0" w:color="auto"/>
      </w:divBdr>
      <w:divsChild>
        <w:div w:id="1932546463">
          <w:marLeft w:val="0"/>
          <w:marRight w:val="0"/>
          <w:marTop w:val="0"/>
          <w:marBottom w:val="0"/>
          <w:divBdr>
            <w:top w:val="none" w:sz="0" w:space="0" w:color="auto"/>
            <w:left w:val="none" w:sz="0" w:space="0" w:color="auto"/>
            <w:bottom w:val="none" w:sz="0" w:space="0" w:color="auto"/>
            <w:right w:val="none" w:sz="0" w:space="0" w:color="auto"/>
          </w:divBdr>
        </w:div>
      </w:divsChild>
    </w:div>
    <w:div w:id="1589920836">
      <w:bodyDiv w:val="1"/>
      <w:marLeft w:val="0"/>
      <w:marRight w:val="0"/>
      <w:marTop w:val="0"/>
      <w:marBottom w:val="0"/>
      <w:divBdr>
        <w:top w:val="none" w:sz="0" w:space="0" w:color="auto"/>
        <w:left w:val="none" w:sz="0" w:space="0" w:color="auto"/>
        <w:bottom w:val="none" w:sz="0" w:space="0" w:color="auto"/>
        <w:right w:val="none" w:sz="0" w:space="0" w:color="auto"/>
      </w:divBdr>
    </w:div>
    <w:div w:id="1590965864">
      <w:bodyDiv w:val="1"/>
      <w:marLeft w:val="0"/>
      <w:marRight w:val="0"/>
      <w:marTop w:val="0"/>
      <w:marBottom w:val="0"/>
      <w:divBdr>
        <w:top w:val="none" w:sz="0" w:space="0" w:color="auto"/>
        <w:left w:val="none" w:sz="0" w:space="0" w:color="auto"/>
        <w:bottom w:val="none" w:sz="0" w:space="0" w:color="auto"/>
        <w:right w:val="none" w:sz="0" w:space="0" w:color="auto"/>
      </w:divBdr>
      <w:divsChild>
        <w:div w:id="1633752912">
          <w:marLeft w:val="0"/>
          <w:marRight w:val="0"/>
          <w:marTop w:val="0"/>
          <w:marBottom w:val="0"/>
          <w:divBdr>
            <w:top w:val="none" w:sz="0" w:space="0" w:color="auto"/>
            <w:left w:val="none" w:sz="0" w:space="0" w:color="auto"/>
            <w:bottom w:val="none" w:sz="0" w:space="0" w:color="auto"/>
            <w:right w:val="none" w:sz="0" w:space="0" w:color="auto"/>
          </w:divBdr>
          <w:divsChild>
            <w:div w:id="53126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08078">
      <w:bodyDiv w:val="1"/>
      <w:marLeft w:val="0"/>
      <w:marRight w:val="0"/>
      <w:marTop w:val="0"/>
      <w:marBottom w:val="0"/>
      <w:divBdr>
        <w:top w:val="none" w:sz="0" w:space="0" w:color="auto"/>
        <w:left w:val="none" w:sz="0" w:space="0" w:color="auto"/>
        <w:bottom w:val="none" w:sz="0" w:space="0" w:color="auto"/>
        <w:right w:val="none" w:sz="0" w:space="0" w:color="auto"/>
      </w:divBdr>
    </w:div>
    <w:div w:id="1602180363">
      <w:bodyDiv w:val="1"/>
      <w:marLeft w:val="0"/>
      <w:marRight w:val="0"/>
      <w:marTop w:val="0"/>
      <w:marBottom w:val="0"/>
      <w:divBdr>
        <w:top w:val="none" w:sz="0" w:space="0" w:color="auto"/>
        <w:left w:val="none" w:sz="0" w:space="0" w:color="auto"/>
        <w:bottom w:val="none" w:sz="0" w:space="0" w:color="auto"/>
        <w:right w:val="none" w:sz="0" w:space="0" w:color="auto"/>
      </w:divBdr>
      <w:divsChild>
        <w:div w:id="704986272">
          <w:marLeft w:val="0"/>
          <w:marRight w:val="0"/>
          <w:marTop w:val="0"/>
          <w:marBottom w:val="0"/>
          <w:divBdr>
            <w:top w:val="none" w:sz="0" w:space="0" w:color="auto"/>
            <w:left w:val="none" w:sz="0" w:space="0" w:color="auto"/>
            <w:bottom w:val="none" w:sz="0" w:space="0" w:color="auto"/>
            <w:right w:val="none" w:sz="0" w:space="0" w:color="auto"/>
          </w:divBdr>
          <w:divsChild>
            <w:div w:id="14054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56813">
      <w:bodyDiv w:val="1"/>
      <w:marLeft w:val="0"/>
      <w:marRight w:val="0"/>
      <w:marTop w:val="0"/>
      <w:marBottom w:val="0"/>
      <w:divBdr>
        <w:top w:val="none" w:sz="0" w:space="0" w:color="auto"/>
        <w:left w:val="none" w:sz="0" w:space="0" w:color="auto"/>
        <w:bottom w:val="none" w:sz="0" w:space="0" w:color="auto"/>
        <w:right w:val="none" w:sz="0" w:space="0" w:color="auto"/>
      </w:divBdr>
      <w:divsChild>
        <w:div w:id="568809888">
          <w:marLeft w:val="0"/>
          <w:marRight w:val="0"/>
          <w:marTop w:val="0"/>
          <w:marBottom w:val="0"/>
          <w:divBdr>
            <w:top w:val="none" w:sz="0" w:space="0" w:color="auto"/>
            <w:left w:val="none" w:sz="0" w:space="0" w:color="auto"/>
            <w:bottom w:val="none" w:sz="0" w:space="0" w:color="auto"/>
            <w:right w:val="none" w:sz="0" w:space="0" w:color="auto"/>
          </w:divBdr>
        </w:div>
      </w:divsChild>
    </w:div>
    <w:div w:id="1606231380">
      <w:bodyDiv w:val="1"/>
      <w:marLeft w:val="0"/>
      <w:marRight w:val="0"/>
      <w:marTop w:val="0"/>
      <w:marBottom w:val="0"/>
      <w:divBdr>
        <w:top w:val="none" w:sz="0" w:space="0" w:color="auto"/>
        <w:left w:val="none" w:sz="0" w:space="0" w:color="auto"/>
        <w:bottom w:val="none" w:sz="0" w:space="0" w:color="auto"/>
        <w:right w:val="none" w:sz="0" w:space="0" w:color="auto"/>
      </w:divBdr>
    </w:div>
    <w:div w:id="1606620943">
      <w:bodyDiv w:val="1"/>
      <w:marLeft w:val="0"/>
      <w:marRight w:val="0"/>
      <w:marTop w:val="0"/>
      <w:marBottom w:val="0"/>
      <w:divBdr>
        <w:top w:val="none" w:sz="0" w:space="0" w:color="auto"/>
        <w:left w:val="none" w:sz="0" w:space="0" w:color="auto"/>
        <w:bottom w:val="none" w:sz="0" w:space="0" w:color="auto"/>
        <w:right w:val="none" w:sz="0" w:space="0" w:color="auto"/>
      </w:divBdr>
    </w:div>
    <w:div w:id="1608390380">
      <w:bodyDiv w:val="1"/>
      <w:marLeft w:val="0"/>
      <w:marRight w:val="0"/>
      <w:marTop w:val="0"/>
      <w:marBottom w:val="0"/>
      <w:divBdr>
        <w:top w:val="none" w:sz="0" w:space="0" w:color="auto"/>
        <w:left w:val="none" w:sz="0" w:space="0" w:color="auto"/>
        <w:bottom w:val="none" w:sz="0" w:space="0" w:color="auto"/>
        <w:right w:val="none" w:sz="0" w:space="0" w:color="auto"/>
      </w:divBdr>
    </w:div>
    <w:div w:id="1612123767">
      <w:bodyDiv w:val="1"/>
      <w:marLeft w:val="0"/>
      <w:marRight w:val="0"/>
      <w:marTop w:val="0"/>
      <w:marBottom w:val="0"/>
      <w:divBdr>
        <w:top w:val="none" w:sz="0" w:space="0" w:color="auto"/>
        <w:left w:val="none" w:sz="0" w:space="0" w:color="auto"/>
        <w:bottom w:val="none" w:sz="0" w:space="0" w:color="auto"/>
        <w:right w:val="none" w:sz="0" w:space="0" w:color="auto"/>
      </w:divBdr>
    </w:div>
    <w:div w:id="1614170446">
      <w:bodyDiv w:val="1"/>
      <w:marLeft w:val="0"/>
      <w:marRight w:val="0"/>
      <w:marTop w:val="0"/>
      <w:marBottom w:val="0"/>
      <w:divBdr>
        <w:top w:val="none" w:sz="0" w:space="0" w:color="auto"/>
        <w:left w:val="none" w:sz="0" w:space="0" w:color="auto"/>
        <w:bottom w:val="none" w:sz="0" w:space="0" w:color="auto"/>
        <w:right w:val="none" w:sz="0" w:space="0" w:color="auto"/>
      </w:divBdr>
      <w:divsChild>
        <w:div w:id="572207076">
          <w:marLeft w:val="0"/>
          <w:marRight w:val="0"/>
          <w:marTop w:val="0"/>
          <w:marBottom w:val="0"/>
          <w:divBdr>
            <w:top w:val="none" w:sz="0" w:space="0" w:color="auto"/>
            <w:left w:val="none" w:sz="0" w:space="0" w:color="auto"/>
            <w:bottom w:val="none" w:sz="0" w:space="0" w:color="auto"/>
            <w:right w:val="none" w:sz="0" w:space="0" w:color="auto"/>
          </w:divBdr>
          <w:divsChild>
            <w:div w:id="79371021">
              <w:marLeft w:val="0"/>
              <w:marRight w:val="0"/>
              <w:marTop w:val="0"/>
              <w:marBottom w:val="0"/>
              <w:divBdr>
                <w:top w:val="none" w:sz="0" w:space="0" w:color="auto"/>
                <w:left w:val="none" w:sz="0" w:space="0" w:color="auto"/>
                <w:bottom w:val="none" w:sz="0" w:space="0" w:color="auto"/>
                <w:right w:val="none" w:sz="0" w:space="0" w:color="auto"/>
              </w:divBdr>
            </w:div>
            <w:div w:id="462430340">
              <w:marLeft w:val="0"/>
              <w:marRight w:val="0"/>
              <w:marTop w:val="0"/>
              <w:marBottom w:val="0"/>
              <w:divBdr>
                <w:top w:val="none" w:sz="0" w:space="0" w:color="auto"/>
                <w:left w:val="none" w:sz="0" w:space="0" w:color="auto"/>
                <w:bottom w:val="none" w:sz="0" w:space="0" w:color="auto"/>
                <w:right w:val="none" w:sz="0" w:space="0" w:color="auto"/>
              </w:divBdr>
            </w:div>
            <w:div w:id="1173568837">
              <w:marLeft w:val="0"/>
              <w:marRight w:val="0"/>
              <w:marTop w:val="0"/>
              <w:marBottom w:val="0"/>
              <w:divBdr>
                <w:top w:val="none" w:sz="0" w:space="0" w:color="auto"/>
                <w:left w:val="none" w:sz="0" w:space="0" w:color="auto"/>
                <w:bottom w:val="none" w:sz="0" w:space="0" w:color="auto"/>
                <w:right w:val="none" w:sz="0" w:space="0" w:color="auto"/>
              </w:divBdr>
            </w:div>
            <w:div w:id="1604721566">
              <w:marLeft w:val="0"/>
              <w:marRight w:val="0"/>
              <w:marTop w:val="0"/>
              <w:marBottom w:val="0"/>
              <w:divBdr>
                <w:top w:val="none" w:sz="0" w:space="0" w:color="auto"/>
                <w:left w:val="none" w:sz="0" w:space="0" w:color="auto"/>
                <w:bottom w:val="none" w:sz="0" w:space="0" w:color="auto"/>
                <w:right w:val="none" w:sz="0" w:space="0" w:color="auto"/>
              </w:divBdr>
            </w:div>
            <w:div w:id="21153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1485">
      <w:bodyDiv w:val="1"/>
      <w:marLeft w:val="0"/>
      <w:marRight w:val="0"/>
      <w:marTop w:val="0"/>
      <w:marBottom w:val="0"/>
      <w:divBdr>
        <w:top w:val="none" w:sz="0" w:space="0" w:color="auto"/>
        <w:left w:val="none" w:sz="0" w:space="0" w:color="auto"/>
        <w:bottom w:val="none" w:sz="0" w:space="0" w:color="auto"/>
        <w:right w:val="none" w:sz="0" w:space="0" w:color="auto"/>
      </w:divBdr>
      <w:divsChild>
        <w:div w:id="1734505559">
          <w:marLeft w:val="0"/>
          <w:marRight w:val="0"/>
          <w:marTop w:val="0"/>
          <w:marBottom w:val="0"/>
          <w:divBdr>
            <w:top w:val="none" w:sz="0" w:space="0" w:color="auto"/>
            <w:left w:val="none" w:sz="0" w:space="0" w:color="auto"/>
            <w:bottom w:val="none" w:sz="0" w:space="0" w:color="auto"/>
            <w:right w:val="none" w:sz="0" w:space="0" w:color="auto"/>
          </w:divBdr>
        </w:div>
      </w:divsChild>
    </w:div>
    <w:div w:id="1621914412">
      <w:bodyDiv w:val="1"/>
      <w:marLeft w:val="0"/>
      <w:marRight w:val="0"/>
      <w:marTop w:val="0"/>
      <w:marBottom w:val="0"/>
      <w:divBdr>
        <w:top w:val="none" w:sz="0" w:space="0" w:color="auto"/>
        <w:left w:val="none" w:sz="0" w:space="0" w:color="auto"/>
        <w:bottom w:val="none" w:sz="0" w:space="0" w:color="auto"/>
        <w:right w:val="none" w:sz="0" w:space="0" w:color="auto"/>
      </w:divBdr>
      <w:divsChild>
        <w:div w:id="1961691172">
          <w:marLeft w:val="0"/>
          <w:marRight w:val="0"/>
          <w:marTop w:val="0"/>
          <w:marBottom w:val="0"/>
          <w:divBdr>
            <w:top w:val="none" w:sz="0" w:space="0" w:color="auto"/>
            <w:left w:val="none" w:sz="0" w:space="0" w:color="auto"/>
            <w:bottom w:val="none" w:sz="0" w:space="0" w:color="auto"/>
            <w:right w:val="none" w:sz="0" w:space="0" w:color="auto"/>
          </w:divBdr>
        </w:div>
      </w:divsChild>
    </w:div>
    <w:div w:id="1640302231">
      <w:bodyDiv w:val="1"/>
      <w:marLeft w:val="0"/>
      <w:marRight w:val="0"/>
      <w:marTop w:val="0"/>
      <w:marBottom w:val="0"/>
      <w:divBdr>
        <w:top w:val="none" w:sz="0" w:space="0" w:color="auto"/>
        <w:left w:val="none" w:sz="0" w:space="0" w:color="auto"/>
        <w:bottom w:val="none" w:sz="0" w:space="0" w:color="auto"/>
        <w:right w:val="none" w:sz="0" w:space="0" w:color="auto"/>
      </w:divBdr>
      <w:divsChild>
        <w:div w:id="1313486167">
          <w:marLeft w:val="0"/>
          <w:marRight w:val="0"/>
          <w:marTop w:val="0"/>
          <w:marBottom w:val="0"/>
          <w:divBdr>
            <w:top w:val="none" w:sz="0" w:space="0" w:color="auto"/>
            <w:left w:val="none" w:sz="0" w:space="0" w:color="auto"/>
            <w:bottom w:val="none" w:sz="0" w:space="0" w:color="auto"/>
            <w:right w:val="none" w:sz="0" w:space="0" w:color="auto"/>
          </w:divBdr>
        </w:div>
      </w:divsChild>
    </w:div>
    <w:div w:id="1640651242">
      <w:bodyDiv w:val="1"/>
      <w:marLeft w:val="0"/>
      <w:marRight w:val="0"/>
      <w:marTop w:val="0"/>
      <w:marBottom w:val="0"/>
      <w:divBdr>
        <w:top w:val="none" w:sz="0" w:space="0" w:color="auto"/>
        <w:left w:val="none" w:sz="0" w:space="0" w:color="auto"/>
        <w:bottom w:val="none" w:sz="0" w:space="0" w:color="auto"/>
        <w:right w:val="none" w:sz="0" w:space="0" w:color="auto"/>
      </w:divBdr>
      <w:divsChild>
        <w:div w:id="1006203244">
          <w:marLeft w:val="0"/>
          <w:marRight w:val="0"/>
          <w:marTop w:val="0"/>
          <w:marBottom w:val="0"/>
          <w:divBdr>
            <w:top w:val="none" w:sz="0" w:space="0" w:color="auto"/>
            <w:left w:val="none" w:sz="0" w:space="0" w:color="auto"/>
            <w:bottom w:val="none" w:sz="0" w:space="0" w:color="auto"/>
            <w:right w:val="none" w:sz="0" w:space="0" w:color="auto"/>
          </w:divBdr>
        </w:div>
      </w:divsChild>
    </w:div>
    <w:div w:id="1647247634">
      <w:bodyDiv w:val="1"/>
      <w:marLeft w:val="0"/>
      <w:marRight w:val="0"/>
      <w:marTop w:val="0"/>
      <w:marBottom w:val="0"/>
      <w:divBdr>
        <w:top w:val="none" w:sz="0" w:space="0" w:color="auto"/>
        <w:left w:val="none" w:sz="0" w:space="0" w:color="auto"/>
        <w:bottom w:val="none" w:sz="0" w:space="0" w:color="auto"/>
        <w:right w:val="none" w:sz="0" w:space="0" w:color="auto"/>
      </w:divBdr>
      <w:divsChild>
        <w:div w:id="13385208">
          <w:marLeft w:val="0"/>
          <w:marRight w:val="0"/>
          <w:marTop w:val="0"/>
          <w:marBottom w:val="0"/>
          <w:divBdr>
            <w:top w:val="none" w:sz="0" w:space="0" w:color="auto"/>
            <w:left w:val="none" w:sz="0" w:space="0" w:color="auto"/>
            <w:bottom w:val="none" w:sz="0" w:space="0" w:color="auto"/>
            <w:right w:val="none" w:sz="0" w:space="0" w:color="auto"/>
          </w:divBdr>
          <w:divsChild>
            <w:div w:id="14286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6171">
      <w:bodyDiv w:val="1"/>
      <w:marLeft w:val="0"/>
      <w:marRight w:val="0"/>
      <w:marTop w:val="0"/>
      <w:marBottom w:val="0"/>
      <w:divBdr>
        <w:top w:val="none" w:sz="0" w:space="0" w:color="auto"/>
        <w:left w:val="none" w:sz="0" w:space="0" w:color="auto"/>
        <w:bottom w:val="none" w:sz="0" w:space="0" w:color="auto"/>
        <w:right w:val="none" w:sz="0" w:space="0" w:color="auto"/>
      </w:divBdr>
    </w:div>
    <w:div w:id="1657148989">
      <w:bodyDiv w:val="1"/>
      <w:marLeft w:val="0"/>
      <w:marRight w:val="0"/>
      <w:marTop w:val="0"/>
      <w:marBottom w:val="0"/>
      <w:divBdr>
        <w:top w:val="none" w:sz="0" w:space="0" w:color="auto"/>
        <w:left w:val="none" w:sz="0" w:space="0" w:color="auto"/>
        <w:bottom w:val="none" w:sz="0" w:space="0" w:color="auto"/>
        <w:right w:val="none" w:sz="0" w:space="0" w:color="auto"/>
      </w:divBdr>
    </w:div>
    <w:div w:id="1657687141">
      <w:bodyDiv w:val="1"/>
      <w:marLeft w:val="0"/>
      <w:marRight w:val="0"/>
      <w:marTop w:val="0"/>
      <w:marBottom w:val="0"/>
      <w:divBdr>
        <w:top w:val="none" w:sz="0" w:space="0" w:color="auto"/>
        <w:left w:val="none" w:sz="0" w:space="0" w:color="auto"/>
        <w:bottom w:val="none" w:sz="0" w:space="0" w:color="auto"/>
        <w:right w:val="none" w:sz="0" w:space="0" w:color="auto"/>
      </w:divBdr>
    </w:div>
    <w:div w:id="1660621557">
      <w:bodyDiv w:val="1"/>
      <w:marLeft w:val="0"/>
      <w:marRight w:val="0"/>
      <w:marTop w:val="0"/>
      <w:marBottom w:val="0"/>
      <w:divBdr>
        <w:top w:val="none" w:sz="0" w:space="0" w:color="auto"/>
        <w:left w:val="none" w:sz="0" w:space="0" w:color="auto"/>
        <w:bottom w:val="none" w:sz="0" w:space="0" w:color="auto"/>
        <w:right w:val="none" w:sz="0" w:space="0" w:color="auto"/>
      </w:divBdr>
    </w:div>
    <w:div w:id="1667323191">
      <w:bodyDiv w:val="1"/>
      <w:marLeft w:val="0"/>
      <w:marRight w:val="0"/>
      <w:marTop w:val="0"/>
      <w:marBottom w:val="0"/>
      <w:divBdr>
        <w:top w:val="none" w:sz="0" w:space="0" w:color="auto"/>
        <w:left w:val="none" w:sz="0" w:space="0" w:color="auto"/>
        <w:bottom w:val="none" w:sz="0" w:space="0" w:color="auto"/>
        <w:right w:val="none" w:sz="0" w:space="0" w:color="auto"/>
      </w:divBdr>
      <w:divsChild>
        <w:div w:id="698553888">
          <w:marLeft w:val="0"/>
          <w:marRight w:val="0"/>
          <w:marTop w:val="0"/>
          <w:marBottom w:val="0"/>
          <w:divBdr>
            <w:top w:val="none" w:sz="0" w:space="0" w:color="auto"/>
            <w:left w:val="none" w:sz="0" w:space="0" w:color="auto"/>
            <w:bottom w:val="none" w:sz="0" w:space="0" w:color="auto"/>
            <w:right w:val="none" w:sz="0" w:space="0" w:color="auto"/>
          </w:divBdr>
        </w:div>
      </w:divsChild>
    </w:div>
    <w:div w:id="1669988534">
      <w:bodyDiv w:val="1"/>
      <w:marLeft w:val="0"/>
      <w:marRight w:val="0"/>
      <w:marTop w:val="0"/>
      <w:marBottom w:val="0"/>
      <w:divBdr>
        <w:top w:val="none" w:sz="0" w:space="0" w:color="auto"/>
        <w:left w:val="none" w:sz="0" w:space="0" w:color="auto"/>
        <w:bottom w:val="none" w:sz="0" w:space="0" w:color="auto"/>
        <w:right w:val="none" w:sz="0" w:space="0" w:color="auto"/>
      </w:divBdr>
    </w:div>
    <w:div w:id="1670449352">
      <w:bodyDiv w:val="1"/>
      <w:marLeft w:val="0"/>
      <w:marRight w:val="0"/>
      <w:marTop w:val="0"/>
      <w:marBottom w:val="0"/>
      <w:divBdr>
        <w:top w:val="none" w:sz="0" w:space="0" w:color="auto"/>
        <w:left w:val="none" w:sz="0" w:space="0" w:color="auto"/>
        <w:bottom w:val="none" w:sz="0" w:space="0" w:color="auto"/>
        <w:right w:val="none" w:sz="0" w:space="0" w:color="auto"/>
      </w:divBdr>
      <w:divsChild>
        <w:div w:id="928002364">
          <w:marLeft w:val="0"/>
          <w:marRight w:val="0"/>
          <w:marTop w:val="0"/>
          <w:marBottom w:val="0"/>
          <w:divBdr>
            <w:top w:val="none" w:sz="0" w:space="0" w:color="auto"/>
            <w:left w:val="none" w:sz="0" w:space="0" w:color="auto"/>
            <w:bottom w:val="none" w:sz="0" w:space="0" w:color="auto"/>
            <w:right w:val="none" w:sz="0" w:space="0" w:color="auto"/>
          </w:divBdr>
        </w:div>
      </w:divsChild>
    </w:div>
    <w:div w:id="1691754724">
      <w:bodyDiv w:val="1"/>
      <w:marLeft w:val="0"/>
      <w:marRight w:val="0"/>
      <w:marTop w:val="0"/>
      <w:marBottom w:val="0"/>
      <w:divBdr>
        <w:top w:val="none" w:sz="0" w:space="0" w:color="auto"/>
        <w:left w:val="none" w:sz="0" w:space="0" w:color="auto"/>
        <w:bottom w:val="none" w:sz="0" w:space="0" w:color="auto"/>
        <w:right w:val="none" w:sz="0" w:space="0" w:color="auto"/>
      </w:divBdr>
    </w:div>
    <w:div w:id="1694188084">
      <w:bodyDiv w:val="1"/>
      <w:marLeft w:val="0"/>
      <w:marRight w:val="0"/>
      <w:marTop w:val="0"/>
      <w:marBottom w:val="0"/>
      <w:divBdr>
        <w:top w:val="none" w:sz="0" w:space="0" w:color="auto"/>
        <w:left w:val="none" w:sz="0" w:space="0" w:color="auto"/>
        <w:bottom w:val="none" w:sz="0" w:space="0" w:color="auto"/>
        <w:right w:val="none" w:sz="0" w:space="0" w:color="auto"/>
      </w:divBdr>
    </w:div>
    <w:div w:id="1702169507">
      <w:bodyDiv w:val="1"/>
      <w:marLeft w:val="0"/>
      <w:marRight w:val="0"/>
      <w:marTop w:val="0"/>
      <w:marBottom w:val="0"/>
      <w:divBdr>
        <w:top w:val="none" w:sz="0" w:space="0" w:color="auto"/>
        <w:left w:val="none" w:sz="0" w:space="0" w:color="auto"/>
        <w:bottom w:val="none" w:sz="0" w:space="0" w:color="auto"/>
        <w:right w:val="none" w:sz="0" w:space="0" w:color="auto"/>
      </w:divBdr>
    </w:div>
    <w:div w:id="1709333566">
      <w:bodyDiv w:val="1"/>
      <w:marLeft w:val="0"/>
      <w:marRight w:val="0"/>
      <w:marTop w:val="0"/>
      <w:marBottom w:val="0"/>
      <w:divBdr>
        <w:top w:val="none" w:sz="0" w:space="0" w:color="auto"/>
        <w:left w:val="none" w:sz="0" w:space="0" w:color="auto"/>
        <w:bottom w:val="none" w:sz="0" w:space="0" w:color="auto"/>
        <w:right w:val="none" w:sz="0" w:space="0" w:color="auto"/>
      </w:divBdr>
    </w:div>
    <w:div w:id="1710495860">
      <w:bodyDiv w:val="1"/>
      <w:marLeft w:val="0"/>
      <w:marRight w:val="0"/>
      <w:marTop w:val="0"/>
      <w:marBottom w:val="0"/>
      <w:divBdr>
        <w:top w:val="none" w:sz="0" w:space="0" w:color="auto"/>
        <w:left w:val="none" w:sz="0" w:space="0" w:color="auto"/>
        <w:bottom w:val="none" w:sz="0" w:space="0" w:color="auto"/>
        <w:right w:val="none" w:sz="0" w:space="0" w:color="auto"/>
      </w:divBdr>
    </w:div>
    <w:div w:id="1713731782">
      <w:bodyDiv w:val="1"/>
      <w:marLeft w:val="0"/>
      <w:marRight w:val="0"/>
      <w:marTop w:val="0"/>
      <w:marBottom w:val="0"/>
      <w:divBdr>
        <w:top w:val="none" w:sz="0" w:space="0" w:color="auto"/>
        <w:left w:val="none" w:sz="0" w:space="0" w:color="auto"/>
        <w:bottom w:val="none" w:sz="0" w:space="0" w:color="auto"/>
        <w:right w:val="none" w:sz="0" w:space="0" w:color="auto"/>
      </w:divBdr>
    </w:div>
    <w:div w:id="1716855351">
      <w:bodyDiv w:val="1"/>
      <w:marLeft w:val="0"/>
      <w:marRight w:val="0"/>
      <w:marTop w:val="0"/>
      <w:marBottom w:val="0"/>
      <w:divBdr>
        <w:top w:val="none" w:sz="0" w:space="0" w:color="auto"/>
        <w:left w:val="none" w:sz="0" w:space="0" w:color="auto"/>
        <w:bottom w:val="none" w:sz="0" w:space="0" w:color="auto"/>
        <w:right w:val="none" w:sz="0" w:space="0" w:color="auto"/>
      </w:divBdr>
      <w:divsChild>
        <w:div w:id="1048725935">
          <w:marLeft w:val="0"/>
          <w:marRight w:val="0"/>
          <w:marTop w:val="0"/>
          <w:marBottom w:val="0"/>
          <w:divBdr>
            <w:top w:val="none" w:sz="0" w:space="0" w:color="auto"/>
            <w:left w:val="none" w:sz="0" w:space="0" w:color="auto"/>
            <w:bottom w:val="none" w:sz="0" w:space="0" w:color="auto"/>
            <w:right w:val="none" w:sz="0" w:space="0" w:color="auto"/>
          </w:divBdr>
          <w:divsChild>
            <w:div w:id="13302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04713">
      <w:bodyDiv w:val="1"/>
      <w:marLeft w:val="0"/>
      <w:marRight w:val="0"/>
      <w:marTop w:val="0"/>
      <w:marBottom w:val="0"/>
      <w:divBdr>
        <w:top w:val="none" w:sz="0" w:space="0" w:color="auto"/>
        <w:left w:val="none" w:sz="0" w:space="0" w:color="auto"/>
        <w:bottom w:val="none" w:sz="0" w:space="0" w:color="auto"/>
        <w:right w:val="none" w:sz="0" w:space="0" w:color="auto"/>
      </w:divBdr>
      <w:divsChild>
        <w:div w:id="1454592368">
          <w:marLeft w:val="0"/>
          <w:marRight w:val="0"/>
          <w:marTop w:val="0"/>
          <w:marBottom w:val="0"/>
          <w:divBdr>
            <w:top w:val="none" w:sz="0" w:space="0" w:color="auto"/>
            <w:left w:val="none" w:sz="0" w:space="0" w:color="auto"/>
            <w:bottom w:val="none" w:sz="0" w:space="0" w:color="auto"/>
            <w:right w:val="none" w:sz="0" w:space="0" w:color="auto"/>
          </w:divBdr>
          <w:divsChild>
            <w:div w:id="12859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69061">
      <w:bodyDiv w:val="1"/>
      <w:marLeft w:val="0"/>
      <w:marRight w:val="0"/>
      <w:marTop w:val="0"/>
      <w:marBottom w:val="0"/>
      <w:divBdr>
        <w:top w:val="none" w:sz="0" w:space="0" w:color="auto"/>
        <w:left w:val="none" w:sz="0" w:space="0" w:color="auto"/>
        <w:bottom w:val="none" w:sz="0" w:space="0" w:color="auto"/>
        <w:right w:val="none" w:sz="0" w:space="0" w:color="auto"/>
      </w:divBdr>
    </w:div>
    <w:div w:id="1719888288">
      <w:bodyDiv w:val="1"/>
      <w:marLeft w:val="0"/>
      <w:marRight w:val="0"/>
      <w:marTop w:val="0"/>
      <w:marBottom w:val="0"/>
      <w:divBdr>
        <w:top w:val="none" w:sz="0" w:space="0" w:color="auto"/>
        <w:left w:val="none" w:sz="0" w:space="0" w:color="auto"/>
        <w:bottom w:val="none" w:sz="0" w:space="0" w:color="auto"/>
        <w:right w:val="none" w:sz="0" w:space="0" w:color="auto"/>
      </w:divBdr>
    </w:div>
    <w:div w:id="1721174133">
      <w:bodyDiv w:val="1"/>
      <w:marLeft w:val="0"/>
      <w:marRight w:val="0"/>
      <w:marTop w:val="0"/>
      <w:marBottom w:val="0"/>
      <w:divBdr>
        <w:top w:val="none" w:sz="0" w:space="0" w:color="auto"/>
        <w:left w:val="none" w:sz="0" w:space="0" w:color="auto"/>
        <w:bottom w:val="none" w:sz="0" w:space="0" w:color="auto"/>
        <w:right w:val="none" w:sz="0" w:space="0" w:color="auto"/>
      </w:divBdr>
    </w:div>
    <w:div w:id="1729918034">
      <w:bodyDiv w:val="1"/>
      <w:marLeft w:val="0"/>
      <w:marRight w:val="0"/>
      <w:marTop w:val="0"/>
      <w:marBottom w:val="0"/>
      <w:divBdr>
        <w:top w:val="none" w:sz="0" w:space="0" w:color="auto"/>
        <w:left w:val="none" w:sz="0" w:space="0" w:color="auto"/>
        <w:bottom w:val="none" w:sz="0" w:space="0" w:color="auto"/>
        <w:right w:val="none" w:sz="0" w:space="0" w:color="auto"/>
      </w:divBdr>
      <w:divsChild>
        <w:div w:id="2099055950">
          <w:marLeft w:val="0"/>
          <w:marRight w:val="0"/>
          <w:marTop w:val="0"/>
          <w:marBottom w:val="0"/>
          <w:divBdr>
            <w:top w:val="none" w:sz="0" w:space="0" w:color="auto"/>
            <w:left w:val="none" w:sz="0" w:space="0" w:color="auto"/>
            <w:bottom w:val="none" w:sz="0" w:space="0" w:color="auto"/>
            <w:right w:val="none" w:sz="0" w:space="0" w:color="auto"/>
          </w:divBdr>
        </w:div>
      </w:divsChild>
    </w:div>
    <w:div w:id="1733458406">
      <w:bodyDiv w:val="1"/>
      <w:marLeft w:val="0"/>
      <w:marRight w:val="0"/>
      <w:marTop w:val="0"/>
      <w:marBottom w:val="0"/>
      <w:divBdr>
        <w:top w:val="none" w:sz="0" w:space="0" w:color="auto"/>
        <w:left w:val="none" w:sz="0" w:space="0" w:color="auto"/>
        <w:bottom w:val="none" w:sz="0" w:space="0" w:color="auto"/>
        <w:right w:val="none" w:sz="0" w:space="0" w:color="auto"/>
      </w:divBdr>
      <w:divsChild>
        <w:div w:id="480118890">
          <w:marLeft w:val="0"/>
          <w:marRight w:val="0"/>
          <w:marTop w:val="0"/>
          <w:marBottom w:val="0"/>
          <w:divBdr>
            <w:top w:val="none" w:sz="0" w:space="0" w:color="auto"/>
            <w:left w:val="none" w:sz="0" w:space="0" w:color="auto"/>
            <w:bottom w:val="none" w:sz="0" w:space="0" w:color="auto"/>
            <w:right w:val="none" w:sz="0" w:space="0" w:color="auto"/>
          </w:divBdr>
          <w:divsChild>
            <w:div w:id="20521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03652">
      <w:bodyDiv w:val="1"/>
      <w:marLeft w:val="0"/>
      <w:marRight w:val="0"/>
      <w:marTop w:val="0"/>
      <w:marBottom w:val="0"/>
      <w:divBdr>
        <w:top w:val="none" w:sz="0" w:space="0" w:color="auto"/>
        <w:left w:val="none" w:sz="0" w:space="0" w:color="auto"/>
        <w:bottom w:val="none" w:sz="0" w:space="0" w:color="auto"/>
        <w:right w:val="none" w:sz="0" w:space="0" w:color="auto"/>
      </w:divBdr>
      <w:divsChild>
        <w:div w:id="1596816866">
          <w:marLeft w:val="0"/>
          <w:marRight w:val="0"/>
          <w:marTop w:val="0"/>
          <w:marBottom w:val="0"/>
          <w:divBdr>
            <w:top w:val="none" w:sz="0" w:space="0" w:color="auto"/>
            <w:left w:val="none" w:sz="0" w:space="0" w:color="auto"/>
            <w:bottom w:val="none" w:sz="0" w:space="0" w:color="auto"/>
            <w:right w:val="none" w:sz="0" w:space="0" w:color="auto"/>
          </w:divBdr>
        </w:div>
      </w:divsChild>
    </w:div>
    <w:div w:id="1742436923">
      <w:bodyDiv w:val="1"/>
      <w:marLeft w:val="0"/>
      <w:marRight w:val="0"/>
      <w:marTop w:val="0"/>
      <w:marBottom w:val="0"/>
      <w:divBdr>
        <w:top w:val="none" w:sz="0" w:space="0" w:color="auto"/>
        <w:left w:val="none" w:sz="0" w:space="0" w:color="auto"/>
        <w:bottom w:val="none" w:sz="0" w:space="0" w:color="auto"/>
        <w:right w:val="none" w:sz="0" w:space="0" w:color="auto"/>
      </w:divBdr>
      <w:divsChild>
        <w:div w:id="775562562">
          <w:marLeft w:val="0"/>
          <w:marRight w:val="0"/>
          <w:marTop w:val="0"/>
          <w:marBottom w:val="0"/>
          <w:divBdr>
            <w:top w:val="none" w:sz="0" w:space="0" w:color="auto"/>
            <w:left w:val="none" w:sz="0" w:space="0" w:color="auto"/>
            <w:bottom w:val="none" w:sz="0" w:space="0" w:color="auto"/>
            <w:right w:val="none" w:sz="0" w:space="0" w:color="auto"/>
          </w:divBdr>
          <w:divsChild>
            <w:div w:id="15442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3159">
      <w:bodyDiv w:val="1"/>
      <w:marLeft w:val="0"/>
      <w:marRight w:val="0"/>
      <w:marTop w:val="0"/>
      <w:marBottom w:val="0"/>
      <w:divBdr>
        <w:top w:val="none" w:sz="0" w:space="0" w:color="auto"/>
        <w:left w:val="none" w:sz="0" w:space="0" w:color="auto"/>
        <w:bottom w:val="none" w:sz="0" w:space="0" w:color="auto"/>
        <w:right w:val="none" w:sz="0" w:space="0" w:color="auto"/>
      </w:divBdr>
      <w:divsChild>
        <w:div w:id="2010323652">
          <w:marLeft w:val="0"/>
          <w:marRight w:val="0"/>
          <w:marTop w:val="0"/>
          <w:marBottom w:val="0"/>
          <w:divBdr>
            <w:top w:val="none" w:sz="0" w:space="0" w:color="auto"/>
            <w:left w:val="none" w:sz="0" w:space="0" w:color="auto"/>
            <w:bottom w:val="none" w:sz="0" w:space="0" w:color="auto"/>
            <w:right w:val="none" w:sz="0" w:space="0" w:color="auto"/>
          </w:divBdr>
          <w:divsChild>
            <w:div w:id="5872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6253">
      <w:bodyDiv w:val="1"/>
      <w:marLeft w:val="0"/>
      <w:marRight w:val="0"/>
      <w:marTop w:val="0"/>
      <w:marBottom w:val="0"/>
      <w:divBdr>
        <w:top w:val="none" w:sz="0" w:space="0" w:color="auto"/>
        <w:left w:val="none" w:sz="0" w:space="0" w:color="auto"/>
        <w:bottom w:val="none" w:sz="0" w:space="0" w:color="auto"/>
        <w:right w:val="none" w:sz="0" w:space="0" w:color="auto"/>
      </w:divBdr>
      <w:divsChild>
        <w:div w:id="1322732238">
          <w:marLeft w:val="0"/>
          <w:marRight w:val="0"/>
          <w:marTop w:val="0"/>
          <w:marBottom w:val="0"/>
          <w:divBdr>
            <w:top w:val="none" w:sz="0" w:space="0" w:color="auto"/>
            <w:left w:val="none" w:sz="0" w:space="0" w:color="auto"/>
            <w:bottom w:val="none" w:sz="0" w:space="0" w:color="auto"/>
            <w:right w:val="none" w:sz="0" w:space="0" w:color="auto"/>
          </w:divBdr>
          <w:divsChild>
            <w:div w:id="2293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30576">
      <w:bodyDiv w:val="1"/>
      <w:marLeft w:val="0"/>
      <w:marRight w:val="0"/>
      <w:marTop w:val="0"/>
      <w:marBottom w:val="0"/>
      <w:divBdr>
        <w:top w:val="none" w:sz="0" w:space="0" w:color="auto"/>
        <w:left w:val="none" w:sz="0" w:space="0" w:color="auto"/>
        <w:bottom w:val="none" w:sz="0" w:space="0" w:color="auto"/>
        <w:right w:val="none" w:sz="0" w:space="0" w:color="auto"/>
      </w:divBdr>
      <w:divsChild>
        <w:div w:id="1856384763">
          <w:marLeft w:val="0"/>
          <w:marRight w:val="0"/>
          <w:marTop w:val="0"/>
          <w:marBottom w:val="0"/>
          <w:divBdr>
            <w:top w:val="none" w:sz="0" w:space="0" w:color="auto"/>
            <w:left w:val="none" w:sz="0" w:space="0" w:color="auto"/>
            <w:bottom w:val="none" w:sz="0" w:space="0" w:color="auto"/>
            <w:right w:val="none" w:sz="0" w:space="0" w:color="auto"/>
          </w:divBdr>
        </w:div>
      </w:divsChild>
    </w:div>
    <w:div w:id="1763142009">
      <w:bodyDiv w:val="1"/>
      <w:marLeft w:val="0"/>
      <w:marRight w:val="0"/>
      <w:marTop w:val="0"/>
      <w:marBottom w:val="0"/>
      <w:divBdr>
        <w:top w:val="none" w:sz="0" w:space="0" w:color="auto"/>
        <w:left w:val="none" w:sz="0" w:space="0" w:color="auto"/>
        <w:bottom w:val="none" w:sz="0" w:space="0" w:color="auto"/>
        <w:right w:val="none" w:sz="0" w:space="0" w:color="auto"/>
      </w:divBdr>
    </w:div>
    <w:div w:id="1765497237">
      <w:bodyDiv w:val="1"/>
      <w:marLeft w:val="0"/>
      <w:marRight w:val="0"/>
      <w:marTop w:val="0"/>
      <w:marBottom w:val="0"/>
      <w:divBdr>
        <w:top w:val="none" w:sz="0" w:space="0" w:color="auto"/>
        <w:left w:val="none" w:sz="0" w:space="0" w:color="auto"/>
        <w:bottom w:val="none" w:sz="0" w:space="0" w:color="auto"/>
        <w:right w:val="none" w:sz="0" w:space="0" w:color="auto"/>
      </w:divBdr>
      <w:divsChild>
        <w:div w:id="555244313">
          <w:marLeft w:val="0"/>
          <w:marRight w:val="0"/>
          <w:marTop w:val="0"/>
          <w:marBottom w:val="0"/>
          <w:divBdr>
            <w:top w:val="none" w:sz="0" w:space="0" w:color="auto"/>
            <w:left w:val="none" w:sz="0" w:space="0" w:color="auto"/>
            <w:bottom w:val="none" w:sz="0" w:space="0" w:color="auto"/>
            <w:right w:val="none" w:sz="0" w:space="0" w:color="auto"/>
          </w:divBdr>
        </w:div>
      </w:divsChild>
    </w:div>
    <w:div w:id="1770202692">
      <w:bodyDiv w:val="1"/>
      <w:marLeft w:val="0"/>
      <w:marRight w:val="0"/>
      <w:marTop w:val="0"/>
      <w:marBottom w:val="0"/>
      <w:divBdr>
        <w:top w:val="none" w:sz="0" w:space="0" w:color="auto"/>
        <w:left w:val="none" w:sz="0" w:space="0" w:color="auto"/>
        <w:bottom w:val="none" w:sz="0" w:space="0" w:color="auto"/>
        <w:right w:val="none" w:sz="0" w:space="0" w:color="auto"/>
      </w:divBdr>
      <w:divsChild>
        <w:div w:id="796724104">
          <w:marLeft w:val="0"/>
          <w:marRight w:val="0"/>
          <w:marTop w:val="0"/>
          <w:marBottom w:val="0"/>
          <w:divBdr>
            <w:top w:val="none" w:sz="0" w:space="0" w:color="auto"/>
            <w:left w:val="none" w:sz="0" w:space="0" w:color="auto"/>
            <w:bottom w:val="none" w:sz="0" w:space="0" w:color="auto"/>
            <w:right w:val="none" w:sz="0" w:space="0" w:color="auto"/>
          </w:divBdr>
          <w:divsChild>
            <w:div w:id="14780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4848">
      <w:bodyDiv w:val="1"/>
      <w:marLeft w:val="0"/>
      <w:marRight w:val="0"/>
      <w:marTop w:val="0"/>
      <w:marBottom w:val="0"/>
      <w:divBdr>
        <w:top w:val="none" w:sz="0" w:space="0" w:color="auto"/>
        <w:left w:val="none" w:sz="0" w:space="0" w:color="auto"/>
        <w:bottom w:val="none" w:sz="0" w:space="0" w:color="auto"/>
        <w:right w:val="none" w:sz="0" w:space="0" w:color="auto"/>
      </w:divBdr>
    </w:div>
    <w:div w:id="1786074656">
      <w:bodyDiv w:val="1"/>
      <w:marLeft w:val="0"/>
      <w:marRight w:val="0"/>
      <w:marTop w:val="0"/>
      <w:marBottom w:val="0"/>
      <w:divBdr>
        <w:top w:val="none" w:sz="0" w:space="0" w:color="auto"/>
        <w:left w:val="none" w:sz="0" w:space="0" w:color="auto"/>
        <w:bottom w:val="none" w:sz="0" w:space="0" w:color="auto"/>
        <w:right w:val="none" w:sz="0" w:space="0" w:color="auto"/>
      </w:divBdr>
      <w:divsChild>
        <w:div w:id="973413337">
          <w:marLeft w:val="0"/>
          <w:marRight w:val="0"/>
          <w:marTop w:val="0"/>
          <w:marBottom w:val="0"/>
          <w:divBdr>
            <w:top w:val="none" w:sz="0" w:space="0" w:color="auto"/>
            <w:left w:val="none" w:sz="0" w:space="0" w:color="auto"/>
            <w:bottom w:val="none" w:sz="0" w:space="0" w:color="auto"/>
            <w:right w:val="none" w:sz="0" w:space="0" w:color="auto"/>
          </w:divBdr>
        </w:div>
      </w:divsChild>
    </w:div>
    <w:div w:id="1788038325">
      <w:bodyDiv w:val="1"/>
      <w:marLeft w:val="0"/>
      <w:marRight w:val="0"/>
      <w:marTop w:val="0"/>
      <w:marBottom w:val="0"/>
      <w:divBdr>
        <w:top w:val="none" w:sz="0" w:space="0" w:color="auto"/>
        <w:left w:val="none" w:sz="0" w:space="0" w:color="auto"/>
        <w:bottom w:val="none" w:sz="0" w:space="0" w:color="auto"/>
        <w:right w:val="none" w:sz="0" w:space="0" w:color="auto"/>
      </w:divBdr>
    </w:div>
    <w:div w:id="1796175325">
      <w:bodyDiv w:val="1"/>
      <w:marLeft w:val="0"/>
      <w:marRight w:val="0"/>
      <w:marTop w:val="0"/>
      <w:marBottom w:val="0"/>
      <w:divBdr>
        <w:top w:val="none" w:sz="0" w:space="0" w:color="auto"/>
        <w:left w:val="none" w:sz="0" w:space="0" w:color="auto"/>
        <w:bottom w:val="none" w:sz="0" w:space="0" w:color="auto"/>
        <w:right w:val="none" w:sz="0" w:space="0" w:color="auto"/>
      </w:divBdr>
    </w:div>
    <w:div w:id="1801609021">
      <w:bodyDiv w:val="1"/>
      <w:marLeft w:val="0"/>
      <w:marRight w:val="0"/>
      <w:marTop w:val="0"/>
      <w:marBottom w:val="0"/>
      <w:divBdr>
        <w:top w:val="none" w:sz="0" w:space="0" w:color="auto"/>
        <w:left w:val="none" w:sz="0" w:space="0" w:color="auto"/>
        <w:bottom w:val="none" w:sz="0" w:space="0" w:color="auto"/>
        <w:right w:val="none" w:sz="0" w:space="0" w:color="auto"/>
      </w:divBdr>
      <w:divsChild>
        <w:div w:id="1327786738">
          <w:marLeft w:val="0"/>
          <w:marRight w:val="0"/>
          <w:marTop w:val="0"/>
          <w:marBottom w:val="0"/>
          <w:divBdr>
            <w:top w:val="none" w:sz="0" w:space="0" w:color="auto"/>
            <w:left w:val="none" w:sz="0" w:space="0" w:color="auto"/>
            <w:bottom w:val="none" w:sz="0" w:space="0" w:color="auto"/>
            <w:right w:val="none" w:sz="0" w:space="0" w:color="auto"/>
          </w:divBdr>
        </w:div>
      </w:divsChild>
    </w:div>
    <w:div w:id="1802065594">
      <w:bodyDiv w:val="1"/>
      <w:marLeft w:val="0"/>
      <w:marRight w:val="0"/>
      <w:marTop w:val="0"/>
      <w:marBottom w:val="0"/>
      <w:divBdr>
        <w:top w:val="none" w:sz="0" w:space="0" w:color="auto"/>
        <w:left w:val="none" w:sz="0" w:space="0" w:color="auto"/>
        <w:bottom w:val="none" w:sz="0" w:space="0" w:color="auto"/>
        <w:right w:val="none" w:sz="0" w:space="0" w:color="auto"/>
      </w:divBdr>
    </w:div>
    <w:div w:id="1802839101">
      <w:bodyDiv w:val="1"/>
      <w:marLeft w:val="0"/>
      <w:marRight w:val="0"/>
      <w:marTop w:val="0"/>
      <w:marBottom w:val="0"/>
      <w:divBdr>
        <w:top w:val="none" w:sz="0" w:space="0" w:color="auto"/>
        <w:left w:val="none" w:sz="0" w:space="0" w:color="auto"/>
        <w:bottom w:val="none" w:sz="0" w:space="0" w:color="auto"/>
        <w:right w:val="none" w:sz="0" w:space="0" w:color="auto"/>
      </w:divBdr>
    </w:div>
    <w:div w:id="1805931038">
      <w:bodyDiv w:val="1"/>
      <w:marLeft w:val="0"/>
      <w:marRight w:val="0"/>
      <w:marTop w:val="0"/>
      <w:marBottom w:val="0"/>
      <w:divBdr>
        <w:top w:val="none" w:sz="0" w:space="0" w:color="auto"/>
        <w:left w:val="none" w:sz="0" w:space="0" w:color="auto"/>
        <w:bottom w:val="none" w:sz="0" w:space="0" w:color="auto"/>
        <w:right w:val="none" w:sz="0" w:space="0" w:color="auto"/>
      </w:divBdr>
      <w:divsChild>
        <w:div w:id="455488728">
          <w:marLeft w:val="0"/>
          <w:marRight w:val="0"/>
          <w:marTop w:val="0"/>
          <w:marBottom w:val="0"/>
          <w:divBdr>
            <w:top w:val="none" w:sz="0" w:space="0" w:color="auto"/>
            <w:left w:val="none" w:sz="0" w:space="0" w:color="auto"/>
            <w:bottom w:val="none" w:sz="0" w:space="0" w:color="auto"/>
            <w:right w:val="none" w:sz="0" w:space="0" w:color="auto"/>
          </w:divBdr>
          <w:divsChild>
            <w:div w:id="6906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62418">
      <w:bodyDiv w:val="1"/>
      <w:marLeft w:val="0"/>
      <w:marRight w:val="0"/>
      <w:marTop w:val="0"/>
      <w:marBottom w:val="0"/>
      <w:divBdr>
        <w:top w:val="none" w:sz="0" w:space="0" w:color="auto"/>
        <w:left w:val="none" w:sz="0" w:space="0" w:color="auto"/>
        <w:bottom w:val="none" w:sz="0" w:space="0" w:color="auto"/>
        <w:right w:val="none" w:sz="0" w:space="0" w:color="auto"/>
      </w:divBdr>
    </w:div>
    <w:div w:id="1814060849">
      <w:bodyDiv w:val="1"/>
      <w:marLeft w:val="0"/>
      <w:marRight w:val="0"/>
      <w:marTop w:val="0"/>
      <w:marBottom w:val="0"/>
      <w:divBdr>
        <w:top w:val="none" w:sz="0" w:space="0" w:color="auto"/>
        <w:left w:val="none" w:sz="0" w:space="0" w:color="auto"/>
        <w:bottom w:val="none" w:sz="0" w:space="0" w:color="auto"/>
        <w:right w:val="none" w:sz="0" w:space="0" w:color="auto"/>
      </w:divBdr>
    </w:div>
    <w:div w:id="1822572422">
      <w:bodyDiv w:val="1"/>
      <w:marLeft w:val="0"/>
      <w:marRight w:val="0"/>
      <w:marTop w:val="0"/>
      <w:marBottom w:val="0"/>
      <w:divBdr>
        <w:top w:val="none" w:sz="0" w:space="0" w:color="auto"/>
        <w:left w:val="none" w:sz="0" w:space="0" w:color="auto"/>
        <w:bottom w:val="none" w:sz="0" w:space="0" w:color="auto"/>
        <w:right w:val="none" w:sz="0" w:space="0" w:color="auto"/>
      </w:divBdr>
      <w:divsChild>
        <w:div w:id="303893327">
          <w:marLeft w:val="0"/>
          <w:marRight w:val="0"/>
          <w:marTop w:val="0"/>
          <w:marBottom w:val="0"/>
          <w:divBdr>
            <w:top w:val="none" w:sz="0" w:space="0" w:color="auto"/>
            <w:left w:val="none" w:sz="0" w:space="0" w:color="auto"/>
            <w:bottom w:val="none" w:sz="0" w:space="0" w:color="auto"/>
            <w:right w:val="none" w:sz="0" w:space="0" w:color="auto"/>
          </w:divBdr>
        </w:div>
      </w:divsChild>
    </w:div>
    <w:div w:id="1828403068">
      <w:bodyDiv w:val="1"/>
      <w:marLeft w:val="0"/>
      <w:marRight w:val="0"/>
      <w:marTop w:val="0"/>
      <w:marBottom w:val="0"/>
      <w:divBdr>
        <w:top w:val="none" w:sz="0" w:space="0" w:color="auto"/>
        <w:left w:val="none" w:sz="0" w:space="0" w:color="auto"/>
        <w:bottom w:val="none" w:sz="0" w:space="0" w:color="auto"/>
        <w:right w:val="none" w:sz="0" w:space="0" w:color="auto"/>
      </w:divBdr>
    </w:div>
    <w:div w:id="1831944110">
      <w:bodyDiv w:val="1"/>
      <w:marLeft w:val="0"/>
      <w:marRight w:val="0"/>
      <w:marTop w:val="0"/>
      <w:marBottom w:val="0"/>
      <w:divBdr>
        <w:top w:val="none" w:sz="0" w:space="0" w:color="auto"/>
        <w:left w:val="none" w:sz="0" w:space="0" w:color="auto"/>
        <w:bottom w:val="none" w:sz="0" w:space="0" w:color="auto"/>
        <w:right w:val="none" w:sz="0" w:space="0" w:color="auto"/>
      </w:divBdr>
    </w:div>
    <w:div w:id="1850289525">
      <w:bodyDiv w:val="1"/>
      <w:marLeft w:val="0"/>
      <w:marRight w:val="0"/>
      <w:marTop w:val="0"/>
      <w:marBottom w:val="0"/>
      <w:divBdr>
        <w:top w:val="none" w:sz="0" w:space="0" w:color="auto"/>
        <w:left w:val="none" w:sz="0" w:space="0" w:color="auto"/>
        <w:bottom w:val="none" w:sz="0" w:space="0" w:color="auto"/>
        <w:right w:val="none" w:sz="0" w:space="0" w:color="auto"/>
      </w:divBdr>
    </w:div>
    <w:div w:id="1858882941">
      <w:bodyDiv w:val="1"/>
      <w:marLeft w:val="0"/>
      <w:marRight w:val="0"/>
      <w:marTop w:val="0"/>
      <w:marBottom w:val="0"/>
      <w:divBdr>
        <w:top w:val="none" w:sz="0" w:space="0" w:color="auto"/>
        <w:left w:val="none" w:sz="0" w:space="0" w:color="auto"/>
        <w:bottom w:val="none" w:sz="0" w:space="0" w:color="auto"/>
        <w:right w:val="none" w:sz="0" w:space="0" w:color="auto"/>
      </w:divBdr>
      <w:divsChild>
        <w:div w:id="405343656">
          <w:marLeft w:val="0"/>
          <w:marRight w:val="0"/>
          <w:marTop w:val="0"/>
          <w:marBottom w:val="0"/>
          <w:divBdr>
            <w:top w:val="none" w:sz="0" w:space="0" w:color="auto"/>
            <w:left w:val="none" w:sz="0" w:space="0" w:color="auto"/>
            <w:bottom w:val="none" w:sz="0" w:space="0" w:color="auto"/>
            <w:right w:val="none" w:sz="0" w:space="0" w:color="auto"/>
          </w:divBdr>
          <w:divsChild>
            <w:div w:id="1107968752">
              <w:marLeft w:val="120"/>
              <w:marRight w:val="0"/>
              <w:marTop w:val="0"/>
              <w:marBottom w:val="0"/>
              <w:divBdr>
                <w:top w:val="none" w:sz="0" w:space="0" w:color="auto"/>
                <w:left w:val="none" w:sz="0" w:space="0" w:color="auto"/>
                <w:bottom w:val="none" w:sz="0" w:space="0" w:color="auto"/>
                <w:right w:val="none" w:sz="0" w:space="0" w:color="auto"/>
              </w:divBdr>
            </w:div>
          </w:divsChild>
        </w:div>
        <w:div w:id="2141220528">
          <w:marLeft w:val="0"/>
          <w:marRight w:val="0"/>
          <w:marTop w:val="0"/>
          <w:marBottom w:val="0"/>
          <w:divBdr>
            <w:top w:val="none" w:sz="0" w:space="0" w:color="auto"/>
            <w:left w:val="none" w:sz="0" w:space="0" w:color="auto"/>
            <w:bottom w:val="none" w:sz="0" w:space="0" w:color="auto"/>
            <w:right w:val="none" w:sz="0" w:space="0" w:color="auto"/>
          </w:divBdr>
          <w:divsChild>
            <w:div w:id="1622758179">
              <w:marLeft w:val="-240"/>
              <w:marRight w:val="-120"/>
              <w:marTop w:val="0"/>
              <w:marBottom w:val="0"/>
              <w:divBdr>
                <w:top w:val="none" w:sz="0" w:space="0" w:color="auto"/>
                <w:left w:val="none" w:sz="0" w:space="0" w:color="auto"/>
                <w:bottom w:val="none" w:sz="0" w:space="0" w:color="auto"/>
                <w:right w:val="none" w:sz="0" w:space="0" w:color="auto"/>
              </w:divBdr>
              <w:divsChild>
                <w:div w:id="166790507">
                  <w:marLeft w:val="0"/>
                  <w:marRight w:val="0"/>
                  <w:marTop w:val="0"/>
                  <w:marBottom w:val="60"/>
                  <w:divBdr>
                    <w:top w:val="none" w:sz="0" w:space="0" w:color="auto"/>
                    <w:left w:val="none" w:sz="0" w:space="0" w:color="auto"/>
                    <w:bottom w:val="none" w:sz="0" w:space="0" w:color="auto"/>
                    <w:right w:val="none" w:sz="0" w:space="0" w:color="auto"/>
                  </w:divBdr>
                  <w:divsChild>
                    <w:div w:id="1760054468">
                      <w:marLeft w:val="0"/>
                      <w:marRight w:val="0"/>
                      <w:marTop w:val="0"/>
                      <w:marBottom w:val="0"/>
                      <w:divBdr>
                        <w:top w:val="none" w:sz="0" w:space="0" w:color="auto"/>
                        <w:left w:val="none" w:sz="0" w:space="0" w:color="auto"/>
                        <w:bottom w:val="none" w:sz="0" w:space="0" w:color="auto"/>
                        <w:right w:val="none" w:sz="0" w:space="0" w:color="auto"/>
                      </w:divBdr>
                      <w:divsChild>
                        <w:div w:id="672684982">
                          <w:marLeft w:val="0"/>
                          <w:marRight w:val="0"/>
                          <w:marTop w:val="0"/>
                          <w:marBottom w:val="0"/>
                          <w:divBdr>
                            <w:top w:val="none" w:sz="0" w:space="0" w:color="auto"/>
                            <w:left w:val="none" w:sz="0" w:space="0" w:color="auto"/>
                            <w:bottom w:val="none" w:sz="0" w:space="0" w:color="auto"/>
                            <w:right w:val="none" w:sz="0" w:space="0" w:color="auto"/>
                          </w:divBdr>
                          <w:divsChild>
                            <w:div w:id="1667661604">
                              <w:marLeft w:val="0"/>
                              <w:marRight w:val="0"/>
                              <w:marTop w:val="0"/>
                              <w:marBottom w:val="0"/>
                              <w:divBdr>
                                <w:top w:val="none" w:sz="0" w:space="0" w:color="auto"/>
                                <w:left w:val="none" w:sz="0" w:space="0" w:color="auto"/>
                                <w:bottom w:val="none" w:sz="0" w:space="0" w:color="auto"/>
                                <w:right w:val="none" w:sz="0" w:space="0" w:color="auto"/>
                              </w:divBdr>
                              <w:divsChild>
                                <w:div w:id="6643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22115">
      <w:bodyDiv w:val="1"/>
      <w:marLeft w:val="0"/>
      <w:marRight w:val="0"/>
      <w:marTop w:val="0"/>
      <w:marBottom w:val="0"/>
      <w:divBdr>
        <w:top w:val="none" w:sz="0" w:space="0" w:color="auto"/>
        <w:left w:val="none" w:sz="0" w:space="0" w:color="auto"/>
        <w:bottom w:val="none" w:sz="0" w:space="0" w:color="auto"/>
        <w:right w:val="none" w:sz="0" w:space="0" w:color="auto"/>
      </w:divBdr>
    </w:div>
    <w:div w:id="1867907989">
      <w:bodyDiv w:val="1"/>
      <w:marLeft w:val="0"/>
      <w:marRight w:val="0"/>
      <w:marTop w:val="0"/>
      <w:marBottom w:val="0"/>
      <w:divBdr>
        <w:top w:val="none" w:sz="0" w:space="0" w:color="auto"/>
        <w:left w:val="none" w:sz="0" w:space="0" w:color="auto"/>
        <w:bottom w:val="none" w:sz="0" w:space="0" w:color="auto"/>
        <w:right w:val="none" w:sz="0" w:space="0" w:color="auto"/>
      </w:divBdr>
    </w:div>
    <w:div w:id="1871410332">
      <w:bodyDiv w:val="1"/>
      <w:marLeft w:val="0"/>
      <w:marRight w:val="0"/>
      <w:marTop w:val="0"/>
      <w:marBottom w:val="0"/>
      <w:divBdr>
        <w:top w:val="none" w:sz="0" w:space="0" w:color="auto"/>
        <w:left w:val="none" w:sz="0" w:space="0" w:color="auto"/>
        <w:bottom w:val="none" w:sz="0" w:space="0" w:color="auto"/>
        <w:right w:val="none" w:sz="0" w:space="0" w:color="auto"/>
      </w:divBdr>
    </w:div>
    <w:div w:id="1887834965">
      <w:bodyDiv w:val="1"/>
      <w:marLeft w:val="0"/>
      <w:marRight w:val="0"/>
      <w:marTop w:val="0"/>
      <w:marBottom w:val="0"/>
      <w:divBdr>
        <w:top w:val="none" w:sz="0" w:space="0" w:color="auto"/>
        <w:left w:val="none" w:sz="0" w:space="0" w:color="auto"/>
        <w:bottom w:val="none" w:sz="0" w:space="0" w:color="auto"/>
        <w:right w:val="none" w:sz="0" w:space="0" w:color="auto"/>
      </w:divBdr>
    </w:div>
    <w:div w:id="1892107744">
      <w:bodyDiv w:val="1"/>
      <w:marLeft w:val="0"/>
      <w:marRight w:val="0"/>
      <w:marTop w:val="0"/>
      <w:marBottom w:val="0"/>
      <w:divBdr>
        <w:top w:val="none" w:sz="0" w:space="0" w:color="auto"/>
        <w:left w:val="none" w:sz="0" w:space="0" w:color="auto"/>
        <w:bottom w:val="none" w:sz="0" w:space="0" w:color="auto"/>
        <w:right w:val="none" w:sz="0" w:space="0" w:color="auto"/>
      </w:divBdr>
      <w:divsChild>
        <w:div w:id="1892769278">
          <w:marLeft w:val="0"/>
          <w:marRight w:val="0"/>
          <w:marTop w:val="0"/>
          <w:marBottom w:val="0"/>
          <w:divBdr>
            <w:top w:val="none" w:sz="0" w:space="0" w:color="auto"/>
            <w:left w:val="none" w:sz="0" w:space="0" w:color="auto"/>
            <w:bottom w:val="none" w:sz="0" w:space="0" w:color="auto"/>
            <w:right w:val="none" w:sz="0" w:space="0" w:color="auto"/>
          </w:divBdr>
        </w:div>
      </w:divsChild>
    </w:div>
    <w:div w:id="1892185321">
      <w:bodyDiv w:val="1"/>
      <w:marLeft w:val="0"/>
      <w:marRight w:val="0"/>
      <w:marTop w:val="0"/>
      <w:marBottom w:val="0"/>
      <w:divBdr>
        <w:top w:val="none" w:sz="0" w:space="0" w:color="auto"/>
        <w:left w:val="none" w:sz="0" w:space="0" w:color="auto"/>
        <w:bottom w:val="none" w:sz="0" w:space="0" w:color="auto"/>
        <w:right w:val="none" w:sz="0" w:space="0" w:color="auto"/>
      </w:divBdr>
    </w:div>
    <w:div w:id="1892841095">
      <w:bodyDiv w:val="1"/>
      <w:marLeft w:val="0"/>
      <w:marRight w:val="0"/>
      <w:marTop w:val="0"/>
      <w:marBottom w:val="0"/>
      <w:divBdr>
        <w:top w:val="none" w:sz="0" w:space="0" w:color="auto"/>
        <w:left w:val="none" w:sz="0" w:space="0" w:color="auto"/>
        <w:bottom w:val="none" w:sz="0" w:space="0" w:color="auto"/>
        <w:right w:val="none" w:sz="0" w:space="0" w:color="auto"/>
      </w:divBdr>
    </w:div>
    <w:div w:id="1898011963">
      <w:bodyDiv w:val="1"/>
      <w:marLeft w:val="0"/>
      <w:marRight w:val="0"/>
      <w:marTop w:val="0"/>
      <w:marBottom w:val="0"/>
      <w:divBdr>
        <w:top w:val="none" w:sz="0" w:space="0" w:color="auto"/>
        <w:left w:val="none" w:sz="0" w:space="0" w:color="auto"/>
        <w:bottom w:val="none" w:sz="0" w:space="0" w:color="auto"/>
        <w:right w:val="none" w:sz="0" w:space="0" w:color="auto"/>
      </w:divBdr>
      <w:divsChild>
        <w:div w:id="1617902679">
          <w:marLeft w:val="0"/>
          <w:marRight w:val="0"/>
          <w:marTop w:val="0"/>
          <w:marBottom w:val="0"/>
          <w:divBdr>
            <w:top w:val="none" w:sz="0" w:space="0" w:color="auto"/>
            <w:left w:val="none" w:sz="0" w:space="0" w:color="auto"/>
            <w:bottom w:val="none" w:sz="0" w:space="0" w:color="auto"/>
            <w:right w:val="none" w:sz="0" w:space="0" w:color="auto"/>
          </w:divBdr>
        </w:div>
      </w:divsChild>
    </w:div>
    <w:div w:id="1900168481">
      <w:bodyDiv w:val="1"/>
      <w:marLeft w:val="0"/>
      <w:marRight w:val="0"/>
      <w:marTop w:val="0"/>
      <w:marBottom w:val="0"/>
      <w:divBdr>
        <w:top w:val="none" w:sz="0" w:space="0" w:color="auto"/>
        <w:left w:val="none" w:sz="0" w:space="0" w:color="auto"/>
        <w:bottom w:val="none" w:sz="0" w:space="0" w:color="auto"/>
        <w:right w:val="none" w:sz="0" w:space="0" w:color="auto"/>
      </w:divBdr>
    </w:div>
    <w:div w:id="1900628145">
      <w:bodyDiv w:val="1"/>
      <w:marLeft w:val="0"/>
      <w:marRight w:val="0"/>
      <w:marTop w:val="0"/>
      <w:marBottom w:val="0"/>
      <w:divBdr>
        <w:top w:val="none" w:sz="0" w:space="0" w:color="auto"/>
        <w:left w:val="none" w:sz="0" w:space="0" w:color="auto"/>
        <w:bottom w:val="none" w:sz="0" w:space="0" w:color="auto"/>
        <w:right w:val="none" w:sz="0" w:space="0" w:color="auto"/>
      </w:divBdr>
    </w:div>
    <w:div w:id="1901745003">
      <w:bodyDiv w:val="1"/>
      <w:marLeft w:val="0"/>
      <w:marRight w:val="0"/>
      <w:marTop w:val="0"/>
      <w:marBottom w:val="0"/>
      <w:divBdr>
        <w:top w:val="none" w:sz="0" w:space="0" w:color="auto"/>
        <w:left w:val="none" w:sz="0" w:space="0" w:color="auto"/>
        <w:bottom w:val="none" w:sz="0" w:space="0" w:color="auto"/>
        <w:right w:val="none" w:sz="0" w:space="0" w:color="auto"/>
      </w:divBdr>
    </w:div>
    <w:div w:id="1904023463">
      <w:bodyDiv w:val="1"/>
      <w:marLeft w:val="0"/>
      <w:marRight w:val="0"/>
      <w:marTop w:val="0"/>
      <w:marBottom w:val="0"/>
      <w:divBdr>
        <w:top w:val="none" w:sz="0" w:space="0" w:color="auto"/>
        <w:left w:val="none" w:sz="0" w:space="0" w:color="auto"/>
        <w:bottom w:val="none" w:sz="0" w:space="0" w:color="auto"/>
        <w:right w:val="none" w:sz="0" w:space="0" w:color="auto"/>
      </w:divBdr>
      <w:divsChild>
        <w:div w:id="763695061">
          <w:marLeft w:val="0"/>
          <w:marRight w:val="0"/>
          <w:marTop w:val="0"/>
          <w:marBottom w:val="0"/>
          <w:divBdr>
            <w:top w:val="none" w:sz="0" w:space="0" w:color="auto"/>
            <w:left w:val="none" w:sz="0" w:space="0" w:color="auto"/>
            <w:bottom w:val="none" w:sz="0" w:space="0" w:color="auto"/>
            <w:right w:val="none" w:sz="0" w:space="0" w:color="auto"/>
          </w:divBdr>
          <w:divsChild>
            <w:div w:id="12436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5671">
      <w:bodyDiv w:val="1"/>
      <w:marLeft w:val="0"/>
      <w:marRight w:val="0"/>
      <w:marTop w:val="0"/>
      <w:marBottom w:val="0"/>
      <w:divBdr>
        <w:top w:val="none" w:sz="0" w:space="0" w:color="auto"/>
        <w:left w:val="none" w:sz="0" w:space="0" w:color="auto"/>
        <w:bottom w:val="none" w:sz="0" w:space="0" w:color="auto"/>
        <w:right w:val="none" w:sz="0" w:space="0" w:color="auto"/>
      </w:divBdr>
    </w:div>
    <w:div w:id="1905993549">
      <w:bodyDiv w:val="1"/>
      <w:marLeft w:val="0"/>
      <w:marRight w:val="0"/>
      <w:marTop w:val="0"/>
      <w:marBottom w:val="0"/>
      <w:divBdr>
        <w:top w:val="none" w:sz="0" w:space="0" w:color="auto"/>
        <w:left w:val="none" w:sz="0" w:space="0" w:color="auto"/>
        <w:bottom w:val="none" w:sz="0" w:space="0" w:color="auto"/>
        <w:right w:val="none" w:sz="0" w:space="0" w:color="auto"/>
      </w:divBdr>
      <w:divsChild>
        <w:div w:id="52701974">
          <w:marLeft w:val="0"/>
          <w:marRight w:val="0"/>
          <w:marTop w:val="0"/>
          <w:marBottom w:val="0"/>
          <w:divBdr>
            <w:top w:val="none" w:sz="0" w:space="0" w:color="auto"/>
            <w:left w:val="none" w:sz="0" w:space="0" w:color="auto"/>
            <w:bottom w:val="none" w:sz="0" w:space="0" w:color="auto"/>
            <w:right w:val="none" w:sz="0" w:space="0" w:color="auto"/>
          </w:divBdr>
        </w:div>
      </w:divsChild>
    </w:div>
    <w:div w:id="1906183346">
      <w:bodyDiv w:val="1"/>
      <w:marLeft w:val="0"/>
      <w:marRight w:val="0"/>
      <w:marTop w:val="0"/>
      <w:marBottom w:val="0"/>
      <w:divBdr>
        <w:top w:val="none" w:sz="0" w:space="0" w:color="auto"/>
        <w:left w:val="none" w:sz="0" w:space="0" w:color="auto"/>
        <w:bottom w:val="none" w:sz="0" w:space="0" w:color="auto"/>
        <w:right w:val="none" w:sz="0" w:space="0" w:color="auto"/>
      </w:divBdr>
    </w:div>
    <w:div w:id="1906451482">
      <w:bodyDiv w:val="1"/>
      <w:marLeft w:val="0"/>
      <w:marRight w:val="0"/>
      <w:marTop w:val="0"/>
      <w:marBottom w:val="0"/>
      <w:divBdr>
        <w:top w:val="none" w:sz="0" w:space="0" w:color="auto"/>
        <w:left w:val="none" w:sz="0" w:space="0" w:color="auto"/>
        <w:bottom w:val="none" w:sz="0" w:space="0" w:color="auto"/>
        <w:right w:val="none" w:sz="0" w:space="0" w:color="auto"/>
      </w:divBdr>
      <w:divsChild>
        <w:div w:id="62143018">
          <w:marLeft w:val="0"/>
          <w:marRight w:val="0"/>
          <w:marTop w:val="0"/>
          <w:marBottom w:val="0"/>
          <w:divBdr>
            <w:top w:val="none" w:sz="0" w:space="0" w:color="auto"/>
            <w:left w:val="none" w:sz="0" w:space="0" w:color="auto"/>
            <w:bottom w:val="none" w:sz="0" w:space="0" w:color="auto"/>
            <w:right w:val="none" w:sz="0" w:space="0" w:color="auto"/>
          </w:divBdr>
        </w:div>
      </w:divsChild>
    </w:div>
    <w:div w:id="1910000651">
      <w:bodyDiv w:val="1"/>
      <w:marLeft w:val="0"/>
      <w:marRight w:val="0"/>
      <w:marTop w:val="0"/>
      <w:marBottom w:val="0"/>
      <w:divBdr>
        <w:top w:val="none" w:sz="0" w:space="0" w:color="auto"/>
        <w:left w:val="none" w:sz="0" w:space="0" w:color="auto"/>
        <w:bottom w:val="none" w:sz="0" w:space="0" w:color="auto"/>
        <w:right w:val="none" w:sz="0" w:space="0" w:color="auto"/>
      </w:divBdr>
      <w:divsChild>
        <w:div w:id="104274372">
          <w:marLeft w:val="0"/>
          <w:marRight w:val="0"/>
          <w:marTop w:val="0"/>
          <w:marBottom w:val="0"/>
          <w:divBdr>
            <w:top w:val="none" w:sz="0" w:space="0" w:color="auto"/>
            <w:left w:val="none" w:sz="0" w:space="0" w:color="auto"/>
            <w:bottom w:val="none" w:sz="0" w:space="0" w:color="auto"/>
            <w:right w:val="none" w:sz="0" w:space="0" w:color="auto"/>
          </w:divBdr>
        </w:div>
      </w:divsChild>
    </w:div>
    <w:div w:id="1911770119">
      <w:bodyDiv w:val="1"/>
      <w:marLeft w:val="0"/>
      <w:marRight w:val="0"/>
      <w:marTop w:val="0"/>
      <w:marBottom w:val="0"/>
      <w:divBdr>
        <w:top w:val="none" w:sz="0" w:space="0" w:color="auto"/>
        <w:left w:val="none" w:sz="0" w:space="0" w:color="auto"/>
        <w:bottom w:val="none" w:sz="0" w:space="0" w:color="auto"/>
        <w:right w:val="none" w:sz="0" w:space="0" w:color="auto"/>
      </w:divBdr>
    </w:div>
    <w:div w:id="1919099379">
      <w:bodyDiv w:val="1"/>
      <w:marLeft w:val="0"/>
      <w:marRight w:val="0"/>
      <w:marTop w:val="0"/>
      <w:marBottom w:val="0"/>
      <w:divBdr>
        <w:top w:val="none" w:sz="0" w:space="0" w:color="auto"/>
        <w:left w:val="none" w:sz="0" w:space="0" w:color="auto"/>
        <w:bottom w:val="none" w:sz="0" w:space="0" w:color="auto"/>
        <w:right w:val="none" w:sz="0" w:space="0" w:color="auto"/>
      </w:divBdr>
    </w:div>
    <w:div w:id="1931157631">
      <w:bodyDiv w:val="1"/>
      <w:marLeft w:val="0"/>
      <w:marRight w:val="0"/>
      <w:marTop w:val="0"/>
      <w:marBottom w:val="0"/>
      <w:divBdr>
        <w:top w:val="none" w:sz="0" w:space="0" w:color="auto"/>
        <w:left w:val="none" w:sz="0" w:space="0" w:color="auto"/>
        <w:bottom w:val="none" w:sz="0" w:space="0" w:color="auto"/>
        <w:right w:val="none" w:sz="0" w:space="0" w:color="auto"/>
      </w:divBdr>
      <w:divsChild>
        <w:div w:id="312612555">
          <w:marLeft w:val="0"/>
          <w:marRight w:val="0"/>
          <w:marTop w:val="0"/>
          <w:marBottom w:val="0"/>
          <w:divBdr>
            <w:top w:val="none" w:sz="0" w:space="0" w:color="auto"/>
            <w:left w:val="none" w:sz="0" w:space="0" w:color="auto"/>
            <w:bottom w:val="none" w:sz="0" w:space="0" w:color="auto"/>
            <w:right w:val="none" w:sz="0" w:space="0" w:color="auto"/>
          </w:divBdr>
        </w:div>
      </w:divsChild>
    </w:div>
    <w:div w:id="1944222840">
      <w:bodyDiv w:val="1"/>
      <w:marLeft w:val="0"/>
      <w:marRight w:val="0"/>
      <w:marTop w:val="0"/>
      <w:marBottom w:val="0"/>
      <w:divBdr>
        <w:top w:val="none" w:sz="0" w:space="0" w:color="auto"/>
        <w:left w:val="none" w:sz="0" w:space="0" w:color="auto"/>
        <w:bottom w:val="none" w:sz="0" w:space="0" w:color="auto"/>
        <w:right w:val="none" w:sz="0" w:space="0" w:color="auto"/>
      </w:divBdr>
    </w:div>
    <w:div w:id="1946690645">
      <w:bodyDiv w:val="1"/>
      <w:marLeft w:val="0"/>
      <w:marRight w:val="0"/>
      <w:marTop w:val="0"/>
      <w:marBottom w:val="0"/>
      <w:divBdr>
        <w:top w:val="none" w:sz="0" w:space="0" w:color="auto"/>
        <w:left w:val="none" w:sz="0" w:space="0" w:color="auto"/>
        <w:bottom w:val="none" w:sz="0" w:space="0" w:color="auto"/>
        <w:right w:val="none" w:sz="0" w:space="0" w:color="auto"/>
      </w:divBdr>
    </w:div>
    <w:div w:id="1958564610">
      <w:bodyDiv w:val="1"/>
      <w:marLeft w:val="0"/>
      <w:marRight w:val="0"/>
      <w:marTop w:val="0"/>
      <w:marBottom w:val="0"/>
      <w:divBdr>
        <w:top w:val="none" w:sz="0" w:space="0" w:color="auto"/>
        <w:left w:val="none" w:sz="0" w:space="0" w:color="auto"/>
        <w:bottom w:val="none" w:sz="0" w:space="0" w:color="auto"/>
        <w:right w:val="none" w:sz="0" w:space="0" w:color="auto"/>
      </w:divBdr>
      <w:divsChild>
        <w:div w:id="1874728084">
          <w:marLeft w:val="0"/>
          <w:marRight w:val="0"/>
          <w:marTop w:val="0"/>
          <w:marBottom w:val="0"/>
          <w:divBdr>
            <w:top w:val="none" w:sz="0" w:space="0" w:color="auto"/>
            <w:left w:val="none" w:sz="0" w:space="0" w:color="auto"/>
            <w:bottom w:val="none" w:sz="0" w:space="0" w:color="auto"/>
            <w:right w:val="none" w:sz="0" w:space="0" w:color="auto"/>
          </w:divBdr>
          <w:divsChild>
            <w:div w:id="18170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2205">
      <w:bodyDiv w:val="1"/>
      <w:marLeft w:val="0"/>
      <w:marRight w:val="0"/>
      <w:marTop w:val="0"/>
      <w:marBottom w:val="0"/>
      <w:divBdr>
        <w:top w:val="none" w:sz="0" w:space="0" w:color="auto"/>
        <w:left w:val="none" w:sz="0" w:space="0" w:color="auto"/>
        <w:bottom w:val="none" w:sz="0" w:space="0" w:color="auto"/>
        <w:right w:val="none" w:sz="0" w:space="0" w:color="auto"/>
      </w:divBdr>
      <w:divsChild>
        <w:div w:id="316149007">
          <w:marLeft w:val="0"/>
          <w:marRight w:val="0"/>
          <w:marTop w:val="0"/>
          <w:marBottom w:val="0"/>
          <w:divBdr>
            <w:top w:val="none" w:sz="0" w:space="0" w:color="auto"/>
            <w:left w:val="none" w:sz="0" w:space="0" w:color="auto"/>
            <w:bottom w:val="none" w:sz="0" w:space="0" w:color="auto"/>
            <w:right w:val="none" w:sz="0" w:space="0" w:color="auto"/>
          </w:divBdr>
        </w:div>
      </w:divsChild>
    </w:div>
    <w:div w:id="1964800438">
      <w:bodyDiv w:val="1"/>
      <w:marLeft w:val="0"/>
      <w:marRight w:val="0"/>
      <w:marTop w:val="0"/>
      <w:marBottom w:val="0"/>
      <w:divBdr>
        <w:top w:val="none" w:sz="0" w:space="0" w:color="auto"/>
        <w:left w:val="none" w:sz="0" w:space="0" w:color="auto"/>
        <w:bottom w:val="none" w:sz="0" w:space="0" w:color="auto"/>
        <w:right w:val="none" w:sz="0" w:space="0" w:color="auto"/>
      </w:divBdr>
      <w:divsChild>
        <w:div w:id="1490707252">
          <w:marLeft w:val="0"/>
          <w:marRight w:val="0"/>
          <w:marTop w:val="0"/>
          <w:marBottom w:val="0"/>
          <w:divBdr>
            <w:top w:val="none" w:sz="0" w:space="0" w:color="auto"/>
            <w:left w:val="none" w:sz="0" w:space="0" w:color="auto"/>
            <w:bottom w:val="none" w:sz="0" w:space="0" w:color="auto"/>
            <w:right w:val="none" w:sz="0" w:space="0" w:color="auto"/>
          </w:divBdr>
        </w:div>
      </w:divsChild>
    </w:div>
    <w:div w:id="1970040801">
      <w:bodyDiv w:val="1"/>
      <w:marLeft w:val="0"/>
      <w:marRight w:val="0"/>
      <w:marTop w:val="0"/>
      <w:marBottom w:val="0"/>
      <w:divBdr>
        <w:top w:val="none" w:sz="0" w:space="0" w:color="auto"/>
        <w:left w:val="none" w:sz="0" w:space="0" w:color="auto"/>
        <w:bottom w:val="none" w:sz="0" w:space="0" w:color="auto"/>
        <w:right w:val="none" w:sz="0" w:space="0" w:color="auto"/>
      </w:divBdr>
    </w:div>
    <w:div w:id="1970239959">
      <w:bodyDiv w:val="1"/>
      <w:marLeft w:val="0"/>
      <w:marRight w:val="0"/>
      <w:marTop w:val="0"/>
      <w:marBottom w:val="0"/>
      <w:divBdr>
        <w:top w:val="none" w:sz="0" w:space="0" w:color="auto"/>
        <w:left w:val="none" w:sz="0" w:space="0" w:color="auto"/>
        <w:bottom w:val="none" w:sz="0" w:space="0" w:color="auto"/>
        <w:right w:val="none" w:sz="0" w:space="0" w:color="auto"/>
      </w:divBdr>
    </w:div>
    <w:div w:id="1970545196">
      <w:bodyDiv w:val="1"/>
      <w:marLeft w:val="0"/>
      <w:marRight w:val="0"/>
      <w:marTop w:val="0"/>
      <w:marBottom w:val="0"/>
      <w:divBdr>
        <w:top w:val="none" w:sz="0" w:space="0" w:color="auto"/>
        <w:left w:val="none" w:sz="0" w:space="0" w:color="auto"/>
        <w:bottom w:val="none" w:sz="0" w:space="0" w:color="auto"/>
        <w:right w:val="none" w:sz="0" w:space="0" w:color="auto"/>
      </w:divBdr>
      <w:divsChild>
        <w:div w:id="1566140860">
          <w:marLeft w:val="0"/>
          <w:marRight w:val="0"/>
          <w:marTop w:val="0"/>
          <w:marBottom w:val="0"/>
          <w:divBdr>
            <w:top w:val="none" w:sz="0" w:space="0" w:color="auto"/>
            <w:left w:val="none" w:sz="0" w:space="0" w:color="auto"/>
            <w:bottom w:val="none" w:sz="0" w:space="0" w:color="auto"/>
            <w:right w:val="none" w:sz="0" w:space="0" w:color="auto"/>
          </w:divBdr>
        </w:div>
      </w:divsChild>
    </w:div>
    <w:div w:id="1973093249">
      <w:bodyDiv w:val="1"/>
      <w:marLeft w:val="0"/>
      <w:marRight w:val="0"/>
      <w:marTop w:val="0"/>
      <w:marBottom w:val="0"/>
      <w:divBdr>
        <w:top w:val="none" w:sz="0" w:space="0" w:color="auto"/>
        <w:left w:val="none" w:sz="0" w:space="0" w:color="auto"/>
        <w:bottom w:val="none" w:sz="0" w:space="0" w:color="auto"/>
        <w:right w:val="none" w:sz="0" w:space="0" w:color="auto"/>
      </w:divBdr>
      <w:divsChild>
        <w:div w:id="510729825">
          <w:marLeft w:val="0"/>
          <w:marRight w:val="0"/>
          <w:marTop w:val="0"/>
          <w:marBottom w:val="0"/>
          <w:divBdr>
            <w:top w:val="none" w:sz="0" w:space="0" w:color="auto"/>
            <w:left w:val="none" w:sz="0" w:space="0" w:color="auto"/>
            <w:bottom w:val="none" w:sz="0" w:space="0" w:color="auto"/>
            <w:right w:val="none" w:sz="0" w:space="0" w:color="auto"/>
          </w:divBdr>
          <w:divsChild>
            <w:div w:id="14279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4429">
      <w:bodyDiv w:val="1"/>
      <w:marLeft w:val="0"/>
      <w:marRight w:val="0"/>
      <w:marTop w:val="0"/>
      <w:marBottom w:val="0"/>
      <w:divBdr>
        <w:top w:val="none" w:sz="0" w:space="0" w:color="auto"/>
        <w:left w:val="none" w:sz="0" w:space="0" w:color="auto"/>
        <w:bottom w:val="none" w:sz="0" w:space="0" w:color="auto"/>
        <w:right w:val="none" w:sz="0" w:space="0" w:color="auto"/>
      </w:divBdr>
    </w:div>
    <w:div w:id="1976914027">
      <w:bodyDiv w:val="1"/>
      <w:marLeft w:val="0"/>
      <w:marRight w:val="0"/>
      <w:marTop w:val="0"/>
      <w:marBottom w:val="0"/>
      <w:divBdr>
        <w:top w:val="none" w:sz="0" w:space="0" w:color="auto"/>
        <w:left w:val="none" w:sz="0" w:space="0" w:color="auto"/>
        <w:bottom w:val="none" w:sz="0" w:space="0" w:color="auto"/>
        <w:right w:val="none" w:sz="0" w:space="0" w:color="auto"/>
      </w:divBdr>
      <w:divsChild>
        <w:div w:id="526724202">
          <w:marLeft w:val="0"/>
          <w:marRight w:val="0"/>
          <w:marTop w:val="0"/>
          <w:marBottom w:val="0"/>
          <w:divBdr>
            <w:top w:val="none" w:sz="0" w:space="0" w:color="auto"/>
            <w:left w:val="none" w:sz="0" w:space="0" w:color="auto"/>
            <w:bottom w:val="none" w:sz="0" w:space="0" w:color="auto"/>
            <w:right w:val="none" w:sz="0" w:space="0" w:color="auto"/>
          </w:divBdr>
        </w:div>
      </w:divsChild>
    </w:div>
    <w:div w:id="1978493134">
      <w:bodyDiv w:val="1"/>
      <w:marLeft w:val="0"/>
      <w:marRight w:val="0"/>
      <w:marTop w:val="0"/>
      <w:marBottom w:val="0"/>
      <w:divBdr>
        <w:top w:val="none" w:sz="0" w:space="0" w:color="auto"/>
        <w:left w:val="none" w:sz="0" w:space="0" w:color="auto"/>
        <w:bottom w:val="none" w:sz="0" w:space="0" w:color="auto"/>
        <w:right w:val="none" w:sz="0" w:space="0" w:color="auto"/>
      </w:divBdr>
    </w:div>
    <w:div w:id="1991516791">
      <w:bodyDiv w:val="1"/>
      <w:marLeft w:val="0"/>
      <w:marRight w:val="0"/>
      <w:marTop w:val="0"/>
      <w:marBottom w:val="0"/>
      <w:divBdr>
        <w:top w:val="none" w:sz="0" w:space="0" w:color="auto"/>
        <w:left w:val="none" w:sz="0" w:space="0" w:color="auto"/>
        <w:bottom w:val="none" w:sz="0" w:space="0" w:color="auto"/>
        <w:right w:val="none" w:sz="0" w:space="0" w:color="auto"/>
      </w:divBdr>
    </w:div>
    <w:div w:id="2010863817">
      <w:bodyDiv w:val="1"/>
      <w:marLeft w:val="0"/>
      <w:marRight w:val="0"/>
      <w:marTop w:val="0"/>
      <w:marBottom w:val="0"/>
      <w:divBdr>
        <w:top w:val="none" w:sz="0" w:space="0" w:color="auto"/>
        <w:left w:val="none" w:sz="0" w:space="0" w:color="auto"/>
        <w:bottom w:val="none" w:sz="0" w:space="0" w:color="auto"/>
        <w:right w:val="none" w:sz="0" w:space="0" w:color="auto"/>
      </w:divBdr>
      <w:divsChild>
        <w:div w:id="1779832450">
          <w:marLeft w:val="0"/>
          <w:marRight w:val="0"/>
          <w:marTop w:val="0"/>
          <w:marBottom w:val="0"/>
          <w:divBdr>
            <w:top w:val="none" w:sz="0" w:space="0" w:color="auto"/>
            <w:left w:val="none" w:sz="0" w:space="0" w:color="auto"/>
            <w:bottom w:val="none" w:sz="0" w:space="0" w:color="auto"/>
            <w:right w:val="none" w:sz="0" w:space="0" w:color="auto"/>
          </w:divBdr>
        </w:div>
      </w:divsChild>
    </w:div>
    <w:div w:id="2018845617">
      <w:bodyDiv w:val="1"/>
      <w:marLeft w:val="0"/>
      <w:marRight w:val="0"/>
      <w:marTop w:val="0"/>
      <w:marBottom w:val="0"/>
      <w:divBdr>
        <w:top w:val="none" w:sz="0" w:space="0" w:color="auto"/>
        <w:left w:val="none" w:sz="0" w:space="0" w:color="auto"/>
        <w:bottom w:val="none" w:sz="0" w:space="0" w:color="auto"/>
        <w:right w:val="none" w:sz="0" w:space="0" w:color="auto"/>
      </w:divBdr>
      <w:divsChild>
        <w:div w:id="1072313421">
          <w:marLeft w:val="0"/>
          <w:marRight w:val="0"/>
          <w:marTop w:val="0"/>
          <w:marBottom w:val="0"/>
          <w:divBdr>
            <w:top w:val="none" w:sz="0" w:space="0" w:color="auto"/>
            <w:left w:val="none" w:sz="0" w:space="0" w:color="auto"/>
            <w:bottom w:val="none" w:sz="0" w:space="0" w:color="auto"/>
            <w:right w:val="none" w:sz="0" w:space="0" w:color="auto"/>
          </w:divBdr>
          <w:divsChild>
            <w:div w:id="17940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4980">
      <w:bodyDiv w:val="1"/>
      <w:marLeft w:val="0"/>
      <w:marRight w:val="0"/>
      <w:marTop w:val="0"/>
      <w:marBottom w:val="0"/>
      <w:divBdr>
        <w:top w:val="none" w:sz="0" w:space="0" w:color="auto"/>
        <w:left w:val="none" w:sz="0" w:space="0" w:color="auto"/>
        <w:bottom w:val="none" w:sz="0" w:space="0" w:color="auto"/>
        <w:right w:val="none" w:sz="0" w:space="0" w:color="auto"/>
      </w:divBdr>
    </w:div>
    <w:div w:id="2022463664">
      <w:bodyDiv w:val="1"/>
      <w:marLeft w:val="0"/>
      <w:marRight w:val="0"/>
      <w:marTop w:val="0"/>
      <w:marBottom w:val="0"/>
      <w:divBdr>
        <w:top w:val="none" w:sz="0" w:space="0" w:color="auto"/>
        <w:left w:val="none" w:sz="0" w:space="0" w:color="auto"/>
        <w:bottom w:val="none" w:sz="0" w:space="0" w:color="auto"/>
        <w:right w:val="none" w:sz="0" w:space="0" w:color="auto"/>
      </w:divBdr>
    </w:div>
    <w:div w:id="2023193139">
      <w:bodyDiv w:val="1"/>
      <w:marLeft w:val="0"/>
      <w:marRight w:val="0"/>
      <w:marTop w:val="0"/>
      <w:marBottom w:val="0"/>
      <w:divBdr>
        <w:top w:val="none" w:sz="0" w:space="0" w:color="auto"/>
        <w:left w:val="none" w:sz="0" w:space="0" w:color="auto"/>
        <w:bottom w:val="none" w:sz="0" w:space="0" w:color="auto"/>
        <w:right w:val="none" w:sz="0" w:space="0" w:color="auto"/>
      </w:divBdr>
    </w:div>
    <w:div w:id="2026252283">
      <w:bodyDiv w:val="1"/>
      <w:marLeft w:val="0"/>
      <w:marRight w:val="0"/>
      <w:marTop w:val="0"/>
      <w:marBottom w:val="0"/>
      <w:divBdr>
        <w:top w:val="none" w:sz="0" w:space="0" w:color="auto"/>
        <w:left w:val="none" w:sz="0" w:space="0" w:color="auto"/>
        <w:bottom w:val="none" w:sz="0" w:space="0" w:color="auto"/>
        <w:right w:val="none" w:sz="0" w:space="0" w:color="auto"/>
      </w:divBdr>
      <w:divsChild>
        <w:div w:id="1237324501">
          <w:marLeft w:val="0"/>
          <w:marRight w:val="0"/>
          <w:marTop w:val="0"/>
          <w:marBottom w:val="0"/>
          <w:divBdr>
            <w:top w:val="none" w:sz="0" w:space="0" w:color="auto"/>
            <w:left w:val="none" w:sz="0" w:space="0" w:color="auto"/>
            <w:bottom w:val="none" w:sz="0" w:space="0" w:color="auto"/>
            <w:right w:val="none" w:sz="0" w:space="0" w:color="auto"/>
          </w:divBdr>
        </w:div>
      </w:divsChild>
    </w:div>
    <w:div w:id="2033728911">
      <w:bodyDiv w:val="1"/>
      <w:marLeft w:val="0"/>
      <w:marRight w:val="0"/>
      <w:marTop w:val="0"/>
      <w:marBottom w:val="0"/>
      <w:divBdr>
        <w:top w:val="none" w:sz="0" w:space="0" w:color="auto"/>
        <w:left w:val="none" w:sz="0" w:space="0" w:color="auto"/>
        <w:bottom w:val="none" w:sz="0" w:space="0" w:color="auto"/>
        <w:right w:val="none" w:sz="0" w:space="0" w:color="auto"/>
      </w:divBdr>
    </w:div>
    <w:div w:id="2034763707">
      <w:bodyDiv w:val="1"/>
      <w:marLeft w:val="0"/>
      <w:marRight w:val="0"/>
      <w:marTop w:val="0"/>
      <w:marBottom w:val="0"/>
      <w:divBdr>
        <w:top w:val="none" w:sz="0" w:space="0" w:color="auto"/>
        <w:left w:val="none" w:sz="0" w:space="0" w:color="auto"/>
        <w:bottom w:val="none" w:sz="0" w:space="0" w:color="auto"/>
        <w:right w:val="none" w:sz="0" w:space="0" w:color="auto"/>
      </w:divBdr>
    </w:div>
    <w:div w:id="2035575259">
      <w:bodyDiv w:val="1"/>
      <w:marLeft w:val="0"/>
      <w:marRight w:val="0"/>
      <w:marTop w:val="0"/>
      <w:marBottom w:val="0"/>
      <w:divBdr>
        <w:top w:val="none" w:sz="0" w:space="0" w:color="auto"/>
        <w:left w:val="none" w:sz="0" w:space="0" w:color="auto"/>
        <w:bottom w:val="none" w:sz="0" w:space="0" w:color="auto"/>
        <w:right w:val="none" w:sz="0" w:space="0" w:color="auto"/>
      </w:divBdr>
    </w:div>
    <w:div w:id="2036300393">
      <w:bodyDiv w:val="1"/>
      <w:marLeft w:val="0"/>
      <w:marRight w:val="0"/>
      <w:marTop w:val="0"/>
      <w:marBottom w:val="0"/>
      <w:divBdr>
        <w:top w:val="none" w:sz="0" w:space="0" w:color="auto"/>
        <w:left w:val="none" w:sz="0" w:space="0" w:color="auto"/>
        <w:bottom w:val="none" w:sz="0" w:space="0" w:color="auto"/>
        <w:right w:val="none" w:sz="0" w:space="0" w:color="auto"/>
      </w:divBdr>
      <w:divsChild>
        <w:div w:id="132020269">
          <w:marLeft w:val="0"/>
          <w:marRight w:val="0"/>
          <w:marTop w:val="0"/>
          <w:marBottom w:val="0"/>
          <w:divBdr>
            <w:top w:val="none" w:sz="0" w:space="0" w:color="auto"/>
            <w:left w:val="none" w:sz="0" w:space="0" w:color="auto"/>
            <w:bottom w:val="none" w:sz="0" w:space="0" w:color="auto"/>
            <w:right w:val="none" w:sz="0" w:space="0" w:color="auto"/>
          </w:divBdr>
          <w:divsChild>
            <w:div w:id="180099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5071">
      <w:bodyDiv w:val="1"/>
      <w:marLeft w:val="0"/>
      <w:marRight w:val="0"/>
      <w:marTop w:val="0"/>
      <w:marBottom w:val="0"/>
      <w:divBdr>
        <w:top w:val="none" w:sz="0" w:space="0" w:color="auto"/>
        <w:left w:val="none" w:sz="0" w:space="0" w:color="auto"/>
        <w:bottom w:val="none" w:sz="0" w:space="0" w:color="auto"/>
        <w:right w:val="none" w:sz="0" w:space="0" w:color="auto"/>
      </w:divBdr>
    </w:div>
    <w:div w:id="2058044946">
      <w:bodyDiv w:val="1"/>
      <w:marLeft w:val="0"/>
      <w:marRight w:val="0"/>
      <w:marTop w:val="0"/>
      <w:marBottom w:val="0"/>
      <w:divBdr>
        <w:top w:val="none" w:sz="0" w:space="0" w:color="auto"/>
        <w:left w:val="none" w:sz="0" w:space="0" w:color="auto"/>
        <w:bottom w:val="none" w:sz="0" w:space="0" w:color="auto"/>
        <w:right w:val="none" w:sz="0" w:space="0" w:color="auto"/>
      </w:divBdr>
    </w:div>
    <w:div w:id="2060326656">
      <w:bodyDiv w:val="1"/>
      <w:marLeft w:val="0"/>
      <w:marRight w:val="0"/>
      <w:marTop w:val="0"/>
      <w:marBottom w:val="0"/>
      <w:divBdr>
        <w:top w:val="none" w:sz="0" w:space="0" w:color="auto"/>
        <w:left w:val="none" w:sz="0" w:space="0" w:color="auto"/>
        <w:bottom w:val="none" w:sz="0" w:space="0" w:color="auto"/>
        <w:right w:val="none" w:sz="0" w:space="0" w:color="auto"/>
      </w:divBdr>
    </w:div>
    <w:div w:id="2070224318">
      <w:bodyDiv w:val="1"/>
      <w:marLeft w:val="0"/>
      <w:marRight w:val="0"/>
      <w:marTop w:val="0"/>
      <w:marBottom w:val="0"/>
      <w:divBdr>
        <w:top w:val="none" w:sz="0" w:space="0" w:color="auto"/>
        <w:left w:val="none" w:sz="0" w:space="0" w:color="auto"/>
        <w:bottom w:val="none" w:sz="0" w:space="0" w:color="auto"/>
        <w:right w:val="none" w:sz="0" w:space="0" w:color="auto"/>
      </w:divBdr>
    </w:div>
    <w:div w:id="2077587504">
      <w:bodyDiv w:val="1"/>
      <w:marLeft w:val="0"/>
      <w:marRight w:val="0"/>
      <w:marTop w:val="0"/>
      <w:marBottom w:val="0"/>
      <w:divBdr>
        <w:top w:val="none" w:sz="0" w:space="0" w:color="auto"/>
        <w:left w:val="none" w:sz="0" w:space="0" w:color="auto"/>
        <w:bottom w:val="none" w:sz="0" w:space="0" w:color="auto"/>
        <w:right w:val="none" w:sz="0" w:space="0" w:color="auto"/>
      </w:divBdr>
    </w:div>
    <w:div w:id="2077625810">
      <w:bodyDiv w:val="1"/>
      <w:marLeft w:val="0"/>
      <w:marRight w:val="0"/>
      <w:marTop w:val="0"/>
      <w:marBottom w:val="0"/>
      <w:divBdr>
        <w:top w:val="none" w:sz="0" w:space="0" w:color="auto"/>
        <w:left w:val="none" w:sz="0" w:space="0" w:color="auto"/>
        <w:bottom w:val="none" w:sz="0" w:space="0" w:color="auto"/>
        <w:right w:val="none" w:sz="0" w:space="0" w:color="auto"/>
      </w:divBdr>
    </w:div>
    <w:div w:id="2082866147">
      <w:bodyDiv w:val="1"/>
      <w:marLeft w:val="0"/>
      <w:marRight w:val="0"/>
      <w:marTop w:val="0"/>
      <w:marBottom w:val="0"/>
      <w:divBdr>
        <w:top w:val="none" w:sz="0" w:space="0" w:color="auto"/>
        <w:left w:val="none" w:sz="0" w:space="0" w:color="auto"/>
        <w:bottom w:val="none" w:sz="0" w:space="0" w:color="auto"/>
        <w:right w:val="none" w:sz="0" w:space="0" w:color="auto"/>
      </w:divBdr>
      <w:divsChild>
        <w:div w:id="1258368537">
          <w:marLeft w:val="0"/>
          <w:marRight w:val="0"/>
          <w:marTop w:val="0"/>
          <w:marBottom w:val="0"/>
          <w:divBdr>
            <w:top w:val="none" w:sz="0" w:space="0" w:color="auto"/>
            <w:left w:val="none" w:sz="0" w:space="0" w:color="auto"/>
            <w:bottom w:val="none" w:sz="0" w:space="0" w:color="auto"/>
            <w:right w:val="none" w:sz="0" w:space="0" w:color="auto"/>
          </w:divBdr>
        </w:div>
      </w:divsChild>
    </w:div>
    <w:div w:id="2085637313">
      <w:bodyDiv w:val="1"/>
      <w:marLeft w:val="0"/>
      <w:marRight w:val="0"/>
      <w:marTop w:val="0"/>
      <w:marBottom w:val="0"/>
      <w:divBdr>
        <w:top w:val="none" w:sz="0" w:space="0" w:color="auto"/>
        <w:left w:val="none" w:sz="0" w:space="0" w:color="auto"/>
        <w:bottom w:val="none" w:sz="0" w:space="0" w:color="auto"/>
        <w:right w:val="none" w:sz="0" w:space="0" w:color="auto"/>
      </w:divBdr>
      <w:divsChild>
        <w:div w:id="1288776697">
          <w:marLeft w:val="0"/>
          <w:marRight w:val="0"/>
          <w:marTop w:val="0"/>
          <w:marBottom w:val="0"/>
          <w:divBdr>
            <w:top w:val="none" w:sz="0" w:space="0" w:color="auto"/>
            <w:left w:val="none" w:sz="0" w:space="0" w:color="auto"/>
            <w:bottom w:val="none" w:sz="0" w:space="0" w:color="auto"/>
            <w:right w:val="none" w:sz="0" w:space="0" w:color="auto"/>
          </w:divBdr>
        </w:div>
      </w:divsChild>
    </w:div>
    <w:div w:id="2092115521">
      <w:bodyDiv w:val="1"/>
      <w:marLeft w:val="0"/>
      <w:marRight w:val="0"/>
      <w:marTop w:val="0"/>
      <w:marBottom w:val="0"/>
      <w:divBdr>
        <w:top w:val="none" w:sz="0" w:space="0" w:color="auto"/>
        <w:left w:val="none" w:sz="0" w:space="0" w:color="auto"/>
        <w:bottom w:val="none" w:sz="0" w:space="0" w:color="auto"/>
        <w:right w:val="none" w:sz="0" w:space="0" w:color="auto"/>
      </w:divBdr>
    </w:div>
    <w:div w:id="2092194951">
      <w:bodyDiv w:val="1"/>
      <w:marLeft w:val="0"/>
      <w:marRight w:val="0"/>
      <w:marTop w:val="0"/>
      <w:marBottom w:val="0"/>
      <w:divBdr>
        <w:top w:val="none" w:sz="0" w:space="0" w:color="auto"/>
        <w:left w:val="none" w:sz="0" w:space="0" w:color="auto"/>
        <w:bottom w:val="none" w:sz="0" w:space="0" w:color="auto"/>
        <w:right w:val="none" w:sz="0" w:space="0" w:color="auto"/>
      </w:divBdr>
    </w:div>
    <w:div w:id="2098667793">
      <w:bodyDiv w:val="1"/>
      <w:marLeft w:val="0"/>
      <w:marRight w:val="0"/>
      <w:marTop w:val="0"/>
      <w:marBottom w:val="0"/>
      <w:divBdr>
        <w:top w:val="none" w:sz="0" w:space="0" w:color="auto"/>
        <w:left w:val="none" w:sz="0" w:space="0" w:color="auto"/>
        <w:bottom w:val="none" w:sz="0" w:space="0" w:color="auto"/>
        <w:right w:val="none" w:sz="0" w:space="0" w:color="auto"/>
      </w:divBdr>
      <w:divsChild>
        <w:div w:id="372510401">
          <w:marLeft w:val="0"/>
          <w:marRight w:val="0"/>
          <w:marTop w:val="0"/>
          <w:marBottom w:val="0"/>
          <w:divBdr>
            <w:top w:val="none" w:sz="0" w:space="0" w:color="auto"/>
            <w:left w:val="none" w:sz="0" w:space="0" w:color="auto"/>
            <w:bottom w:val="none" w:sz="0" w:space="0" w:color="auto"/>
            <w:right w:val="none" w:sz="0" w:space="0" w:color="auto"/>
          </w:divBdr>
        </w:div>
      </w:divsChild>
    </w:div>
    <w:div w:id="2103837411">
      <w:bodyDiv w:val="1"/>
      <w:marLeft w:val="0"/>
      <w:marRight w:val="0"/>
      <w:marTop w:val="0"/>
      <w:marBottom w:val="0"/>
      <w:divBdr>
        <w:top w:val="none" w:sz="0" w:space="0" w:color="auto"/>
        <w:left w:val="none" w:sz="0" w:space="0" w:color="auto"/>
        <w:bottom w:val="none" w:sz="0" w:space="0" w:color="auto"/>
        <w:right w:val="none" w:sz="0" w:space="0" w:color="auto"/>
      </w:divBdr>
      <w:divsChild>
        <w:div w:id="1478955780">
          <w:marLeft w:val="0"/>
          <w:marRight w:val="0"/>
          <w:marTop w:val="0"/>
          <w:marBottom w:val="0"/>
          <w:divBdr>
            <w:top w:val="none" w:sz="0" w:space="0" w:color="auto"/>
            <w:left w:val="none" w:sz="0" w:space="0" w:color="auto"/>
            <w:bottom w:val="none" w:sz="0" w:space="0" w:color="auto"/>
            <w:right w:val="none" w:sz="0" w:space="0" w:color="auto"/>
          </w:divBdr>
        </w:div>
      </w:divsChild>
    </w:div>
    <w:div w:id="2105572635">
      <w:bodyDiv w:val="1"/>
      <w:marLeft w:val="0"/>
      <w:marRight w:val="0"/>
      <w:marTop w:val="0"/>
      <w:marBottom w:val="0"/>
      <w:divBdr>
        <w:top w:val="none" w:sz="0" w:space="0" w:color="auto"/>
        <w:left w:val="none" w:sz="0" w:space="0" w:color="auto"/>
        <w:bottom w:val="none" w:sz="0" w:space="0" w:color="auto"/>
        <w:right w:val="none" w:sz="0" w:space="0" w:color="auto"/>
      </w:divBdr>
    </w:div>
    <w:div w:id="2107538143">
      <w:bodyDiv w:val="1"/>
      <w:marLeft w:val="0"/>
      <w:marRight w:val="0"/>
      <w:marTop w:val="0"/>
      <w:marBottom w:val="0"/>
      <w:divBdr>
        <w:top w:val="none" w:sz="0" w:space="0" w:color="auto"/>
        <w:left w:val="none" w:sz="0" w:space="0" w:color="auto"/>
        <w:bottom w:val="none" w:sz="0" w:space="0" w:color="auto"/>
        <w:right w:val="none" w:sz="0" w:space="0" w:color="auto"/>
      </w:divBdr>
    </w:div>
    <w:div w:id="2108456889">
      <w:bodyDiv w:val="1"/>
      <w:marLeft w:val="0"/>
      <w:marRight w:val="0"/>
      <w:marTop w:val="0"/>
      <w:marBottom w:val="0"/>
      <w:divBdr>
        <w:top w:val="none" w:sz="0" w:space="0" w:color="auto"/>
        <w:left w:val="none" w:sz="0" w:space="0" w:color="auto"/>
        <w:bottom w:val="none" w:sz="0" w:space="0" w:color="auto"/>
        <w:right w:val="none" w:sz="0" w:space="0" w:color="auto"/>
      </w:divBdr>
      <w:divsChild>
        <w:div w:id="813526177">
          <w:marLeft w:val="0"/>
          <w:marRight w:val="0"/>
          <w:marTop w:val="0"/>
          <w:marBottom w:val="0"/>
          <w:divBdr>
            <w:top w:val="none" w:sz="0" w:space="0" w:color="auto"/>
            <w:left w:val="none" w:sz="0" w:space="0" w:color="auto"/>
            <w:bottom w:val="none" w:sz="0" w:space="0" w:color="auto"/>
            <w:right w:val="none" w:sz="0" w:space="0" w:color="auto"/>
          </w:divBdr>
        </w:div>
      </w:divsChild>
    </w:div>
    <w:div w:id="2109346610">
      <w:bodyDiv w:val="1"/>
      <w:marLeft w:val="0"/>
      <w:marRight w:val="0"/>
      <w:marTop w:val="0"/>
      <w:marBottom w:val="0"/>
      <w:divBdr>
        <w:top w:val="none" w:sz="0" w:space="0" w:color="auto"/>
        <w:left w:val="none" w:sz="0" w:space="0" w:color="auto"/>
        <w:bottom w:val="none" w:sz="0" w:space="0" w:color="auto"/>
        <w:right w:val="none" w:sz="0" w:space="0" w:color="auto"/>
      </w:divBdr>
    </w:div>
    <w:div w:id="2131048966">
      <w:bodyDiv w:val="1"/>
      <w:marLeft w:val="0"/>
      <w:marRight w:val="0"/>
      <w:marTop w:val="0"/>
      <w:marBottom w:val="0"/>
      <w:divBdr>
        <w:top w:val="none" w:sz="0" w:space="0" w:color="auto"/>
        <w:left w:val="none" w:sz="0" w:space="0" w:color="auto"/>
        <w:bottom w:val="none" w:sz="0" w:space="0" w:color="auto"/>
        <w:right w:val="none" w:sz="0" w:space="0" w:color="auto"/>
      </w:divBdr>
    </w:div>
    <w:div w:id="2133206328">
      <w:bodyDiv w:val="1"/>
      <w:marLeft w:val="0"/>
      <w:marRight w:val="0"/>
      <w:marTop w:val="0"/>
      <w:marBottom w:val="0"/>
      <w:divBdr>
        <w:top w:val="none" w:sz="0" w:space="0" w:color="auto"/>
        <w:left w:val="none" w:sz="0" w:space="0" w:color="auto"/>
        <w:bottom w:val="none" w:sz="0" w:space="0" w:color="auto"/>
        <w:right w:val="none" w:sz="0" w:space="0" w:color="auto"/>
      </w:divBdr>
      <w:divsChild>
        <w:div w:id="312300705">
          <w:marLeft w:val="0"/>
          <w:marRight w:val="0"/>
          <w:marTop w:val="0"/>
          <w:marBottom w:val="0"/>
          <w:divBdr>
            <w:top w:val="none" w:sz="0" w:space="0" w:color="auto"/>
            <w:left w:val="none" w:sz="0" w:space="0" w:color="auto"/>
            <w:bottom w:val="none" w:sz="0" w:space="0" w:color="auto"/>
            <w:right w:val="none" w:sz="0" w:space="0" w:color="auto"/>
          </w:divBdr>
        </w:div>
        <w:div w:id="477384298">
          <w:marLeft w:val="0"/>
          <w:marRight w:val="0"/>
          <w:marTop w:val="0"/>
          <w:marBottom w:val="0"/>
          <w:divBdr>
            <w:top w:val="none" w:sz="0" w:space="0" w:color="auto"/>
            <w:left w:val="none" w:sz="0" w:space="0" w:color="auto"/>
            <w:bottom w:val="none" w:sz="0" w:space="0" w:color="auto"/>
            <w:right w:val="none" w:sz="0" w:space="0" w:color="auto"/>
          </w:divBdr>
        </w:div>
        <w:div w:id="942417615">
          <w:marLeft w:val="0"/>
          <w:marRight w:val="0"/>
          <w:marTop w:val="0"/>
          <w:marBottom w:val="0"/>
          <w:divBdr>
            <w:top w:val="none" w:sz="0" w:space="0" w:color="auto"/>
            <w:left w:val="none" w:sz="0" w:space="0" w:color="auto"/>
            <w:bottom w:val="none" w:sz="0" w:space="0" w:color="auto"/>
            <w:right w:val="none" w:sz="0" w:space="0" w:color="auto"/>
          </w:divBdr>
        </w:div>
        <w:div w:id="1082069445">
          <w:marLeft w:val="0"/>
          <w:marRight w:val="0"/>
          <w:marTop w:val="0"/>
          <w:marBottom w:val="0"/>
          <w:divBdr>
            <w:top w:val="none" w:sz="0" w:space="0" w:color="auto"/>
            <w:left w:val="none" w:sz="0" w:space="0" w:color="auto"/>
            <w:bottom w:val="none" w:sz="0" w:space="0" w:color="auto"/>
            <w:right w:val="none" w:sz="0" w:space="0" w:color="auto"/>
          </w:divBdr>
        </w:div>
        <w:div w:id="1241871068">
          <w:marLeft w:val="0"/>
          <w:marRight w:val="0"/>
          <w:marTop w:val="0"/>
          <w:marBottom w:val="0"/>
          <w:divBdr>
            <w:top w:val="none" w:sz="0" w:space="0" w:color="auto"/>
            <w:left w:val="none" w:sz="0" w:space="0" w:color="auto"/>
            <w:bottom w:val="none" w:sz="0" w:space="0" w:color="auto"/>
            <w:right w:val="none" w:sz="0" w:space="0" w:color="auto"/>
          </w:divBdr>
        </w:div>
        <w:div w:id="1293629632">
          <w:marLeft w:val="0"/>
          <w:marRight w:val="0"/>
          <w:marTop w:val="0"/>
          <w:marBottom w:val="0"/>
          <w:divBdr>
            <w:top w:val="none" w:sz="0" w:space="0" w:color="auto"/>
            <w:left w:val="none" w:sz="0" w:space="0" w:color="auto"/>
            <w:bottom w:val="none" w:sz="0" w:space="0" w:color="auto"/>
            <w:right w:val="none" w:sz="0" w:space="0" w:color="auto"/>
          </w:divBdr>
        </w:div>
        <w:div w:id="1317077626">
          <w:marLeft w:val="0"/>
          <w:marRight w:val="0"/>
          <w:marTop w:val="0"/>
          <w:marBottom w:val="0"/>
          <w:divBdr>
            <w:top w:val="none" w:sz="0" w:space="0" w:color="auto"/>
            <w:left w:val="none" w:sz="0" w:space="0" w:color="auto"/>
            <w:bottom w:val="none" w:sz="0" w:space="0" w:color="auto"/>
            <w:right w:val="none" w:sz="0" w:space="0" w:color="auto"/>
          </w:divBdr>
        </w:div>
        <w:div w:id="1526945715">
          <w:marLeft w:val="0"/>
          <w:marRight w:val="0"/>
          <w:marTop w:val="0"/>
          <w:marBottom w:val="0"/>
          <w:divBdr>
            <w:top w:val="none" w:sz="0" w:space="0" w:color="auto"/>
            <w:left w:val="none" w:sz="0" w:space="0" w:color="auto"/>
            <w:bottom w:val="none" w:sz="0" w:space="0" w:color="auto"/>
            <w:right w:val="none" w:sz="0" w:space="0" w:color="auto"/>
          </w:divBdr>
        </w:div>
      </w:divsChild>
    </w:div>
    <w:div w:id="2136632759">
      <w:bodyDiv w:val="1"/>
      <w:marLeft w:val="0"/>
      <w:marRight w:val="0"/>
      <w:marTop w:val="0"/>
      <w:marBottom w:val="0"/>
      <w:divBdr>
        <w:top w:val="none" w:sz="0" w:space="0" w:color="auto"/>
        <w:left w:val="none" w:sz="0" w:space="0" w:color="auto"/>
        <w:bottom w:val="none" w:sz="0" w:space="0" w:color="auto"/>
        <w:right w:val="none" w:sz="0" w:space="0" w:color="auto"/>
      </w:divBdr>
      <w:divsChild>
        <w:div w:id="1953704259">
          <w:marLeft w:val="0"/>
          <w:marRight w:val="0"/>
          <w:marTop w:val="0"/>
          <w:marBottom w:val="0"/>
          <w:divBdr>
            <w:top w:val="none" w:sz="0" w:space="0" w:color="auto"/>
            <w:left w:val="none" w:sz="0" w:space="0" w:color="auto"/>
            <w:bottom w:val="none" w:sz="0" w:space="0" w:color="auto"/>
            <w:right w:val="none" w:sz="0" w:space="0" w:color="auto"/>
          </w:divBdr>
        </w:div>
      </w:divsChild>
    </w:div>
    <w:div w:id="2137673761">
      <w:bodyDiv w:val="1"/>
      <w:marLeft w:val="0"/>
      <w:marRight w:val="0"/>
      <w:marTop w:val="0"/>
      <w:marBottom w:val="0"/>
      <w:divBdr>
        <w:top w:val="none" w:sz="0" w:space="0" w:color="auto"/>
        <w:left w:val="none" w:sz="0" w:space="0" w:color="auto"/>
        <w:bottom w:val="none" w:sz="0" w:space="0" w:color="auto"/>
        <w:right w:val="none" w:sz="0" w:space="0" w:color="auto"/>
      </w:divBdr>
      <w:divsChild>
        <w:div w:id="949436540">
          <w:marLeft w:val="0"/>
          <w:marRight w:val="0"/>
          <w:marTop w:val="0"/>
          <w:marBottom w:val="0"/>
          <w:divBdr>
            <w:top w:val="none" w:sz="0" w:space="0" w:color="auto"/>
            <w:left w:val="none" w:sz="0" w:space="0" w:color="auto"/>
            <w:bottom w:val="none" w:sz="0" w:space="0" w:color="auto"/>
            <w:right w:val="none" w:sz="0" w:space="0" w:color="auto"/>
          </w:divBdr>
        </w:div>
      </w:divsChild>
    </w:div>
    <w:div w:id="2138982392">
      <w:bodyDiv w:val="1"/>
      <w:marLeft w:val="0"/>
      <w:marRight w:val="0"/>
      <w:marTop w:val="0"/>
      <w:marBottom w:val="0"/>
      <w:divBdr>
        <w:top w:val="none" w:sz="0" w:space="0" w:color="auto"/>
        <w:left w:val="none" w:sz="0" w:space="0" w:color="auto"/>
        <w:bottom w:val="none" w:sz="0" w:space="0" w:color="auto"/>
        <w:right w:val="none" w:sz="0" w:space="0" w:color="auto"/>
      </w:divBdr>
      <w:divsChild>
        <w:div w:id="1870025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image" Target="media/image12.png"/><Relationship Id="rId21" Type="http://schemas.openxmlformats.org/officeDocument/2006/relationships/oleObject" Target="embeddings/oleObject6.bin"/><Relationship Id="rId34" Type="http://schemas.openxmlformats.org/officeDocument/2006/relationships/oleObject" Target="embeddings/oleObject13.bin"/><Relationship Id="rId42" Type="http://schemas.openxmlformats.org/officeDocument/2006/relationships/image" Target="media/image15.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oleObject" Target="embeddings/oleObject10.bin"/><Relationship Id="rId11" Type="http://schemas.openxmlformats.org/officeDocument/2006/relationships/image" Target="media/image1.png"/><Relationship Id="rId24" Type="http://schemas.openxmlformats.org/officeDocument/2006/relationships/image" Target="media/image7.emf"/><Relationship Id="rId32" Type="http://schemas.openxmlformats.org/officeDocument/2006/relationships/oleObject" Target="embeddings/oleObject12.bin"/><Relationship Id="rId37" Type="http://schemas.microsoft.com/office/2016/09/relationships/commentsIds" Target="commentsIds.xml"/><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oleObject" Target="embeddings/oleObject5.bin"/><Relationship Id="rId31" Type="http://schemas.openxmlformats.org/officeDocument/2006/relationships/image" Target="media/image10.emf"/><Relationship Id="rId44" Type="http://schemas.openxmlformats.org/officeDocument/2006/relationships/image" Target="media/image17.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image" Target="media/image6.emf"/><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comments" Target="comments.xml"/><Relationship Id="rId43" Type="http://schemas.openxmlformats.org/officeDocument/2006/relationships/image" Target="media/image16.png"/><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1.emf"/><Relationship Id="rId38" Type="http://schemas.microsoft.com/office/2018/08/relationships/commentsExtensible" Target="commentsExtensible.xml"/><Relationship Id="rId46" Type="http://schemas.openxmlformats.org/officeDocument/2006/relationships/header" Target="header1.xml"/><Relationship Id="rId20" Type="http://schemas.openxmlformats.org/officeDocument/2006/relationships/image" Target="media/image5.emf"/><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9.emf"/><Relationship Id="rId36" Type="http://schemas.microsoft.com/office/2011/relationships/commentsExtended" Target="commentsExtended.xml"/><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F0DD9F7431FB44B82EE3C975D223A81" ma:contentTypeVersion="15" ma:contentTypeDescription="Creare un nuovo documento." ma:contentTypeScope="" ma:versionID="36d70b23a3fddc8604913f5478643129">
  <xsd:schema xmlns:xsd="http://www.w3.org/2001/XMLSchema" xmlns:xs="http://www.w3.org/2001/XMLSchema" xmlns:p="http://schemas.microsoft.com/office/2006/metadata/properties" xmlns:ns2="a32ae098-2033-4b7f-b36d-c019637e88e7" xmlns:ns3="84bac30f-fec6-4787-a52a-7053bc204ba2" targetNamespace="http://schemas.microsoft.com/office/2006/metadata/properties" ma:root="true" ma:fieldsID="890d830f2caf162439cb4c87f108a919" ns2:_="" ns3:_="">
    <xsd:import namespace="a32ae098-2033-4b7f-b36d-c019637e88e7"/>
    <xsd:import namespace="84bac30f-fec6-4787-a52a-7053bc204ba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Annotazione"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ae098-2033-4b7f-b36d-c019637e8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Annotazione" ma:index="14" nillable="true" ma:displayName="Annotazione" ma:description="Nota da associare al documento&#10;" ma:format="Dropdown" ma:internalName="Annotazion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18002c31-336a-4368-8ae8-251a8571611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bac30f-fec6-4787-a52a-7053bc204ba2" elementFormDefault="qualified">
    <xsd:import namespace="http://schemas.microsoft.com/office/2006/documentManagement/types"/>
    <xsd:import namespace="http://schemas.microsoft.com/office/infopath/2007/PartnerControls"/>
    <xsd:element name="SharedWithUsers" ma:index="12"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ondiviso con dettagli" ma:internalName="SharedWithDetails" ma:readOnly="true">
      <xsd:simpleType>
        <xsd:restriction base="dms:Note">
          <xsd:maxLength value="255"/>
        </xsd:restriction>
      </xsd:simpleType>
    </xsd:element>
    <xsd:element name="TaxCatchAll" ma:index="17" nillable="true" ma:displayName="Taxonomy Catch All Column" ma:hidden="true" ma:list="{38f28d61-58d8-45e5-91a3-3fb9c24ae427}" ma:internalName="TaxCatchAll" ma:showField="CatchAllData" ma:web="84bac30f-fec6-4787-a52a-7053bc204b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32ae098-2033-4b7f-b36d-c019637e88e7">
      <Terms xmlns="http://schemas.microsoft.com/office/infopath/2007/PartnerControls"/>
    </lcf76f155ced4ddcb4097134ff3c332f>
    <TaxCatchAll xmlns="84bac30f-fec6-4787-a52a-7053bc204ba2" xsi:nil="true"/>
    <Annotazione xmlns="a32ae098-2033-4b7f-b36d-c019637e88e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BA124-367F-4EC2-A3CB-D296C081A6EF}">
  <ds:schemaRefs>
    <ds:schemaRef ds:uri="http://schemas.microsoft.com/sharepoint/v3/contenttype/forms"/>
  </ds:schemaRefs>
</ds:datastoreItem>
</file>

<file path=customXml/itemProps2.xml><?xml version="1.0" encoding="utf-8"?>
<ds:datastoreItem xmlns:ds="http://schemas.openxmlformats.org/officeDocument/2006/customXml" ds:itemID="{3CA25284-9653-410F-956E-61F5700A55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ae098-2033-4b7f-b36d-c019637e88e7"/>
    <ds:schemaRef ds:uri="84bac30f-fec6-4787-a52a-7053bc204b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AC7825-0AE3-47C6-B274-3A50DBD4FD97}">
  <ds:schemaRefs>
    <ds:schemaRef ds:uri="http://schemas.microsoft.com/office/2006/metadata/properties"/>
    <ds:schemaRef ds:uri="http://schemas.microsoft.com/office/infopath/2007/PartnerControls"/>
    <ds:schemaRef ds:uri="a32ae098-2033-4b7f-b36d-c019637e88e7"/>
    <ds:schemaRef ds:uri="84bac30f-fec6-4787-a52a-7053bc204ba2"/>
  </ds:schemaRefs>
</ds:datastoreItem>
</file>

<file path=customXml/itemProps4.xml><?xml version="1.0" encoding="utf-8"?>
<ds:datastoreItem xmlns:ds="http://schemas.openxmlformats.org/officeDocument/2006/customXml" ds:itemID="{BDB803F6-C063-4287-A262-FCA313D1EA2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Ranalli Annalisa</dc:creator>
  <keywords/>
  <dc:description/>
  <lastModifiedBy>DENISE BELLOFATTO</lastModifiedBy>
  <revision>4336</revision>
  <dcterms:created xsi:type="dcterms:W3CDTF">2025-10-14T22:32:00.0000000Z</dcterms:created>
  <dcterms:modified xsi:type="dcterms:W3CDTF">2026-07-08T09:10:18.3810125Z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-2057983050</vt:i4>
  </property>
  <property fmtid="{D5CDD505-2E9C-101B-9397-08002B2CF9AE}" pid="3" name="ContentTypeId">
    <vt:lpwstr>0x0101007F0DD9F7431FB44B82EE3C975D223A81</vt:lpwstr>
  </property>
  <property fmtid="{D5CDD505-2E9C-101B-9397-08002B2CF9AE}" pid="4" name="MediaServiceImageTags">
    <vt:lpwstr/>
  </property>
</Properties>
</file>